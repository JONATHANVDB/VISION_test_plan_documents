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524360" w:rsidRPr="00AE4266" w14:paraId="1F937FF7" w14:textId="77777777" w:rsidTr="005C4B32">
        <w:trPr>
          <w:trHeight w:val="2012"/>
          <w:jc w:val="center"/>
        </w:trPr>
        <w:tc>
          <w:tcPr>
            <w:tcW w:w="9017" w:type="dxa"/>
          </w:tcPr>
          <w:p w14:paraId="4EB0A2BC" w14:textId="4ADC3099" w:rsidR="00524360" w:rsidRPr="00AE4266" w:rsidRDefault="00934377" w:rsidP="004E74B0">
            <w:pPr>
              <w:pStyle w:val="Caption"/>
              <w:rPr>
                <w:lang w:val="en-GB"/>
              </w:rPr>
            </w:pPr>
            <w:bookmarkStart w:id="0" w:name="_Toc131774871"/>
            <w:bookmarkEnd w:id="0"/>
            <w:r w:rsidRPr="00AE4266">
              <w:rPr>
                <w:noProof/>
                <w:lang w:val="en-GB"/>
              </w:rPr>
              <w:drawing>
                <wp:anchor distT="0" distB="0" distL="114300" distR="114300" simplePos="0" relativeHeight="251658240" behindDoc="0" locked="0" layoutInCell="1" allowOverlap="1" wp14:anchorId="352255B2" wp14:editId="013E6EC6">
                  <wp:simplePos x="0" y="0"/>
                  <wp:positionH relativeFrom="column">
                    <wp:posOffset>1928495</wp:posOffset>
                  </wp:positionH>
                  <wp:positionV relativeFrom="page">
                    <wp:posOffset>226060</wp:posOffset>
                  </wp:positionV>
                  <wp:extent cx="1821600" cy="842400"/>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1600" cy="84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5FE9A6" w14:textId="77777777" w:rsidR="00EA5B5D" w:rsidRPr="00AE4266" w:rsidRDefault="00EA5B5D" w:rsidP="00524360">
            <w:pPr>
              <w:spacing w:before="600"/>
              <w:jc w:val="center"/>
            </w:pPr>
          </w:p>
        </w:tc>
      </w:tr>
      <w:tr w:rsidR="00524360" w:rsidRPr="00AE4266" w14:paraId="4FDCBE09" w14:textId="77777777" w:rsidTr="00EA5B5D">
        <w:trPr>
          <w:jc w:val="center"/>
        </w:trPr>
        <w:tc>
          <w:tcPr>
            <w:tcW w:w="9017" w:type="dxa"/>
          </w:tcPr>
          <w:p w14:paraId="78A0E777" w14:textId="1A5BF46E" w:rsidR="00524360" w:rsidRPr="00AE4266" w:rsidRDefault="00F60424" w:rsidP="00712EDD">
            <w:pPr>
              <w:pStyle w:val="Title"/>
            </w:pPr>
            <w:sdt>
              <w:sdtPr>
                <w:rPr>
                  <w:rStyle w:val="TitleChar"/>
                  <w:b/>
                </w:rPr>
                <w:alias w:val="Title"/>
                <w:tag w:val="Title"/>
                <w:id w:val="-2008360721"/>
                <w:placeholder>
                  <w:docPart w:val="1FFFE4CE56BA44A6A79425F2F0C33543"/>
                </w:placeholder>
                <w:dataBinding w:prefixMappings="xmlns:ns0='http://purl.org/dc/elements/1.1/' xmlns:ns1='http://schemas.openxmlformats.org/package/2006/metadata/core-properties' " w:xpath="/ns1:coreProperties[1]/ns0:title[1]" w:storeItemID="{6C3C8BC8-F283-45AE-878A-BAB7291924A1}"/>
                <w:text/>
              </w:sdtPr>
              <w:sdtEndPr>
                <w:rPr>
                  <w:rStyle w:val="TitleChar"/>
                </w:rPr>
              </w:sdtEndPr>
              <w:sdtContent>
                <w:r w:rsidR="002106E5" w:rsidRPr="00AE4266">
                  <w:rPr>
                    <w:rStyle w:val="TitleChar"/>
                    <w:b/>
                  </w:rPr>
                  <w:t>Characterization and product test</w:t>
                </w:r>
                <w:r w:rsidR="003F3AC4">
                  <w:rPr>
                    <w:rStyle w:val="TitleChar"/>
                    <w:b/>
                  </w:rPr>
                  <w:t xml:space="preserve"> plan</w:t>
                </w:r>
              </w:sdtContent>
            </w:sdt>
            <w:r w:rsidR="00E10211" w:rsidRPr="00AE4266">
              <w:t xml:space="preserve">  </w:t>
            </w:r>
          </w:p>
        </w:tc>
      </w:tr>
      <w:tr w:rsidR="00524360" w:rsidRPr="00AE4266" w14:paraId="300D192C" w14:textId="77777777" w:rsidTr="00EA5B5D">
        <w:trPr>
          <w:jc w:val="center"/>
        </w:trPr>
        <w:tc>
          <w:tcPr>
            <w:tcW w:w="9017" w:type="dxa"/>
          </w:tcPr>
          <w:p w14:paraId="62733835" w14:textId="5FD5163A" w:rsidR="004C3717" w:rsidRPr="00AE4266" w:rsidRDefault="00AD6750" w:rsidP="001702FA">
            <w:pPr>
              <w:pStyle w:val="Subtitle"/>
              <w:rPr>
                <w:iCs w:val="0"/>
                <w:lang w:val="en-GB"/>
              </w:rPr>
            </w:pPr>
            <w:r w:rsidRPr="00AE4266">
              <w:rPr>
                <w:iCs w:val="0"/>
                <w:lang w:val="en-GB"/>
              </w:rPr>
              <w:t>Subject</w:t>
            </w:r>
            <w:r w:rsidR="004C3717" w:rsidRPr="00AE4266">
              <w:rPr>
                <w:iCs w:val="0"/>
                <w:lang w:val="en-GB"/>
              </w:rPr>
              <w:t>:</w:t>
            </w:r>
            <w:r w:rsidR="001D5784" w:rsidRPr="00AE4266">
              <w:rPr>
                <w:iCs w:val="0"/>
                <w:lang w:val="en-GB"/>
              </w:rPr>
              <w:t xml:space="preserve"> </w:t>
            </w:r>
            <w:sdt>
              <w:sdtPr>
                <w:rPr>
                  <w:rStyle w:val="SubtitleChar"/>
                  <w:lang w:val="en-GB"/>
                </w:rPr>
                <w:alias w:val="Subject"/>
                <w:tag w:val=""/>
                <w:id w:val="-1276248299"/>
                <w:placeholder>
                  <w:docPart w:val="3F95C595CA2548C3845EA4391344376F"/>
                </w:placeholder>
                <w:dataBinding w:prefixMappings="xmlns:ns0='http://purl.org/dc/elements/1.1/' xmlns:ns1='http://schemas.openxmlformats.org/package/2006/metadata/core-properties' " w:xpath="/ns1:coreProperties[1]/ns0:subject[1]" w:storeItemID="{6C3C8BC8-F283-45AE-878A-BAB7291924A1}"/>
                <w:text/>
              </w:sdtPr>
              <w:sdtEndPr>
                <w:rPr>
                  <w:rStyle w:val="SubtitleChar"/>
                </w:rPr>
              </w:sdtEndPr>
              <w:sdtContent>
                <w:r w:rsidR="002106E5" w:rsidRPr="00AE4266">
                  <w:rPr>
                    <w:rStyle w:val="SubtitleChar"/>
                    <w:lang w:val="en-GB"/>
                  </w:rPr>
                  <w:t>MAG-PSU</w:t>
                </w:r>
              </w:sdtContent>
            </w:sdt>
          </w:p>
          <w:p w14:paraId="79403A64" w14:textId="77777777" w:rsidR="00EA5B5D" w:rsidRPr="00AE4266" w:rsidRDefault="00EA5B5D" w:rsidP="00167973">
            <w:pPr>
              <w:rPr>
                <w:sz w:val="24"/>
                <w:szCs w:val="24"/>
              </w:rPr>
            </w:pPr>
          </w:p>
        </w:tc>
      </w:tr>
      <w:tr w:rsidR="00524360" w:rsidRPr="00AE4266" w14:paraId="5C70C352" w14:textId="77777777" w:rsidTr="00EA5B5D">
        <w:trPr>
          <w:jc w:val="center"/>
        </w:trPr>
        <w:tc>
          <w:tcPr>
            <w:tcW w:w="9017" w:type="dxa"/>
          </w:tcPr>
          <w:p w14:paraId="018B76CB" w14:textId="5D8EAB32" w:rsidR="00C434A7" w:rsidRPr="00FC31EE" w:rsidRDefault="006A0E1E" w:rsidP="00C434A7">
            <w:pPr>
              <w:jc w:val="center"/>
              <w:rPr>
                <w:color w:val="6D6968" w:themeColor="text1"/>
                <w:sz w:val="24"/>
                <w:szCs w:val="24"/>
                <w:lang w:val="nl-NL"/>
              </w:rPr>
            </w:pPr>
            <w:r w:rsidRPr="00FC31EE">
              <w:rPr>
                <w:sz w:val="24"/>
                <w:szCs w:val="24"/>
                <w:lang w:val="nl-NL"/>
              </w:rPr>
              <w:t>Author</w:t>
            </w:r>
            <w:r w:rsidR="00422A84" w:rsidRPr="00FC31EE">
              <w:rPr>
                <w:sz w:val="24"/>
                <w:szCs w:val="24"/>
                <w:lang w:val="nl-NL"/>
              </w:rPr>
              <w:t xml:space="preserve">: </w:t>
            </w:r>
            <w:sdt>
              <w:sdtPr>
                <w:rPr>
                  <w:color w:val="6D6968" w:themeColor="text1"/>
                  <w:sz w:val="24"/>
                  <w:szCs w:val="24"/>
                  <w:lang w:val="nl-NL"/>
                </w:rPr>
                <w:alias w:val="Author"/>
                <w:tag w:val="Author"/>
                <w:id w:val="8100540"/>
                <w:placeholder>
                  <w:docPart w:val="ABA20D67D5994784A1573C3463D8F9D7"/>
                </w:placeholder>
                <w:dataBinding w:prefixMappings="xmlns:ns0='http://purl.org/dc/elements/1.1/' xmlns:ns1='http://schemas.openxmlformats.org/package/2006/metadata/core-properties' " w:xpath="/ns1:coreProperties[1]/ns0:creator[1]" w:storeItemID="{6C3C8BC8-F283-45AE-878A-BAB7291924A1}"/>
                <w:text/>
              </w:sdtPr>
              <w:sdtEndPr/>
              <w:sdtContent>
                <w:r w:rsidR="00CD5C2A" w:rsidRPr="00532B25">
                  <w:rPr>
                    <w:color w:val="6D6968" w:themeColor="text1"/>
                    <w:sz w:val="24"/>
                    <w:szCs w:val="24"/>
                    <w:lang w:val="nl-NL"/>
                  </w:rPr>
                  <w:t>Jasper Gielis</w:t>
                </w:r>
              </w:sdtContent>
            </w:sdt>
          </w:p>
          <w:p w14:paraId="5E58FA00" w14:textId="77777777" w:rsidR="00C434A7" w:rsidRPr="00FC31EE" w:rsidRDefault="00C434A7" w:rsidP="00C434A7">
            <w:pPr>
              <w:jc w:val="center"/>
              <w:rPr>
                <w:color w:val="6D6968" w:themeColor="text1"/>
                <w:sz w:val="24"/>
                <w:szCs w:val="24"/>
                <w:lang w:val="nl-NL"/>
              </w:rPr>
            </w:pPr>
          </w:p>
          <w:p w14:paraId="167BAAF2" w14:textId="77777777" w:rsidR="00C434A7" w:rsidRPr="00FC31EE" w:rsidRDefault="00C434A7" w:rsidP="00C434A7">
            <w:pPr>
              <w:jc w:val="center"/>
              <w:rPr>
                <w:color w:val="6D6968" w:themeColor="text1"/>
                <w:sz w:val="24"/>
                <w:szCs w:val="24"/>
                <w:lang w:val="nl-NL"/>
              </w:rPr>
            </w:pPr>
          </w:p>
          <w:p w14:paraId="2159B5CC" w14:textId="77777777" w:rsidR="00C434A7" w:rsidRPr="00FC31EE" w:rsidRDefault="00C434A7" w:rsidP="00C434A7">
            <w:pPr>
              <w:jc w:val="center"/>
              <w:rPr>
                <w:color w:val="6D6968" w:themeColor="text1"/>
                <w:sz w:val="24"/>
                <w:szCs w:val="24"/>
                <w:lang w:val="nl-NL"/>
              </w:rPr>
            </w:pPr>
          </w:p>
          <w:p w14:paraId="09A00936" w14:textId="77777777" w:rsidR="00C434A7" w:rsidRPr="00FC31EE" w:rsidRDefault="00C434A7" w:rsidP="00C434A7">
            <w:pPr>
              <w:jc w:val="center"/>
              <w:rPr>
                <w:sz w:val="24"/>
                <w:szCs w:val="24"/>
                <w:lang w:val="nl-NL"/>
              </w:rPr>
            </w:pPr>
          </w:p>
          <w:tbl>
            <w:tblPr>
              <w:tblStyle w:val="GridTable4-Accent3"/>
              <w:tblW w:w="0" w:type="auto"/>
              <w:tblLook w:val="0620" w:firstRow="1" w:lastRow="0" w:firstColumn="0" w:lastColumn="0" w:noHBand="1" w:noVBand="1"/>
            </w:tblPr>
            <w:tblGrid>
              <w:gridCol w:w="1024"/>
              <w:gridCol w:w="1560"/>
              <w:gridCol w:w="3103"/>
              <w:gridCol w:w="3104"/>
            </w:tblGrid>
            <w:tr w:rsidR="00E22529" w:rsidRPr="00AE4266" w14:paraId="414A3B8B" w14:textId="77777777" w:rsidTr="00E22529">
              <w:trPr>
                <w:cnfStyle w:val="100000000000" w:firstRow="1" w:lastRow="0" w:firstColumn="0" w:lastColumn="0" w:oddVBand="0" w:evenVBand="0" w:oddHBand="0" w:evenHBand="0" w:firstRowFirstColumn="0" w:firstRowLastColumn="0" w:lastRowFirstColumn="0" w:lastRowLastColumn="0"/>
              </w:trPr>
              <w:tc>
                <w:tcPr>
                  <w:tcW w:w="1024" w:type="dxa"/>
                </w:tcPr>
                <w:p w14:paraId="5B8E15A3" w14:textId="77777777" w:rsidR="00C434A7" w:rsidRPr="00AE4266" w:rsidRDefault="00C434A7" w:rsidP="00236D6F">
                  <w:r w:rsidRPr="00AE4266">
                    <w:t>version</w:t>
                  </w:r>
                </w:p>
              </w:tc>
              <w:tc>
                <w:tcPr>
                  <w:tcW w:w="1560" w:type="dxa"/>
                </w:tcPr>
                <w:p w14:paraId="74E0F0D1" w14:textId="77777777" w:rsidR="00C434A7" w:rsidRPr="00AE4266" w:rsidRDefault="00C434A7" w:rsidP="00236D6F">
                  <w:r w:rsidRPr="00AE4266">
                    <w:t>Date</w:t>
                  </w:r>
                </w:p>
              </w:tc>
              <w:tc>
                <w:tcPr>
                  <w:tcW w:w="3103" w:type="dxa"/>
                </w:tcPr>
                <w:p w14:paraId="748383A0" w14:textId="77777777" w:rsidR="00C434A7" w:rsidRPr="00AE4266" w:rsidRDefault="00C434A7" w:rsidP="00236D6F">
                  <w:r w:rsidRPr="00AE4266">
                    <w:t>Reviewed</w:t>
                  </w:r>
                </w:p>
              </w:tc>
              <w:tc>
                <w:tcPr>
                  <w:tcW w:w="3104" w:type="dxa"/>
                </w:tcPr>
                <w:p w14:paraId="745D7B25" w14:textId="77777777" w:rsidR="00C434A7" w:rsidRPr="00AE4266" w:rsidRDefault="00C434A7" w:rsidP="00236D6F">
                  <w:r w:rsidRPr="00AE4266">
                    <w:t>Approved by</w:t>
                  </w:r>
                </w:p>
              </w:tc>
            </w:tr>
            <w:tr w:rsidR="00F5422F" w:rsidRPr="00AE4266" w14:paraId="7EB76600" w14:textId="77777777" w:rsidTr="00E22529">
              <w:tc>
                <w:tcPr>
                  <w:tcW w:w="1024" w:type="dxa"/>
                </w:tcPr>
                <w:p w14:paraId="57DB1C23" w14:textId="094268EF" w:rsidR="00F5422F" w:rsidRPr="00AE4266" w:rsidRDefault="00F60424" w:rsidP="00F5422F">
                  <w:pPr>
                    <w:pStyle w:val="Table"/>
                  </w:pPr>
                  <w:sdt>
                    <w:sdtPr>
                      <w:id w:val="1286535541"/>
                      <w:placeholder>
                        <w:docPart w:val="A30CC4DBE8DC406D8114CEC1958EED2C"/>
                      </w:placeholder>
                    </w:sdtPr>
                    <w:sdtEndPr/>
                    <w:sdtContent>
                      <w:r w:rsidR="005B63BB" w:rsidRPr="00AE4266">
                        <w:t>1</w:t>
                      </w:r>
                      <w:r w:rsidR="004C524B" w:rsidRPr="00AE4266">
                        <w:t>v</w:t>
                      </w:r>
                      <w:r w:rsidR="00EB0644">
                        <w:t>2</w:t>
                      </w:r>
                    </w:sdtContent>
                  </w:sdt>
                </w:p>
              </w:tc>
              <w:sdt>
                <w:sdtPr>
                  <w:alias w:val="Publish Date"/>
                  <w:tag w:val=""/>
                  <w:id w:val="592898454"/>
                  <w:placeholder>
                    <w:docPart w:val="691E777C9D8D44B19070D05D94DED2F4"/>
                  </w:placeholder>
                  <w:dataBinding w:prefixMappings="xmlns:ns0='http://schemas.microsoft.com/office/2006/coverPageProps' " w:xpath="/ns0:CoverPageProperties[1]/ns0:PublishDate[1]" w:storeItemID="{55AF091B-3C7A-41E3-B477-F2FDAA23CFDA}"/>
                  <w:date w:fullDate="2026-03-23T00:00:00Z">
                    <w:dateFormat w:val="yyyy-MM-dd"/>
                    <w:lid w:val="nl-BE"/>
                    <w:storeMappedDataAs w:val="dateTime"/>
                    <w:calendar w:val="gregorian"/>
                  </w:date>
                </w:sdtPr>
                <w:sdtEndPr/>
                <w:sdtContent>
                  <w:tc>
                    <w:tcPr>
                      <w:tcW w:w="1560" w:type="dxa"/>
                    </w:tcPr>
                    <w:p w14:paraId="0BD33FFD" w14:textId="148688C6" w:rsidR="00F5422F" w:rsidRPr="00AE4266" w:rsidRDefault="00EB0644" w:rsidP="00F5422F">
                      <w:pPr>
                        <w:pStyle w:val="Table"/>
                      </w:pPr>
                      <w:r>
                        <w:rPr>
                          <w:lang w:val="nl-BE"/>
                        </w:rPr>
                        <w:t>2026-03-23</w:t>
                      </w:r>
                    </w:p>
                  </w:tc>
                </w:sdtContent>
              </w:sdt>
              <w:tc>
                <w:tcPr>
                  <w:tcW w:w="3103" w:type="dxa"/>
                </w:tcPr>
                <w:p w14:paraId="424A7526" w14:textId="66844AF9" w:rsidR="00F5422F" w:rsidRPr="00AE4266" w:rsidRDefault="00CD5C2A" w:rsidP="00F5422F">
                  <w:pPr>
                    <w:pStyle w:val="Table"/>
                  </w:pPr>
                  <w:r>
                    <w:t>Jonathan Vanden Berk</w:t>
                  </w:r>
                </w:p>
              </w:tc>
              <w:tc>
                <w:tcPr>
                  <w:tcW w:w="3104" w:type="dxa"/>
                </w:tcPr>
                <w:p w14:paraId="3D7CFB09" w14:textId="052662D3" w:rsidR="00F5422F" w:rsidRPr="00AE4266" w:rsidRDefault="00F5422F" w:rsidP="00F5422F">
                  <w:pPr>
                    <w:pStyle w:val="Table"/>
                  </w:pPr>
                </w:p>
              </w:tc>
            </w:tr>
          </w:tbl>
          <w:p w14:paraId="5CD1171E" w14:textId="77777777" w:rsidR="00524360" w:rsidRPr="00AE4266" w:rsidRDefault="00524360" w:rsidP="00971DAF">
            <w:pPr>
              <w:spacing w:before="600"/>
            </w:pPr>
          </w:p>
        </w:tc>
      </w:tr>
    </w:tbl>
    <w:p w14:paraId="6D02106E" w14:textId="132999B9" w:rsidR="007975E0" w:rsidRPr="00AE4266" w:rsidRDefault="007975E0"/>
    <w:p w14:paraId="033D3E88" w14:textId="77777777" w:rsidR="007975E0" w:rsidRPr="00AE4266" w:rsidRDefault="007975E0"/>
    <w:p w14:paraId="5F94908A" w14:textId="77777777" w:rsidR="00F5422F" w:rsidRPr="00AE4266" w:rsidRDefault="00F5422F"/>
    <w:p w14:paraId="6179F39F" w14:textId="77777777" w:rsidR="00F5422F" w:rsidRPr="00AE4266" w:rsidRDefault="00F5422F"/>
    <w:p w14:paraId="1E84046A" w14:textId="77777777" w:rsidR="00F5422F" w:rsidRPr="00AE4266" w:rsidRDefault="00F5422F"/>
    <w:p w14:paraId="49AA0E54" w14:textId="77777777" w:rsidR="00F5422F" w:rsidRPr="00AE4266" w:rsidRDefault="00F5422F"/>
    <w:p w14:paraId="1BF492B8" w14:textId="77777777" w:rsidR="00F5422F" w:rsidRPr="00AE4266" w:rsidRDefault="00F5422F"/>
    <w:p w14:paraId="10AD6D65" w14:textId="77777777" w:rsidR="00F5422F" w:rsidRPr="00AE4266" w:rsidRDefault="00F5422F"/>
    <w:p w14:paraId="684A7948" w14:textId="77777777" w:rsidR="00F5422F" w:rsidRPr="00AE4266" w:rsidRDefault="00F5422F"/>
    <w:p w14:paraId="0C1BA4D6" w14:textId="77777777" w:rsidR="00F5422F" w:rsidRPr="00AE4266" w:rsidRDefault="00F5422F"/>
    <w:p w14:paraId="1B8F6BE1" w14:textId="77777777" w:rsidR="007975E0" w:rsidRPr="00AE4266" w:rsidRDefault="007975E0"/>
    <w:p w14:paraId="5FE9E403" w14:textId="77777777" w:rsidR="007975E0" w:rsidRPr="00AE4266" w:rsidRDefault="007975E0">
      <w:pPr>
        <w:spacing w:after="0"/>
        <w:sectPr w:rsidR="007975E0" w:rsidRPr="00AE4266" w:rsidSect="00152562">
          <w:headerReference w:type="default" r:id="rId13"/>
          <w:footerReference w:type="even" r:id="rId14"/>
          <w:footerReference w:type="default" r:id="rId15"/>
          <w:footerReference w:type="first" r:id="rId16"/>
          <w:pgSz w:w="11907" w:h="16840" w:code="9"/>
          <w:pgMar w:top="1701" w:right="1134" w:bottom="1418" w:left="1134" w:header="1134" w:footer="737" w:gutter="0"/>
          <w:cols w:space="708"/>
          <w:vAlign w:val="center"/>
          <w:titlePg/>
          <w:docGrid w:linePitch="357" w:charSpace="-2156"/>
        </w:sectPr>
      </w:pPr>
    </w:p>
    <w:p w14:paraId="2ADD25BA" w14:textId="77777777" w:rsidR="00806EB9" w:rsidRPr="00AE4266" w:rsidRDefault="003A7573" w:rsidP="0055568F">
      <w:pPr>
        <w:pStyle w:val="Heading1-nonumber"/>
      </w:pPr>
      <w:bookmarkStart w:id="1" w:name="_Toc131774870"/>
      <w:bookmarkStart w:id="2" w:name="_Toc211426698"/>
      <w:r w:rsidRPr="00AE4266">
        <w:lastRenderedPageBreak/>
        <w:t>Revision history</w:t>
      </w:r>
      <w:bookmarkEnd w:id="1"/>
      <w:bookmarkEnd w:id="2"/>
    </w:p>
    <w:tbl>
      <w:tblPr>
        <w:tblStyle w:val="GridTable4-Accent3"/>
        <w:tblW w:w="5000" w:type="pct"/>
        <w:tblLook w:val="06A0" w:firstRow="1" w:lastRow="0" w:firstColumn="1" w:lastColumn="0" w:noHBand="1" w:noVBand="1"/>
      </w:tblPr>
      <w:tblGrid>
        <w:gridCol w:w="1023"/>
        <w:gridCol w:w="1382"/>
        <w:gridCol w:w="7224"/>
      </w:tblGrid>
      <w:tr w:rsidR="00C434A7" w:rsidRPr="00AE4266" w14:paraId="2411D61F" w14:textId="77777777" w:rsidTr="00BA46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 w:type="pct"/>
          </w:tcPr>
          <w:p w14:paraId="00FD13DC" w14:textId="77777777" w:rsidR="00C434A7" w:rsidRPr="00AE4266" w:rsidRDefault="00C434A7" w:rsidP="00236D6F">
            <w:pPr>
              <w:pStyle w:val="Table"/>
            </w:pPr>
            <w:r w:rsidRPr="00AE4266">
              <w:t>Version</w:t>
            </w:r>
          </w:p>
        </w:tc>
        <w:tc>
          <w:tcPr>
            <w:tcW w:w="718" w:type="pct"/>
          </w:tcPr>
          <w:p w14:paraId="07EF96BF" w14:textId="77777777" w:rsidR="00C434A7" w:rsidRPr="00AE4266" w:rsidRDefault="00C434A7" w:rsidP="00236D6F">
            <w:pPr>
              <w:pStyle w:val="Table"/>
              <w:cnfStyle w:val="100000000000" w:firstRow="1" w:lastRow="0" w:firstColumn="0" w:lastColumn="0" w:oddVBand="0" w:evenVBand="0" w:oddHBand="0" w:evenHBand="0" w:firstRowFirstColumn="0" w:firstRowLastColumn="0" w:lastRowFirstColumn="0" w:lastRowLastColumn="0"/>
            </w:pPr>
            <w:r w:rsidRPr="00AE4266">
              <w:t>Date</w:t>
            </w:r>
          </w:p>
        </w:tc>
        <w:tc>
          <w:tcPr>
            <w:tcW w:w="3751" w:type="pct"/>
          </w:tcPr>
          <w:p w14:paraId="0D76DD3B" w14:textId="77777777" w:rsidR="00C434A7" w:rsidRPr="00AE4266" w:rsidRDefault="00C434A7" w:rsidP="00236D6F">
            <w:pPr>
              <w:pStyle w:val="Table"/>
              <w:cnfStyle w:val="100000000000" w:firstRow="1" w:lastRow="0" w:firstColumn="0" w:lastColumn="0" w:oddVBand="0" w:evenVBand="0" w:oddHBand="0" w:evenHBand="0" w:firstRowFirstColumn="0" w:firstRowLastColumn="0" w:lastRowFirstColumn="0" w:lastRowLastColumn="0"/>
            </w:pPr>
            <w:r w:rsidRPr="00AE4266">
              <w:t>Revisions</w:t>
            </w:r>
          </w:p>
        </w:tc>
      </w:tr>
      <w:tr w:rsidR="002846F2" w:rsidRPr="00AE4266" w14:paraId="625556A8" w14:textId="77777777" w:rsidTr="00BA4667">
        <w:tc>
          <w:tcPr>
            <w:cnfStyle w:val="001000000000" w:firstRow="0" w:lastRow="0" w:firstColumn="1" w:lastColumn="0" w:oddVBand="0" w:evenVBand="0" w:oddHBand="0" w:evenHBand="0" w:firstRowFirstColumn="0" w:firstRowLastColumn="0" w:lastRowFirstColumn="0" w:lastRowLastColumn="0"/>
            <w:tcW w:w="531" w:type="pct"/>
          </w:tcPr>
          <w:sdt>
            <w:sdtPr>
              <w:id w:val="-680192665"/>
              <w:placeholder>
                <w:docPart w:val="FE463DFF6FBA41A5B1064838A627518F"/>
              </w:placeholder>
            </w:sdtPr>
            <w:sdtEndPr/>
            <w:sdtContent>
              <w:p w14:paraId="27D343D4" w14:textId="77777777" w:rsidR="00C434A7" w:rsidRPr="00AE4266" w:rsidRDefault="00FE7A08" w:rsidP="00236D6F">
                <w:pPr>
                  <w:pStyle w:val="Table"/>
                </w:pPr>
                <w:r w:rsidRPr="00AE4266">
                  <w:t>1</w:t>
                </w:r>
                <w:r w:rsidR="004C524B" w:rsidRPr="00AE4266">
                  <w:t>v0</w:t>
                </w:r>
              </w:p>
            </w:sdtContent>
          </w:sdt>
          <w:p w14:paraId="1207BC03" w14:textId="77777777" w:rsidR="00AD6C1B" w:rsidRPr="00AE4266" w:rsidRDefault="00AD6C1B" w:rsidP="00236D6F">
            <w:pPr>
              <w:pStyle w:val="Table"/>
            </w:pPr>
          </w:p>
        </w:tc>
        <w:tc>
          <w:tcPr>
            <w:tcW w:w="718" w:type="pct"/>
          </w:tcPr>
          <w:sdt>
            <w:sdtPr>
              <w:id w:val="-1473896507"/>
              <w:placeholder>
                <w:docPart w:val="E450733E42AC4683BDAB8575D7F2C34F"/>
              </w:placeholder>
              <w:date w:fullDate="2025-04-23T00:00:00Z">
                <w:dateFormat w:val="yyyy-MM-dd"/>
                <w:lid w:val="nl-BE"/>
                <w:storeMappedDataAs w:val="dateTime"/>
                <w:calendar w:val="gregorian"/>
              </w:date>
            </w:sdtPr>
            <w:sdtEndPr/>
            <w:sdtContent>
              <w:p w14:paraId="03621ED5" w14:textId="0A289411" w:rsidR="00C434A7" w:rsidRPr="00AE4266" w:rsidRDefault="005B63BB" w:rsidP="00236D6F">
                <w:pPr>
                  <w:pStyle w:val="Table"/>
                  <w:cnfStyle w:val="000000000000" w:firstRow="0" w:lastRow="0" w:firstColumn="0" w:lastColumn="0" w:oddVBand="0" w:evenVBand="0" w:oddHBand="0" w:evenHBand="0" w:firstRowFirstColumn="0" w:firstRowLastColumn="0" w:lastRowFirstColumn="0" w:lastRowLastColumn="0"/>
                </w:pPr>
                <w:r w:rsidRPr="00AE4266">
                  <w:t>2025-04-23</w:t>
                </w:r>
              </w:p>
            </w:sdtContent>
          </w:sdt>
          <w:p w14:paraId="378C08F4" w14:textId="77777777" w:rsidR="00AD6C1B" w:rsidRPr="00AE4266" w:rsidRDefault="00AD6C1B" w:rsidP="00236D6F">
            <w:pPr>
              <w:pStyle w:val="Table"/>
              <w:cnfStyle w:val="000000000000" w:firstRow="0" w:lastRow="0" w:firstColumn="0" w:lastColumn="0" w:oddVBand="0" w:evenVBand="0" w:oddHBand="0" w:evenHBand="0" w:firstRowFirstColumn="0" w:firstRowLastColumn="0" w:lastRowFirstColumn="0" w:lastRowLastColumn="0"/>
            </w:pPr>
          </w:p>
        </w:tc>
        <w:tc>
          <w:tcPr>
            <w:tcW w:w="3751" w:type="pct"/>
          </w:tcPr>
          <w:p w14:paraId="2E6AA52C" w14:textId="0BEA7C3E" w:rsidR="00C51A1F" w:rsidRPr="00AE4266" w:rsidRDefault="00C51A1F" w:rsidP="00236D6F">
            <w:pPr>
              <w:pStyle w:val="Table"/>
              <w:cnfStyle w:val="000000000000" w:firstRow="0" w:lastRow="0" w:firstColumn="0" w:lastColumn="0" w:oddVBand="0" w:evenVBand="0" w:oddHBand="0" w:evenHBand="0" w:firstRowFirstColumn="0" w:firstRowLastColumn="0" w:lastRowFirstColumn="0" w:lastRowLastColumn="0"/>
            </w:pPr>
            <w:r w:rsidRPr="00AE4266">
              <w:t>First version</w:t>
            </w:r>
            <w:r w:rsidR="00C578D7" w:rsidRPr="00AE4266">
              <w:t xml:space="preserve"> </w:t>
            </w:r>
          </w:p>
          <w:p w14:paraId="4C4F503E" w14:textId="1F0711A4" w:rsidR="00E22529" w:rsidRPr="00AE4266" w:rsidRDefault="00C51A1F" w:rsidP="00236D6F">
            <w:pPr>
              <w:pStyle w:val="Table"/>
              <w:cnfStyle w:val="000000000000" w:firstRow="0" w:lastRow="0" w:firstColumn="0" w:lastColumn="0" w:oddVBand="0" w:evenVBand="0" w:oddHBand="0" w:evenHBand="0" w:firstRowFirstColumn="0" w:firstRowLastColumn="0" w:lastRowFirstColumn="0" w:lastRowLastColumn="0"/>
            </w:pPr>
            <w:r w:rsidRPr="00AE4266">
              <w:t>Reviewed by</w:t>
            </w:r>
            <w:r w:rsidR="000E41D0" w:rsidRPr="00AE4266">
              <w:t xml:space="preserve">: </w:t>
            </w:r>
            <w:r w:rsidR="00CD5C2A">
              <w:t>Jonathan Vanden Berk</w:t>
            </w:r>
          </w:p>
          <w:p w14:paraId="19C62A66" w14:textId="51C4F736" w:rsidR="00C51A1F" w:rsidRPr="00AE4266" w:rsidRDefault="00C51A1F" w:rsidP="00236D6F">
            <w:pPr>
              <w:pStyle w:val="Table"/>
              <w:cnfStyle w:val="000000000000" w:firstRow="0" w:lastRow="0" w:firstColumn="0" w:lastColumn="0" w:oddVBand="0" w:evenVBand="0" w:oddHBand="0" w:evenHBand="0" w:firstRowFirstColumn="0" w:firstRowLastColumn="0" w:lastRowFirstColumn="0" w:lastRowLastColumn="0"/>
            </w:pPr>
            <w:r w:rsidRPr="00AE4266">
              <w:t>Approved by</w:t>
            </w:r>
            <w:r w:rsidR="000472CC" w:rsidRPr="00AE4266">
              <w:t xml:space="preserve">: </w:t>
            </w:r>
          </w:p>
        </w:tc>
      </w:tr>
      <w:tr w:rsidR="001B1AF1" w:rsidRPr="00AE4266" w14:paraId="3F17FE0E" w14:textId="77777777" w:rsidTr="00BA4667">
        <w:tc>
          <w:tcPr>
            <w:cnfStyle w:val="001000000000" w:firstRow="0" w:lastRow="0" w:firstColumn="1" w:lastColumn="0" w:oddVBand="0" w:evenVBand="0" w:oddHBand="0" w:evenHBand="0" w:firstRowFirstColumn="0" w:firstRowLastColumn="0" w:lastRowFirstColumn="0" w:lastRowLastColumn="0"/>
            <w:tcW w:w="531" w:type="pct"/>
          </w:tcPr>
          <w:p w14:paraId="212A6329" w14:textId="48395D5F" w:rsidR="001B1AF1" w:rsidRPr="00AE4266" w:rsidRDefault="009B5760" w:rsidP="00236D6F">
            <w:pPr>
              <w:pStyle w:val="Table"/>
            </w:pPr>
            <w:r>
              <w:t>1v1</w:t>
            </w:r>
          </w:p>
        </w:tc>
        <w:tc>
          <w:tcPr>
            <w:tcW w:w="718" w:type="pct"/>
          </w:tcPr>
          <w:p w14:paraId="722ACDA5" w14:textId="5785A5B4" w:rsidR="001B1AF1" w:rsidRPr="00AE4266" w:rsidRDefault="009B5760" w:rsidP="00236D6F">
            <w:pPr>
              <w:pStyle w:val="Table"/>
              <w:cnfStyle w:val="000000000000" w:firstRow="0" w:lastRow="0" w:firstColumn="0" w:lastColumn="0" w:oddVBand="0" w:evenVBand="0" w:oddHBand="0" w:evenHBand="0" w:firstRowFirstColumn="0" w:firstRowLastColumn="0" w:lastRowFirstColumn="0" w:lastRowLastColumn="0"/>
            </w:pPr>
            <w:r>
              <w:t>2025-10-15</w:t>
            </w:r>
          </w:p>
        </w:tc>
        <w:tc>
          <w:tcPr>
            <w:tcW w:w="3751" w:type="pct"/>
          </w:tcPr>
          <w:p w14:paraId="6F202428" w14:textId="2C651F56" w:rsidR="00BD6419" w:rsidRPr="00AE4266" w:rsidRDefault="00485B0C" w:rsidP="00236D6F">
            <w:pPr>
              <w:pStyle w:val="Table"/>
              <w:cnfStyle w:val="000000000000" w:firstRow="0" w:lastRow="0" w:firstColumn="0" w:lastColumn="0" w:oddVBand="0" w:evenVBand="0" w:oddHBand="0" w:evenHBand="0" w:firstRowFirstColumn="0" w:firstRowLastColumn="0" w:lastRowFirstColumn="0" w:lastRowLastColumn="0"/>
            </w:pPr>
            <w:r>
              <w:t>Reviewed to be in line with implementation. This revision is used for the TRR meeting on 15/10/2025</w:t>
            </w:r>
          </w:p>
        </w:tc>
      </w:tr>
      <w:tr w:rsidR="00485B0C" w:rsidRPr="00AE4266" w14:paraId="26FD00D5" w14:textId="77777777" w:rsidTr="00BA4667">
        <w:tc>
          <w:tcPr>
            <w:cnfStyle w:val="001000000000" w:firstRow="0" w:lastRow="0" w:firstColumn="1" w:lastColumn="0" w:oddVBand="0" w:evenVBand="0" w:oddHBand="0" w:evenHBand="0" w:firstRowFirstColumn="0" w:firstRowLastColumn="0" w:lastRowFirstColumn="0" w:lastRowLastColumn="0"/>
            <w:tcW w:w="531" w:type="pct"/>
          </w:tcPr>
          <w:p w14:paraId="5A76AFA1" w14:textId="168DE27F" w:rsidR="00485B0C" w:rsidRDefault="00EB0644" w:rsidP="00236D6F">
            <w:pPr>
              <w:pStyle w:val="Table"/>
            </w:pPr>
            <w:r>
              <w:t>1v2</w:t>
            </w:r>
          </w:p>
        </w:tc>
        <w:tc>
          <w:tcPr>
            <w:tcW w:w="718" w:type="pct"/>
          </w:tcPr>
          <w:p w14:paraId="163C9220" w14:textId="4C2C2CB3" w:rsidR="00485B0C" w:rsidRDefault="00EB0644" w:rsidP="00236D6F">
            <w:pPr>
              <w:pStyle w:val="Table"/>
              <w:cnfStyle w:val="000000000000" w:firstRow="0" w:lastRow="0" w:firstColumn="0" w:lastColumn="0" w:oddVBand="0" w:evenVBand="0" w:oddHBand="0" w:evenHBand="0" w:firstRowFirstColumn="0" w:firstRowLastColumn="0" w:lastRowFirstColumn="0" w:lastRowLastColumn="0"/>
            </w:pPr>
            <w:r>
              <w:t>2026-03-23</w:t>
            </w:r>
          </w:p>
        </w:tc>
        <w:tc>
          <w:tcPr>
            <w:tcW w:w="3751" w:type="pct"/>
          </w:tcPr>
          <w:p w14:paraId="2CBE98EA" w14:textId="1435552B" w:rsidR="00485B0C" w:rsidRDefault="007E175A" w:rsidP="00236D6F">
            <w:pPr>
              <w:pStyle w:val="Table"/>
              <w:cnfStyle w:val="000000000000" w:firstRow="0" w:lastRow="0" w:firstColumn="0" w:lastColumn="0" w:oddVBand="0" w:evenVBand="0" w:oddHBand="0" w:evenHBand="0" w:firstRowFirstColumn="0" w:firstRowLastColumn="0" w:lastRowFirstColumn="0" w:lastRowLastColumn="0"/>
            </w:pPr>
            <w:r>
              <w:t xml:space="preserve">Update sequence of VIS </w:t>
            </w:r>
            <w:r w:rsidR="00C75232">
              <w:t>stage</w:t>
            </w:r>
          </w:p>
        </w:tc>
      </w:tr>
    </w:tbl>
    <w:p w14:paraId="7F847E11" w14:textId="56A76245" w:rsidR="00AB4B1F" w:rsidRPr="00AE4266" w:rsidRDefault="00AB4B1F" w:rsidP="00AB4B1F">
      <w:pPr>
        <w:tabs>
          <w:tab w:val="left" w:pos="6210"/>
        </w:tabs>
      </w:pPr>
    </w:p>
    <w:bookmarkStart w:id="3" w:name="_Toc211426699" w:displacedByCustomXml="next"/>
    <w:bookmarkStart w:id="4" w:name="_Ref279674521" w:displacedByCustomXml="next"/>
    <w:bookmarkStart w:id="5" w:name="_Ref276815925" w:displacedByCustomXml="next"/>
    <w:bookmarkStart w:id="6" w:name="_Toc275005028" w:displacedByCustomXml="next"/>
    <w:sdt>
      <w:sdtPr>
        <w:rPr>
          <w:rFonts w:ascii="Calibri" w:hAnsi="Calibri"/>
          <w:b w:val="0"/>
          <w:color w:val="auto"/>
          <w:sz w:val="22"/>
          <w:szCs w:val="22"/>
        </w:rPr>
        <w:id w:val="1917594335"/>
        <w:docPartObj>
          <w:docPartGallery w:val="Table of Contents"/>
          <w:docPartUnique/>
        </w:docPartObj>
      </w:sdtPr>
      <w:sdtEndPr>
        <w:rPr>
          <w:rFonts w:asciiTheme="minorHAnsi" w:hAnsiTheme="minorHAnsi"/>
        </w:rPr>
      </w:sdtEndPr>
      <w:sdtContent>
        <w:p w14:paraId="18E54DE3" w14:textId="77777777" w:rsidR="000A6FE8" w:rsidRPr="00AE4266" w:rsidRDefault="000A6FE8" w:rsidP="00833A5F">
          <w:pPr>
            <w:pStyle w:val="Heading1-nonumber"/>
          </w:pPr>
          <w:r w:rsidRPr="00AE4266">
            <w:t>Table of Contents</w:t>
          </w:r>
          <w:bookmarkEnd w:id="3"/>
        </w:p>
        <w:p w14:paraId="52C46AAA" w14:textId="23D7E850" w:rsidR="004207E3" w:rsidRDefault="000A6FE8">
          <w:pPr>
            <w:pStyle w:val="TOC1"/>
            <w:rPr>
              <w:rFonts w:eastAsiaTheme="minorEastAsia" w:cstheme="minorBidi"/>
              <w:noProof/>
              <w:kern w:val="2"/>
              <w:sz w:val="24"/>
              <w:szCs w:val="24"/>
              <w14:ligatures w14:val="standardContextual"/>
            </w:rPr>
          </w:pPr>
          <w:r w:rsidRPr="00AE4266">
            <w:fldChar w:fldCharType="begin"/>
          </w:r>
          <w:r w:rsidRPr="00AE4266">
            <w:instrText xml:space="preserve"> TOC \o "1-3" \h \z \u </w:instrText>
          </w:r>
          <w:r w:rsidRPr="00AE4266">
            <w:fldChar w:fldCharType="separate"/>
          </w:r>
          <w:hyperlink w:anchor="_Toc211426698" w:history="1">
            <w:r w:rsidR="004207E3" w:rsidRPr="00EA3C90">
              <w:rPr>
                <w:rStyle w:val="Hyperlink"/>
                <w:noProof/>
              </w:rPr>
              <w:t>Revision history</w:t>
            </w:r>
            <w:r w:rsidR="004207E3">
              <w:rPr>
                <w:noProof/>
                <w:webHidden/>
              </w:rPr>
              <w:tab/>
            </w:r>
            <w:r w:rsidR="004207E3">
              <w:rPr>
                <w:noProof/>
                <w:webHidden/>
              </w:rPr>
              <w:fldChar w:fldCharType="begin"/>
            </w:r>
            <w:r w:rsidR="004207E3">
              <w:rPr>
                <w:noProof/>
                <w:webHidden/>
              </w:rPr>
              <w:instrText xml:space="preserve"> PAGEREF _Toc211426698 \h </w:instrText>
            </w:r>
            <w:r w:rsidR="004207E3">
              <w:rPr>
                <w:noProof/>
                <w:webHidden/>
              </w:rPr>
            </w:r>
            <w:r w:rsidR="004207E3">
              <w:rPr>
                <w:noProof/>
                <w:webHidden/>
              </w:rPr>
              <w:fldChar w:fldCharType="separate"/>
            </w:r>
            <w:r w:rsidR="004207E3">
              <w:rPr>
                <w:noProof/>
                <w:webHidden/>
              </w:rPr>
              <w:t>2</w:t>
            </w:r>
            <w:r w:rsidR="004207E3">
              <w:rPr>
                <w:noProof/>
                <w:webHidden/>
              </w:rPr>
              <w:fldChar w:fldCharType="end"/>
            </w:r>
          </w:hyperlink>
        </w:p>
        <w:p w14:paraId="543CDAD7" w14:textId="42BB58A3" w:rsidR="004207E3" w:rsidRDefault="004207E3">
          <w:pPr>
            <w:pStyle w:val="TOC1"/>
            <w:rPr>
              <w:rFonts w:eastAsiaTheme="minorEastAsia" w:cstheme="minorBidi"/>
              <w:noProof/>
              <w:kern w:val="2"/>
              <w:sz w:val="24"/>
              <w:szCs w:val="24"/>
              <w14:ligatures w14:val="standardContextual"/>
            </w:rPr>
          </w:pPr>
          <w:hyperlink w:anchor="_Toc211426699" w:history="1">
            <w:r w:rsidRPr="00EA3C90">
              <w:rPr>
                <w:rStyle w:val="Hyperlink"/>
                <w:noProof/>
              </w:rPr>
              <w:t>Table of Contents</w:t>
            </w:r>
            <w:r>
              <w:rPr>
                <w:noProof/>
                <w:webHidden/>
              </w:rPr>
              <w:tab/>
            </w:r>
            <w:r>
              <w:rPr>
                <w:noProof/>
                <w:webHidden/>
              </w:rPr>
              <w:fldChar w:fldCharType="begin"/>
            </w:r>
            <w:r>
              <w:rPr>
                <w:noProof/>
                <w:webHidden/>
              </w:rPr>
              <w:instrText xml:space="preserve"> PAGEREF _Toc211426699 \h </w:instrText>
            </w:r>
            <w:r>
              <w:rPr>
                <w:noProof/>
                <w:webHidden/>
              </w:rPr>
            </w:r>
            <w:r>
              <w:rPr>
                <w:noProof/>
                <w:webHidden/>
              </w:rPr>
              <w:fldChar w:fldCharType="separate"/>
            </w:r>
            <w:r>
              <w:rPr>
                <w:noProof/>
                <w:webHidden/>
              </w:rPr>
              <w:t>3</w:t>
            </w:r>
            <w:r>
              <w:rPr>
                <w:noProof/>
                <w:webHidden/>
              </w:rPr>
              <w:fldChar w:fldCharType="end"/>
            </w:r>
          </w:hyperlink>
        </w:p>
        <w:p w14:paraId="3DA45734" w14:textId="5DC66729" w:rsidR="004207E3" w:rsidRDefault="004207E3">
          <w:pPr>
            <w:pStyle w:val="TOC1"/>
            <w:rPr>
              <w:rFonts w:eastAsiaTheme="minorEastAsia" w:cstheme="minorBidi"/>
              <w:noProof/>
              <w:kern w:val="2"/>
              <w:sz w:val="24"/>
              <w:szCs w:val="24"/>
              <w14:ligatures w14:val="standardContextual"/>
            </w:rPr>
          </w:pPr>
          <w:hyperlink w:anchor="_Toc211426700" w:history="1">
            <w:r w:rsidRPr="00EA3C90">
              <w:rPr>
                <w:rStyle w:val="Hyperlink"/>
                <w:noProof/>
              </w:rPr>
              <w:t>List of Figures</w:t>
            </w:r>
            <w:r>
              <w:rPr>
                <w:noProof/>
                <w:webHidden/>
              </w:rPr>
              <w:tab/>
            </w:r>
            <w:r>
              <w:rPr>
                <w:noProof/>
                <w:webHidden/>
              </w:rPr>
              <w:fldChar w:fldCharType="begin"/>
            </w:r>
            <w:r>
              <w:rPr>
                <w:noProof/>
                <w:webHidden/>
              </w:rPr>
              <w:instrText xml:space="preserve"> PAGEREF _Toc211426700 \h </w:instrText>
            </w:r>
            <w:r>
              <w:rPr>
                <w:noProof/>
                <w:webHidden/>
              </w:rPr>
            </w:r>
            <w:r>
              <w:rPr>
                <w:noProof/>
                <w:webHidden/>
              </w:rPr>
              <w:fldChar w:fldCharType="separate"/>
            </w:r>
            <w:r>
              <w:rPr>
                <w:noProof/>
                <w:webHidden/>
              </w:rPr>
              <w:t>5</w:t>
            </w:r>
            <w:r>
              <w:rPr>
                <w:noProof/>
                <w:webHidden/>
              </w:rPr>
              <w:fldChar w:fldCharType="end"/>
            </w:r>
          </w:hyperlink>
        </w:p>
        <w:p w14:paraId="64B22B59" w14:textId="39836137" w:rsidR="004207E3" w:rsidRDefault="004207E3">
          <w:pPr>
            <w:pStyle w:val="TOC1"/>
            <w:rPr>
              <w:rFonts w:eastAsiaTheme="minorEastAsia" w:cstheme="minorBidi"/>
              <w:noProof/>
              <w:kern w:val="2"/>
              <w:sz w:val="24"/>
              <w:szCs w:val="24"/>
              <w14:ligatures w14:val="standardContextual"/>
            </w:rPr>
          </w:pPr>
          <w:hyperlink w:anchor="_Toc211426701" w:history="1">
            <w:r w:rsidRPr="00EA3C90">
              <w:rPr>
                <w:rStyle w:val="Hyperlink"/>
                <w:noProof/>
              </w:rPr>
              <w:t>List of Tables</w:t>
            </w:r>
            <w:r>
              <w:rPr>
                <w:noProof/>
                <w:webHidden/>
              </w:rPr>
              <w:tab/>
            </w:r>
            <w:r>
              <w:rPr>
                <w:noProof/>
                <w:webHidden/>
              </w:rPr>
              <w:fldChar w:fldCharType="begin"/>
            </w:r>
            <w:r>
              <w:rPr>
                <w:noProof/>
                <w:webHidden/>
              </w:rPr>
              <w:instrText xml:space="preserve"> PAGEREF _Toc211426701 \h </w:instrText>
            </w:r>
            <w:r>
              <w:rPr>
                <w:noProof/>
                <w:webHidden/>
              </w:rPr>
            </w:r>
            <w:r>
              <w:rPr>
                <w:noProof/>
                <w:webHidden/>
              </w:rPr>
              <w:fldChar w:fldCharType="separate"/>
            </w:r>
            <w:r>
              <w:rPr>
                <w:noProof/>
                <w:webHidden/>
              </w:rPr>
              <w:t>6</w:t>
            </w:r>
            <w:r>
              <w:rPr>
                <w:noProof/>
                <w:webHidden/>
              </w:rPr>
              <w:fldChar w:fldCharType="end"/>
            </w:r>
          </w:hyperlink>
        </w:p>
        <w:p w14:paraId="2235DDC9" w14:textId="18BBF132" w:rsidR="004207E3" w:rsidRDefault="004207E3">
          <w:pPr>
            <w:pStyle w:val="TOC1"/>
            <w:tabs>
              <w:tab w:val="left" w:pos="400"/>
            </w:tabs>
            <w:rPr>
              <w:rFonts w:eastAsiaTheme="minorEastAsia" w:cstheme="minorBidi"/>
              <w:noProof/>
              <w:kern w:val="2"/>
              <w:sz w:val="24"/>
              <w:szCs w:val="24"/>
              <w14:ligatures w14:val="standardContextual"/>
            </w:rPr>
          </w:pPr>
          <w:hyperlink w:anchor="_Toc211426702" w:history="1">
            <w:r w:rsidRPr="00EA3C90">
              <w:rPr>
                <w:rStyle w:val="Hyperlink"/>
                <w:noProof/>
                <w:lang w:val="en-US"/>
              </w:rPr>
              <w:t>1</w:t>
            </w:r>
            <w:r>
              <w:rPr>
                <w:rFonts w:eastAsiaTheme="minorEastAsia" w:cstheme="minorBidi"/>
                <w:noProof/>
                <w:kern w:val="2"/>
                <w:sz w:val="24"/>
                <w:szCs w:val="24"/>
                <w14:ligatures w14:val="standardContextual"/>
              </w:rPr>
              <w:tab/>
            </w:r>
            <w:r w:rsidRPr="00EA3C90">
              <w:rPr>
                <w:rStyle w:val="Hyperlink"/>
                <w:noProof/>
              </w:rPr>
              <w:t>Document purpose and scope</w:t>
            </w:r>
            <w:r>
              <w:rPr>
                <w:noProof/>
                <w:webHidden/>
              </w:rPr>
              <w:tab/>
            </w:r>
            <w:r>
              <w:rPr>
                <w:noProof/>
                <w:webHidden/>
              </w:rPr>
              <w:fldChar w:fldCharType="begin"/>
            </w:r>
            <w:r>
              <w:rPr>
                <w:noProof/>
                <w:webHidden/>
              </w:rPr>
              <w:instrText xml:space="preserve"> PAGEREF _Toc211426702 \h </w:instrText>
            </w:r>
            <w:r>
              <w:rPr>
                <w:noProof/>
                <w:webHidden/>
              </w:rPr>
            </w:r>
            <w:r>
              <w:rPr>
                <w:noProof/>
                <w:webHidden/>
              </w:rPr>
              <w:fldChar w:fldCharType="separate"/>
            </w:r>
            <w:r>
              <w:rPr>
                <w:noProof/>
                <w:webHidden/>
              </w:rPr>
              <w:t>7</w:t>
            </w:r>
            <w:r>
              <w:rPr>
                <w:noProof/>
                <w:webHidden/>
              </w:rPr>
              <w:fldChar w:fldCharType="end"/>
            </w:r>
          </w:hyperlink>
        </w:p>
        <w:p w14:paraId="078A2371" w14:textId="701E2CFF" w:rsidR="004207E3" w:rsidRDefault="004207E3">
          <w:pPr>
            <w:pStyle w:val="TOC1"/>
            <w:tabs>
              <w:tab w:val="left" w:pos="400"/>
            </w:tabs>
            <w:rPr>
              <w:rFonts w:eastAsiaTheme="minorEastAsia" w:cstheme="minorBidi"/>
              <w:noProof/>
              <w:kern w:val="2"/>
              <w:sz w:val="24"/>
              <w:szCs w:val="24"/>
              <w14:ligatures w14:val="standardContextual"/>
            </w:rPr>
          </w:pPr>
          <w:hyperlink w:anchor="_Toc211426703" w:history="1">
            <w:r w:rsidRPr="00EA3C90">
              <w:rPr>
                <w:rStyle w:val="Hyperlink"/>
                <w:noProof/>
                <w:lang w:val="en-US"/>
              </w:rPr>
              <w:t>2</w:t>
            </w:r>
            <w:r>
              <w:rPr>
                <w:rFonts w:eastAsiaTheme="minorEastAsia" w:cstheme="minorBidi"/>
                <w:noProof/>
                <w:kern w:val="2"/>
                <w:sz w:val="24"/>
                <w:szCs w:val="24"/>
                <w14:ligatures w14:val="standardContextual"/>
              </w:rPr>
              <w:tab/>
            </w:r>
            <w:r w:rsidRPr="00EA3C90">
              <w:rPr>
                <w:rStyle w:val="Hyperlink"/>
                <w:noProof/>
              </w:rPr>
              <w:t>Test strategy</w:t>
            </w:r>
            <w:r>
              <w:rPr>
                <w:noProof/>
                <w:webHidden/>
              </w:rPr>
              <w:tab/>
            </w:r>
            <w:r>
              <w:rPr>
                <w:noProof/>
                <w:webHidden/>
              </w:rPr>
              <w:fldChar w:fldCharType="begin"/>
            </w:r>
            <w:r>
              <w:rPr>
                <w:noProof/>
                <w:webHidden/>
              </w:rPr>
              <w:instrText xml:space="preserve"> PAGEREF _Toc211426703 \h </w:instrText>
            </w:r>
            <w:r>
              <w:rPr>
                <w:noProof/>
                <w:webHidden/>
              </w:rPr>
            </w:r>
            <w:r>
              <w:rPr>
                <w:noProof/>
                <w:webHidden/>
              </w:rPr>
              <w:fldChar w:fldCharType="separate"/>
            </w:r>
            <w:r>
              <w:rPr>
                <w:noProof/>
                <w:webHidden/>
              </w:rPr>
              <w:t>8</w:t>
            </w:r>
            <w:r>
              <w:rPr>
                <w:noProof/>
                <w:webHidden/>
              </w:rPr>
              <w:fldChar w:fldCharType="end"/>
            </w:r>
          </w:hyperlink>
        </w:p>
        <w:p w14:paraId="597E5B19" w14:textId="3903B356"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04" w:history="1">
            <w:r w:rsidRPr="00EA3C90">
              <w:rPr>
                <w:rStyle w:val="Hyperlink"/>
                <w:noProof/>
              </w:rPr>
              <w:t>2.1</w:t>
            </w:r>
            <w:r>
              <w:rPr>
                <w:rFonts w:eastAsiaTheme="minorEastAsia" w:cstheme="minorBidi"/>
                <w:noProof/>
                <w:kern w:val="2"/>
                <w:sz w:val="24"/>
                <w:szCs w:val="24"/>
                <w14:ligatures w14:val="standardContextual"/>
              </w:rPr>
              <w:tab/>
            </w:r>
            <w:r w:rsidRPr="00EA3C90">
              <w:rPr>
                <w:rStyle w:val="Hyperlink"/>
                <w:noProof/>
              </w:rPr>
              <w:t>Test conditions</w:t>
            </w:r>
            <w:r>
              <w:rPr>
                <w:noProof/>
                <w:webHidden/>
              </w:rPr>
              <w:tab/>
            </w:r>
            <w:r>
              <w:rPr>
                <w:noProof/>
                <w:webHidden/>
              </w:rPr>
              <w:fldChar w:fldCharType="begin"/>
            </w:r>
            <w:r>
              <w:rPr>
                <w:noProof/>
                <w:webHidden/>
              </w:rPr>
              <w:instrText xml:space="preserve"> PAGEREF _Toc211426704 \h </w:instrText>
            </w:r>
            <w:r>
              <w:rPr>
                <w:noProof/>
                <w:webHidden/>
              </w:rPr>
            </w:r>
            <w:r>
              <w:rPr>
                <w:noProof/>
                <w:webHidden/>
              </w:rPr>
              <w:fldChar w:fldCharType="separate"/>
            </w:r>
            <w:r>
              <w:rPr>
                <w:noProof/>
                <w:webHidden/>
              </w:rPr>
              <w:t>8</w:t>
            </w:r>
            <w:r>
              <w:rPr>
                <w:noProof/>
                <w:webHidden/>
              </w:rPr>
              <w:fldChar w:fldCharType="end"/>
            </w:r>
          </w:hyperlink>
        </w:p>
        <w:p w14:paraId="5F79BEFF" w14:textId="5007DC80"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05" w:history="1">
            <w:r w:rsidRPr="00EA3C90">
              <w:rPr>
                <w:rStyle w:val="Hyperlink"/>
                <w:noProof/>
              </w:rPr>
              <w:t>2.2</w:t>
            </w:r>
            <w:r>
              <w:rPr>
                <w:rFonts w:eastAsiaTheme="minorEastAsia" w:cstheme="minorBidi"/>
                <w:noProof/>
                <w:kern w:val="2"/>
                <w:sz w:val="24"/>
                <w:szCs w:val="24"/>
                <w14:ligatures w14:val="standardContextual"/>
              </w:rPr>
              <w:tab/>
            </w:r>
            <w:r w:rsidRPr="00EA3C90">
              <w:rPr>
                <w:rStyle w:val="Hyperlink"/>
                <w:noProof/>
              </w:rPr>
              <w:t>Test stages</w:t>
            </w:r>
            <w:r>
              <w:rPr>
                <w:noProof/>
                <w:webHidden/>
              </w:rPr>
              <w:tab/>
            </w:r>
            <w:r>
              <w:rPr>
                <w:noProof/>
                <w:webHidden/>
              </w:rPr>
              <w:fldChar w:fldCharType="begin"/>
            </w:r>
            <w:r>
              <w:rPr>
                <w:noProof/>
                <w:webHidden/>
              </w:rPr>
              <w:instrText xml:space="preserve"> PAGEREF _Toc211426705 \h </w:instrText>
            </w:r>
            <w:r>
              <w:rPr>
                <w:noProof/>
                <w:webHidden/>
              </w:rPr>
            </w:r>
            <w:r>
              <w:rPr>
                <w:noProof/>
                <w:webHidden/>
              </w:rPr>
              <w:fldChar w:fldCharType="separate"/>
            </w:r>
            <w:r>
              <w:rPr>
                <w:noProof/>
                <w:webHidden/>
              </w:rPr>
              <w:t>8</w:t>
            </w:r>
            <w:r>
              <w:rPr>
                <w:noProof/>
                <w:webHidden/>
              </w:rPr>
              <w:fldChar w:fldCharType="end"/>
            </w:r>
          </w:hyperlink>
        </w:p>
        <w:p w14:paraId="5CA13293" w14:textId="0019CD0C"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06" w:history="1">
            <w:r w:rsidRPr="00EA3C90">
              <w:rPr>
                <w:rStyle w:val="Hyperlink"/>
                <w:rFonts w:cstheme="minorHAnsi"/>
                <w:noProof/>
                <w:snapToGrid w:val="0"/>
                <w:w w:val="0"/>
              </w:rPr>
              <w:t>2.2.1</w:t>
            </w:r>
            <w:r>
              <w:rPr>
                <w:rFonts w:eastAsiaTheme="minorEastAsia" w:cstheme="minorBidi"/>
                <w:noProof/>
                <w:kern w:val="2"/>
                <w:sz w:val="24"/>
                <w:szCs w:val="24"/>
                <w14:ligatures w14:val="standardContextual"/>
              </w:rPr>
              <w:tab/>
            </w:r>
            <w:r w:rsidRPr="00EA3C90">
              <w:rPr>
                <w:rStyle w:val="Hyperlink"/>
                <w:noProof/>
              </w:rPr>
              <w:t>Connectivity test (CONN)</w:t>
            </w:r>
            <w:r>
              <w:rPr>
                <w:noProof/>
                <w:webHidden/>
              </w:rPr>
              <w:tab/>
            </w:r>
            <w:r>
              <w:rPr>
                <w:noProof/>
                <w:webHidden/>
              </w:rPr>
              <w:fldChar w:fldCharType="begin"/>
            </w:r>
            <w:r>
              <w:rPr>
                <w:noProof/>
                <w:webHidden/>
              </w:rPr>
              <w:instrText xml:space="preserve"> PAGEREF _Toc211426706 \h </w:instrText>
            </w:r>
            <w:r>
              <w:rPr>
                <w:noProof/>
                <w:webHidden/>
              </w:rPr>
            </w:r>
            <w:r>
              <w:rPr>
                <w:noProof/>
                <w:webHidden/>
              </w:rPr>
              <w:fldChar w:fldCharType="separate"/>
            </w:r>
            <w:r>
              <w:rPr>
                <w:noProof/>
                <w:webHidden/>
              </w:rPr>
              <w:t>9</w:t>
            </w:r>
            <w:r>
              <w:rPr>
                <w:noProof/>
                <w:webHidden/>
              </w:rPr>
              <w:fldChar w:fldCharType="end"/>
            </w:r>
          </w:hyperlink>
        </w:p>
        <w:p w14:paraId="2F1E077F" w14:textId="28FD25E4"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07" w:history="1">
            <w:r w:rsidRPr="00EA3C90">
              <w:rPr>
                <w:rStyle w:val="Hyperlink"/>
                <w:rFonts w:cstheme="minorHAnsi"/>
                <w:noProof/>
                <w:snapToGrid w:val="0"/>
                <w:w w:val="0"/>
              </w:rPr>
              <w:t>2.2.2</w:t>
            </w:r>
            <w:r>
              <w:rPr>
                <w:rFonts w:eastAsiaTheme="minorEastAsia" w:cstheme="minorBidi"/>
                <w:noProof/>
                <w:kern w:val="2"/>
                <w:sz w:val="24"/>
                <w:szCs w:val="24"/>
                <w14:ligatures w14:val="standardContextual"/>
              </w:rPr>
              <w:tab/>
            </w:r>
            <w:r w:rsidRPr="00EA3C90">
              <w:rPr>
                <w:rStyle w:val="Hyperlink"/>
                <w:noProof/>
              </w:rPr>
              <w:t>Characterization (CHAR)</w:t>
            </w:r>
            <w:r>
              <w:rPr>
                <w:noProof/>
                <w:webHidden/>
              </w:rPr>
              <w:tab/>
            </w:r>
            <w:r>
              <w:rPr>
                <w:noProof/>
                <w:webHidden/>
              </w:rPr>
              <w:fldChar w:fldCharType="begin"/>
            </w:r>
            <w:r>
              <w:rPr>
                <w:noProof/>
                <w:webHidden/>
              </w:rPr>
              <w:instrText xml:space="preserve"> PAGEREF _Toc211426707 \h </w:instrText>
            </w:r>
            <w:r>
              <w:rPr>
                <w:noProof/>
                <w:webHidden/>
              </w:rPr>
            </w:r>
            <w:r>
              <w:rPr>
                <w:noProof/>
                <w:webHidden/>
              </w:rPr>
              <w:fldChar w:fldCharType="separate"/>
            </w:r>
            <w:r>
              <w:rPr>
                <w:noProof/>
                <w:webHidden/>
              </w:rPr>
              <w:t>9</w:t>
            </w:r>
            <w:r>
              <w:rPr>
                <w:noProof/>
                <w:webHidden/>
              </w:rPr>
              <w:fldChar w:fldCharType="end"/>
            </w:r>
          </w:hyperlink>
        </w:p>
        <w:p w14:paraId="2E1261AA" w14:textId="242AEFB1"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08" w:history="1">
            <w:r w:rsidRPr="00EA3C90">
              <w:rPr>
                <w:rStyle w:val="Hyperlink"/>
                <w:rFonts w:cstheme="minorHAnsi"/>
                <w:noProof/>
                <w:snapToGrid w:val="0"/>
                <w:w w:val="0"/>
              </w:rPr>
              <w:t>2.2.3</w:t>
            </w:r>
            <w:r>
              <w:rPr>
                <w:rFonts w:eastAsiaTheme="minorEastAsia" w:cstheme="minorBidi"/>
                <w:noProof/>
                <w:kern w:val="2"/>
                <w:sz w:val="24"/>
                <w:szCs w:val="24"/>
                <w14:ligatures w14:val="standardContextual"/>
              </w:rPr>
              <w:tab/>
            </w:r>
            <w:r w:rsidRPr="00EA3C90">
              <w:rPr>
                <w:rStyle w:val="Hyperlink"/>
                <w:noProof/>
              </w:rPr>
              <w:t>Characterization of the OTP block (CHAR_OTP)</w:t>
            </w:r>
            <w:r>
              <w:rPr>
                <w:noProof/>
                <w:webHidden/>
              </w:rPr>
              <w:tab/>
            </w:r>
            <w:r>
              <w:rPr>
                <w:noProof/>
                <w:webHidden/>
              </w:rPr>
              <w:fldChar w:fldCharType="begin"/>
            </w:r>
            <w:r>
              <w:rPr>
                <w:noProof/>
                <w:webHidden/>
              </w:rPr>
              <w:instrText xml:space="preserve"> PAGEREF _Toc211426708 \h </w:instrText>
            </w:r>
            <w:r>
              <w:rPr>
                <w:noProof/>
                <w:webHidden/>
              </w:rPr>
            </w:r>
            <w:r>
              <w:rPr>
                <w:noProof/>
                <w:webHidden/>
              </w:rPr>
              <w:fldChar w:fldCharType="separate"/>
            </w:r>
            <w:r>
              <w:rPr>
                <w:noProof/>
                <w:webHidden/>
              </w:rPr>
              <w:t>9</w:t>
            </w:r>
            <w:r>
              <w:rPr>
                <w:noProof/>
                <w:webHidden/>
              </w:rPr>
              <w:fldChar w:fldCharType="end"/>
            </w:r>
          </w:hyperlink>
        </w:p>
        <w:p w14:paraId="12397806" w14:textId="3664A4CF"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09" w:history="1">
            <w:r w:rsidRPr="00EA3C90">
              <w:rPr>
                <w:rStyle w:val="Hyperlink"/>
                <w:rFonts w:cstheme="minorHAnsi"/>
                <w:noProof/>
                <w:snapToGrid w:val="0"/>
                <w:w w:val="0"/>
              </w:rPr>
              <w:t>2.2.4</w:t>
            </w:r>
            <w:r>
              <w:rPr>
                <w:rFonts w:eastAsiaTheme="minorEastAsia" w:cstheme="minorBidi"/>
                <w:noProof/>
                <w:kern w:val="2"/>
                <w:sz w:val="24"/>
                <w:szCs w:val="24"/>
                <w14:ligatures w14:val="standardContextual"/>
              </w:rPr>
              <w:tab/>
            </w:r>
            <w:r w:rsidRPr="00EA3C90">
              <w:rPr>
                <w:rStyle w:val="Hyperlink"/>
                <w:noProof/>
              </w:rPr>
              <w:t>Final Test (FT)</w:t>
            </w:r>
            <w:r>
              <w:rPr>
                <w:noProof/>
                <w:webHidden/>
              </w:rPr>
              <w:tab/>
            </w:r>
            <w:r>
              <w:rPr>
                <w:noProof/>
                <w:webHidden/>
              </w:rPr>
              <w:fldChar w:fldCharType="begin"/>
            </w:r>
            <w:r>
              <w:rPr>
                <w:noProof/>
                <w:webHidden/>
              </w:rPr>
              <w:instrText xml:space="preserve"> PAGEREF _Toc211426709 \h </w:instrText>
            </w:r>
            <w:r>
              <w:rPr>
                <w:noProof/>
                <w:webHidden/>
              </w:rPr>
            </w:r>
            <w:r>
              <w:rPr>
                <w:noProof/>
                <w:webHidden/>
              </w:rPr>
              <w:fldChar w:fldCharType="separate"/>
            </w:r>
            <w:r>
              <w:rPr>
                <w:noProof/>
                <w:webHidden/>
              </w:rPr>
              <w:t>9</w:t>
            </w:r>
            <w:r>
              <w:rPr>
                <w:noProof/>
                <w:webHidden/>
              </w:rPr>
              <w:fldChar w:fldCharType="end"/>
            </w:r>
          </w:hyperlink>
        </w:p>
        <w:p w14:paraId="41BE39AC" w14:textId="57E9BE11"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10" w:history="1">
            <w:r w:rsidRPr="00EA3C90">
              <w:rPr>
                <w:rStyle w:val="Hyperlink"/>
                <w:rFonts w:cstheme="minorHAnsi"/>
                <w:noProof/>
                <w:snapToGrid w:val="0"/>
                <w:w w:val="0"/>
              </w:rPr>
              <w:t>2.2.5</w:t>
            </w:r>
            <w:r>
              <w:rPr>
                <w:rFonts w:eastAsiaTheme="minorEastAsia" w:cstheme="minorBidi"/>
                <w:noProof/>
                <w:kern w:val="2"/>
                <w:sz w:val="24"/>
                <w:szCs w:val="24"/>
                <w14:ligatures w14:val="standardContextual"/>
              </w:rPr>
              <w:tab/>
            </w:r>
            <w:r w:rsidRPr="00EA3C90">
              <w:rPr>
                <w:rStyle w:val="Hyperlink"/>
                <w:noProof/>
              </w:rPr>
              <w:t>DCDC-Module testing (MODULE)</w:t>
            </w:r>
            <w:r>
              <w:rPr>
                <w:noProof/>
                <w:webHidden/>
              </w:rPr>
              <w:tab/>
            </w:r>
            <w:r>
              <w:rPr>
                <w:noProof/>
                <w:webHidden/>
              </w:rPr>
              <w:fldChar w:fldCharType="begin"/>
            </w:r>
            <w:r>
              <w:rPr>
                <w:noProof/>
                <w:webHidden/>
              </w:rPr>
              <w:instrText xml:space="preserve"> PAGEREF _Toc211426710 \h </w:instrText>
            </w:r>
            <w:r>
              <w:rPr>
                <w:noProof/>
                <w:webHidden/>
              </w:rPr>
            </w:r>
            <w:r>
              <w:rPr>
                <w:noProof/>
                <w:webHidden/>
              </w:rPr>
              <w:fldChar w:fldCharType="separate"/>
            </w:r>
            <w:r>
              <w:rPr>
                <w:noProof/>
                <w:webHidden/>
              </w:rPr>
              <w:t>9</w:t>
            </w:r>
            <w:r>
              <w:rPr>
                <w:noProof/>
                <w:webHidden/>
              </w:rPr>
              <w:fldChar w:fldCharType="end"/>
            </w:r>
          </w:hyperlink>
        </w:p>
        <w:p w14:paraId="39B75DDE" w14:textId="14A0CF97"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11" w:history="1">
            <w:r w:rsidRPr="00EA3C90">
              <w:rPr>
                <w:rStyle w:val="Hyperlink"/>
                <w:rFonts w:cstheme="minorHAnsi"/>
                <w:noProof/>
                <w:snapToGrid w:val="0"/>
                <w:w w:val="0"/>
              </w:rPr>
              <w:t>2.2.6</w:t>
            </w:r>
            <w:r>
              <w:rPr>
                <w:rFonts w:eastAsiaTheme="minorEastAsia" w:cstheme="minorBidi"/>
                <w:noProof/>
                <w:kern w:val="2"/>
                <w:sz w:val="24"/>
                <w:szCs w:val="24"/>
                <w14:ligatures w14:val="standardContextual"/>
              </w:rPr>
              <w:tab/>
            </w:r>
            <w:r w:rsidRPr="00EA3C90">
              <w:rPr>
                <w:rStyle w:val="Hyperlink"/>
                <w:noProof/>
              </w:rPr>
              <w:t>Vision DCDC sub-board testing (VIS)</w:t>
            </w:r>
            <w:r>
              <w:rPr>
                <w:noProof/>
                <w:webHidden/>
              </w:rPr>
              <w:tab/>
            </w:r>
            <w:r>
              <w:rPr>
                <w:noProof/>
                <w:webHidden/>
              </w:rPr>
              <w:fldChar w:fldCharType="begin"/>
            </w:r>
            <w:r>
              <w:rPr>
                <w:noProof/>
                <w:webHidden/>
              </w:rPr>
              <w:instrText xml:space="preserve"> PAGEREF _Toc211426711 \h </w:instrText>
            </w:r>
            <w:r>
              <w:rPr>
                <w:noProof/>
                <w:webHidden/>
              </w:rPr>
            </w:r>
            <w:r>
              <w:rPr>
                <w:noProof/>
                <w:webHidden/>
              </w:rPr>
              <w:fldChar w:fldCharType="separate"/>
            </w:r>
            <w:r>
              <w:rPr>
                <w:noProof/>
                <w:webHidden/>
              </w:rPr>
              <w:t>9</w:t>
            </w:r>
            <w:r>
              <w:rPr>
                <w:noProof/>
                <w:webHidden/>
              </w:rPr>
              <w:fldChar w:fldCharType="end"/>
            </w:r>
          </w:hyperlink>
        </w:p>
        <w:p w14:paraId="4A98D415" w14:textId="14007C96"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12" w:history="1">
            <w:r w:rsidRPr="00EA3C90">
              <w:rPr>
                <w:rStyle w:val="Hyperlink"/>
                <w:rFonts w:cstheme="minorHAnsi"/>
                <w:noProof/>
                <w:snapToGrid w:val="0"/>
                <w:w w:val="0"/>
              </w:rPr>
              <w:t>2.2.7</w:t>
            </w:r>
            <w:r>
              <w:rPr>
                <w:rFonts w:eastAsiaTheme="minorEastAsia" w:cstheme="minorBidi"/>
                <w:noProof/>
                <w:kern w:val="2"/>
                <w:sz w:val="24"/>
                <w:szCs w:val="24"/>
                <w14:ligatures w14:val="standardContextual"/>
              </w:rPr>
              <w:tab/>
            </w:r>
            <w:r w:rsidRPr="00EA3C90">
              <w:rPr>
                <w:rStyle w:val="Hyperlink"/>
                <w:dstrike/>
                <w:noProof/>
              </w:rPr>
              <w:t>Calibration (CAL)</w:t>
            </w:r>
            <w:r>
              <w:rPr>
                <w:noProof/>
                <w:webHidden/>
              </w:rPr>
              <w:tab/>
            </w:r>
            <w:r>
              <w:rPr>
                <w:noProof/>
                <w:webHidden/>
              </w:rPr>
              <w:fldChar w:fldCharType="begin"/>
            </w:r>
            <w:r>
              <w:rPr>
                <w:noProof/>
                <w:webHidden/>
              </w:rPr>
              <w:instrText xml:space="preserve"> PAGEREF _Toc211426712 \h </w:instrText>
            </w:r>
            <w:r>
              <w:rPr>
                <w:noProof/>
                <w:webHidden/>
              </w:rPr>
            </w:r>
            <w:r>
              <w:rPr>
                <w:noProof/>
                <w:webHidden/>
              </w:rPr>
              <w:fldChar w:fldCharType="separate"/>
            </w:r>
            <w:r>
              <w:rPr>
                <w:noProof/>
                <w:webHidden/>
              </w:rPr>
              <w:t>9</w:t>
            </w:r>
            <w:r>
              <w:rPr>
                <w:noProof/>
                <w:webHidden/>
              </w:rPr>
              <w:fldChar w:fldCharType="end"/>
            </w:r>
          </w:hyperlink>
        </w:p>
        <w:p w14:paraId="640CF993" w14:textId="432D356C"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13" w:history="1">
            <w:r w:rsidRPr="00EA3C90">
              <w:rPr>
                <w:rStyle w:val="Hyperlink"/>
                <w:noProof/>
              </w:rPr>
              <w:t>2.3</w:t>
            </w:r>
            <w:r>
              <w:rPr>
                <w:rFonts w:eastAsiaTheme="minorEastAsia" w:cstheme="minorBidi"/>
                <w:noProof/>
                <w:kern w:val="2"/>
                <w:sz w:val="24"/>
                <w:szCs w:val="24"/>
                <w14:ligatures w14:val="standardContextual"/>
              </w:rPr>
              <w:tab/>
            </w:r>
            <w:r w:rsidRPr="00EA3C90">
              <w:rPr>
                <w:rStyle w:val="Hyperlink"/>
                <w:noProof/>
              </w:rPr>
              <w:t>Test flow</w:t>
            </w:r>
            <w:r>
              <w:rPr>
                <w:noProof/>
                <w:webHidden/>
              </w:rPr>
              <w:tab/>
            </w:r>
            <w:r>
              <w:rPr>
                <w:noProof/>
                <w:webHidden/>
              </w:rPr>
              <w:fldChar w:fldCharType="begin"/>
            </w:r>
            <w:r>
              <w:rPr>
                <w:noProof/>
                <w:webHidden/>
              </w:rPr>
              <w:instrText xml:space="preserve"> PAGEREF _Toc211426713 \h </w:instrText>
            </w:r>
            <w:r>
              <w:rPr>
                <w:noProof/>
                <w:webHidden/>
              </w:rPr>
            </w:r>
            <w:r>
              <w:rPr>
                <w:noProof/>
                <w:webHidden/>
              </w:rPr>
              <w:fldChar w:fldCharType="separate"/>
            </w:r>
            <w:r>
              <w:rPr>
                <w:noProof/>
                <w:webHidden/>
              </w:rPr>
              <w:t>10</w:t>
            </w:r>
            <w:r>
              <w:rPr>
                <w:noProof/>
                <w:webHidden/>
              </w:rPr>
              <w:fldChar w:fldCharType="end"/>
            </w:r>
          </w:hyperlink>
        </w:p>
        <w:p w14:paraId="60CF7556" w14:textId="6CC295E2"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14" w:history="1">
            <w:r w:rsidRPr="00EA3C90">
              <w:rPr>
                <w:rStyle w:val="Hyperlink"/>
                <w:noProof/>
              </w:rPr>
              <w:t>2.4</w:t>
            </w:r>
            <w:r>
              <w:rPr>
                <w:rFonts w:eastAsiaTheme="minorEastAsia" w:cstheme="minorBidi"/>
                <w:noProof/>
                <w:kern w:val="2"/>
                <w:sz w:val="24"/>
                <w:szCs w:val="24"/>
                <w14:ligatures w14:val="standardContextual"/>
              </w:rPr>
              <w:tab/>
            </w:r>
            <w:r w:rsidRPr="00EA3C90">
              <w:rPr>
                <w:rStyle w:val="Hyperlink"/>
                <w:noProof/>
              </w:rPr>
              <w:t>Test sequence</w:t>
            </w:r>
            <w:r>
              <w:rPr>
                <w:noProof/>
                <w:webHidden/>
              </w:rPr>
              <w:tab/>
            </w:r>
            <w:r>
              <w:rPr>
                <w:noProof/>
                <w:webHidden/>
              </w:rPr>
              <w:fldChar w:fldCharType="begin"/>
            </w:r>
            <w:r>
              <w:rPr>
                <w:noProof/>
                <w:webHidden/>
              </w:rPr>
              <w:instrText xml:space="preserve"> PAGEREF _Toc211426714 \h </w:instrText>
            </w:r>
            <w:r>
              <w:rPr>
                <w:noProof/>
                <w:webHidden/>
              </w:rPr>
            </w:r>
            <w:r>
              <w:rPr>
                <w:noProof/>
                <w:webHidden/>
              </w:rPr>
              <w:fldChar w:fldCharType="separate"/>
            </w:r>
            <w:r>
              <w:rPr>
                <w:noProof/>
                <w:webHidden/>
              </w:rPr>
              <w:t>10</w:t>
            </w:r>
            <w:r>
              <w:rPr>
                <w:noProof/>
                <w:webHidden/>
              </w:rPr>
              <w:fldChar w:fldCharType="end"/>
            </w:r>
          </w:hyperlink>
        </w:p>
        <w:p w14:paraId="11D54487" w14:textId="2642F773"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15" w:history="1">
            <w:r w:rsidRPr="00EA3C90">
              <w:rPr>
                <w:rStyle w:val="Hyperlink"/>
                <w:noProof/>
              </w:rPr>
              <w:t>2.5</w:t>
            </w:r>
            <w:r>
              <w:rPr>
                <w:rFonts w:eastAsiaTheme="minorEastAsia" w:cstheme="minorBidi"/>
                <w:noProof/>
                <w:kern w:val="2"/>
                <w:sz w:val="24"/>
                <w:szCs w:val="24"/>
                <w14:ligatures w14:val="standardContextual"/>
              </w:rPr>
              <w:tab/>
            </w:r>
            <w:r w:rsidRPr="00EA3C90">
              <w:rPr>
                <w:rStyle w:val="Hyperlink"/>
                <w:noProof/>
              </w:rPr>
              <w:t>Test time</w:t>
            </w:r>
            <w:r>
              <w:rPr>
                <w:noProof/>
                <w:webHidden/>
              </w:rPr>
              <w:tab/>
            </w:r>
            <w:r>
              <w:rPr>
                <w:noProof/>
                <w:webHidden/>
              </w:rPr>
              <w:fldChar w:fldCharType="begin"/>
            </w:r>
            <w:r>
              <w:rPr>
                <w:noProof/>
                <w:webHidden/>
              </w:rPr>
              <w:instrText xml:space="preserve"> PAGEREF _Toc211426715 \h </w:instrText>
            </w:r>
            <w:r>
              <w:rPr>
                <w:noProof/>
                <w:webHidden/>
              </w:rPr>
            </w:r>
            <w:r>
              <w:rPr>
                <w:noProof/>
                <w:webHidden/>
              </w:rPr>
              <w:fldChar w:fldCharType="separate"/>
            </w:r>
            <w:r>
              <w:rPr>
                <w:noProof/>
                <w:webHidden/>
              </w:rPr>
              <w:t>11</w:t>
            </w:r>
            <w:r>
              <w:rPr>
                <w:noProof/>
                <w:webHidden/>
              </w:rPr>
              <w:fldChar w:fldCharType="end"/>
            </w:r>
          </w:hyperlink>
        </w:p>
        <w:p w14:paraId="3DB2B22E" w14:textId="2CD1F518"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16" w:history="1">
            <w:r w:rsidRPr="00EA3C90">
              <w:rPr>
                <w:rStyle w:val="Hyperlink"/>
                <w:noProof/>
              </w:rPr>
              <w:t>2.6</w:t>
            </w:r>
            <w:r>
              <w:rPr>
                <w:rFonts w:eastAsiaTheme="minorEastAsia" w:cstheme="minorBidi"/>
                <w:noProof/>
                <w:kern w:val="2"/>
                <w:sz w:val="24"/>
                <w:szCs w:val="24"/>
                <w14:ligatures w14:val="standardContextual"/>
              </w:rPr>
              <w:tab/>
            </w:r>
            <w:r w:rsidRPr="00EA3C90">
              <w:rPr>
                <w:rStyle w:val="Hyperlink"/>
                <w:noProof/>
              </w:rPr>
              <w:t>Test equipment</w:t>
            </w:r>
            <w:r>
              <w:rPr>
                <w:noProof/>
                <w:webHidden/>
              </w:rPr>
              <w:tab/>
            </w:r>
            <w:r>
              <w:rPr>
                <w:noProof/>
                <w:webHidden/>
              </w:rPr>
              <w:fldChar w:fldCharType="begin"/>
            </w:r>
            <w:r>
              <w:rPr>
                <w:noProof/>
                <w:webHidden/>
              </w:rPr>
              <w:instrText xml:space="preserve"> PAGEREF _Toc211426716 \h </w:instrText>
            </w:r>
            <w:r>
              <w:rPr>
                <w:noProof/>
                <w:webHidden/>
              </w:rPr>
            </w:r>
            <w:r>
              <w:rPr>
                <w:noProof/>
                <w:webHidden/>
              </w:rPr>
              <w:fldChar w:fldCharType="separate"/>
            </w:r>
            <w:r>
              <w:rPr>
                <w:noProof/>
                <w:webHidden/>
              </w:rPr>
              <w:t>12</w:t>
            </w:r>
            <w:r>
              <w:rPr>
                <w:noProof/>
                <w:webHidden/>
              </w:rPr>
              <w:fldChar w:fldCharType="end"/>
            </w:r>
          </w:hyperlink>
        </w:p>
        <w:p w14:paraId="0B6A5EF6" w14:textId="5C49A312"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17" w:history="1">
            <w:r w:rsidRPr="00EA3C90">
              <w:rPr>
                <w:rStyle w:val="Hyperlink"/>
                <w:noProof/>
                <w:lang w:eastAsia="en-US"/>
              </w:rPr>
              <w:t>2.7</w:t>
            </w:r>
            <w:r>
              <w:rPr>
                <w:rFonts w:eastAsiaTheme="minorEastAsia" w:cstheme="minorBidi"/>
                <w:noProof/>
                <w:kern w:val="2"/>
                <w:sz w:val="24"/>
                <w:szCs w:val="24"/>
                <w14:ligatures w14:val="standardContextual"/>
              </w:rPr>
              <w:tab/>
            </w:r>
            <w:r w:rsidRPr="00EA3C90">
              <w:rPr>
                <w:rStyle w:val="Hyperlink"/>
                <w:noProof/>
                <w:lang w:eastAsia="en-US"/>
              </w:rPr>
              <w:t>Statistical analysis</w:t>
            </w:r>
            <w:r>
              <w:rPr>
                <w:noProof/>
                <w:webHidden/>
              </w:rPr>
              <w:tab/>
            </w:r>
            <w:r>
              <w:rPr>
                <w:noProof/>
                <w:webHidden/>
              </w:rPr>
              <w:fldChar w:fldCharType="begin"/>
            </w:r>
            <w:r>
              <w:rPr>
                <w:noProof/>
                <w:webHidden/>
              </w:rPr>
              <w:instrText xml:space="preserve"> PAGEREF _Toc211426717 \h </w:instrText>
            </w:r>
            <w:r>
              <w:rPr>
                <w:noProof/>
                <w:webHidden/>
              </w:rPr>
            </w:r>
            <w:r>
              <w:rPr>
                <w:noProof/>
                <w:webHidden/>
              </w:rPr>
              <w:fldChar w:fldCharType="separate"/>
            </w:r>
            <w:r>
              <w:rPr>
                <w:noProof/>
                <w:webHidden/>
              </w:rPr>
              <w:t>13</w:t>
            </w:r>
            <w:r>
              <w:rPr>
                <w:noProof/>
                <w:webHidden/>
              </w:rPr>
              <w:fldChar w:fldCharType="end"/>
            </w:r>
          </w:hyperlink>
        </w:p>
        <w:p w14:paraId="0AC9CB74" w14:textId="324348C9"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18" w:history="1">
            <w:r w:rsidRPr="00EA3C90">
              <w:rPr>
                <w:rStyle w:val="Hyperlink"/>
                <w:rFonts w:cstheme="minorHAnsi"/>
                <w:noProof/>
                <w:snapToGrid w:val="0"/>
                <w:w w:val="0"/>
                <w:lang w:eastAsia="en-US"/>
              </w:rPr>
              <w:t>2.7.1</w:t>
            </w:r>
            <w:r>
              <w:rPr>
                <w:rFonts w:eastAsiaTheme="minorEastAsia" w:cstheme="minorBidi"/>
                <w:noProof/>
                <w:kern w:val="2"/>
                <w:sz w:val="24"/>
                <w:szCs w:val="24"/>
                <w14:ligatures w14:val="standardContextual"/>
              </w:rPr>
              <w:tab/>
            </w:r>
            <w:r w:rsidRPr="00EA3C90">
              <w:rPr>
                <w:rStyle w:val="Hyperlink"/>
                <w:noProof/>
                <w:lang w:eastAsia="en-US"/>
              </w:rPr>
              <w:t>Test limits</w:t>
            </w:r>
            <w:r>
              <w:rPr>
                <w:noProof/>
                <w:webHidden/>
              </w:rPr>
              <w:tab/>
            </w:r>
            <w:r>
              <w:rPr>
                <w:noProof/>
                <w:webHidden/>
              </w:rPr>
              <w:fldChar w:fldCharType="begin"/>
            </w:r>
            <w:r>
              <w:rPr>
                <w:noProof/>
                <w:webHidden/>
              </w:rPr>
              <w:instrText xml:space="preserve"> PAGEREF _Toc211426718 \h </w:instrText>
            </w:r>
            <w:r>
              <w:rPr>
                <w:noProof/>
                <w:webHidden/>
              </w:rPr>
            </w:r>
            <w:r>
              <w:rPr>
                <w:noProof/>
                <w:webHidden/>
              </w:rPr>
              <w:fldChar w:fldCharType="separate"/>
            </w:r>
            <w:r>
              <w:rPr>
                <w:noProof/>
                <w:webHidden/>
              </w:rPr>
              <w:t>13</w:t>
            </w:r>
            <w:r>
              <w:rPr>
                <w:noProof/>
                <w:webHidden/>
              </w:rPr>
              <w:fldChar w:fldCharType="end"/>
            </w:r>
          </w:hyperlink>
        </w:p>
        <w:p w14:paraId="7A8ECA93" w14:textId="349874FA"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19" w:history="1">
            <w:r w:rsidRPr="00EA3C90">
              <w:rPr>
                <w:rStyle w:val="Hyperlink"/>
                <w:rFonts w:cstheme="minorHAnsi"/>
                <w:noProof/>
                <w:snapToGrid w:val="0"/>
                <w:w w:val="0"/>
                <w:lang w:eastAsia="en-US"/>
              </w:rPr>
              <w:t>2.7.2</w:t>
            </w:r>
            <w:r>
              <w:rPr>
                <w:rFonts w:eastAsiaTheme="minorEastAsia" w:cstheme="minorBidi"/>
                <w:noProof/>
                <w:kern w:val="2"/>
                <w:sz w:val="24"/>
                <w:szCs w:val="24"/>
                <w14:ligatures w14:val="standardContextual"/>
              </w:rPr>
              <w:tab/>
            </w:r>
            <w:r w:rsidRPr="00EA3C90">
              <w:rPr>
                <w:rStyle w:val="Hyperlink"/>
                <w:noProof/>
                <w:lang w:eastAsia="en-US"/>
              </w:rPr>
              <w:t>Bin groups</w:t>
            </w:r>
            <w:r>
              <w:rPr>
                <w:noProof/>
                <w:webHidden/>
              </w:rPr>
              <w:tab/>
            </w:r>
            <w:r>
              <w:rPr>
                <w:noProof/>
                <w:webHidden/>
              </w:rPr>
              <w:fldChar w:fldCharType="begin"/>
            </w:r>
            <w:r>
              <w:rPr>
                <w:noProof/>
                <w:webHidden/>
              </w:rPr>
              <w:instrText xml:space="preserve"> PAGEREF _Toc211426719 \h </w:instrText>
            </w:r>
            <w:r>
              <w:rPr>
                <w:noProof/>
                <w:webHidden/>
              </w:rPr>
            </w:r>
            <w:r>
              <w:rPr>
                <w:noProof/>
                <w:webHidden/>
              </w:rPr>
              <w:fldChar w:fldCharType="separate"/>
            </w:r>
            <w:r>
              <w:rPr>
                <w:noProof/>
                <w:webHidden/>
              </w:rPr>
              <w:t>13</w:t>
            </w:r>
            <w:r>
              <w:rPr>
                <w:noProof/>
                <w:webHidden/>
              </w:rPr>
              <w:fldChar w:fldCharType="end"/>
            </w:r>
          </w:hyperlink>
        </w:p>
        <w:p w14:paraId="52FE5466" w14:textId="566E2E0D"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20" w:history="1">
            <w:r w:rsidRPr="00EA3C90">
              <w:rPr>
                <w:rStyle w:val="Hyperlink"/>
                <w:rFonts w:cstheme="minorHAnsi"/>
                <w:noProof/>
                <w:snapToGrid w:val="0"/>
                <w:w w:val="0"/>
                <w:lang w:eastAsia="en-US"/>
              </w:rPr>
              <w:t>2.7.3</w:t>
            </w:r>
            <w:r>
              <w:rPr>
                <w:rFonts w:eastAsiaTheme="minorEastAsia" w:cstheme="minorBidi"/>
                <w:noProof/>
                <w:kern w:val="2"/>
                <w:sz w:val="24"/>
                <w:szCs w:val="24"/>
                <w14:ligatures w14:val="standardContextual"/>
              </w:rPr>
              <w:tab/>
            </w:r>
            <w:r w:rsidRPr="00EA3C90">
              <w:rPr>
                <w:rStyle w:val="Hyperlink"/>
                <w:noProof/>
                <w:lang w:eastAsia="en-US"/>
              </w:rPr>
              <w:t>Dynamic test limits</w:t>
            </w:r>
            <w:r>
              <w:rPr>
                <w:noProof/>
                <w:webHidden/>
              </w:rPr>
              <w:tab/>
            </w:r>
            <w:r>
              <w:rPr>
                <w:noProof/>
                <w:webHidden/>
              </w:rPr>
              <w:fldChar w:fldCharType="begin"/>
            </w:r>
            <w:r>
              <w:rPr>
                <w:noProof/>
                <w:webHidden/>
              </w:rPr>
              <w:instrText xml:space="preserve"> PAGEREF _Toc211426720 \h </w:instrText>
            </w:r>
            <w:r>
              <w:rPr>
                <w:noProof/>
                <w:webHidden/>
              </w:rPr>
            </w:r>
            <w:r>
              <w:rPr>
                <w:noProof/>
                <w:webHidden/>
              </w:rPr>
              <w:fldChar w:fldCharType="separate"/>
            </w:r>
            <w:r>
              <w:rPr>
                <w:noProof/>
                <w:webHidden/>
              </w:rPr>
              <w:t>13</w:t>
            </w:r>
            <w:r>
              <w:rPr>
                <w:noProof/>
                <w:webHidden/>
              </w:rPr>
              <w:fldChar w:fldCharType="end"/>
            </w:r>
          </w:hyperlink>
        </w:p>
        <w:p w14:paraId="01F8B595" w14:textId="2C58F0E9"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21" w:history="1">
            <w:r w:rsidRPr="00EA3C90">
              <w:rPr>
                <w:rStyle w:val="Hyperlink"/>
                <w:noProof/>
              </w:rPr>
              <w:t>2.8</w:t>
            </w:r>
            <w:r>
              <w:rPr>
                <w:rFonts w:eastAsiaTheme="minorEastAsia" w:cstheme="minorBidi"/>
                <w:noProof/>
                <w:kern w:val="2"/>
                <w:sz w:val="24"/>
                <w:szCs w:val="24"/>
                <w14:ligatures w14:val="standardContextual"/>
              </w:rPr>
              <w:tab/>
            </w:r>
            <w:r w:rsidRPr="00EA3C90">
              <w:rPr>
                <w:rStyle w:val="Hyperlink"/>
                <w:noProof/>
              </w:rPr>
              <w:t>QC test stages</w:t>
            </w:r>
            <w:r>
              <w:rPr>
                <w:noProof/>
                <w:webHidden/>
              </w:rPr>
              <w:tab/>
            </w:r>
            <w:r>
              <w:rPr>
                <w:noProof/>
                <w:webHidden/>
              </w:rPr>
              <w:fldChar w:fldCharType="begin"/>
            </w:r>
            <w:r>
              <w:rPr>
                <w:noProof/>
                <w:webHidden/>
              </w:rPr>
              <w:instrText xml:space="preserve"> PAGEREF _Toc211426721 \h </w:instrText>
            </w:r>
            <w:r>
              <w:rPr>
                <w:noProof/>
                <w:webHidden/>
              </w:rPr>
            </w:r>
            <w:r>
              <w:rPr>
                <w:noProof/>
                <w:webHidden/>
              </w:rPr>
              <w:fldChar w:fldCharType="separate"/>
            </w:r>
            <w:r>
              <w:rPr>
                <w:noProof/>
                <w:webHidden/>
              </w:rPr>
              <w:t>13</w:t>
            </w:r>
            <w:r>
              <w:rPr>
                <w:noProof/>
                <w:webHidden/>
              </w:rPr>
              <w:fldChar w:fldCharType="end"/>
            </w:r>
          </w:hyperlink>
        </w:p>
        <w:p w14:paraId="3D5AD784" w14:textId="1CEF5239" w:rsidR="004207E3" w:rsidRDefault="004207E3">
          <w:pPr>
            <w:pStyle w:val="TOC1"/>
            <w:tabs>
              <w:tab w:val="left" w:pos="400"/>
            </w:tabs>
            <w:rPr>
              <w:rFonts w:eastAsiaTheme="minorEastAsia" w:cstheme="minorBidi"/>
              <w:noProof/>
              <w:kern w:val="2"/>
              <w:sz w:val="24"/>
              <w:szCs w:val="24"/>
              <w14:ligatures w14:val="standardContextual"/>
            </w:rPr>
          </w:pPr>
          <w:hyperlink w:anchor="_Toc211426722" w:history="1">
            <w:r w:rsidRPr="00EA3C90">
              <w:rPr>
                <w:rStyle w:val="Hyperlink"/>
                <w:noProof/>
                <w:lang w:val="en-US"/>
              </w:rPr>
              <w:t>3</w:t>
            </w:r>
            <w:r>
              <w:rPr>
                <w:rFonts w:eastAsiaTheme="minorEastAsia" w:cstheme="minorBidi"/>
                <w:noProof/>
                <w:kern w:val="2"/>
                <w:sz w:val="24"/>
                <w:szCs w:val="24"/>
                <w14:ligatures w14:val="standardContextual"/>
              </w:rPr>
              <w:tab/>
            </w:r>
            <w:r w:rsidRPr="00EA3C90">
              <w:rPr>
                <w:rStyle w:val="Hyperlink"/>
                <w:noProof/>
              </w:rPr>
              <w:t>Measurement test setup</w:t>
            </w:r>
            <w:r>
              <w:rPr>
                <w:noProof/>
                <w:webHidden/>
              </w:rPr>
              <w:tab/>
            </w:r>
            <w:r>
              <w:rPr>
                <w:noProof/>
                <w:webHidden/>
              </w:rPr>
              <w:fldChar w:fldCharType="begin"/>
            </w:r>
            <w:r>
              <w:rPr>
                <w:noProof/>
                <w:webHidden/>
              </w:rPr>
              <w:instrText xml:space="preserve"> PAGEREF _Toc211426722 \h </w:instrText>
            </w:r>
            <w:r>
              <w:rPr>
                <w:noProof/>
                <w:webHidden/>
              </w:rPr>
            </w:r>
            <w:r>
              <w:rPr>
                <w:noProof/>
                <w:webHidden/>
              </w:rPr>
              <w:fldChar w:fldCharType="separate"/>
            </w:r>
            <w:r>
              <w:rPr>
                <w:noProof/>
                <w:webHidden/>
              </w:rPr>
              <w:t>14</w:t>
            </w:r>
            <w:r>
              <w:rPr>
                <w:noProof/>
                <w:webHidden/>
              </w:rPr>
              <w:fldChar w:fldCharType="end"/>
            </w:r>
          </w:hyperlink>
        </w:p>
        <w:p w14:paraId="610ABA3F" w14:textId="2FB2B643"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23" w:history="1">
            <w:r w:rsidRPr="00EA3C90">
              <w:rPr>
                <w:rStyle w:val="Hyperlink"/>
                <w:noProof/>
              </w:rPr>
              <w:t>3.1</w:t>
            </w:r>
            <w:r>
              <w:rPr>
                <w:rFonts w:eastAsiaTheme="minorEastAsia" w:cstheme="minorBidi"/>
                <w:noProof/>
                <w:kern w:val="2"/>
                <w:sz w:val="24"/>
                <w:szCs w:val="24"/>
                <w14:ligatures w14:val="standardContextual"/>
              </w:rPr>
              <w:tab/>
            </w:r>
            <w:r w:rsidRPr="00EA3C90">
              <w:rPr>
                <w:rStyle w:val="Hyperlink"/>
                <w:noProof/>
              </w:rPr>
              <w:t>Test hardware</w:t>
            </w:r>
            <w:r>
              <w:rPr>
                <w:noProof/>
                <w:webHidden/>
              </w:rPr>
              <w:tab/>
            </w:r>
            <w:r>
              <w:rPr>
                <w:noProof/>
                <w:webHidden/>
              </w:rPr>
              <w:fldChar w:fldCharType="begin"/>
            </w:r>
            <w:r>
              <w:rPr>
                <w:noProof/>
                <w:webHidden/>
              </w:rPr>
              <w:instrText xml:space="preserve"> PAGEREF _Toc211426723 \h </w:instrText>
            </w:r>
            <w:r>
              <w:rPr>
                <w:noProof/>
                <w:webHidden/>
              </w:rPr>
            </w:r>
            <w:r>
              <w:rPr>
                <w:noProof/>
                <w:webHidden/>
              </w:rPr>
              <w:fldChar w:fldCharType="separate"/>
            </w:r>
            <w:r>
              <w:rPr>
                <w:noProof/>
                <w:webHidden/>
              </w:rPr>
              <w:t>14</w:t>
            </w:r>
            <w:r>
              <w:rPr>
                <w:noProof/>
                <w:webHidden/>
              </w:rPr>
              <w:fldChar w:fldCharType="end"/>
            </w:r>
          </w:hyperlink>
        </w:p>
        <w:p w14:paraId="7397E4D1" w14:textId="05AC333B"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24" w:history="1">
            <w:r w:rsidRPr="00EA3C90">
              <w:rPr>
                <w:rStyle w:val="Hyperlink"/>
                <w:rFonts w:cstheme="minorHAnsi"/>
                <w:noProof/>
                <w:snapToGrid w:val="0"/>
                <w:w w:val="0"/>
              </w:rPr>
              <w:t>3.1.1</w:t>
            </w:r>
            <w:r>
              <w:rPr>
                <w:rFonts w:eastAsiaTheme="minorEastAsia" w:cstheme="minorBidi"/>
                <w:noProof/>
                <w:kern w:val="2"/>
                <w:sz w:val="24"/>
                <w:szCs w:val="24"/>
                <w14:ligatures w14:val="standardContextual"/>
              </w:rPr>
              <w:tab/>
            </w:r>
            <w:r w:rsidRPr="00EA3C90">
              <w:rPr>
                <w:rStyle w:val="Hyperlink"/>
                <w:noProof/>
              </w:rPr>
              <w:t>Overview</w:t>
            </w:r>
            <w:r>
              <w:rPr>
                <w:noProof/>
                <w:webHidden/>
              </w:rPr>
              <w:tab/>
            </w:r>
            <w:r>
              <w:rPr>
                <w:noProof/>
                <w:webHidden/>
              </w:rPr>
              <w:fldChar w:fldCharType="begin"/>
            </w:r>
            <w:r>
              <w:rPr>
                <w:noProof/>
                <w:webHidden/>
              </w:rPr>
              <w:instrText xml:space="preserve"> PAGEREF _Toc211426724 \h </w:instrText>
            </w:r>
            <w:r>
              <w:rPr>
                <w:noProof/>
                <w:webHidden/>
              </w:rPr>
            </w:r>
            <w:r>
              <w:rPr>
                <w:noProof/>
                <w:webHidden/>
              </w:rPr>
              <w:fldChar w:fldCharType="separate"/>
            </w:r>
            <w:r>
              <w:rPr>
                <w:noProof/>
                <w:webHidden/>
              </w:rPr>
              <w:t>14</w:t>
            </w:r>
            <w:r>
              <w:rPr>
                <w:noProof/>
                <w:webHidden/>
              </w:rPr>
              <w:fldChar w:fldCharType="end"/>
            </w:r>
          </w:hyperlink>
        </w:p>
        <w:p w14:paraId="25320F47" w14:textId="495F520A"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25" w:history="1">
            <w:r w:rsidRPr="00EA3C90">
              <w:rPr>
                <w:rStyle w:val="Hyperlink"/>
                <w:rFonts w:cstheme="minorHAnsi"/>
                <w:noProof/>
                <w:snapToGrid w:val="0"/>
                <w:w w:val="0"/>
              </w:rPr>
              <w:t>3.1.2</w:t>
            </w:r>
            <w:r>
              <w:rPr>
                <w:rFonts w:eastAsiaTheme="minorEastAsia" w:cstheme="minorBidi"/>
                <w:noProof/>
                <w:kern w:val="2"/>
                <w:sz w:val="24"/>
                <w:szCs w:val="24"/>
                <w14:ligatures w14:val="standardContextual"/>
              </w:rPr>
              <w:tab/>
            </w:r>
            <w:r w:rsidRPr="00EA3C90">
              <w:rPr>
                <w:rStyle w:val="Hyperlink"/>
                <w:noProof/>
              </w:rPr>
              <w:t>DUT information</w:t>
            </w:r>
            <w:r>
              <w:rPr>
                <w:noProof/>
                <w:webHidden/>
              </w:rPr>
              <w:tab/>
            </w:r>
            <w:r>
              <w:rPr>
                <w:noProof/>
                <w:webHidden/>
              </w:rPr>
              <w:fldChar w:fldCharType="begin"/>
            </w:r>
            <w:r>
              <w:rPr>
                <w:noProof/>
                <w:webHidden/>
              </w:rPr>
              <w:instrText xml:space="preserve"> PAGEREF _Toc211426725 \h </w:instrText>
            </w:r>
            <w:r>
              <w:rPr>
                <w:noProof/>
                <w:webHidden/>
              </w:rPr>
            </w:r>
            <w:r>
              <w:rPr>
                <w:noProof/>
                <w:webHidden/>
              </w:rPr>
              <w:fldChar w:fldCharType="separate"/>
            </w:r>
            <w:r>
              <w:rPr>
                <w:noProof/>
                <w:webHidden/>
              </w:rPr>
              <w:t>15</w:t>
            </w:r>
            <w:r>
              <w:rPr>
                <w:noProof/>
                <w:webHidden/>
              </w:rPr>
              <w:fldChar w:fldCharType="end"/>
            </w:r>
          </w:hyperlink>
        </w:p>
        <w:p w14:paraId="0C80D942" w14:textId="37ED01A6"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26" w:history="1">
            <w:r w:rsidRPr="00EA3C90">
              <w:rPr>
                <w:rStyle w:val="Hyperlink"/>
                <w:rFonts w:cstheme="minorHAnsi"/>
                <w:noProof/>
                <w:snapToGrid w:val="0"/>
                <w:w w:val="0"/>
              </w:rPr>
              <w:t>3.1.3</w:t>
            </w:r>
            <w:r>
              <w:rPr>
                <w:rFonts w:eastAsiaTheme="minorEastAsia" w:cstheme="minorBidi"/>
                <w:noProof/>
                <w:kern w:val="2"/>
                <w:sz w:val="24"/>
                <w:szCs w:val="24"/>
                <w14:ligatures w14:val="standardContextual"/>
              </w:rPr>
              <w:tab/>
            </w:r>
            <w:r w:rsidRPr="00EA3C90">
              <w:rPr>
                <w:rStyle w:val="Hyperlink"/>
                <w:noProof/>
              </w:rPr>
              <w:t>Pin load requirements</w:t>
            </w:r>
            <w:r>
              <w:rPr>
                <w:noProof/>
                <w:webHidden/>
              </w:rPr>
              <w:tab/>
            </w:r>
            <w:r>
              <w:rPr>
                <w:noProof/>
                <w:webHidden/>
              </w:rPr>
              <w:fldChar w:fldCharType="begin"/>
            </w:r>
            <w:r>
              <w:rPr>
                <w:noProof/>
                <w:webHidden/>
              </w:rPr>
              <w:instrText xml:space="preserve"> PAGEREF _Toc211426726 \h </w:instrText>
            </w:r>
            <w:r>
              <w:rPr>
                <w:noProof/>
                <w:webHidden/>
              </w:rPr>
            </w:r>
            <w:r>
              <w:rPr>
                <w:noProof/>
                <w:webHidden/>
              </w:rPr>
              <w:fldChar w:fldCharType="separate"/>
            </w:r>
            <w:r>
              <w:rPr>
                <w:noProof/>
                <w:webHidden/>
              </w:rPr>
              <w:t>16</w:t>
            </w:r>
            <w:r>
              <w:rPr>
                <w:noProof/>
                <w:webHidden/>
              </w:rPr>
              <w:fldChar w:fldCharType="end"/>
            </w:r>
          </w:hyperlink>
        </w:p>
        <w:p w14:paraId="461B70DF" w14:textId="33D6B0DF"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27" w:history="1">
            <w:r w:rsidRPr="00EA3C90">
              <w:rPr>
                <w:rStyle w:val="Hyperlink"/>
                <w:rFonts w:cstheme="minorHAnsi"/>
                <w:noProof/>
                <w:snapToGrid w:val="0"/>
                <w:w w:val="0"/>
              </w:rPr>
              <w:t>3.1.4</w:t>
            </w:r>
            <w:r>
              <w:rPr>
                <w:rFonts w:eastAsiaTheme="minorEastAsia" w:cstheme="minorBidi"/>
                <w:noProof/>
                <w:kern w:val="2"/>
                <w:sz w:val="24"/>
                <w:szCs w:val="24"/>
                <w14:ligatures w14:val="standardContextual"/>
              </w:rPr>
              <w:tab/>
            </w:r>
            <w:r w:rsidRPr="00EA3C90">
              <w:rPr>
                <w:rStyle w:val="Hyperlink"/>
                <w:noProof/>
              </w:rPr>
              <w:t>Daughter board and external components</w:t>
            </w:r>
            <w:r>
              <w:rPr>
                <w:noProof/>
                <w:webHidden/>
              </w:rPr>
              <w:tab/>
            </w:r>
            <w:r>
              <w:rPr>
                <w:noProof/>
                <w:webHidden/>
              </w:rPr>
              <w:fldChar w:fldCharType="begin"/>
            </w:r>
            <w:r>
              <w:rPr>
                <w:noProof/>
                <w:webHidden/>
              </w:rPr>
              <w:instrText xml:space="preserve"> PAGEREF _Toc211426727 \h </w:instrText>
            </w:r>
            <w:r>
              <w:rPr>
                <w:noProof/>
                <w:webHidden/>
              </w:rPr>
            </w:r>
            <w:r>
              <w:rPr>
                <w:noProof/>
                <w:webHidden/>
              </w:rPr>
              <w:fldChar w:fldCharType="separate"/>
            </w:r>
            <w:r>
              <w:rPr>
                <w:noProof/>
                <w:webHidden/>
              </w:rPr>
              <w:t>16</w:t>
            </w:r>
            <w:r>
              <w:rPr>
                <w:noProof/>
                <w:webHidden/>
              </w:rPr>
              <w:fldChar w:fldCharType="end"/>
            </w:r>
          </w:hyperlink>
        </w:p>
        <w:p w14:paraId="25C6082F" w14:textId="5C6C22AD"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28" w:history="1">
            <w:r w:rsidRPr="00EA3C90">
              <w:rPr>
                <w:rStyle w:val="Hyperlink"/>
                <w:rFonts w:cstheme="minorHAnsi"/>
                <w:noProof/>
                <w:snapToGrid w:val="0"/>
                <w:w w:val="0"/>
              </w:rPr>
              <w:t>3.1.5</w:t>
            </w:r>
            <w:r>
              <w:rPr>
                <w:rFonts w:eastAsiaTheme="minorEastAsia" w:cstheme="minorBidi"/>
                <w:noProof/>
                <w:kern w:val="2"/>
                <w:sz w:val="24"/>
                <w:szCs w:val="24"/>
                <w14:ligatures w14:val="standardContextual"/>
              </w:rPr>
              <w:tab/>
            </w:r>
            <w:r w:rsidRPr="00EA3C90">
              <w:rPr>
                <w:rStyle w:val="Hyperlink"/>
                <w:noProof/>
              </w:rPr>
              <w:t>Measurement board</w:t>
            </w:r>
            <w:r>
              <w:rPr>
                <w:noProof/>
                <w:webHidden/>
              </w:rPr>
              <w:tab/>
            </w:r>
            <w:r>
              <w:rPr>
                <w:noProof/>
                <w:webHidden/>
              </w:rPr>
              <w:fldChar w:fldCharType="begin"/>
            </w:r>
            <w:r>
              <w:rPr>
                <w:noProof/>
                <w:webHidden/>
              </w:rPr>
              <w:instrText xml:space="preserve"> PAGEREF _Toc211426728 \h </w:instrText>
            </w:r>
            <w:r>
              <w:rPr>
                <w:noProof/>
                <w:webHidden/>
              </w:rPr>
            </w:r>
            <w:r>
              <w:rPr>
                <w:noProof/>
                <w:webHidden/>
              </w:rPr>
              <w:fldChar w:fldCharType="separate"/>
            </w:r>
            <w:r>
              <w:rPr>
                <w:noProof/>
                <w:webHidden/>
              </w:rPr>
              <w:t>16</w:t>
            </w:r>
            <w:r>
              <w:rPr>
                <w:noProof/>
                <w:webHidden/>
              </w:rPr>
              <w:fldChar w:fldCharType="end"/>
            </w:r>
          </w:hyperlink>
        </w:p>
        <w:p w14:paraId="3934BF80" w14:textId="00763106"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29" w:history="1">
            <w:r w:rsidRPr="00EA3C90">
              <w:rPr>
                <w:rStyle w:val="Hyperlink"/>
                <w:rFonts w:cstheme="minorHAnsi"/>
                <w:noProof/>
                <w:snapToGrid w:val="0"/>
                <w:w w:val="0"/>
              </w:rPr>
              <w:t>3.1.6</w:t>
            </w:r>
            <w:r>
              <w:rPr>
                <w:rFonts w:eastAsiaTheme="minorEastAsia" w:cstheme="minorBidi"/>
                <w:noProof/>
                <w:kern w:val="2"/>
                <w:sz w:val="24"/>
                <w:szCs w:val="24"/>
                <w14:ligatures w14:val="standardContextual"/>
              </w:rPr>
              <w:tab/>
            </w:r>
            <w:r w:rsidRPr="00EA3C90">
              <w:rPr>
                <w:rStyle w:val="Hyperlink"/>
                <w:noProof/>
              </w:rPr>
              <w:t>Power supplies</w:t>
            </w:r>
            <w:r>
              <w:rPr>
                <w:noProof/>
                <w:webHidden/>
              </w:rPr>
              <w:tab/>
            </w:r>
            <w:r>
              <w:rPr>
                <w:noProof/>
                <w:webHidden/>
              </w:rPr>
              <w:fldChar w:fldCharType="begin"/>
            </w:r>
            <w:r>
              <w:rPr>
                <w:noProof/>
                <w:webHidden/>
              </w:rPr>
              <w:instrText xml:space="preserve"> PAGEREF _Toc211426729 \h </w:instrText>
            </w:r>
            <w:r>
              <w:rPr>
                <w:noProof/>
                <w:webHidden/>
              </w:rPr>
            </w:r>
            <w:r>
              <w:rPr>
                <w:noProof/>
                <w:webHidden/>
              </w:rPr>
              <w:fldChar w:fldCharType="separate"/>
            </w:r>
            <w:r>
              <w:rPr>
                <w:noProof/>
                <w:webHidden/>
              </w:rPr>
              <w:t>17</w:t>
            </w:r>
            <w:r>
              <w:rPr>
                <w:noProof/>
                <w:webHidden/>
              </w:rPr>
              <w:fldChar w:fldCharType="end"/>
            </w:r>
          </w:hyperlink>
        </w:p>
        <w:p w14:paraId="37A375D4" w14:textId="214D5223"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30" w:history="1">
            <w:r w:rsidRPr="00EA3C90">
              <w:rPr>
                <w:rStyle w:val="Hyperlink"/>
                <w:noProof/>
              </w:rPr>
              <w:t>3.2</w:t>
            </w:r>
            <w:r>
              <w:rPr>
                <w:rFonts w:eastAsiaTheme="minorEastAsia" w:cstheme="minorBidi"/>
                <w:noProof/>
                <w:kern w:val="2"/>
                <w:sz w:val="24"/>
                <w:szCs w:val="24"/>
                <w14:ligatures w14:val="standardContextual"/>
              </w:rPr>
              <w:tab/>
            </w:r>
            <w:r w:rsidRPr="00EA3C90">
              <w:rPr>
                <w:rStyle w:val="Hyperlink"/>
                <w:noProof/>
              </w:rPr>
              <w:t>Test software</w:t>
            </w:r>
            <w:r>
              <w:rPr>
                <w:noProof/>
                <w:webHidden/>
              </w:rPr>
              <w:tab/>
            </w:r>
            <w:r>
              <w:rPr>
                <w:noProof/>
                <w:webHidden/>
              </w:rPr>
              <w:fldChar w:fldCharType="begin"/>
            </w:r>
            <w:r>
              <w:rPr>
                <w:noProof/>
                <w:webHidden/>
              </w:rPr>
              <w:instrText xml:space="preserve"> PAGEREF _Toc211426730 \h </w:instrText>
            </w:r>
            <w:r>
              <w:rPr>
                <w:noProof/>
                <w:webHidden/>
              </w:rPr>
            </w:r>
            <w:r>
              <w:rPr>
                <w:noProof/>
                <w:webHidden/>
              </w:rPr>
              <w:fldChar w:fldCharType="separate"/>
            </w:r>
            <w:r>
              <w:rPr>
                <w:noProof/>
                <w:webHidden/>
              </w:rPr>
              <w:t>17</w:t>
            </w:r>
            <w:r>
              <w:rPr>
                <w:noProof/>
                <w:webHidden/>
              </w:rPr>
              <w:fldChar w:fldCharType="end"/>
            </w:r>
          </w:hyperlink>
        </w:p>
        <w:p w14:paraId="14EC282D" w14:textId="085C2095"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31" w:history="1">
            <w:r w:rsidRPr="00EA3C90">
              <w:rPr>
                <w:rStyle w:val="Hyperlink"/>
                <w:rFonts w:cstheme="minorHAnsi"/>
                <w:noProof/>
                <w:snapToGrid w:val="0"/>
                <w:w w:val="0"/>
              </w:rPr>
              <w:t>3.2.1</w:t>
            </w:r>
            <w:r>
              <w:rPr>
                <w:rFonts w:eastAsiaTheme="minorEastAsia" w:cstheme="minorBidi"/>
                <w:noProof/>
                <w:kern w:val="2"/>
                <w:sz w:val="24"/>
                <w:szCs w:val="24"/>
                <w14:ligatures w14:val="standardContextual"/>
              </w:rPr>
              <w:tab/>
            </w:r>
            <w:r w:rsidRPr="00EA3C90">
              <w:rPr>
                <w:rStyle w:val="Hyperlink"/>
                <w:noProof/>
              </w:rPr>
              <w:t>Overview</w:t>
            </w:r>
            <w:r>
              <w:rPr>
                <w:noProof/>
                <w:webHidden/>
              </w:rPr>
              <w:tab/>
            </w:r>
            <w:r>
              <w:rPr>
                <w:noProof/>
                <w:webHidden/>
              </w:rPr>
              <w:fldChar w:fldCharType="begin"/>
            </w:r>
            <w:r>
              <w:rPr>
                <w:noProof/>
                <w:webHidden/>
              </w:rPr>
              <w:instrText xml:space="preserve"> PAGEREF _Toc211426731 \h </w:instrText>
            </w:r>
            <w:r>
              <w:rPr>
                <w:noProof/>
                <w:webHidden/>
              </w:rPr>
            </w:r>
            <w:r>
              <w:rPr>
                <w:noProof/>
                <w:webHidden/>
              </w:rPr>
              <w:fldChar w:fldCharType="separate"/>
            </w:r>
            <w:r>
              <w:rPr>
                <w:noProof/>
                <w:webHidden/>
              </w:rPr>
              <w:t>17</w:t>
            </w:r>
            <w:r>
              <w:rPr>
                <w:noProof/>
                <w:webHidden/>
              </w:rPr>
              <w:fldChar w:fldCharType="end"/>
            </w:r>
          </w:hyperlink>
        </w:p>
        <w:p w14:paraId="42CDF7E0" w14:textId="1E2A537E"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32" w:history="1">
            <w:r w:rsidRPr="00EA3C90">
              <w:rPr>
                <w:rStyle w:val="Hyperlink"/>
                <w:rFonts w:cstheme="minorHAnsi"/>
                <w:noProof/>
                <w:snapToGrid w:val="0"/>
                <w:w w:val="0"/>
              </w:rPr>
              <w:t>3.2.2</w:t>
            </w:r>
            <w:r>
              <w:rPr>
                <w:rFonts w:eastAsiaTheme="minorEastAsia" w:cstheme="minorBidi"/>
                <w:noProof/>
                <w:kern w:val="2"/>
                <w:sz w:val="24"/>
                <w:szCs w:val="24"/>
                <w14:ligatures w14:val="standardContextual"/>
              </w:rPr>
              <w:tab/>
            </w:r>
            <w:r w:rsidRPr="00EA3C90">
              <w:rPr>
                <w:rStyle w:val="Hyperlink"/>
                <w:noProof/>
              </w:rPr>
              <w:t>Park state routine</w:t>
            </w:r>
            <w:r>
              <w:rPr>
                <w:noProof/>
                <w:webHidden/>
              </w:rPr>
              <w:tab/>
            </w:r>
            <w:r>
              <w:rPr>
                <w:noProof/>
                <w:webHidden/>
              </w:rPr>
              <w:fldChar w:fldCharType="begin"/>
            </w:r>
            <w:r>
              <w:rPr>
                <w:noProof/>
                <w:webHidden/>
              </w:rPr>
              <w:instrText xml:space="preserve"> PAGEREF _Toc211426732 \h </w:instrText>
            </w:r>
            <w:r>
              <w:rPr>
                <w:noProof/>
                <w:webHidden/>
              </w:rPr>
            </w:r>
            <w:r>
              <w:rPr>
                <w:noProof/>
                <w:webHidden/>
              </w:rPr>
              <w:fldChar w:fldCharType="separate"/>
            </w:r>
            <w:r>
              <w:rPr>
                <w:noProof/>
                <w:webHidden/>
              </w:rPr>
              <w:t>17</w:t>
            </w:r>
            <w:r>
              <w:rPr>
                <w:noProof/>
                <w:webHidden/>
              </w:rPr>
              <w:fldChar w:fldCharType="end"/>
            </w:r>
          </w:hyperlink>
        </w:p>
        <w:p w14:paraId="72AB28AF" w14:textId="01B10F1B"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33" w:history="1">
            <w:r w:rsidRPr="00EA3C90">
              <w:rPr>
                <w:rStyle w:val="Hyperlink"/>
                <w:rFonts w:cstheme="minorHAnsi"/>
                <w:noProof/>
                <w:snapToGrid w:val="0"/>
                <w:w w:val="0"/>
              </w:rPr>
              <w:t>3.2.3</w:t>
            </w:r>
            <w:r>
              <w:rPr>
                <w:rFonts w:eastAsiaTheme="minorEastAsia" w:cstheme="minorBidi"/>
                <w:noProof/>
                <w:kern w:val="2"/>
                <w:sz w:val="24"/>
                <w:szCs w:val="24"/>
                <w14:ligatures w14:val="standardContextual"/>
              </w:rPr>
              <w:tab/>
            </w:r>
            <w:r w:rsidRPr="00EA3C90">
              <w:rPr>
                <w:rStyle w:val="Hyperlink"/>
                <w:noProof/>
              </w:rPr>
              <w:t>Power-down state routine</w:t>
            </w:r>
            <w:r>
              <w:rPr>
                <w:noProof/>
                <w:webHidden/>
              </w:rPr>
              <w:tab/>
            </w:r>
            <w:r>
              <w:rPr>
                <w:noProof/>
                <w:webHidden/>
              </w:rPr>
              <w:fldChar w:fldCharType="begin"/>
            </w:r>
            <w:r>
              <w:rPr>
                <w:noProof/>
                <w:webHidden/>
              </w:rPr>
              <w:instrText xml:space="preserve"> PAGEREF _Toc211426733 \h </w:instrText>
            </w:r>
            <w:r>
              <w:rPr>
                <w:noProof/>
                <w:webHidden/>
              </w:rPr>
            </w:r>
            <w:r>
              <w:rPr>
                <w:noProof/>
                <w:webHidden/>
              </w:rPr>
              <w:fldChar w:fldCharType="separate"/>
            </w:r>
            <w:r>
              <w:rPr>
                <w:noProof/>
                <w:webHidden/>
              </w:rPr>
              <w:t>18</w:t>
            </w:r>
            <w:r>
              <w:rPr>
                <w:noProof/>
                <w:webHidden/>
              </w:rPr>
              <w:fldChar w:fldCharType="end"/>
            </w:r>
          </w:hyperlink>
        </w:p>
        <w:p w14:paraId="2B44B963" w14:textId="2A8201FB"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34" w:history="1">
            <w:r w:rsidRPr="00EA3C90">
              <w:rPr>
                <w:rStyle w:val="Hyperlink"/>
                <w:rFonts w:cstheme="minorHAnsi"/>
                <w:noProof/>
                <w:snapToGrid w:val="0"/>
                <w:w w:val="0"/>
              </w:rPr>
              <w:t>3.2.4</w:t>
            </w:r>
            <w:r>
              <w:rPr>
                <w:rFonts w:eastAsiaTheme="minorEastAsia" w:cstheme="minorBidi"/>
                <w:noProof/>
                <w:kern w:val="2"/>
                <w:sz w:val="24"/>
                <w:szCs w:val="24"/>
                <w14:ligatures w14:val="standardContextual"/>
              </w:rPr>
              <w:tab/>
            </w:r>
            <w:r w:rsidRPr="00EA3C90">
              <w:rPr>
                <w:rStyle w:val="Hyperlink"/>
                <w:noProof/>
              </w:rPr>
              <w:t>Power cycle routines</w:t>
            </w:r>
            <w:r>
              <w:rPr>
                <w:noProof/>
                <w:webHidden/>
              </w:rPr>
              <w:tab/>
            </w:r>
            <w:r>
              <w:rPr>
                <w:noProof/>
                <w:webHidden/>
              </w:rPr>
              <w:fldChar w:fldCharType="begin"/>
            </w:r>
            <w:r>
              <w:rPr>
                <w:noProof/>
                <w:webHidden/>
              </w:rPr>
              <w:instrText xml:space="preserve"> PAGEREF _Toc211426734 \h </w:instrText>
            </w:r>
            <w:r>
              <w:rPr>
                <w:noProof/>
                <w:webHidden/>
              </w:rPr>
            </w:r>
            <w:r>
              <w:rPr>
                <w:noProof/>
                <w:webHidden/>
              </w:rPr>
              <w:fldChar w:fldCharType="separate"/>
            </w:r>
            <w:r>
              <w:rPr>
                <w:noProof/>
                <w:webHidden/>
              </w:rPr>
              <w:t>19</w:t>
            </w:r>
            <w:r>
              <w:rPr>
                <w:noProof/>
                <w:webHidden/>
              </w:rPr>
              <w:fldChar w:fldCharType="end"/>
            </w:r>
          </w:hyperlink>
        </w:p>
        <w:p w14:paraId="0688CF87" w14:textId="0EB23DD6" w:rsidR="004207E3" w:rsidRDefault="004207E3">
          <w:pPr>
            <w:pStyle w:val="TOC3"/>
            <w:tabs>
              <w:tab w:val="left" w:pos="1320"/>
              <w:tab w:val="right" w:leader="dot" w:pos="9629"/>
            </w:tabs>
            <w:rPr>
              <w:rFonts w:eastAsiaTheme="minorEastAsia" w:cstheme="minorBidi"/>
              <w:noProof/>
              <w:kern w:val="2"/>
              <w:sz w:val="24"/>
              <w:szCs w:val="24"/>
              <w14:ligatures w14:val="standardContextual"/>
            </w:rPr>
          </w:pPr>
          <w:hyperlink w:anchor="_Toc211426735" w:history="1">
            <w:r w:rsidRPr="00EA3C90">
              <w:rPr>
                <w:rStyle w:val="Hyperlink"/>
                <w:rFonts w:cstheme="minorHAnsi"/>
                <w:noProof/>
                <w:snapToGrid w:val="0"/>
                <w:w w:val="0"/>
              </w:rPr>
              <w:t>3.2.5</w:t>
            </w:r>
            <w:r>
              <w:rPr>
                <w:rFonts w:eastAsiaTheme="minorEastAsia" w:cstheme="minorBidi"/>
                <w:noProof/>
                <w:kern w:val="2"/>
                <w:sz w:val="24"/>
                <w:szCs w:val="24"/>
                <w14:ligatures w14:val="standardContextual"/>
              </w:rPr>
              <w:tab/>
            </w:r>
            <w:r w:rsidRPr="00EA3C90">
              <w:rPr>
                <w:rStyle w:val="Hyperlink"/>
                <w:noProof/>
              </w:rPr>
              <w:t>Design for test (DfT) features</w:t>
            </w:r>
            <w:r>
              <w:rPr>
                <w:noProof/>
                <w:webHidden/>
              </w:rPr>
              <w:tab/>
            </w:r>
            <w:r>
              <w:rPr>
                <w:noProof/>
                <w:webHidden/>
              </w:rPr>
              <w:fldChar w:fldCharType="begin"/>
            </w:r>
            <w:r>
              <w:rPr>
                <w:noProof/>
                <w:webHidden/>
              </w:rPr>
              <w:instrText xml:space="preserve"> PAGEREF _Toc211426735 \h </w:instrText>
            </w:r>
            <w:r>
              <w:rPr>
                <w:noProof/>
                <w:webHidden/>
              </w:rPr>
            </w:r>
            <w:r>
              <w:rPr>
                <w:noProof/>
                <w:webHidden/>
              </w:rPr>
              <w:fldChar w:fldCharType="separate"/>
            </w:r>
            <w:r>
              <w:rPr>
                <w:noProof/>
                <w:webHidden/>
              </w:rPr>
              <w:t>19</w:t>
            </w:r>
            <w:r>
              <w:rPr>
                <w:noProof/>
                <w:webHidden/>
              </w:rPr>
              <w:fldChar w:fldCharType="end"/>
            </w:r>
          </w:hyperlink>
        </w:p>
        <w:p w14:paraId="498E293C" w14:textId="4668EB4C" w:rsidR="004207E3" w:rsidRDefault="004207E3">
          <w:pPr>
            <w:pStyle w:val="TOC1"/>
            <w:tabs>
              <w:tab w:val="left" w:pos="400"/>
            </w:tabs>
            <w:rPr>
              <w:rFonts w:eastAsiaTheme="minorEastAsia" w:cstheme="minorBidi"/>
              <w:noProof/>
              <w:kern w:val="2"/>
              <w:sz w:val="24"/>
              <w:szCs w:val="24"/>
              <w14:ligatures w14:val="standardContextual"/>
            </w:rPr>
          </w:pPr>
          <w:hyperlink w:anchor="_Toc211426736" w:history="1">
            <w:r w:rsidRPr="00EA3C90">
              <w:rPr>
                <w:rStyle w:val="Hyperlink"/>
                <w:noProof/>
                <w:lang w:val="en-US"/>
              </w:rPr>
              <w:t>4</w:t>
            </w:r>
            <w:r>
              <w:rPr>
                <w:rFonts w:eastAsiaTheme="minorEastAsia" w:cstheme="minorBidi"/>
                <w:noProof/>
                <w:kern w:val="2"/>
                <w:sz w:val="24"/>
                <w:szCs w:val="24"/>
                <w14:ligatures w14:val="standardContextual"/>
              </w:rPr>
              <w:tab/>
            </w:r>
            <w:r w:rsidRPr="00EA3C90">
              <w:rPr>
                <w:rStyle w:val="Hyperlink"/>
                <w:noProof/>
              </w:rPr>
              <w:t>Test procedures</w:t>
            </w:r>
            <w:r>
              <w:rPr>
                <w:noProof/>
                <w:webHidden/>
              </w:rPr>
              <w:tab/>
            </w:r>
            <w:r>
              <w:rPr>
                <w:noProof/>
                <w:webHidden/>
              </w:rPr>
              <w:fldChar w:fldCharType="begin"/>
            </w:r>
            <w:r>
              <w:rPr>
                <w:noProof/>
                <w:webHidden/>
              </w:rPr>
              <w:instrText xml:space="preserve"> PAGEREF _Toc211426736 \h </w:instrText>
            </w:r>
            <w:r>
              <w:rPr>
                <w:noProof/>
                <w:webHidden/>
              </w:rPr>
            </w:r>
            <w:r>
              <w:rPr>
                <w:noProof/>
                <w:webHidden/>
              </w:rPr>
              <w:fldChar w:fldCharType="separate"/>
            </w:r>
            <w:r>
              <w:rPr>
                <w:noProof/>
                <w:webHidden/>
              </w:rPr>
              <w:t>21</w:t>
            </w:r>
            <w:r>
              <w:rPr>
                <w:noProof/>
                <w:webHidden/>
              </w:rPr>
              <w:fldChar w:fldCharType="end"/>
            </w:r>
          </w:hyperlink>
        </w:p>
        <w:p w14:paraId="6DD0CFAA" w14:textId="1DC2E5FF"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37" w:history="1">
            <w:r w:rsidRPr="00EA3C90">
              <w:rPr>
                <w:rStyle w:val="Hyperlink"/>
                <w:noProof/>
                <w:lang w:eastAsia="en-US"/>
              </w:rPr>
              <w:t>4.1</w:t>
            </w:r>
            <w:r>
              <w:rPr>
                <w:rFonts w:eastAsiaTheme="minorEastAsia" w:cstheme="minorBidi"/>
                <w:noProof/>
                <w:kern w:val="2"/>
                <w:sz w:val="24"/>
                <w:szCs w:val="24"/>
                <w14:ligatures w14:val="standardContextual"/>
              </w:rPr>
              <w:tab/>
            </w:r>
            <w:r w:rsidRPr="00EA3C90">
              <w:rPr>
                <w:rStyle w:val="Hyperlink"/>
                <w:noProof/>
              </w:rPr>
              <w:t xml:space="preserve">T0001: </w:t>
            </w:r>
            <w:r w:rsidRPr="00EA3C90">
              <w:rPr>
                <w:rStyle w:val="Hyperlink"/>
                <w:noProof/>
                <w:lang w:eastAsia="en-US"/>
              </w:rPr>
              <w:t>Power Short</w:t>
            </w:r>
            <w:r>
              <w:rPr>
                <w:noProof/>
                <w:webHidden/>
              </w:rPr>
              <w:tab/>
            </w:r>
            <w:r>
              <w:rPr>
                <w:noProof/>
                <w:webHidden/>
              </w:rPr>
              <w:fldChar w:fldCharType="begin"/>
            </w:r>
            <w:r>
              <w:rPr>
                <w:noProof/>
                <w:webHidden/>
              </w:rPr>
              <w:instrText xml:space="preserve"> PAGEREF _Toc211426737 \h </w:instrText>
            </w:r>
            <w:r>
              <w:rPr>
                <w:noProof/>
                <w:webHidden/>
              </w:rPr>
            </w:r>
            <w:r>
              <w:rPr>
                <w:noProof/>
                <w:webHidden/>
              </w:rPr>
              <w:fldChar w:fldCharType="separate"/>
            </w:r>
            <w:r>
              <w:rPr>
                <w:noProof/>
                <w:webHidden/>
              </w:rPr>
              <w:t>21</w:t>
            </w:r>
            <w:r>
              <w:rPr>
                <w:noProof/>
                <w:webHidden/>
              </w:rPr>
              <w:fldChar w:fldCharType="end"/>
            </w:r>
          </w:hyperlink>
        </w:p>
        <w:p w14:paraId="7EBBAA09" w14:textId="29BBBE2E"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38" w:history="1">
            <w:r w:rsidRPr="00EA3C90">
              <w:rPr>
                <w:rStyle w:val="Hyperlink"/>
                <w:noProof/>
                <w:lang w:eastAsia="en-US"/>
              </w:rPr>
              <w:t>4.2</w:t>
            </w:r>
            <w:r>
              <w:rPr>
                <w:rFonts w:eastAsiaTheme="minorEastAsia" w:cstheme="minorBidi"/>
                <w:noProof/>
                <w:kern w:val="2"/>
                <w:sz w:val="24"/>
                <w:szCs w:val="24"/>
                <w14:ligatures w14:val="standardContextual"/>
              </w:rPr>
              <w:tab/>
            </w:r>
            <w:r w:rsidRPr="00EA3C90">
              <w:rPr>
                <w:rStyle w:val="Hyperlink"/>
                <w:noProof/>
              </w:rPr>
              <w:t xml:space="preserve">T0002: </w:t>
            </w:r>
            <w:r w:rsidRPr="00EA3C90">
              <w:rPr>
                <w:rStyle w:val="Hyperlink"/>
                <w:noProof/>
                <w:lang w:eastAsia="en-US"/>
              </w:rPr>
              <w:t>Load Short</w:t>
            </w:r>
            <w:r>
              <w:rPr>
                <w:noProof/>
                <w:webHidden/>
              </w:rPr>
              <w:tab/>
            </w:r>
            <w:r>
              <w:rPr>
                <w:noProof/>
                <w:webHidden/>
              </w:rPr>
              <w:fldChar w:fldCharType="begin"/>
            </w:r>
            <w:r>
              <w:rPr>
                <w:noProof/>
                <w:webHidden/>
              </w:rPr>
              <w:instrText xml:space="preserve"> PAGEREF _Toc211426738 \h </w:instrText>
            </w:r>
            <w:r>
              <w:rPr>
                <w:noProof/>
                <w:webHidden/>
              </w:rPr>
            </w:r>
            <w:r>
              <w:rPr>
                <w:noProof/>
                <w:webHidden/>
              </w:rPr>
              <w:fldChar w:fldCharType="separate"/>
            </w:r>
            <w:r>
              <w:rPr>
                <w:noProof/>
                <w:webHidden/>
              </w:rPr>
              <w:t>21</w:t>
            </w:r>
            <w:r>
              <w:rPr>
                <w:noProof/>
                <w:webHidden/>
              </w:rPr>
              <w:fldChar w:fldCharType="end"/>
            </w:r>
          </w:hyperlink>
        </w:p>
        <w:p w14:paraId="00771016" w14:textId="7E86E58B"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39" w:history="1">
            <w:r w:rsidRPr="00EA3C90">
              <w:rPr>
                <w:rStyle w:val="Hyperlink"/>
                <w:noProof/>
                <w:lang w:eastAsia="en-US"/>
              </w:rPr>
              <w:t>4.3</w:t>
            </w:r>
            <w:r>
              <w:rPr>
                <w:rFonts w:eastAsiaTheme="minorEastAsia" w:cstheme="minorBidi"/>
                <w:noProof/>
                <w:kern w:val="2"/>
                <w:sz w:val="24"/>
                <w:szCs w:val="24"/>
                <w14:ligatures w14:val="standardContextual"/>
              </w:rPr>
              <w:tab/>
            </w:r>
            <w:r w:rsidRPr="00EA3C90">
              <w:rPr>
                <w:rStyle w:val="Hyperlink"/>
                <w:dstrike/>
                <w:noProof/>
              </w:rPr>
              <w:t xml:space="preserve">T0003: </w:t>
            </w:r>
            <w:r w:rsidRPr="00EA3C90">
              <w:rPr>
                <w:rStyle w:val="Hyperlink"/>
                <w:dstrike/>
                <w:noProof/>
                <w:lang w:eastAsia="en-US"/>
              </w:rPr>
              <w:t>PSU calibration</w:t>
            </w:r>
            <w:r>
              <w:rPr>
                <w:noProof/>
                <w:webHidden/>
              </w:rPr>
              <w:tab/>
            </w:r>
            <w:r>
              <w:rPr>
                <w:noProof/>
                <w:webHidden/>
              </w:rPr>
              <w:fldChar w:fldCharType="begin"/>
            </w:r>
            <w:r>
              <w:rPr>
                <w:noProof/>
                <w:webHidden/>
              </w:rPr>
              <w:instrText xml:space="preserve"> PAGEREF _Toc211426739 \h </w:instrText>
            </w:r>
            <w:r>
              <w:rPr>
                <w:noProof/>
                <w:webHidden/>
              </w:rPr>
            </w:r>
            <w:r>
              <w:rPr>
                <w:noProof/>
                <w:webHidden/>
              </w:rPr>
              <w:fldChar w:fldCharType="separate"/>
            </w:r>
            <w:r>
              <w:rPr>
                <w:noProof/>
                <w:webHidden/>
              </w:rPr>
              <w:t>22</w:t>
            </w:r>
            <w:r>
              <w:rPr>
                <w:noProof/>
                <w:webHidden/>
              </w:rPr>
              <w:fldChar w:fldCharType="end"/>
            </w:r>
          </w:hyperlink>
        </w:p>
        <w:p w14:paraId="72B0D65C" w14:textId="42B6FA4C"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40" w:history="1">
            <w:r w:rsidRPr="00EA3C90">
              <w:rPr>
                <w:rStyle w:val="Hyperlink"/>
                <w:noProof/>
                <w:lang w:eastAsia="en-US"/>
              </w:rPr>
              <w:t>4.4</w:t>
            </w:r>
            <w:r>
              <w:rPr>
                <w:rFonts w:eastAsiaTheme="minorEastAsia" w:cstheme="minorBidi"/>
                <w:noProof/>
                <w:kern w:val="2"/>
                <w:sz w:val="24"/>
                <w:szCs w:val="24"/>
                <w14:ligatures w14:val="standardContextual"/>
              </w:rPr>
              <w:tab/>
            </w:r>
            <w:r w:rsidRPr="00EA3C90">
              <w:rPr>
                <w:rStyle w:val="Hyperlink"/>
                <w:dstrike/>
                <w:noProof/>
              </w:rPr>
              <w:t xml:space="preserve">T0004: </w:t>
            </w:r>
            <w:r w:rsidRPr="00EA3C90">
              <w:rPr>
                <w:rStyle w:val="Hyperlink"/>
                <w:dstrike/>
                <w:noProof/>
                <w:lang w:eastAsia="en-US"/>
              </w:rPr>
              <w:t>SMU calibration</w:t>
            </w:r>
            <w:r>
              <w:rPr>
                <w:noProof/>
                <w:webHidden/>
              </w:rPr>
              <w:tab/>
            </w:r>
            <w:r>
              <w:rPr>
                <w:noProof/>
                <w:webHidden/>
              </w:rPr>
              <w:fldChar w:fldCharType="begin"/>
            </w:r>
            <w:r>
              <w:rPr>
                <w:noProof/>
                <w:webHidden/>
              </w:rPr>
              <w:instrText xml:space="preserve"> PAGEREF _Toc211426740 \h </w:instrText>
            </w:r>
            <w:r>
              <w:rPr>
                <w:noProof/>
                <w:webHidden/>
              </w:rPr>
            </w:r>
            <w:r>
              <w:rPr>
                <w:noProof/>
                <w:webHidden/>
              </w:rPr>
              <w:fldChar w:fldCharType="separate"/>
            </w:r>
            <w:r>
              <w:rPr>
                <w:noProof/>
                <w:webHidden/>
              </w:rPr>
              <w:t>22</w:t>
            </w:r>
            <w:r>
              <w:rPr>
                <w:noProof/>
                <w:webHidden/>
              </w:rPr>
              <w:fldChar w:fldCharType="end"/>
            </w:r>
          </w:hyperlink>
        </w:p>
        <w:p w14:paraId="051C745F" w14:textId="0C7286B8"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41" w:history="1">
            <w:r w:rsidRPr="00EA3C90">
              <w:rPr>
                <w:rStyle w:val="Hyperlink"/>
                <w:noProof/>
                <w:lang w:eastAsia="en-US"/>
              </w:rPr>
              <w:t>4.5</w:t>
            </w:r>
            <w:r>
              <w:rPr>
                <w:rFonts w:eastAsiaTheme="minorEastAsia" w:cstheme="minorBidi"/>
                <w:noProof/>
                <w:kern w:val="2"/>
                <w:sz w:val="24"/>
                <w:szCs w:val="24"/>
                <w14:ligatures w14:val="standardContextual"/>
              </w:rPr>
              <w:tab/>
            </w:r>
            <w:r w:rsidRPr="00EA3C90">
              <w:rPr>
                <w:rStyle w:val="Hyperlink"/>
                <w:noProof/>
              </w:rPr>
              <w:t xml:space="preserve">T0005: </w:t>
            </w:r>
            <w:r w:rsidRPr="00EA3C90">
              <w:rPr>
                <w:rStyle w:val="Hyperlink"/>
                <w:noProof/>
                <w:lang w:eastAsia="en-US"/>
              </w:rPr>
              <w:t>Leakage test</w:t>
            </w:r>
            <w:r>
              <w:rPr>
                <w:noProof/>
                <w:webHidden/>
              </w:rPr>
              <w:tab/>
            </w:r>
            <w:r>
              <w:rPr>
                <w:noProof/>
                <w:webHidden/>
              </w:rPr>
              <w:fldChar w:fldCharType="begin"/>
            </w:r>
            <w:r>
              <w:rPr>
                <w:noProof/>
                <w:webHidden/>
              </w:rPr>
              <w:instrText xml:space="preserve"> PAGEREF _Toc211426741 \h </w:instrText>
            </w:r>
            <w:r>
              <w:rPr>
                <w:noProof/>
                <w:webHidden/>
              </w:rPr>
            </w:r>
            <w:r>
              <w:rPr>
                <w:noProof/>
                <w:webHidden/>
              </w:rPr>
              <w:fldChar w:fldCharType="separate"/>
            </w:r>
            <w:r>
              <w:rPr>
                <w:noProof/>
                <w:webHidden/>
              </w:rPr>
              <w:t>23</w:t>
            </w:r>
            <w:r>
              <w:rPr>
                <w:noProof/>
                <w:webHidden/>
              </w:rPr>
              <w:fldChar w:fldCharType="end"/>
            </w:r>
          </w:hyperlink>
        </w:p>
        <w:p w14:paraId="2FA92393" w14:textId="3DBBC4B3"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42" w:history="1">
            <w:r w:rsidRPr="00EA3C90">
              <w:rPr>
                <w:rStyle w:val="Hyperlink"/>
                <w:noProof/>
                <w:lang w:eastAsia="en-US"/>
              </w:rPr>
              <w:t>4.6</w:t>
            </w:r>
            <w:r>
              <w:rPr>
                <w:rFonts w:eastAsiaTheme="minorEastAsia" w:cstheme="minorBidi"/>
                <w:noProof/>
                <w:kern w:val="2"/>
                <w:sz w:val="24"/>
                <w:szCs w:val="24"/>
                <w14:ligatures w14:val="standardContextual"/>
              </w:rPr>
              <w:tab/>
            </w:r>
            <w:r w:rsidRPr="00EA3C90">
              <w:rPr>
                <w:rStyle w:val="Hyperlink"/>
                <w:noProof/>
              </w:rPr>
              <w:t xml:space="preserve">T0006: </w:t>
            </w:r>
            <w:r w:rsidRPr="00EA3C90">
              <w:rPr>
                <w:rStyle w:val="Hyperlink"/>
                <w:noProof/>
                <w:lang w:eastAsia="en-US"/>
              </w:rPr>
              <w:t>Input threshold</w:t>
            </w:r>
            <w:r>
              <w:rPr>
                <w:noProof/>
                <w:webHidden/>
              </w:rPr>
              <w:tab/>
            </w:r>
            <w:r>
              <w:rPr>
                <w:noProof/>
                <w:webHidden/>
              </w:rPr>
              <w:fldChar w:fldCharType="begin"/>
            </w:r>
            <w:r>
              <w:rPr>
                <w:noProof/>
                <w:webHidden/>
              </w:rPr>
              <w:instrText xml:space="preserve"> PAGEREF _Toc211426742 \h </w:instrText>
            </w:r>
            <w:r>
              <w:rPr>
                <w:noProof/>
                <w:webHidden/>
              </w:rPr>
            </w:r>
            <w:r>
              <w:rPr>
                <w:noProof/>
                <w:webHidden/>
              </w:rPr>
              <w:fldChar w:fldCharType="separate"/>
            </w:r>
            <w:r>
              <w:rPr>
                <w:noProof/>
                <w:webHidden/>
              </w:rPr>
              <w:t>24</w:t>
            </w:r>
            <w:r>
              <w:rPr>
                <w:noProof/>
                <w:webHidden/>
              </w:rPr>
              <w:fldChar w:fldCharType="end"/>
            </w:r>
          </w:hyperlink>
        </w:p>
        <w:p w14:paraId="06C687B0" w14:textId="2ECC3708"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43" w:history="1">
            <w:r w:rsidRPr="00EA3C90">
              <w:rPr>
                <w:rStyle w:val="Hyperlink"/>
                <w:noProof/>
                <w:lang w:eastAsia="en-US"/>
              </w:rPr>
              <w:t>4.7</w:t>
            </w:r>
            <w:r>
              <w:rPr>
                <w:rFonts w:eastAsiaTheme="minorEastAsia" w:cstheme="minorBidi"/>
                <w:noProof/>
                <w:kern w:val="2"/>
                <w:sz w:val="24"/>
                <w:szCs w:val="24"/>
                <w14:ligatures w14:val="standardContextual"/>
              </w:rPr>
              <w:tab/>
            </w:r>
            <w:r w:rsidRPr="00EA3C90">
              <w:rPr>
                <w:rStyle w:val="Hyperlink"/>
                <w:noProof/>
              </w:rPr>
              <w:t xml:space="preserve">T0007: </w:t>
            </w:r>
            <w:r w:rsidRPr="00EA3C90">
              <w:rPr>
                <w:rStyle w:val="Hyperlink"/>
                <w:noProof/>
                <w:lang w:eastAsia="en-US"/>
              </w:rPr>
              <w:t>Output drive-strength</w:t>
            </w:r>
            <w:r>
              <w:rPr>
                <w:noProof/>
                <w:webHidden/>
              </w:rPr>
              <w:tab/>
            </w:r>
            <w:r>
              <w:rPr>
                <w:noProof/>
                <w:webHidden/>
              </w:rPr>
              <w:fldChar w:fldCharType="begin"/>
            </w:r>
            <w:r>
              <w:rPr>
                <w:noProof/>
                <w:webHidden/>
              </w:rPr>
              <w:instrText xml:space="preserve"> PAGEREF _Toc211426743 \h </w:instrText>
            </w:r>
            <w:r>
              <w:rPr>
                <w:noProof/>
                <w:webHidden/>
              </w:rPr>
            </w:r>
            <w:r>
              <w:rPr>
                <w:noProof/>
                <w:webHidden/>
              </w:rPr>
              <w:fldChar w:fldCharType="separate"/>
            </w:r>
            <w:r>
              <w:rPr>
                <w:noProof/>
                <w:webHidden/>
              </w:rPr>
              <w:t>25</w:t>
            </w:r>
            <w:r>
              <w:rPr>
                <w:noProof/>
                <w:webHidden/>
              </w:rPr>
              <w:fldChar w:fldCharType="end"/>
            </w:r>
          </w:hyperlink>
        </w:p>
        <w:p w14:paraId="095010C8" w14:textId="0FE448BC"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44" w:history="1">
            <w:r w:rsidRPr="00EA3C90">
              <w:rPr>
                <w:rStyle w:val="Hyperlink"/>
                <w:noProof/>
                <w:lang w:eastAsia="en-US"/>
              </w:rPr>
              <w:t>4.8</w:t>
            </w:r>
            <w:r>
              <w:rPr>
                <w:rFonts w:eastAsiaTheme="minorEastAsia" w:cstheme="minorBidi"/>
                <w:noProof/>
                <w:kern w:val="2"/>
                <w:sz w:val="24"/>
                <w:szCs w:val="24"/>
                <w14:ligatures w14:val="standardContextual"/>
              </w:rPr>
              <w:tab/>
            </w:r>
            <w:r w:rsidRPr="00EA3C90">
              <w:rPr>
                <w:rStyle w:val="Hyperlink"/>
                <w:noProof/>
              </w:rPr>
              <w:t xml:space="preserve">T0008: </w:t>
            </w:r>
            <w:r w:rsidRPr="00EA3C90">
              <w:rPr>
                <w:rStyle w:val="Hyperlink"/>
                <w:noProof/>
                <w:lang w:eastAsia="en-US"/>
              </w:rPr>
              <w:t>On-chip regulator</w:t>
            </w:r>
            <w:r>
              <w:rPr>
                <w:noProof/>
                <w:webHidden/>
              </w:rPr>
              <w:tab/>
            </w:r>
            <w:r>
              <w:rPr>
                <w:noProof/>
                <w:webHidden/>
              </w:rPr>
              <w:fldChar w:fldCharType="begin"/>
            </w:r>
            <w:r>
              <w:rPr>
                <w:noProof/>
                <w:webHidden/>
              </w:rPr>
              <w:instrText xml:space="preserve"> PAGEREF _Toc211426744 \h </w:instrText>
            </w:r>
            <w:r>
              <w:rPr>
                <w:noProof/>
                <w:webHidden/>
              </w:rPr>
            </w:r>
            <w:r>
              <w:rPr>
                <w:noProof/>
                <w:webHidden/>
              </w:rPr>
              <w:fldChar w:fldCharType="separate"/>
            </w:r>
            <w:r>
              <w:rPr>
                <w:noProof/>
                <w:webHidden/>
              </w:rPr>
              <w:t>25</w:t>
            </w:r>
            <w:r>
              <w:rPr>
                <w:noProof/>
                <w:webHidden/>
              </w:rPr>
              <w:fldChar w:fldCharType="end"/>
            </w:r>
          </w:hyperlink>
        </w:p>
        <w:p w14:paraId="5FA071B7" w14:textId="4878E676"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45" w:history="1">
            <w:r w:rsidRPr="00EA3C90">
              <w:rPr>
                <w:rStyle w:val="Hyperlink"/>
                <w:noProof/>
                <w:lang w:eastAsia="en-US"/>
              </w:rPr>
              <w:t>4.9</w:t>
            </w:r>
            <w:r>
              <w:rPr>
                <w:rFonts w:eastAsiaTheme="minorEastAsia" w:cstheme="minorBidi"/>
                <w:noProof/>
                <w:kern w:val="2"/>
                <w:sz w:val="24"/>
                <w:szCs w:val="24"/>
                <w14:ligatures w14:val="standardContextual"/>
              </w:rPr>
              <w:tab/>
            </w:r>
            <w:r w:rsidRPr="00EA3C90">
              <w:rPr>
                <w:rStyle w:val="Hyperlink"/>
                <w:noProof/>
              </w:rPr>
              <w:t xml:space="preserve">T0009: </w:t>
            </w:r>
            <w:r w:rsidRPr="00EA3C90">
              <w:rPr>
                <w:rStyle w:val="Hyperlink"/>
                <w:noProof/>
                <w:lang w:eastAsia="en-US"/>
              </w:rPr>
              <w:t>Under Voltage Lock Out</w:t>
            </w:r>
            <w:r>
              <w:rPr>
                <w:noProof/>
                <w:webHidden/>
              </w:rPr>
              <w:tab/>
            </w:r>
            <w:r>
              <w:rPr>
                <w:noProof/>
                <w:webHidden/>
              </w:rPr>
              <w:fldChar w:fldCharType="begin"/>
            </w:r>
            <w:r>
              <w:rPr>
                <w:noProof/>
                <w:webHidden/>
              </w:rPr>
              <w:instrText xml:space="preserve"> PAGEREF _Toc211426745 \h </w:instrText>
            </w:r>
            <w:r>
              <w:rPr>
                <w:noProof/>
                <w:webHidden/>
              </w:rPr>
            </w:r>
            <w:r>
              <w:rPr>
                <w:noProof/>
                <w:webHidden/>
              </w:rPr>
              <w:fldChar w:fldCharType="separate"/>
            </w:r>
            <w:r>
              <w:rPr>
                <w:noProof/>
                <w:webHidden/>
              </w:rPr>
              <w:t>26</w:t>
            </w:r>
            <w:r>
              <w:rPr>
                <w:noProof/>
                <w:webHidden/>
              </w:rPr>
              <w:fldChar w:fldCharType="end"/>
            </w:r>
          </w:hyperlink>
        </w:p>
        <w:p w14:paraId="29376800" w14:textId="3E07C800"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46" w:history="1">
            <w:r w:rsidRPr="00EA3C90">
              <w:rPr>
                <w:rStyle w:val="Hyperlink"/>
                <w:noProof/>
                <w:lang w:eastAsia="en-US"/>
              </w:rPr>
              <w:t>4.10</w:t>
            </w:r>
            <w:r>
              <w:rPr>
                <w:rFonts w:eastAsiaTheme="minorEastAsia" w:cstheme="minorBidi"/>
                <w:noProof/>
                <w:kern w:val="2"/>
                <w:sz w:val="24"/>
                <w:szCs w:val="24"/>
                <w14:ligatures w14:val="standardContextual"/>
              </w:rPr>
              <w:tab/>
            </w:r>
            <w:r w:rsidRPr="00EA3C90">
              <w:rPr>
                <w:rStyle w:val="Hyperlink"/>
                <w:noProof/>
              </w:rPr>
              <w:t xml:space="preserve">T0010: </w:t>
            </w:r>
            <w:r w:rsidRPr="00EA3C90">
              <w:rPr>
                <w:rStyle w:val="Hyperlink"/>
                <w:noProof/>
                <w:lang w:eastAsia="en-US"/>
              </w:rPr>
              <w:t>Output voltage monitor</w:t>
            </w:r>
            <w:r>
              <w:rPr>
                <w:noProof/>
                <w:webHidden/>
              </w:rPr>
              <w:tab/>
            </w:r>
            <w:r>
              <w:rPr>
                <w:noProof/>
                <w:webHidden/>
              </w:rPr>
              <w:fldChar w:fldCharType="begin"/>
            </w:r>
            <w:r>
              <w:rPr>
                <w:noProof/>
                <w:webHidden/>
              </w:rPr>
              <w:instrText xml:space="preserve"> PAGEREF _Toc211426746 \h </w:instrText>
            </w:r>
            <w:r>
              <w:rPr>
                <w:noProof/>
                <w:webHidden/>
              </w:rPr>
            </w:r>
            <w:r>
              <w:rPr>
                <w:noProof/>
                <w:webHidden/>
              </w:rPr>
              <w:fldChar w:fldCharType="separate"/>
            </w:r>
            <w:r>
              <w:rPr>
                <w:noProof/>
                <w:webHidden/>
              </w:rPr>
              <w:t>27</w:t>
            </w:r>
            <w:r>
              <w:rPr>
                <w:noProof/>
                <w:webHidden/>
              </w:rPr>
              <w:fldChar w:fldCharType="end"/>
            </w:r>
          </w:hyperlink>
        </w:p>
        <w:p w14:paraId="4D9D9EC4" w14:textId="7E5C8E9B"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47" w:history="1">
            <w:r w:rsidRPr="00EA3C90">
              <w:rPr>
                <w:rStyle w:val="Hyperlink"/>
                <w:noProof/>
                <w:lang w:eastAsia="en-US"/>
              </w:rPr>
              <w:t>4.11</w:t>
            </w:r>
            <w:r>
              <w:rPr>
                <w:rFonts w:eastAsiaTheme="minorEastAsia" w:cstheme="minorBidi"/>
                <w:noProof/>
                <w:kern w:val="2"/>
                <w:sz w:val="24"/>
                <w:szCs w:val="24"/>
                <w14:ligatures w14:val="standardContextual"/>
              </w:rPr>
              <w:tab/>
            </w:r>
            <w:r w:rsidRPr="00EA3C90">
              <w:rPr>
                <w:rStyle w:val="Hyperlink"/>
                <w:noProof/>
              </w:rPr>
              <w:t xml:space="preserve">T0011: </w:t>
            </w:r>
            <w:r w:rsidRPr="00EA3C90">
              <w:rPr>
                <w:rStyle w:val="Hyperlink"/>
                <w:noProof/>
                <w:lang w:eastAsia="en-US"/>
              </w:rPr>
              <w:t>Over Temperature Protection</w:t>
            </w:r>
            <w:r>
              <w:rPr>
                <w:noProof/>
                <w:webHidden/>
              </w:rPr>
              <w:tab/>
            </w:r>
            <w:r>
              <w:rPr>
                <w:noProof/>
                <w:webHidden/>
              </w:rPr>
              <w:fldChar w:fldCharType="begin"/>
            </w:r>
            <w:r>
              <w:rPr>
                <w:noProof/>
                <w:webHidden/>
              </w:rPr>
              <w:instrText xml:space="preserve"> PAGEREF _Toc211426747 \h </w:instrText>
            </w:r>
            <w:r>
              <w:rPr>
                <w:noProof/>
                <w:webHidden/>
              </w:rPr>
            </w:r>
            <w:r>
              <w:rPr>
                <w:noProof/>
                <w:webHidden/>
              </w:rPr>
              <w:fldChar w:fldCharType="separate"/>
            </w:r>
            <w:r>
              <w:rPr>
                <w:noProof/>
                <w:webHidden/>
              </w:rPr>
              <w:t>28</w:t>
            </w:r>
            <w:r>
              <w:rPr>
                <w:noProof/>
                <w:webHidden/>
              </w:rPr>
              <w:fldChar w:fldCharType="end"/>
            </w:r>
          </w:hyperlink>
        </w:p>
        <w:p w14:paraId="32E0AC15" w14:textId="55D43E6C"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48" w:history="1">
            <w:r w:rsidRPr="00EA3C90">
              <w:rPr>
                <w:rStyle w:val="Hyperlink"/>
                <w:noProof/>
                <w:lang w:eastAsia="en-US"/>
              </w:rPr>
              <w:t>4.12</w:t>
            </w:r>
            <w:r>
              <w:rPr>
                <w:rFonts w:eastAsiaTheme="minorEastAsia" w:cstheme="minorBidi"/>
                <w:noProof/>
                <w:kern w:val="2"/>
                <w:sz w:val="24"/>
                <w:szCs w:val="24"/>
                <w14:ligatures w14:val="standardContextual"/>
              </w:rPr>
              <w:tab/>
            </w:r>
            <w:r w:rsidRPr="00EA3C90">
              <w:rPr>
                <w:rStyle w:val="Hyperlink"/>
                <w:noProof/>
              </w:rPr>
              <w:t xml:space="preserve">T0012: </w:t>
            </w:r>
            <w:r w:rsidRPr="00EA3C90">
              <w:rPr>
                <w:rStyle w:val="Hyperlink"/>
                <w:noProof/>
                <w:lang w:eastAsia="en-US"/>
              </w:rPr>
              <w:t>Startup behaviour</w:t>
            </w:r>
            <w:r>
              <w:rPr>
                <w:noProof/>
                <w:webHidden/>
              </w:rPr>
              <w:tab/>
            </w:r>
            <w:r>
              <w:rPr>
                <w:noProof/>
                <w:webHidden/>
              </w:rPr>
              <w:fldChar w:fldCharType="begin"/>
            </w:r>
            <w:r>
              <w:rPr>
                <w:noProof/>
                <w:webHidden/>
              </w:rPr>
              <w:instrText xml:space="preserve"> PAGEREF _Toc211426748 \h </w:instrText>
            </w:r>
            <w:r>
              <w:rPr>
                <w:noProof/>
                <w:webHidden/>
              </w:rPr>
            </w:r>
            <w:r>
              <w:rPr>
                <w:noProof/>
                <w:webHidden/>
              </w:rPr>
              <w:fldChar w:fldCharType="separate"/>
            </w:r>
            <w:r>
              <w:rPr>
                <w:noProof/>
                <w:webHidden/>
              </w:rPr>
              <w:t>29</w:t>
            </w:r>
            <w:r>
              <w:rPr>
                <w:noProof/>
                <w:webHidden/>
              </w:rPr>
              <w:fldChar w:fldCharType="end"/>
            </w:r>
          </w:hyperlink>
        </w:p>
        <w:p w14:paraId="7036642A" w14:textId="1BDDF7C2"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49" w:history="1">
            <w:r w:rsidRPr="00EA3C90">
              <w:rPr>
                <w:rStyle w:val="Hyperlink"/>
                <w:noProof/>
                <w:lang w:eastAsia="en-US"/>
              </w:rPr>
              <w:t>4.13</w:t>
            </w:r>
            <w:r>
              <w:rPr>
                <w:rFonts w:eastAsiaTheme="minorEastAsia" w:cstheme="minorBidi"/>
                <w:noProof/>
                <w:kern w:val="2"/>
                <w:sz w:val="24"/>
                <w:szCs w:val="24"/>
                <w14:ligatures w14:val="standardContextual"/>
              </w:rPr>
              <w:tab/>
            </w:r>
            <w:r w:rsidRPr="00EA3C90">
              <w:rPr>
                <w:rStyle w:val="Hyperlink"/>
                <w:noProof/>
              </w:rPr>
              <w:t xml:space="preserve">T0013: </w:t>
            </w:r>
            <w:r w:rsidRPr="00EA3C90">
              <w:rPr>
                <w:rStyle w:val="Hyperlink"/>
                <w:noProof/>
                <w:lang w:eastAsia="en-US"/>
              </w:rPr>
              <w:t>Inv_Enable functionality</w:t>
            </w:r>
            <w:r>
              <w:rPr>
                <w:noProof/>
                <w:webHidden/>
              </w:rPr>
              <w:tab/>
            </w:r>
            <w:r>
              <w:rPr>
                <w:noProof/>
                <w:webHidden/>
              </w:rPr>
              <w:fldChar w:fldCharType="begin"/>
            </w:r>
            <w:r>
              <w:rPr>
                <w:noProof/>
                <w:webHidden/>
              </w:rPr>
              <w:instrText xml:space="preserve"> PAGEREF _Toc211426749 \h </w:instrText>
            </w:r>
            <w:r>
              <w:rPr>
                <w:noProof/>
                <w:webHidden/>
              </w:rPr>
            </w:r>
            <w:r>
              <w:rPr>
                <w:noProof/>
                <w:webHidden/>
              </w:rPr>
              <w:fldChar w:fldCharType="separate"/>
            </w:r>
            <w:r>
              <w:rPr>
                <w:noProof/>
                <w:webHidden/>
              </w:rPr>
              <w:t>30</w:t>
            </w:r>
            <w:r>
              <w:rPr>
                <w:noProof/>
                <w:webHidden/>
              </w:rPr>
              <w:fldChar w:fldCharType="end"/>
            </w:r>
          </w:hyperlink>
        </w:p>
        <w:p w14:paraId="71AD847C" w14:textId="3720F819"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50" w:history="1">
            <w:r w:rsidRPr="00EA3C90">
              <w:rPr>
                <w:rStyle w:val="Hyperlink"/>
                <w:noProof/>
                <w:lang w:eastAsia="en-US"/>
              </w:rPr>
              <w:t>4.14</w:t>
            </w:r>
            <w:r>
              <w:rPr>
                <w:rFonts w:eastAsiaTheme="minorEastAsia" w:cstheme="minorBidi"/>
                <w:noProof/>
                <w:kern w:val="2"/>
                <w:sz w:val="24"/>
                <w:szCs w:val="24"/>
                <w14:ligatures w14:val="standardContextual"/>
              </w:rPr>
              <w:tab/>
            </w:r>
            <w:r w:rsidRPr="00EA3C90">
              <w:rPr>
                <w:rStyle w:val="Hyperlink"/>
                <w:noProof/>
              </w:rPr>
              <w:t xml:space="preserve">T0014: </w:t>
            </w:r>
            <w:r w:rsidRPr="00EA3C90">
              <w:rPr>
                <w:rStyle w:val="Hyperlink"/>
                <w:noProof/>
                <w:lang w:eastAsia="en-US"/>
              </w:rPr>
              <w:t>Line regulation</w:t>
            </w:r>
            <w:r>
              <w:rPr>
                <w:noProof/>
                <w:webHidden/>
              </w:rPr>
              <w:tab/>
            </w:r>
            <w:r>
              <w:rPr>
                <w:noProof/>
                <w:webHidden/>
              </w:rPr>
              <w:fldChar w:fldCharType="begin"/>
            </w:r>
            <w:r>
              <w:rPr>
                <w:noProof/>
                <w:webHidden/>
              </w:rPr>
              <w:instrText xml:space="preserve"> PAGEREF _Toc211426750 \h </w:instrText>
            </w:r>
            <w:r>
              <w:rPr>
                <w:noProof/>
                <w:webHidden/>
              </w:rPr>
            </w:r>
            <w:r>
              <w:rPr>
                <w:noProof/>
                <w:webHidden/>
              </w:rPr>
              <w:fldChar w:fldCharType="separate"/>
            </w:r>
            <w:r>
              <w:rPr>
                <w:noProof/>
                <w:webHidden/>
              </w:rPr>
              <w:t>31</w:t>
            </w:r>
            <w:r>
              <w:rPr>
                <w:noProof/>
                <w:webHidden/>
              </w:rPr>
              <w:fldChar w:fldCharType="end"/>
            </w:r>
          </w:hyperlink>
        </w:p>
        <w:p w14:paraId="28C0722C" w14:textId="0BE52063"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51" w:history="1">
            <w:r w:rsidRPr="00EA3C90">
              <w:rPr>
                <w:rStyle w:val="Hyperlink"/>
                <w:noProof/>
                <w:lang w:eastAsia="en-US"/>
              </w:rPr>
              <w:t>4.15</w:t>
            </w:r>
            <w:r>
              <w:rPr>
                <w:rFonts w:eastAsiaTheme="minorEastAsia" w:cstheme="minorBidi"/>
                <w:noProof/>
                <w:kern w:val="2"/>
                <w:sz w:val="24"/>
                <w:szCs w:val="24"/>
                <w14:ligatures w14:val="standardContextual"/>
              </w:rPr>
              <w:tab/>
            </w:r>
            <w:r w:rsidRPr="00EA3C90">
              <w:rPr>
                <w:rStyle w:val="Hyperlink"/>
                <w:noProof/>
              </w:rPr>
              <w:t xml:space="preserve">T0015: </w:t>
            </w:r>
            <w:r w:rsidRPr="00EA3C90">
              <w:rPr>
                <w:rStyle w:val="Hyperlink"/>
                <w:noProof/>
                <w:lang w:eastAsia="en-US"/>
              </w:rPr>
              <w:t>Load regulation</w:t>
            </w:r>
            <w:r>
              <w:rPr>
                <w:noProof/>
                <w:webHidden/>
              </w:rPr>
              <w:tab/>
            </w:r>
            <w:r>
              <w:rPr>
                <w:noProof/>
                <w:webHidden/>
              </w:rPr>
              <w:fldChar w:fldCharType="begin"/>
            </w:r>
            <w:r>
              <w:rPr>
                <w:noProof/>
                <w:webHidden/>
              </w:rPr>
              <w:instrText xml:space="preserve"> PAGEREF _Toc211426751 \h </w:instrText>
            </w:r>
            <w:r>
              <w:rPr>
                <w:noProof/>
                <w:webHidden/>
              </w:rPr>
            </w:r>
            <w:r>
              <w:rPr>
                <w:noProof/>
                <w:webHidden/>
              </w:rPr>
              <w:fldChar w:fldCharType="separate"/>
            </w:r>
            <w:r>
              <w:rPr>
                <w:noProof/>
                <w:webHidden/>
              </w:rPr>
              <w:t>31</w:t>
            </w:r>
            <w:r>
              <w:rPr>
                <w:noProof/>
                <w:webHidden/>
              </w:rPr>
              <w:fldChar w:fldCharType="end"/>
            </w:r>
          </w:hyperlink>
        </w:p>
        <w:p w14:paraId="79E8D5D3" w14:textId="6C2B2C80"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52" w:history="1">
            <w:r w:rsidRPr="00EA3C90">
              <w:rPr>
                <w:rStyle w:val="Hyperlink"/>
                <w:noProof/>
                <w:lang w:eastAsia="en-US"/>
              </w:rPr>
              <w:t>4.16</w:t>
            </w:r>
            <w:r>
              <w:rPr>
                <w:rFonts w:eastAsiaTheme="minorEastAsia" w:cstheme="minorBidi"/>
                <w:noProof/>
                <w:kern w:val="2"/>
                <w:sz w:val="24"/>
                <w:szCs w:val="24"/>
                <w14:ligatures w14:val="standardContextual"/>
              </w:rPr>
              <w:tab/>
            </w:r>
            <w:r w:rsidRPr="00EA3C90">
              <w:rPr>
                <w:rStyle w:val="Hyperlink"/>
                <w:noProof/>
              </w:rPr>
              <w:t xml:space="preserve">T0016: </w:t>
            </w:r>
            <w:r w:rsidRPr="00EA3C90">
              <w:rPr>
                <w:rStyle w:val="Hyperlink"/>
                <w:noProof/>
                <w:lang w:eastAsia="en-US"/>
              </w:rPr>
              <w:t>Efficiency</w:t>
            </w:r>
            <w:r>
              <w:rPr>
                <w:noProof/>
                <w:webHidden/>
              </w:rPr>
              <w:tab/>
            </w:r>
            <w:r>
              <w:rPr>
                <w:noProof/>
                <w:webHidden/>
              </w:rPr>
              <w:fldChar w:fldCharType="begin"/>
            </w:r>
            <w:r>
              <w:rPr>
                <w:noProof/>
                <w:webHidden/>
              </w:rPr>
              <w:instrText xml:space="preserve"> PAGEREF _Toc211426752 \h </w:instrText>
            </w:r>
            <w:r>
              <w:rPr>
                <w:noProof/>
                <w:webHidden/>
              </w:rPr>
            </w:r>
            <w:r>
              <w:rPr>
                <w:noProof/>
                <w:webHidden/>
              </w:rPr>
              <w:fldChar w:fldCharType="separate"/>
            </w:r>
            <w:r>
              <w:rPr>
                <w:noProof/>
                <w:webHidden/>
              </w:rPr>
              <w:t>32</w:t>
            </w:r>
            <w:r>
              <w:rPr>
                <w:noProof/>
                <w:webHidden/>
              </w:rPr>
              <w:fldChar w:fldCharType="end"/>
            </w:r>
          </w:hyperlink>
        </w:p>
        <w:p w14:paraId="746009AB" w14:textId="5E4D4A4A"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53" w:history="1">
            <w:r w:rsidRPr="00EA3C90">
              <w:rPr>
                <w:rStyle w:val="Hyperlink"/>
                <w:noProof/>
                <w:lang w:eastAsia="en-US"/>
              </w:rPr>
              <w:t>4.17</w:t>
            </w:r>
            <w:r>
              <w:rPr>
                <w:rFonts w:eastAsiaTheme="minorEastAsia" w:cstheme="minorBidi"/>
                <w:noProof/>
                <w:kern w:val="2"/>
                <w:sz w:val="24"/>
                <w:szCs w:val="24"/>
                <w14:ligatures w14:val="standardContextual"/>
              </w:rPr>
              <w:tab/>
            </w:r>
            <w:r w:rsidRPr="00EA3C90">
              <w:rPr>
                <w:rStyle w:val="Hyperlink"/>
                <w:noProof/>
              </w:rPr>
              <w:t xml:space="preserve">T0017: </w:t>
            </w:r>
            <w:r w:rsidRPr="00EA3C90">
              <w:rPr>
                <w:rStyle w:val="Hyperlink"/>
                <w:noProof/>
                <w:lang w:eastAsia="en-US"/>
              </w:rPr>
              <w:t>Output voltage ripple</w:t>
            </w:r>
            <w:r>
              <w:rPr>
                <w:noProof/>
                <w:webHidden/>
              </w:rPr>
              <w:tab/>
            </w:r>
            <w:r>
              <w:rPr>
                <w:noProof/>
                <w:webHidden/>
              </w:rPr>
              <w:fldChar w:fldCharType="begin"/>
            </w:r>
            <w:r>
              <w:rPr>
                <w:noProof/>
                <w:webHidden/>
              </w:rPr>
              <w:instrText xml:space="preserve"> PAGEREF _Toc211426753 \h </w:instrText>
            </w:r>
            <w:r>
              <w:rPr>
                <w:noProof/>
                <w:webHidden/>
              </w:rPr>
            </w:r>
            <w:r>
              <w:rPr>
                <w:noProof/>
                <w:webHidden/>
              </w:rPr>
              <w:fldChar w:fldCharType="separate"/>
            </w:r>
            <w:r>
              <w:rPr>
                <w:noProof/>
                <w:webHidden/>
              </w:rPr>
              <w:t>33</w:t>
            </w:r>
            <w:r>
              <w:rPr>
                <w:noProof/>
                <w:webHidden/>
              </w:rPr>
              <w:fldChar w:fldCharType="end"/>
            </w:r>
          </w:hyperlink>
        </w:p>
        <w:p w14:paraId="235FD571" w14:textId="556EFF77"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54" w:history="1">
            <w:r w:rsidRPr="00EA3C90">
              <w:rPr>
                <w:rStyle w:val="Hyperlink"/>
                <w:noProof/>
                <w:lang w:eastAsia="en-US"/>
              </w:rPr>
              <w:t>4.18</w:t>
            </w:r>
            <w:r>
              <w:rPr>
                <w:rFonts w:eastAsiaTheme="minorEastAsia" w:cstheme="minorBidi"/>
                <w:noProof/>
                <w:kern w:val="2"/>
                <w:sz w:val="24"/>
                <w:szCs w:val="24"/>
                <w14:ligatures w14:val="standardContextual"/>
              </w:rPr>
              <w:tab/>
            </w:r>
            <w:r w:rsidRPr="00EA3C90">
              <w:rPr>
                <w:rStyle w:val="Hyperlink"/>
                <w:noProof/>
              </w:rPr>
              <w:t xml:space="preserve">T0018: </w:t>
            </w:r>
            <w:r w:rsidRPr="00EA3C90">
              <w:rPr>
                <w:rStyle w:val="Hyperlink"/>
                <w:noProof/>
                <w:lang w:eastAsia="en-US"/>
              </w:rPr>
              <w:t>VIS module test</w:t>
            </w:r>
            <w:r>
              <w:rPr>
                <w:noProof/>
                <w:webHidden/>
              </w:rPr>
              <w:tab/>
            </w:r>
            <w:r>
              <w:rPr>
                <w:noProof/>
                <w:webHidden/>
              </w:rPr>
              <w:fldChar w:fldCharType="begin"/>
            </w:r>
            <w:r>
              <w:rPr>
                <w:noProof/>
                <w:webHidden/>
              </w:rPr>
              <w:instrText xml:space="preserve"> PAGEREF _Toc211426754 \h </w:instrText>
            </w:r>
            <w:r>
              <w:rPr>
                <w:noProof/>
                <w:webHidden/>
              </w:rPr>
            </w:r>
            <w:r>
              <w:rPr>
                <w:noProof/>
                <w:webHidden/>
              </w:rPr>
              <w:fldChar w:fldCharType="separate"/>
            </w:r>
            <w:r>
              <w:rPr>
                <w:noProof/>
                <w:webHidden/>
              </w:rPr>
              <w:t>34</w:t>
            </w:r>
            <w:r>
              <w:rPr>
                <w:noProof/>
                <w:webHidden/>
              </w:rPr>
              <w:fldChar w:fldCharType="end"/>
            </w:r>
          </w:hyperlink>
        </w:p>
        <w:p w14:paraId="2E8C0E51" w14:textId="4E2D44F5" w:rsidR="004207E3" w:rsidRDefault="004207E3">
          <w:pPr>
            <w:pStyle w:val="TOC2"/>
            <w:tabs>
              <w:tab w:val="left" w:pos="880"/>
              <w:tab w:val="right" w:leader="dot" w:pos="9629"/>
            </w:tabs>
            <w:rPr>
              <w:rFonts w:eastAsiaTheme="minorEastAsia" w:cstheme="minorBidi"/>
              <w:noProof/>
              <w:kern w:val="2"/>
              <w:sz w:val="24"/>
              <w:szCs w:val="24"/>
              <w14:ligatures w14:val="standardContextual"/>
            </w:rPr>
          </w:pPr>
          <w:hyperlink w:anchor="_Toc211426755" w:history="1">
            <w:r w:rsidRPr="00EA3C90">
              <w:rPr>
                <w:rStyle w:val="Hyperlink"/>
                <w:noProof/>
                <w:lang w:eastAsia="en-US"/>
              </w:rPr>
              <w:t>4.19</w:t>
            </w:r>
            <w:r>
              <w:rPr>
                <w:rFonts w:eastAsiaTheme="minorEastAsia" w:cstheme="minorBidi"/>
                <w:noProof/>
                <w:kern w:val="2"/>
                <w:sz w:val="24"/>
                <w:szCs w:val="24"/>
                <w14:ligatures w14:val="standardContextual"/>
              </w:rPr>
              <w:tab/>
            </w:r>
            <w:r w:rsidRPr="00EA3C90">
              <w:rPr>
                <w:rStyle w:val="Hyperlink"/>
                <w:noProof/>
              </w:rPr>
              <w:t xml:space="preserve">T0019: </w:t>
            </w:r>
            <w:r w:rsidRPr="00EA3C90">
              <w:rPr>
                <w:rStyle w:val="Hyperlink"/>
                <w:noProof/>
                <w:lang w:eastAsia="en-US"/>
              </w:rPr>
              <w:t>Transient load</w:t>
            </w:r>
            <w:r>
              <w:rPr>
                <w:noProof/>
                <w:webHidden/>
              </w:rPr>
              <w:tab/>
            </w:r>
            <w:r>
              <w:rPr>
                <w:noProof/>
                <w:webHidden/>
              </w:rPr>
              <w:fldChar w:fldCharType="begin"/>
            </w:r>
            <w:r>
              <w:rPr>
                <w:noProof/>
                <w:webHidden/>
              </w:rPr>
              <w:instrText xml:space="preserve"> PAGEREF _Toc211426755 \h </w:instrText>
            </w:r>
            <w:r>
              <w:rPr>
                <w:noProof/>
                <w:webHidden/>
              </w:rPr>
            </w:r>
            <w:r>
              <w:rPr>
                <w:noProof/>
                <w:webHidden/>
              </w:rPr>
              <w:fldChar w:fldCharType="separate"/>
            </w:r>
            <w:r>
              <w:rPr>
                <w:noProof/>
                <w:webHidden/>
              </w:rPr>
              <w:t>35</w:t>
            </w:r>
            <w:r>
              <w:rPr>
                <w:noProof/>
                <w:webHidden/>
              </w:rPr>
              <w:fldChar w:fldCharType="end"/>
            </w:r>
          </w:hyperlink>
        </w:p>
        <w:p w14:paraId="4E0E1117" w14:textId="5EB1D6A2" w:rsidR="004207E3" w:rsidRDefault="004207E3">
          <w:pPr>
            <w:pStyle w:val="TOC1"/>
            <w:rPr>
              <w:rFonts w:eastAsiaTheme="minorEastAsia" w:cstheme="minorBidi"/>
              <w:noProof/>
              <w:kern w:val="2"/>
              <w:sz w:val="24"/>
              <w:szCs w:val="24"/>
              <w14:ligatures w14:val="standardContextual"/>
            </w:rPr>
          </w:pPr>
          <w:hyperlink w:anchor="_Toc211426756" w:history="1">
            <w:r w:rsidRPr="00EA3C90">
              <w:rPr>
                <w:rStyle w:val="Hyperlink"/>
                <w:noProof/>
              </w:rPr>
              <w:t>Bibliography</w:t>
            </w:r>
            <w:r>
              <w:rPr>
                <w:noProof/>
                <w:webHidden/>
              </w:rPr>
              <w:tab/>
            </w:r>
            <w:r>
              <w:rPr>
                <w:noProof/>
                <w:webHidden/>
              </w:rPr>
              <w:fldChar w:fldCharType="begin"/>
            </w:r>
            <w:r>
              <w:rPr>
                <w:noProof/>
                <w:webHidden/>
              </w:rPr>
              <w:instrText xml:space="preserve"> PAGEREF _Toc211426756 \h </w:instrText>
            </w:r>
            <w:r>
              <w:rPr>
                <w:noProof/>
                <w:webHidden/>
              </w:rPr>
            </w:r>
            <w:r>
              <w:rPr>
                <w:noProof/>
                <w:webHidden/>
              </w:rPr>
              <w:fldChar w:fldCharType="separate"/>
            </w:r>
            <w:r>
              <w:rPr>
                <w:noProof/>
                <w:webHidden/>
              </w:rPr>
              <w:t>36</w:t>
            </w:r>
            <w:r>
              <w:rPr>
                <w:noProof/>
                <w:webHidden/>
              </w:rPr>
              <w:fldChar w:fldCharType="end"/>
            </w:r>
          </w:hyperlink>
        </w:p>
        <w:p w14:paraId="0CB28D21" w14:textId="4B0586D3" w:rsidR="004207E3" w:rsidRDefault="004207E3">
          <w:pPr>
            <w:pStyle w:val="TOC1"/>
            <w:rPr>
              <w:rFonts w:eastAsiaTheme="minorEastAsia" w:cstheme="minorBidi"/>
              <w:noProof/>
              <w:kern w:val="2"/>
              <w:sz w:val="24"/>
              <w:szCs w:val="24"/>
              <w14:ligatures w14:val="standardContextual"/>
            </w:rPr>
          </w:pPr>
          <w:hyperlink w:anchor="_Toc211426757" w:history="1">
            <w:r w:rsidRPr="00EA3C90">
              <w:rPr>
                <w:rStyle w:val="Hyperlink"/>
                <w:noProof/>
              </w:rPr>
              <w:t>List of Acronyms</w:t>
            </w:r>
            <w:r>
              <w:rPr>
                <w:noProof/>
                <w:webHidden/>
              </w:rPr>
              <w:tab/>
            </w:r>
            <w:r>
              <w:rPr>
                <w:noProof/>
                <w:webHidden/>
              </w:rPr>
              <w:fldChar w:fldCharType="begin"/>
            </w:r>
            <w:r>
              <w:rPr>
                <w:noProof/>
                <w:webHidden/>
              </w:rPr>
              <w:instrText xml:space="preserve"> PAGEREF _Toc211426757 \h </w:instrText>
            </w:r>
            <w:r>
              <w:rPr>
                <w:noProof/>
                <w:webHidden/>
              </w:rPr>
            </w:r>
            <w:r>
              <w:rPr>
                <w:noProof/>
                <w:webHidden/>
              </w:rPr>
              <w:fldChar w:fldCharType="separate"/>
            </w:r>
            <w:r>
              <w:rPr>
                <w:noProof/>
                <w:webHidden/>
              </w:rPr>
              <w:t>37</w:t>
            </w:r>
            <w:r>
              <w:rPr>
                <w:noProof/>
                <w:webHidden/>
              </w:rPr>
              <w:fldChar w:fldCharType="end"/>
            </w:r>
          </w:hyperlink>
        </w:p>
        <w:p w14:paraId="14FC69DE" w14:textId="38DCE270" w:rsidR="000A6FE8" w:rsidRPr="00AE4266" w:rsidRDefault="000A6FE8">
          <w:r w:rsidRPr="00AE4266">
            <w:rPr>
              <w:b/>
              <w:bCs/>
            </w:rPr>
            <w:fldChar w:fldCharType="end"/>
          </w:r>
        </w:p>
      </w:sdtContent>
    </w:sdt>
    <w:p w14:paraId="32762F55" w14:textId="77777777" w:rsidR="00D0466C" w:rsidRPr="00AE4266" w:rsidRDefault="00D0466C" w:rsidP="00D0466C"/>
    <w:p w14:paraId="7B02A6DE" w14:textId="77777777" w:rsidR="0055568F" w:rsidRPr="00AE4266" w:rsidRDefault="0055568F"/>
    <w:p w14:paraId="2FC88E6E" w14:textId="77777777" w:rsidR="0055568F" w:rsidRPr="00AE4266" w:rsidRDefault="0055568F" w:rsidP="0055568F"/>
    <w:p w14:paraId="3C0CEE7F" w14:textId="77777777" w:rsidR="0055568F" w:rsidRPr="00AE4266" w:rsidRDefault="004A7DEB" w:rsidP="0055568F">
      <w:pPr>
        <w:pStyle w:val="Heading1-nonumber"/>
      </w:pPr>
      <w:bookmarkStart w:id="7" w:name="_Toc131774872"/>
      <w:bookmarkStart w:id="8" w:name="_Toc211426700"/>
      <w:r w:rsidRPr="00AE4266">
        <w:lastRenderedPageBreak/>
        <w:t>List</w:t>
      </w:r>
      <w:r w:rsidR="0055568F" w:rsidRPr="00AE4266">
        <w:t xml:space="preserve"> of Figures</w:t>
      </w:r>
      <w:bookmarkEnd w:id="7"/>
      <w:bookmarkEnd w:id="8"/>
    </w:p>
    <w:p w14:paraId="36AF68F8" w14:textId="5915529D" w:rsidR="004207E3" w:rsidRDefault="0055568F">
      <w:pPr>
        <w:pStyle w:val="TableofFigures"/>
        <w:tabs>
          <w:tab w:val="right" w:leader="dot" w:pos="9629"/>
        </w:tabs>
        <w:rPr>
          <w:rFonts w:eastAsiaTheme="minorEastAsia" w:cstheme="minorBidi"/>
          <w:noProof/>
          <w:kern w:val="2"/>
          <w:sz w:val="24"/>
          <w:szCs w:val="24"/>
          <w14:ligatures w14:val="standardContextual"/>
        </w:rPr>
      </w:pPr>
      <w:r w:rsidRPr="00AE4266">
        <w:fldChar w:fldCharType="begin"/>
      </w:r>
      <w:r w:rsidRPr="00AE4266">
        <w:instrText xml:space="preserve"> TOC \h \z \c "Figure" </w:instrText>
      </w:r>
      <w:r w:rsidRPr="00AE4266">
        <w:fldChar w:fldCharType="separate"/>
      </w:r>
      <w:hyperlink w:anchor="_Toc211426662" w:history="1">
        <w:r w:rsidR="004207E3" w:rsidRPr="002436C3">
          <w:rPr>
            <w:rStyle w:val="Hyperlink"/>
            <w:noProof/>
          </w:rPr>
          <w:t>Figure 1: test flow</w:t>
        </w:r>
        <w:r w:rsidR="004207E3">
          <w:rPr>
            <w:noProof/>
            <w:webHidden/>
          </w:rPr>
          <w:tab/>
        </w:r>
        <w:r w:rsidR="004207E3">
          <w:rPr>
            <w:noProof/>
            <w:webHidden/>
          </w:rPr>
          <w:fldChar w:fldCharType="begin"/>
        </w:r>
        <w:r w:rsidR="004207E3">
          <w:rPr>
            <w:noProof/>
            <w:webHidden/>
          </w:rPr>
          <w:instrText xml:space="preserve"> PAGEREF _Toc211426662 \h </w:instrText>
        </w:r>
        <w:r w:rsidR="004207E3">
          <w:rPr>
            <w:noProof/>
            <w:webHidden/>
          </w:rPr>
        </w:r>
        <w:r w:rsidR="004207E3">
          <w:rPr>
            <w:noProof/>
            <w:webHidden/>
          </w:rPr>
          <w:fldChar w:fldCharType="separate"/>
        </w:r>
        <w:r w:rsidR="004207E3">
          <w:rPr>
            <w:noProof/>
            <w:webHidden/>
          </w:rPr>
          <w:t>10</w:t>
        </w:r>
        <w:r w:rsidR="004207E3">
          <w:rPr>
            <w:noProof/>
            <w:webHidden/>
          </w:rPr>
          <w:fldChar w:fldCharType="end"/>
        </w:r>
      </w:hyperlink>
    </w:p>
    <w:p w14:paraId="025AD1EE" w14:textId="3CCF8F52"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63" w:history="1">
        <w:r w:rsidRPr="002436C3">
          <w:rPr>
            <w:rStyle w:val="Hyperlink"/>
            <w:noProof/>
          </w:rPr>
          <w:t>Figure 3: Measurement setup overview</w:t>
        </w:r>
        <w:r>
          <w:rPr>
            <w:noProof/>
            <w:webHidden/>
          </w:rPr>
          <w:tab/>
        </w:r>
        <w:r>
          <w:rPr>
            <w:noProof/>
            <w:webHidden/>
          </w:rPr>
          <w:fldChar w:fldCharType="begin"/>
        </w:r>
        <w:r>
          <w:rPr>
            <w:noProof/>
            <w:webHidden/>
          </w:rPr>
          <w:instrText xml:space="preserve"> PAGEREF _Toc211426663 \h </w:instrText>
        </w:r>
        <w:r>
          <w:rPr>
            <w:noProof/>
            <w:webHidden/>
          </w:rPr>
        </w:r>
        <w:r>
          <w:rPr>
            <w:noProof/>
            <w:webHidden/>
          </w:rPr>
          <w:fldChar w:fldCharType="separate"/>
        </w:r>
        <w:r>
          <w:rPr>
            <w:noProof/>
            <w:webHidden/>
          </w:rPr>
          <w:t>14</w:t>
        </w:r>
        <w:r>
          <w:rPr>
            <w:noProof/>
            <w:webHidden/>
          </w:rPr>
          <w:fldChar w:fldCharType="end"/>
        </w:r>
      </w:hyperlink>
    </w:p>
    <w:p w14:paraId="71345726" w14:textId="5AACB40A"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64" w:history="1">
        <w:r w:rsidRPr="002436C3">
          <w:rPr>
            <w:rStyle w:val="Hyperlink"/>
            <w:noProof/>
          </w:rPr>
          <w:t>Figure 4: Detailed setup</w:t>
        </w:r>
        <w:r>
          <w:rPr>
            <w:noProof/>
            <w:webHidden/>
          </w:rPr>
          <w:tab/>
        </w:r>
        <w:r>
          <w:rPr>
            <w:noProof/>
            <w:webHidden/>
          </w:rPr>
          <w:fldChar w:fldCharType="begin"/>
        </w:r>
        <w:r>
          <w:rPr>
            <w:noProof/>
            <w:webHidden/>
          </w:rPr>
          <w:instrText xml:space="preserve"> PAGEREF _Toc211426664 \h </w:instrText>
        </w:r>
        <w:r>
          <w:rPr>
            <w:noProof/>
            <w:webHidden/>
          </w:rPr>
        </w:r>
        <w:r>
          <w:rPr>
            <w:noProof/>
            <w:webHidden/>
          </w:rPr>
          <w:fldChar w:fldCharType="separate"/>
        </w:r>
        <w:r>
          <w:rPr>
            <w:noProof/>
            <w:webHidden/>
          </w:rPr>
          <w:t>15</w:t>
        </w:r>
        <w:r>
          <w:rPr>
            <w:noProof/>
            <w:webHidden/>
          </w:rPr>
          <w:fldChar w:fldCharType="end"/>
        </w:r>
      </w:hyperlink>
    </w:p>
    <w:p w14:paraId="76E9EDE4" w14:textId="000035C9" w:rsidR="0055568F" w:rsidRPr="00AE4266" w:rsidRDefault="0055568F" w:rsidP="0055568F">
      <w:r w:rsidRPr="00AE4266">
        <w:fldChar w:fldCharType="end"/>
      </w:r>
    </w:p>
    <w:p w14:paraId="075845E8" w14:textId="77777777" w:rsidR="004A7DEB" w:rsidRPr="00AE4266" w:rsidRDefault="004A7DEB" w:rsidP="0055568F"/>
    <w:p w14:paraId="607E9558" w14:textId="77777777" w:rsidR="004A7DEB" w:rsidRPr="00AE4266" w:rsidRDefault="004A7DEB" w:rsidP="004A7DEB">
      <w:pPr>
        <w:pStyle w:val="Heading1-nonumber"/>
      </w:pPr>
      <w:bookmarkStart w:id="9" w:name="_Toc131774873"/>
      <w:bookmarkStart w:id="10" w:name="_Toc211426701"/>
      <w:r w:rsidRPr="00AE4266">
        <w:lastRenderedPageBreak/>
        <w:t>List of Tables</w:t>
      </w:r>
      <w:bookmarkEnd w:id="9"/>
      <w:bookmarkEnd w:id="10"/>
    </w:p>
    <w:p w14:paraId="39FD96F2" w14:textId="7CE7D69B" w:rsidR="004207E3" w:rsidRDefault="004A7DEB">
      <w:pPr>
        <w:pStyle w:val="TableofFigures"/>
        <w:tabs>
          <w:tab w:val="right" w:leader="dot" w:pos="9629"/>
        </w:tabs>
        <w:rPr>
          <w:rFonts w:eastAsiaTheme="minorEastAsia" w:cstheme="minorBidi"/>
          <w:noProof/>
          <w:kern w:val="2"/>
          <w:sz w:val="24"/>
          <w:szCs w:val="24"/>
          <w14:ligatures w14:val="standardContextual"/>
        </w:rPr>
      </w:pPr>
      <w:r w:rsidRPr="00AE4266">
        <w:fldChar w:fldCharType="begin"/>
      </w:r>
      <w:r w:rsidRPr="00AE4266">
        <w:instrText xml:space="preserve"> TOC \h \z \c "Table" </w:instrText>
      </w:r>
      <w:r w:rsidRPr="00AE4266">
        <w:fldChar w:fldCharType="separate"/>
      </w:r>
      <w:hyperlink w:anchor="_Toc211426669" w:history="1">
        <w:r w:rsidR="004207E3" w:rsidRPr="00E23436">
          <w:rPr>
            <w:rStyle w:val="Hyperlink"/>
            <w:noProof/>
          </w:rPr>
          <w:t>Table 1: Supply voltage conditions</w:t>
        </w:r>
        <w:r w:rsidR="004207E3">
          <w:rPr>
            <w:noProof/>
            <w:webHidden/>
          </w:rPr>
          <w:tab/>
        </w:r>
        <w:r w:rsidR="004207E3">
          <w:rPr>
            <w:noProof/>
            <w:webHidden/>
          </w:rPr>
          <w:fldChar w:fldCharType="begin"/>
        </w:r>
        <w:r w:rsidR="004207E3">
          <w:rPr>
            <w:noProof/>
            <w:webHidden/>
          </w:rPr>
          <w:instrText xml:space="preserve"> PAGEREF _Toc211426669 \h </w:instrText>
        </w:r>
        <w:r w:rsidR="004207E3">
          <w:rPr>
            <w:noProof/>
            <w:webHidden/>
          </w:rPr>
        </w:r>
        <w:r w:rsidR="004207E3">
          <w:rPr>
            <w:noProof/>
            <w:webHidden/>
          </w:rPr>
          <w:fldChar w:fldCharType="separate"/>
        </w:r>
        <w:r w:rsidR="004207E3">
          <w:rPr>
            <w:noProof/>
            <w:webHidden/>
          </w:rPr>
          <w:t>8</w:t>
        </w:r>
        <w:r w:rsidR="004207E3">
          <w:rPr>
            <w:noProof/>
            <w:webHidden/>
          </w:rPr>
          <w:fldChar w:fldCharType="end"/>
        </w:r>
      </w:hyperlink>
    </w:p>
    <w:p w14:paraId="50949815" w14:textId="3E51DB19"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70" w:history="1">
        <w:r w:rsidRPr="00E23436">
          <w:rPr>
            <w:rStyle w:val="Hyperlink"/>
            <w:noProof/>
          </w:rPr>
          <w:t>Table 2: Test stages</w:t>
        </w:r>
        <w:r>
          <w:rPr>
            <w:noProof/>
            <w:webHidden/>
          </w:rPr>
          <w:tab/>
        </w:r>
        <w:r>
          <w:rPr>
            <w:noProof/>
            <w:webHidden/>
          </w:rPr>
          <w:fldChar w:fldCharType="begin"/>
        </w:r>
        <w:r>
          <w:rPr>
            <w:noProof/>
            <w:webHidden/>
          </w:rPr>
          <w:instrText xml:space="preserve"> PAGEREF _Toc211426670 \h </w:instrText>
        </w:r>
        <w:r>
          <w:rPr>
            <w:noProof/>
            <w:webHidden/>
          </w:rPr>
        </w:r>
        <w:r>
          <w:rPr>
            <w:noProof/>
            <w:webHidden/>
          </w:rPr>
          <w:fldChar w:fldCharType="separate"/>
        </w:r>
        <w:r>
          <w:rPr>
            <w:noProof/>
            <w:webHidden/>
          </w:rPr>
          <w:t>8</w:t>
        </w:r>
        <w:r>
          <w:rPr>
            <w:noProof/>
            <w:webHidden/>
          </w:rPr>
          <w:fldChar w:fldCharType="end"/>
        </w:r>
      </w:hyperlink>
    </w:p>
    <w:p w14:paraId="6F9B331F" w14:textId="26349782"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71" w:history="1">
        <w:r w:rsidRPr="00E23436">
          <w:rPr>
            <w:rStyle w:val="Hyperlink"/>
            <w:noProof/>
          </w:rPr>
          <w:t>Table 3: Test sequence per test stage</w:t>
        </w:r>
        <w:r>
          <w:rPr>
            <w:noProof/>
            <w:webHidden/>
          </w:rPr>
          <w:tab/>
        </w:r>
        <w:r>
          <w:rPr>
            <w:noProof/>
            <w:webHidden/>
          </w:rPr>
          <w:fldChar w:fldCharType="begin"/>
        </w:r>
        <w:r>
          <w:rPr>
            <w:noProof/>
            <w:webHidden/>
          </w:rPr>
          <w:instrText xml:space="preserve"> PAGEREF _Toc211426671 \h </w:instrText>
        </w:r>
        <w:r>
          <w:rPr>
            <w:noProof/>
            <w:webHidden/>
          </w:rPr>
        </w:r>
        <w:r>
          <w:rPr>
            <w:noProof/>
            <w:webHidden/>
          </w:rPr>
          <w:fldChar w:fldCharType="separate"/>
        </w:r>
        <w:r>
          <w:rPr>
            <w:noProof/>
            <w:webHidden/>
          </w:rPr>
          <w:t>11</w:t>
        </w:r>
        <w:r>
          <w:rPr>
            <w:noProof/>
            <w:webHidden/>
          </w:rPr>
          <w:fldChar w:fldCharType="end"/>
        </w:r>
      </w:hyperlink>
    </w:p>
    <w:p w14:paraId="30050FC5" w14:textId="395AE596"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72" w:history="1">
        <w:r w:rsidRPr="00E23436">
          <w:rPr>
            <w:rStyle w:val="Hyperlink"/>
            <w:noProof/>
          </w:rPr>
          <w:t>Table 4: Measurement Equipment overview</w:t>
        </w:r>
        <w:r>
          <w:rPr>
            <w:noProof/>
            <w:webHidden/>
          </w:rPr>
          <w:tab/>
        </w:r>
        <w:r>
          <w:rPr>
            <w:noProof/>
            <w:webHidden/>
          </w:rPr>
          <w:fldChar w:fldCharType="begin"/>
        </w:r>
        <w:r>
          <w:rPr>
            <w:noProof/>
            <w:webHidden/>
          </w:rPr>
          <w:instrText xml:space="preserve"> PAGEREF _Toc211426672 \h </w:instrText>
        </w:r>
        <w:r>
          <w:rPr>
            <w:noProof/>
            <w:webHidden/>
          </w:rPr>
        </w:r>
        <w:r>
          <w:rPr>
            <w:noProof/>
            <w:webHidden/>
          </w:rPr>
          <w:fldChar w:fldCharType="separate"/>
        </w:r>
        <w:r>
          <w:rPr>
            <w:noProof/>
            <w:webHidden/>
          </w:rPr>
          <w:t>12</w:t>
        </w:r>
        <w:r>
          <w:rPr>
            <w:noProof/>
            <w:webHidden/>
          </w:rPr>
          <w:fldChar w:fldCharType="end"/>
        </w:r>
      </w:hyperlink>
    </w:p>
    <w:p w14:paraId="4D3AB46F" w14:textId="357C6C8A"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73" w:history="1">
        <w:r w:rsidRPr="00E23436">
          <w:rPr>
            <w:rStyle w:val="Hyperlink"/>
            <w:noProof/>
          </w:rPr>
          <w:t>Table 5: Software bin table</w:t>
        </w:r>
        <w:r>
          <w:rPr>
            <w:noProof/>
            <w:webHidden/>
          </w:rPr>
          <w:tab/>
        </w:r>
        <w:r>
          <w:rPr>
            <w:noProof/>
            <w:webHidden/>
          </w:rPr>
          <w:fldChar w:fldCharType="begin"/>
        </w:r>
        <w:r>
          <w:rPr>
            <w:noProof/>
            <w:webHidden/>
          </w:rPr>
          <w:instrText xml:space="preserve"> PAGEREF _Toc211426673 \h </w:instrText>
        </w:r>
        <w:r>
          <w:rPr>
            <w:noProof/>
            <w:webHidden/>
          </w:rPr>
        </w:r>
        <w:r>
          <w:rPr>
            <w:noProof/>
            <w:webHidden/>
          </w:rPr>
          <w:fldChar w:fldCharType="separate"/>
        </w:r>
        <w:r>
          <w:rPr>
            <w:noProof/>
            <w:webHidden/>
          </w:rPr>
          <w:t>13</w:t>
        </w:r>
        <w:r>
          <w:rPr>
            <w:noProof/>
            <w:webHidden/>
          </w:rPr>
          <w:fldChar w:fldCharType="end"/>
        </w:r>
      </w:hyperlink>
    </w:p>
    <w:p w14:paraId="6028E52F" w14:textId="5FFC2BF0"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74" w:history="1">
        <w:r w:rsidRPr="00E23436">
          <w:rPr>
            <w:rStyle w:val="Hyperlink"/>
            <w:noProof/>
          </w:rPr>
          <w:t>Table 6: Pin list vs equipment matrix</w:t>
        </w:r>
        <w:r>
          <w:rPr>
            <w:noProof/>
            <w:webHidden/>
          </w:rPr>
          <w:tab/>
        </w:r>
        <w:r>
          <w:rPr>
            <w:noProof/>
            <w:webHidden/>
          </w:rPr>
          <w:fldChar w:fldCharType="begin"/>
        </w:r>
        <w:r>
          <w:rPr>
            <w:noProof/>
            <w:webHidden/>
          </w:rPr>
          <w:instrText xml:space="preserve"> PAGEREF _Toc211426674 \h </w:instrText>
        </w:r>
        <w:r>
          <w:rPr>
            <w:noProof/>
            <w:webHidden/>
          </w:rPr>
        </w:r>
        <w:r>
          <w:rPr>
            <w:noProof/>
            <w:webHidden/>
          </w:rPr>
          <w:fldChar w:fldCharType="separate"/>
        </w:r>
        <w:r>
          <w:rPr>
            <w:noProof/>
            <w:webHidden/>
          </w:rPr>
          <w:t>15</w:t>
        </w:r>
        <w:r>
          <w:rPr>
            <w:noProof/>
            <w:webHidden/>
          </w:rPr>
          <w:fldChar w:fldCharType="end"/>
        </w:r>
      </w:hyperlink>
    </w:p>
    <w:p w14:paraId="1BED1444" w14:textId="58BA979C"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75" w:history="1">
        <w:r w:rsidRPr="00E23436">
          <w:rPr>
            <w:rStyle w:val="Hyperlink"/>
            <w:noProof/>
          </w:rPr>
          <w:t>Table 7: Socket board probe-points</w:t>
        </w:r>
        <w:r>
          <w:rPr>
            <w:noProof/>
            <w:webHidden/>
          </w:rPr>
          <w:tab/>
        </w:r>
        <w:r>
          <w:rPr>
            <w:noProof/>
            <w:webHidden/>
          </w:rPr>
          <w:fldChar w:fldCharType="begin"/>
        </w:r>
        <w:r>
          <w:rPr>
            <w:noProof/>
            <w:webHidden/>
          </w:rPr>
          <w:instrText xml:space="preserve"> PAGEREF _Toc211426675 \h </w:instrText>
        </w:r>
        <w:r>
          <w:rPr>
            <w:noProof/>
            <w:webHidden/>
          </w:rPr>
        </w:r>
        <w:r>
          <w:rPr>
            <w:noProof/>
            <w:webHidden/>
          </w:rPr>
          <w:fldChar w:fldCharType="separate"/>
        </w:r>
        <w:r>
          <w:rPr>
            <w:noProof/>
            <w:webHidden/>
          </w:rPr>
          <w:t>16</w:t>
        </w:r>
        <w:r>
          <w:rPr>
            <w:noProof/>
            <w:webHidden/>
          </w:rPr>
          <w:fldChar w:fldCharType="end"/>
        </w:r>
      </w:hyperlink>
    </w:p>
    <w:p w14:paraId="712F4686" w14:textId="6D3A3040"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76" w:history="1">
        <w:r w:rsidRPr="00E23436">
          <w:rPr>
            <w:rStyle w:val="Hyperlink"/>
            <w:noProof/>
          </w:rPr>
          <w:t>Table 8: Power supplies</w:t>
        </w:r>
        <w:r>
          <w:rPr>
            <w:noProof/>
            <w:webHidden/>
          </w:rPr>
          <w:tab/>
        </w:r>
        <w:r>
          <w:rPr>
            <w:noProof/>
            <w:webHidden/>
          </w:rPr>
          <w:fldChar w:fldCharType="begin"/>
        </w:r>
        <w:r>
          <w:rPr>
            <w:noProof/>
            <w:webHidden/>
          </w:rPr>
          <w:instrText xml:space="preserve"> PAGEREF _Toc211426676 \h </w:instrText>
        </w:r>
        <w:r>
          <w:rPr>
            <w:noProof/>
            <w:webHidden/>
          </w:rPr>
        </w:r>
        <w:r>
          <w:rPr>
            <w:noProof/>
            <w:webHidden/>
          </w:rPr>
          <w:fldChar w:fldCharType="separate"/>
        </w:r>
        <w:r>
          <w:rPr>
            <w:noProof/>
            <w:webHidden/>
          </w:rPr>
          <w:t>17</w:t>
        </w:r>
        <w:r>
          <w:rPr>
            <w:noProof/>
            <w:webHidden/>
          </w:rPr>
          <w:fldChar w:fldCharType="end"/>
        </w:r>
      </w:hyperlink>
    </w:p>
    <w:p w14:paraId="3DB16A02" w14:textId="52E5B572"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77" w:history="1">
        <w:r w:rsidRPr="00E23436">
          <w:rPr>
            <w:rStyle w:val="Hyperlink"/>
            <w:noProof/>
          </w:rPr>
          <w:t>Table 9: Park state pin biasing</w:t>
        </w:r>
        <w:r>
          <w:rPr>
            <w:noProof/>
            <w:webHidden/>
          </w:rPr>
          <w:tab/>
        </w:r>
        <w:r>
          <w:rPr>
            <w:noProof/>
            <w:webHidden/>
          </w:rPr>
          <w:fldChar w:fldCharType="begin"/>
        </w:r>
        <w:r>
          <w:rPr>
            <w:noProof/>
            <w:webHidden/>
          </w:rPr>
          <w:instrText xml:space="preserve"> PAGEREF _Toc211426677 \h </w:instrText>
        </w:r>
        <w:r>
          <w:rPr>
            <w:noProof/>
            <w:webHidden/>
          </w:rPr>
        </w:r>
        <w:r>
          <w:rPr>
            <w:noProof/>
            <w:webHidden/>
          </w:rPr>
          <w:fldChar w:fldCharType="separate"/>
        </w:r>
        <w:r>
          <w:rPr>
            <w:noProof/>
            <w:webHidden/>
          </w:rPr>
          <w:t>17</w:t>
        </w:r>
        <w:r>
          <w:rPr>
            <w:noProof/>
            <w:webHidden/>
          </w:rPr>
          <w:fldChar w:fldCharType="end"/>
        </w:r>
      </w:hyperlink>
    </w:p>
    <w:p w14:paraId="5A3C94C9" w14:textId="1D360D41"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78" w:history="1">
        <w:r w:rsidRPr="00E23436">
          <w:rPr>
            <w:rStyle w:val="Hyperlink"/>
            <w:noProof/>
          </w:rPr>
          <w:t>Table 10: Power-down state pin biasing</w:t>
        </w:r>
        <w:r>
          <w:rPr>
            <w:noProof/>
            <w:webHidden/>
          </w:rPr>
          <w:tab/>
        </w:r>
        <w:r>
          <w:rPr>
            <w:noProof/>
            <w:webHidden/>
          </w:rPr>
          <w:fldChar w:fldCharType="begin"/>
        </w:r>
        <w:r>
          <w:rPr>
            <w:noProof/>
            <w:webHidden/>
          </w:rPr>
          <w:instrText xml:space="preserve"> PAGEREF _Toc211426678 \h </w:instrText>
        </w:r>
        <w:r>
          <w:rPr>
            <w:noProof/>
            <w:webHidden/>
          </w:rPr>
        </w:r>
        <w:r>
          <w:rPr>
            <w:noProof/>
            <w:webHidden/>
          </w:rPr>
          <w:fldChar w:fldCharType="separate"/>
        </w:r>
        <w:r>
          <w:rPr>
            <w:noProof/>
            <w:webHidden/>
          </w:rPr>
          <w:t>18</w:t>
        </w:r>
        <w:r>
          <w:rPr>
            <w:noProof/>
            <w:webHidden/>
          </w:rPr>
          <w:fldChar w:fldCharType="end"/>
        </w:r>
      </w:hyperlink>
    </w:p>
    <w:p w14:paraId="6124B67D" w14:textId="546A9EF8"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79" w:history="1">
        <w:r w:rsidRPr="00E23436">
          <w:rPr>
            <w:rStyle w:val="Hyperlink"/>
            <w:noProof/>
          </w:rPr>
          <w:t>Table 11: Test Mux chip connections</w:t>
        </w:r>
        <w:r>
          <w:rPr>
            <w:noProof/>
            <w:webHidden/>
          </w:rPr>
          <w:tab/>
        </w:r>
        <w:r>
          <w:rPr>
            <w:noProof/>
            <w:webHidden/>
          </w:rPr>
          <w:fldChar w:fldCharType="begin"/>
        </w:r>
        <w:r>
          <w:rPr>
            <w:noProof/>
            <w:webHidden/>
          </w:rPr>
          <w:instrText xml:space="preserve"> PAGEREF _Toc211426679 \h </w:instrText>
        </w:r>
        <w:r>
          <w:rPr>
            <w:noProof/>
            <w:webHidden/>
          </w:rPr>
        </w:r>
        <w:r>
          <w:rPr>
            <w:noProof/>
            <w:webHidden/>
          </w:rPr>
          <w:fldChar w:fldCharType="separate"/>
        </w:r>
        <w:r>
          <w:rPr>
            <w:noProof/>
            <w:webHidden/>
          </w:rPr>
          <w:t>19</w:t>
        </w:r>
        <w:r>
          <w:rPr>
            <w:noProof/>
            <w:webHidden/>
          </w:rPr>
          <w:fldChar w:fldCharType="end"/>
        </w:r>
      </w:hyperlink>
    </w:p>
    <w:p w14:paraId="5879C096" w14:textId="4C4EA349"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80" w:history="1">
        <w:r w:rsidRPr="00E23436">
          <w:rPr>
            <w:rStyle w:val="Hyperlink"/>
            <w:noProof/>
          </w:rPr>
          <w:t>Table 12: Test Mux Load terminal settings</w:t>
        </w:r>
        <w:r>
          <w:rPr>
            <w:noProof/>
            <w:webHidden/>
          </w:rPr>
          <w:tab/>
        </w:r>
        <w:r>
          <w:rPr>
            <w:noProof/>
            <w:webHidden/>
          </w:rPr>
          <w:fldChar w:fldCharType="begin"/>
        </w:r>
        <w:r>
          <w:rPr>
            <w:noProof/>
            <w:webHidden/>
          </w:rPr>
          <w:instrText xml:space="preserve"> PAGEREF _Toc211426680 \h </w:instrText>
        </w:r>
        <w:r>
          <w:rPr>
            <w:noProof/>
            <w:webHidden/>
          </w:rPr>
        </w:r>
        <w:r>
          <w:rPr>
            <w:noProof/>
            <w:webHidden/>
          </w:rPr>
          <w:fldChar w:fldCharType="separate"/>
        </w:r>
        <w:r>
          <w:rPr>
            <w:noProof/>
            <w:webHidden/>
          </w:rPr>
          <w:t>20</w:t>
        </w:r>
        <w:r>
          <w:rPr>
            <w:noProof/>
            <w:webHidden/>
          </w:rPr>
          <w:fldChar w:fldCharType="end"/>
        </w:r>
      </w:hyperlink>
    </w:p>
    <w:p w14:paraId="51DE18E7" w14:textId="0F4BBE0C"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81" w:history="1">
        <w:r w:rsidRPr="00E23436">
          <w:rPr>
            <w:rStyle w:val="Hyperlink"/>
            <w:noProof/>
          </w:rPr>
          <w:t>Table 13: microcontroller pin settings</w:t>
        </w:r>
        <w:r>
          <w:rPr>
            <w:noProof/>
            <w:webHidden/>
          </w:rPr>
          <w:tab/>
        </w:r>
        <w:r>
          <w:rPr>
            <w:noProof/>
            <w:webHidden/>
          </w:rPr>
          <w:fldChar w:fldCharType="begin"/>
        </w:r>
        <w:r>
          <w:rPr>
            <w:noProof/>
            <w:webHidden/>
          </w:rPr>
          <w:instrText xml:space="preserve"> PAGEREF _Toc211426681 \h </w:instrText>
        </w:r>
        <w:r>
          <w:rPr>
            <w:noProof/>
            <w:webHidden/>
          </w:rPr>
        </w:r>
        <w:r>
          <w:rPr>
            <w:noProof/>
            <w:webHidden/>
          </w:rPr>
          <w:fldChar w:fldCharType="separate"/>
        </w:r>
        <w:r>
          <w:rPr>
            <w:noProof/>
            <w:webHidden/>
          </w:rPr>
          <w:t>20</w:t>
        </w:r>
        <w:r>
          <w:rPr>
            <w:noProof/>
            <w:webHidden/>
          </w:rPr>
          <w:fldChar w:fldCharType="end"/>
        </w:r>
      </w:hyperlink>
    </w:p>
    <w:p w14:paraId="506E2AA9" w14:textId="45A1B912"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82" w:history="1">
        <w:r w:rsidRPr="00E23436">
          <w:rPr>
            <w:rStyle w:val="Hyperlink"/>
            <w:noProof/>
          </w:rPr>
          <w:t>Table 14: Power Short overview</w:t>
        </w:r>
        <w:r>
          <w:rPr>
            <w:noProof/>
            <w:webHidden/>
          </w:rPr>
          <w:tab/>
        </w:r>
        <w:r>
          <w:rPr>
            <w:noProof/>
            <w:webHidden/>
          </w:rPr>
          <w:fldChar w:fldCharType="begin"/>
        </w:r>
        <w:r>
          <w:rPr>
            <w:noProof/>
            <w:webHidden/>
          </w:rPr>
          <w:instrText xml:space="preserve"> PAGEREF _Toc211426682 \h </w:instrText>
        </w:r>
        <w:r>
          <w:rPr>
            <w:noProof/>
            <w:webHidden/>
          </w:rPr>
        </w:r>
        <w:r>
          <w:rPr>
            <w:noProof/>
            <w:webHidden/>
          </w:rPr>
          <w:fldChar w:fldCharType="separate"/>
        </w:r>
        <w:r>
          <w:rPr>
            <w:noProof/>
            <w:webHidden/>
          </w:rPr>
          <w:t>21</w:t>
        </w:r>
        <w:r>
          <w:rPr>
            <w:noProof/>
            <w:webHidden/>
          </w:rPr>
          <w:fldChar w:fldCharType="end"/>
        </w:r>
      </w:hyperlink>
    </w:p>
    <w:p w14:paraId="2D677FF2" w14:textId="5643C17B"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83" w:history="1">
        <w:r w:rsidRPr="00E23436">
          <w:rPr>
            <w:rStyle w:val="Hyperlink"/>
            <w:noProof/>
          </w:rPr>
          <w:t>Table 14: Load Short overview</w:t>
        </w:r>
        <w:r>
          <w:rPr>
            <w:noProof/>
            <w:webHidden/>
          </w:rPr>
          <w:tab/>
        </w:r>
        <w:r>
          <w:rPr>
            <w:noProof/>
            <w:webHidden/>
          </w:rPr>
          <w:fldChar w:fldCharType="begin"/>
        </w:r>
        <w:r>
          <w:rPr>
            <w:noProof/>
            <w:webHidden/>
          </w:rPr>
          <w:instrText xml:space="preserve"> PAGEREF _Toc211426683 \h </w:instrText>
        </w:r>
        <w:r>
          <w:rPr>
            <w:noProof/>
            <w:webHidden/>
          </w:rPr>
        </w:r>
        <w:r>
          <w:rPr>
            <w:noProof/>
            <w:webHidden/>
          </w:rPr>
          <w:fldChar w:fldCharType="separate"/>
        </w:r>
        <w:r>
          <w:rPr>
            <w:noProof/>
            <w:webHidden/>
          </w:rPr>
          <w:t>21</w:t>
        </w:r>
        <w:r>
          <w:rPr>
            <w:noProof/>
            <w:webHidden/>
          </w:rPr>
          <w:fldChar w:fldCharType="end"/>
        </w:r>
      </w:hyperlink>
    </w:p>
    <w:p w14:paraId="76A425A0" w14:textId="59819B7D"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84" w:history="1">
        <w:r w:rsidRPr="00E23436">
          <w:rPr>
            <w:rStyle w:val="Hyperlink"/>
            <w:dstrike/>
            <w:noProof/>
          </w:rPr>
          <w:t>Table 15: PSU calibration overview</w:t>
        </w:r>
        <w:r>
          <w:rPr>
            <w:noProof/>
            <w:webHidden/>
          </w:rPr>
          <w:tab/>
        </w:r>
        <w:r>
          <w:rPr>
            <w:noProof/>
            <w:webHidden/>
          </w:rPr>
          <w:fldChar w:fldCharType="begin"/>
        </w:r>
        <w:r>
          <w:rPr>
            <w:noProof/>
            <w:webHidden/>
          </w:rPr>
          <w:instrText xml:space="preserve"> PAGEREF _Toc211426684 \h </w:instrText>
        </w:r>
        <w:r>
          <w:rPr>
            <w:noProof/>
            <w:webHidden/>
          </w:rPr>
        </w:r>
        <w:r>
          <w:rPr>
            <w:noProof/>
            <w:webHidden/>
          </w:rPr>
          <w:fldChar w:fldCharType="separate"/>
        </w:r>
        <w:r>
          <w:rPr>
            <w:noProof/>
            <w:webHidden/>
          </w:rPr>
          <w:t>22</w:t>
        </w:r>
        <w:r>
          <w:rPr>
            <w:noProof/>
            <w:webHidden/>
          </w:rPr>
          <w:fldChar w:fldCharType="end"/>
        </w:r>
      </w:hyperlink>
    </w:p>
    <w:p w14:paraId="12446C9B" w14:textId="4351EF1D"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85" w:history="1">
        <w:r w:rsidRPr="00E23436">
          <w:rPr>
            <w:rStyle w:val="Hyperlink"/>
            <w:dstrike/>
            <w:noProof/>
          </w:rPr>
          <w:t>Table 15: SMU calibration overview</w:t>
        </w:r>
        <w:r>
          <w:rPr>
            <w:noProof/>
            <w:webHidden/>
          </w:rPr>
          <w:tab/>
        </w:r>
        <w:r>
          <w:rPr>
            <w:noProof/>
            <w:webHidden/>
          </w:rPr>
          <w:fldChar w:fldCharType="begin"/>
        </w:r>
        <w:r>
          <w:rPr>
            <w:noProof/>
            <w:webHidden/>
          </w:rPr>
          <w:instrText xml:space="preserve"> PAGEREF _Toc211426685 \h </w:instrText>
        </w:r>
        <w:r>
          <w:rPr>
            <w:noProof/>
            <w:webHidden/>
          </w:rPr>
        </w:r>
        <w:r>
          <w:rPr>
            <w:noProof/>
            <w:webHidden/>
          </w:rPr>
          <w:fldChar w:fldCharType="separate"/>
        </w:r>
        <w:r>
          <w:rPr>
            <w:noProof/>
            <w:webHidden/>
          </w:rPr>
          <w:t>22</w:t>
        </w:r>
        <w:r>
          <w:rPr>
            <w:noProof/>
            <w:webHidden/>
          </w:rPr>
          <w:fldChar w:fldCharType="end"/>
        </w:r>
      </w:hyperlink>
    </w:p>
    <w:p w14:paraId="660724FD" w14:textId="2A1D6810"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86" w:history="1">
        <w:r w:rsidRPr="00E23436">
          <w:rPr>
            <w:rStyle w:val="Hyperlink"/>
            <w:noProof/>
          </w:rPr>
          <w:t>Table 16: Leakage test overview</w:t>
        </w:r>
        <w:r>
          <w:rPr>
            <w:noProof/>
            <w:webHidden/>
          </w:rPr>
          <w:tab/>
        </w:r>
        <w:r>
          <w:rPr>
            <w:noProof/>
            <w:webHidden/>
          </w:rPr>
          <w:fldChar w:fldCharType="begin"/>
        </w:r>
        <w:r>
          <w:rPr>
            <w:noProof/>
            <w:webHidden/>
          </w:rPr>
          <w:instrText xml:space="preserve"> PAGEREF _Toc211426686 \h </w:instrText>
        </w:r>
        <w:r>
          <w:rPr>
            <w:noProof/>
            <w:webHidden/>
          </w:rPr>
        </w:r>
        <w:r>
          <w:rPr>
            <w:noProof/>
            <w:webHidden/>
          </w:rPr>
          <w:fldChar w:fldCharType="separate"/>
        </w:r>
        <w:r>
          <w:rPr>
            <w:noProof/>
            <w:webHidden/>
          </w:rPr>
          <w:t>23</w:t>
        </w:r>
        <w:r>
          <w:rPr>
            <w:noProof/>
            <w:webHidden/>
          </w:rPr>
          <w:fldChar w:fldCharType="end"/>
        </w:r>
      </w:hyperlink>
    </w:p>
    <w:p w14:paraId="3B22DDF8" w14:textId="0F02C4B6"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87" w:history="1">
        <w:r w:rsidRPr="00E23436">
          <w:rPr>
            <w:rStyle w:val="Hyperlink"/>
            <w:noProof/>
          </w:rPr>
          <w:t>Table 17: Input threshold overview</w:t>
        </w:r>
        <w:r>
          <w:rPr>
            <w:noProof/>
            <w:webHidden/>
          </w:rPr>
          <w:tab/>
        </w:r>
        <w:r>
          <w:rPr>
            <w:noProof/>
            <w:webHidden/>
          </w:rPr>
          <w:fldChar w:fldCharType="begin"/>
        </w:r>
        <w:r>
          <w:rPr>
            <w:noProof/>
            <w:webHidden/>
          </w:rPr>
          <w:instrText xml:space="preserve"> PAGEREF _Toc211426687 \h </w:instrText>
        </w:r>
        <w:r>
          <w:rPr>
            <w:noProof/>
            <w:webHidden/>
          </w:rPr>
        </w:r>
        <w:r>
          <w:rPr>
            <w:noProof/>
            <w:webHidden/>
          </w:rPr>
          <w:fldChar w:fldCharType="separate"/>
        </w:r>
        <w:r>
          <w:rPr>
            <w:noProof/>
            <w:webHidden/>
          </w:rPr>
          <w:t>24</w:t>
        </w:r>
        <w:r>
          <w:rPr>
            <w:noProof/>
            <w:webHidden/>
          </w:rPr>
          <w:fldChar w:fldCharType="end"/>
        </w:r>
      </w:hyperlink>
    </w:p>
    <w:p w14:paraId="43AA47B0" w14:textId="75CA058C"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88" w:history="1">
        <w:r w:rsidRPr="00E23436">
          <w:rPr>
            <w:rStyle w:val="Hyperlink"/>
            <w:noProof/>
          </w:rPr>
          <w:t>Table 18: Output drive-strength overview</w:t>
        </w:r>
        <w:r>
          <w:rPr>
            <w:noProof/>
            <w:webHidden/>
          </w:rPr>
          <w:tab/>
        </w:r>
        <w:r>
          <w:rPr>
            <w:noProof/>
            <w:webHidden/>
          </w:rPr>
          <w:fldChar w:fldCharType="begin"/>
        </w:r>
        <w:r>
          <w:rPr>
            <w:noProof/>
            <w:webHidden/>
          </w:rPr>
          <w:instrText xml:space="preserve"> PAGEREF _Toc211426688 \h </w:instrText>
        </w:r>
        <w:r>
          <w:rPr>
            <w:noProof/>
            <w:webHidden/>
          </w:rPr>
        </w:r>
        <w:r>
          <w:rPr>
            <w:noProof/>
            <w:webHidden/>
          </w:rPr>
          <w:fldChar w:fldCharType="separate"/>
        </w:r>
        <w:r>
          <w:rPr>
            <w:noProof/>
            <w:webHidden/>
          </w:rPr>
          <w:t>25</w:t>
        </w:r>
        <w:r>
          <w:rPr>
            <w:noProof/>
            <w:webHidden/>
          </w:rPr>
          <w:fldChar w:fldCharType="end"/>
        </w:r>
      </w:hyperlink>
    </w:p>
    <w:p w14:paraId="768D078C" w14:textId="5A100090"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89" w:history="1">
        <w:r w:rsidRPr="00E23436">
          <w:rPr>
            <w:rStyle w:val="Hyperlink"/>
            <w:noProof/>
          </w:rPr>
          <w:t>Table 19: On-chip regulator overview</w:t>
        </w:r>
        <w:r>
          <w:rPr>
            <w:noProof/>
            <w:webHidden/>
          </w:rPr>
          <w:tab/>
        </w:r>
        <w:r>
          <w:rPr>
            <w:noProof/>
            <w:webHidden/>
          </w:rPr>
          <w:fldChar w:fldCharType="begin"/>
        </w:r>
        <w:r>
          <w:rPr>
            <w:noProof/>
            <w:webHidden/>
          </w:rPr>
          <w:instrText xml:space="preserve"> PAGEREF _Toc211426689 \h </w:instrText>
        </w:r>
        <w:r>
          <w:rPr>
            <w:noProof/>
            <w:webHidden/>
          </w:rPr>
        </w:r>
        <w:r>
          <w:rPr>
            <w:noProof/>
            <w:webHidden/>
          </w:rPr>
          <w:fldChar w:fldCharType="separate"/>
        </w:r>
        <w:r>
          <w:rPr>
            <w:noProof/>
            <w:webHidden/>
          </w:rPr>
          <w:t>25</w:t>
        </w:r>
        <w:r>
          <w:rPr>
            <w:noProof/>
            <w:webHidden/>
          </w:rPr>
          <w:fldChar w:fldCharType="end"/>
        </w:r>
      </w:hyperlink>
    </w:p>
    <w:p w14:paraId="1B67732F" w14:textId="1CA61B3E"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90" w:history="1">
        <w:r w:rsidRPr="00E23436">
          <w:rPr>
            <w:rStyle w:val="Hyperlink"/>
            <w:noProof/>
          </w:rPr>
          <w:t>Table 20: Under Voltage Lock Out overview</w:t>
        </w:r>
        <w:r>
          <w:rPr>
            <w:noProof/>
            <w:webHidden/>
          </w:rPr>
          <w:tab/>
        </w:r>
        <w:r>
          <w:rPr>
            <w:noProof/>
            <w:webHidden/>
          </w:rPr>
          <w:fldChar w:fldCharType="begin"/>
        </w:r>
        <w:r>
          <w:rPr>
            <w:noProof/>
            <w:webHidden/>
          </w:rPr>
          <w:instrText xml:space="preserve"> PAGEREF _Toc211426690 \h </w:instrText>
        </w:r>
        <w:r>
          <w:rPr>
            <w:noProof/>
            <w:webHidden/>
          </w:rPr>
        </w:r>
        <w:r>
          <w:rPr>
            <w:noProof/>
            <w:webHidden/>
          </w:rPr>
          <w:fldChar w:fldCharType="separate"/>
        </w:r>
        <w:r>
          <w:rPr>
            <w:noProof/>
            <w:webHidden/>
          </w:rPr>
          <w:t>26</w:t>
        </w:r>
        <w:r>
          <w:rPr>
            <w:noProof/>
            <w:webHidden/>
          </w:rPr>
          <w:fldChar w:fldCharType="end"/>
        </w:r>
      </w:hyperlink>
    </w:p>
    <w:p w14:paraId="6ABA8626" w14:textId="7E7983BE"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91" w:history="1">
        <w:r w:rsidRPr="00E23436">
          <w:rPr>
            <w:rStyle w:val="Hyperlink"/>
            <w:noProof/>
          </w:rPr>
          <w:t>Table 21: Output voltage monitor overview</w:t>
        </w:r>
        <w:r>
          <w:rPr>
            <w:noProof/>
            <w:webHidden/>
          </w:rPr>
          <w:tab/>
        </w:r>
        <w:r>
          <w:rPr>
            <w:noProof/>
            <w:webHidden/>
          </w:rPr>
          <w:fldChar w:fldCharType="begin"/>
        </w:r>
        <w:r>
          <w:rPr>
            <w:noProof/>
            <w:webHidden/>
          </w:rPr>
          <w:instrText xml:space="preserve"> PAGEREF _Toc211426691 \h </w:instrText>
        </w:r>
        <w:r>
          <w:rPr>
            <w:noProof/>
            <w:webHidden/>
          </w:rPr>
        </w:r>
        <w:r>
          <w:rPr>
            <w:noProof/>
            <w:webHidden/>
          </w:rPr>
          <w:fldChar w:fldCharType="separate"/>
        </w:r>
        <w:r>
          <w:rPr>
            <w:noProof/>
            <w:webHidden/>
          </w:rPr>
          <w:t>27</w:t>
        </w:r>
        <w:r>
          <w:rPr>
            <w:noProof/>
            <w:webHidden/>
          </w:rPr>
          <w:fldChar w:fldCharType="end"/>
        </w:r>
      </w:hyperlink>
    </w:p>
    <w:p w14:paraId="10B942DD" w14:textId="5F3E89C8"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92" w:history="1">
        <w:r w:rsidRPr="00E23436">
          <w:rPr>
            <w:rStyle w:val="Hyperlink"/>
            <w:noProof/>
          </w:rPr>
          <w:t>Table 22: Over Temperature Protection overview</w:t>
        </w:r>
        <w:r>
          <w:rPr>
            <w:noProof/>
            <w:webHidden/>
          </w:rPr>
          <w:tab/>
        </w:r>
        <w:r>
          <w:rPr>
            <w:noProof/>
            <w:webHidden/>
          </w:rPr>
          <w:fldChar w:fldCharType="begin"/>
        </w:r>
        <w:r>
          <w:rPr>
            <w:noProof/>
            <w:webHidden/>
          </w:rPr>
          <w:instrText xml:space="preserve"> PAGEREF _Toc211426692 \h </w:instrText>
        </w:r>
        <w:r>
          <w:rPr>
            <w:noProof/>
            <w:webHidden/>
          </w:rPr>
        </w:r>
        <w:r>
          <w:rPr>
            <w:noProof/>
            <w:webHidden/>
          </w:rPr>
          <w:fldChar w:fldCharType="separate"/>
        </w:r>
        <w:r>
          <w:rPr>
            <w:noProof/>
            <w:webHidden/>
          </w:rPr>
          <w:t>28</w:t>
        </w:r>
        <w:r>
          <w:rPr>
            <w:noProof/>
            <w:webHidden/>
          </w:rPr>
          <w:fldChar w:fldCharType="end"/>
        </w:r>
      </w:hyperlink>
    </w:p>
    <w:p w14:paraId="2E46D0B5" w14:textId="01323CA1"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93" w:history="1">
        <w:r w:rsidRPr="00E23436">
          <w:rPr>
            <w:rStyle w:val="Hyperlink"/>
            <w:noProof/>
          </w:rPr>
          <w:t>Table 23: Startup behaviour overview</w:t>
        </w:r>
        <w:r>
          <w:rPr>
            <w:noProof/>
            <w:webHidden/>
          </w:rPr>
          <w:tab/>
        </w:r>
        <w:r>
          <w:rPr>
            <w:noProof/>
            <w:webHidden/>
          </w:rPr>
          <w:fldChar w:fldCharType="begin"/>
        </w:r>
        <w:r>
          <w:rPr>
            <w:noProof/>
            <w:webHidden/>
          </w:rPr>
          <w:instrText xml:space="preserve"> PAGEREF _Toc211426693 \h </w:instrText>
        </w:r>
        <w:r>
          <w:rPr>
            <w:noProof/>
            <w:webHidden/>
          </w:rPr>
        </w:r>
        <w:r>
          <w:rPr>
            <w:noProof/>
            <w:webHidden/>
          </w:rPr>
          <w:fldChar w:fldCharType="separate"/>
        </w:r>
        <w:r>
          <w:rPr>
            <w:noProof/>
            <w:webHidden/>
          </w:rPr>
          <w:t>29</w:t>
        </w:r>
        <w:r>
          <w:rPr>
            <w:noProof/>
            <w:webHidden/>
          </w:rPr>
          <w:fldChar w:fldCharType="end"/>
        </w:r>
      </w:hyperlink>
    </w:p>
    <w:p w14:paraId="6DC180F9" w14:textId="3911DEDF"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94" w:history="1">
        <w:r w:rsidRPr="00E23436">
          <w:rPr>
            <w:rStyle w:val="Hyperlink"/>
            <w:noProof/>
          </w:rPr>
          <w:t>Table 24: Inv_Enable functionality overview</w:t>
        </w:r>
        <w:r>
          <w:rPr>
            <w:noProof/>
            <w:webHidden/>
          </w:rPr>
          <w:tab/>
        </w:r>
        <w:r>
          <w:rPr>
            <w:noProof/>
            <w:webHidden/>
          </w:rPr>
          <w:fldChar w:fldCharType="begin"/>
        </w:r>
        <w:r>
          <w:rPr>
            <w:noProof/>
            <w:webHidden/>
          </w:rPr>
          <w:instrText xml:space="preserve"> PAGEREF _Toc211426694 \h </w:instrText>
        </w:r>
        <w:r>
          <w:rPr>
            <w:noProof/>
            <w:webHidden/>
          </w:rPr>
        </w:r>
        <w:r>
          <w:rPr>
            <w:noProof/>
            <w:webHidden/>
          </w:rPr>
          <w:fldChar w:fldCharType="separate"/>
        </w:r>
        <w:r>
          <w:rPr>
            <w:noProof/>
            <w:webHidden/>
          </w:rPr>
          <w:t>30</w:t>
        </w:r>
        <w:r>
          <w:rPr>
            <w:noProof/>
            <w:webHidden/>
          </w:rPr>
          <w:fldChar w:fldCharType="end"/>
        </w:r>
      </w:hyperlink>
    </w:p>
    <w:p w14:paraId="337DCCC4" w14:textId="790D555E"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95" w:history="1">
        <w:r w:rsidRPr="00E23436">
          <w:rPr>
            <w:rStyle w:val="Hyperlink"/>
            <w:noProof/>
          </w:rPr>
          <w:t>Table 25: Line regulation overview</w:t>
        </w:r>
        <w:r>
          <w:rPr>
            <w:noProof/>
            <w:webHidden/>
          </w:rPr>
          <w:tab/>
        </w:r>
        <w:r>
          <w:rPr>
            <w:noProof/>
            <w:webHidden/>
          </w:rPr>
          <w:fldChar w:fldCharType="begin"/>
        </w:r>
        <w:r>
          <w:rPr>
            <w:noProof/>
            <w:webHidden/>
          </w:rPr>
          <w:instrText xml:space="preserve"> PAGEREF _Toc211426695 \h </w:instrText>
        </w:r>
        <w:r>
          <w:rPr>
            <w:noProof/>
            <w:webHidden/>
          </w:rPr>
        </w:r>
        <w:r>
          <w:rPr>
            <w:noProof/>
            <w:webHidden/>
          </w:rPr>
          <w:fldChar w:fldCharType="separate"/>
        </w:r>
        <w:r>
          <w:rPr>
            <w:noProof/>
            <w:webHidden/>
          </w:rPr>
          <w:t>31</w:t>
        </w:r>
        <w:r>
          <w:rPr>
            <w:noProof/>
            <w:webHidden/>
          </w:rPr>
          <w:fldChar w:fldCharType="end"/>
        </w:r>
      </w:hyperlink>
    </w:p>
    <w:p w14:paraId="7C253BDD" w14:textId="45969EA7"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96" w:history="1">
        <w:r w:rsidRPr="00E23436">
          <w:rPr>
            <w:rStyle w:val="Hyperlink"/>
            <w:noProof/>
          </w:rPr>
          <w:t>Table 26: Load regulation overview</w:t>
        </w:r>
        <w:r>
          <w:rPr>
            <w:noProof/>
            <w:webHidden/>
          </w:rPr>
          <w:tab/>
        </w:r>
        <w:r>
          <w:rPr>
            <w:noProof/>
            <w:webHidden/>
          </w:rPr>
          <w:fldChar w:fldCharType="begin"/>
        </w:r>
        <w:r>
          <w:rPr>
            <w:noProof/>
            <w:webHidden/>
          </w:rPr>
          <w:instrText xml:space="preserve"> PAGEREF _Toc211426696 \h </w:instrText>
        </w:r>
        <w:r>
          <w:rPr>
            <w:noProof/>
            <w:webHidden/>
          </w:rPr>
        </w:r>
        <w:r>
          <w:rPr>
            <w:noProof/>
            <w:webHidden/>
          </w:rPr>
          <w:fldChar w:fldCharType="separate"/>
        </w:r>
        <w:r>
          <w:rPr>
            <w:noProof/>
            <w:webHidden/>
          </w:rPr>
          <w:t>31</w:t>
        </w:r>
        <w:r>
          <w:rPr>
            <w:noProof/>
            <w:webHidden/>
          </w:rPr>
          <w:fldChar w:fldCharType="end"/>
        </w:r>
      </w:hyperlink>
    </w:p>
    <w:p w14:paraId="3B76841F" w14:textId="4DD168FF" w:rsidR="004207E3" w:rsidRDefault="004207E3">
      <w:pPr>
        <w:pStyle w:val="TableofFigures"/>
        <w:tabs>
          <w:tab w:val="right" w:leader="dot" w:pos="9629"/>
        </w:tabs>
        <w:rPr>
          <w:rFonts w:eastAsiaTheme="minorEastAsia" w:cstheme="minorBidi"/>
          <w:noProof/>
          <w:kern w:val="2"/>
          <w:sz w:val="24"/>
          <w:szCs w:val="24"/>
          <w14:ligatures w14:val="standardContextual"/>
        </w:rPr>
      </w:pPr>
      <w:hyperlink w:anchor="_Toc211426697" w:history="1">
        <w:r w:rsidRPr="00E23436">
          <w:rPr>
            <w:rStyle w:val="Hyperlink"/>
            <w:noProof/>
          </w:rPr>
          <w:t>Table 27: Efficiency overview</w:t>
        </w:r>
        <w:r>
          <w:rPr>
            <w:noProof/>
            <w:webHidden/>
          </w:rPr>
          <w:tab/>
        </w:r>
        <w:r>
          <w:rPr>
            <w:noProof/>
            <w:webHidden/>
          </w:rPr>
          <w:fldChar w:fldCharType="begin"/>
        </w:r>
        <w:r>
          <w:rPr>
            <w:noProof/>
            <w:webHidden/>
          </w:rPr>
          <w:instrText xml:space="preserve"> PAGEREF _Toc211426697 \h </w:instrText>
        </w:r>
        <w:r>
          <w:rPr>
            <w:noProof/>
            <w:webHidden/>
          </w:rPr>
        </w:r>
        <w:r>
          <w:rPr>
            <w:noProof/>
            <w:webHidden/>
          </w:rPr>
          <w:fldChar w:fldCharType="separate"/>
        </w:r>
        <w:r>
          <w:rPr>
            <w:noProof/>
            <w:webHidden/>
          </w:rPr>
          <w:t>32</w:t>
        </w:r>
        <w:r>
          <w:rPr>
            <w:noProof/>
            <w:webHidden/>
          </w:rPr>
          <w:fldChar w:fldCharType="end"/>
        </w:r>
      </w:hyperlink>
    </w:p>
    <w:p w14:paraId="3518A4D4" w14:textId="4CB77666" w:rsidR="001346E9" w:rsidRPr="00AE4266" w:rsidRDefault="004A7DEB" w:rsidP="0055568F">
      <w:r w:rsidRPr="00AE4266">
        <w:fldChar w:fldCharType="end"/>
      </w:r>
    </w:p>
    <w:p w14:paraId="0D781988" w14:textId="77DDCB40" w:rsidR="00205C50" w:rsidRDefault="002637C2" w:rsidP="0055568F">
      <w:pPr>
        <w:pStyle w:val="Heading1"/>
      </w:pPr>
      <w:bookmarkStart w:id="11" w:name="_Toc131774874"/>
      <w:bookmarkStart w:id="12" w:name="_Toc211426702"/>
      <w:r w:rsidRPr="00AE4266">
        <w:lastRenderedPageBreak/>
        <w:t xml:space="preserve">Document purpose and </w:t>
      </w:r>
      <w:r w:rsidR="000C1C07" w:rsidRPr="00AE4266">
        <w:t>scope</w:t>
      </w:r>
      <w:bookmarkEnd w:id="11"/>
      <w:bookmarkEnd w:id="12"/>
    </w:p>
    <w:p w14:paraId="7FCD2060" w14:textId="71B0F996" w:rsidR="00B753F2" w:rsidRPr="00AE4266" w:rsidRDefault="007A42CF" w:rsidP="00B753F2">
      <w:pPr>
        <w:spacing w:before="0" w:after="0"/>
        <w:jc w:val="left"/>
      </w:pPr>
      <w:r w:rsidRPr="00AE4266">
        <w:t>This document</w:t>
      </w:r>
      <w:r w:rsidR="00013789" w:rsidRPr="00AE4266">
        <w:t xml:space="preserve"> is part of </w:t>
      </w:r>
      <w:r w:rsidR="001A4D04">
        <w:rPr>
          <w:i/>
          <w:iCs/>
        </w:rPr>
        <w:t>PSU0000</w:t>
      </w:r>
      <w:r w:rsidR="00917093">
        <w:rPr>
          <w:i/>
          <w:iCs/>
        </w:rPr>
        <w:t>1</w:t>
      </w:r>
      <w:r w:rsidR="001A4D04">
        <w:rPr>
          <w:i/>
          <w:iCs/>
        </w:rPr>
        <w:t xml:space="preserve"> </w:t>
      </w:r>
      <w:r w:rsidR="00666A83" w:rsidRPr="00AE4266">
        <w:t>pro</w:t>
      </w:r>
      <w:r w:rsidR="001A4D04">
        <w:t>duct</w:t>
      </w:r>
      <w:r w:rsidR="00666A83" w:rsidRPr="00AE4266">
        <w:t xml:space="preserve"> and</w:t>
      </w:r>
      <w:r w:rsidRPr="00AE4266">
        <w:t xml:space="preserve"> defines the </w:t>
      </w:r>
      <w:r w:rsidR="00973973" w:rsidRPr="00AE4266">
        <w:t>test strategy</w:t>
      </w:r>
      <w:r w:rsidR="00057E42" w:rsidRPr="00AE4266">
        <w:t>, test setup and the detailed test procedures</w:t>
      </w:r>
      <w:r w:rsidR="007406AE" w:rsidRPr="00AE4266">
        <w:t xml:space="preserve"> to </w:t>
      </w:r>
      <w:r w:rsidR="00047905" w:rsidRPr="00AE4266">
        <w:t xml:space="preserve">perform </w:t>
      </w:r>
      <w:r w:rsidR="007406AE" w:rsidRPr="00AE4266">
        <w:t>electrical</w:t>
      </w:r>
      <w:r w:rsidR="00BD140B" w:rsidRPr="00AE4266">
        <w:t xml:space="preserve"> </w:t>
      </w:r>
      <w:r w:rsidR="008A2176">
        <w:t>characterisation</w:t>
      </w:r>
      <w:r w:rsidR="004F3C67">
        <w:t xml:space="preserve"> and production test</w:t>
      </w:r>
      <w:r w:rsidR="003203BC" w:rsidRPr="00AE4266">
        <w:t xml:space="preserve"> </w:t>
      </w:r>
      <w:r w:rsidR="00047905" w:rsidRPr="00AE4266">
        <w:t>on</w:t>
      </w:r>
      <w:r w:rsidR="00FE10FF" w:rsidRPr="00AE4266">
        <w:t xml:space="preserve"> the </w:t>
      </w:r>
      <w:r w:rsidR="006D0E7D" w:rsidRPr="00AE4266">
        <w:t>product</w:t>
      </w:r>
      <w:r w:rsidR="00973973" w:rsidRPr="00AE4266">
        <w:t>.</w:t>
      </w:r>
      <w:r w:rsidR="00D65DF4" w:rsidRPr="00AE4266">
        <w:t xml:space="preserve"> </w:t>
      </w:r>
    </w:p>
    <w:p w14:paraId="2D1DEB1E" w14:textId="77777777" w:rsidR="00B753F2" w:rsidRPr="00AE4266" w:rsidRDefault="00B753F2" w:rsidP="00B753F2">
      <w:pPr>
        <w:spacing w:before="0" w:after="0"/>
        <w:jc w:val="left"/>
      </w:pPr>
    </w:p>
    <w:p w14:paraId="4A5DD2E9" w14:textId="1A23D013" w:rsidR="00311590" w:rsidRPr="00AE4266" w:rsidRDefault="0089668D" w:rsidP="00B753F2">
      <w:pPr>
        <w:spacing w:before="0" w:after="0"/>
        <w:jc w:val="left"/>
      </w:pPr>
      <w:r w:rsidRPr="00AE4266">
        <w:t xml:space="preserve">All </w:t>
      </w:r>
      <w:r w:rsidR="00983A20" w:rsidRPr="00AE4266">
        <w:t xml:space="preserve">the information in this document is intended to </w:t>
      </w:r>
      <w:r w:rsidR="00090258" w:rsidRPr="00AE4266">
        <w:t xml:space="preserve">describe the </w:t>
      </w:r>
      <w:r w:rsidR="00766EB4" w:rsidRPr="00AE4266">
        <w:t xml:space="preserve">verification </w:t>
      </w:r>
      <w:r w:rsidR="00090258" w:rsidRPr="00AE4266">
        <w:t xml:space="preserve">tests that will be done on the </w:t>
      </w:r>
      <w:r w:rsidR="006C24B2" w:rsidRPr="00AE4266">
        <w:t xml:space="preserve">product </w:t>
      </w:r>
      <w:r w:rsidR="00766EB4" w:rsidRPr="00AE4266">
        <w:t xml:space="preserve">mentioned above. </w:t>
      </w:r>
      <w:r w:rsidR="00DB6280" w:rsidRPr="00AE4266">
        <w:t xml:space="preserve">Any </w:t>
      </w:r>
      <w:r w:rsidR="00B82EFD" w:rsidRPr="00AE4266">
        <w:t xml:space="preserve">major </w:t>
      </w:r>
      <w:r w:rsidR="002C56E8" w:rsidRPr="00AE4266">
        <w:t>deviations from this plan will be discussed</w:t>
      </w:r>
      <w:r w:rsidR="007C2E6B" w:rsidRPr="00AE4266">
        <w:t xml:space="preserve"> prior or at latest during the </w:t>
      </w:r>
      <w:r w:rsidR="006779ED" w:rsidRPr="00AE4266">
        <w:t>test readiness review (</w:t>
      </w:r>
      <w:r w:rsidR="007C2E6B" w:rsidRPr="00AE4266">
        <w:t>TRR</w:t>
      </w:r>
      <w:r w:rsidR="006779ED" w:rsidRPr="00AE4266">
        <w:t>)</w:t>
      </w:r>
      <w:r w:rsidR="007C2E6B" w:rsidRPr="00AE4266">
        <w:t xml:space="preserve"> meeting.</w:t>
      </w:r>
      <w:r w:rsidR="00311590" w:rsidRPr="00AE4266">
        <w:t xml:space="preserve"> </w:t>
      </w:r>
      <w:r w:rsidR="00CA752E" w:rsidRPr="00AE4266">
        <w:t xml:space="preserve">Major changes will be listed in the revision history. </w:t>
      </w:r>
      <w:r w:rsidR="00311590" w:rsidRPr="00AE4266">
        <w:t>Major changes can be (list is not exclusive):</w:t>
      </w:r>
    </w:p>
    <w:p w14:paraId="7A38A118" w14:textId="63FBB233" w:rsidR="002D6A1D" w:rsidRPr="00AE4266" w:rsidRDefault="002D6A1D" w:rsidP="00BA4667">
      <w:pPr>
        <w:pStyle w:val="multilevellist"/>
        <w:jc w:val="both"/>
        <w:rPr>
          <w:lang w:val="en-GB"/>
        </w:rPr>
      </w:pPr>
      <w:r w:rsidRPr="00AE4266">
        <w:rPr>
          <w:lang w:val="en-GB"/>
        </w:rPr>
        <w:t xml:space="preserve">Number of </w:t>
      </w:r>
      <w:r w:rsidR="00B720E3" w:rsidRPr="00AE4266">
        <w:rPr>
          <w:lang w:val="en-GB"/>
        </w:rPr>
        <w:t xml:space="preserve">DUT’s </w:t>
      </w:r>
    </w:p>
    <w:p w14:paraId="6CE8814D" w14:textId="77777777" w:rsidR="002D6A1D" w:rsidRPr="00AE4266" w:rsidRDefault="002D6A1D" w:rsidP="00BA4667">
      <w:pPr>
        <w:pStyle w:val="multilevellist"/>
        <w:jc w:val="both"/>
        <w:rPr>
          <w:lang w:val="en-GB"/>
        </w:rPr>
      </w:pPr>
      <w:r w:rsidRPr="00AE4266">
        <w:rPr>
          <w:lang w:val="en-GB"/>
        </w:rPr>
        <w:t>Test conditions</w:t>
      </w:r>
    </w:p>
    <w:p w14:paraId="4D59EE78" w14:textId="4BEEE51F" w:rsidR="00C87EB3" w:rsidRPr="00AE4266" w:rsidRDefault="002D6A1D" w:rsidP="00BA4667">
      <w:pPr>
        <w:pStyle w:val="multilevellist"/>
        <w:jc w:val="both"/>
        <w:rPr>
          <w:lang w:val="en-GB"/>
        </w:rPr>
      </w:pPr>
      <w:r w:rsidRPr="00AE4266">
        <w:rPr>
          <w:lang w:val="en-GB"/>
        </w:rPr>
        <w:t>Hardware/</w:t>
      </w:r>
      <w:r w:rsidR="00B720E3" w:rsidRPr="00AE4266">
        <w:rPr>
          <w:lang w:val="en-GB"/>
        </w:rPr>
        <w:t>equipment</w:t>
      </w:r>
      <w:r w:rsidRPr="00AE4266">
        <w:rPr>
          <w:lang w:val="en-GB"/>
        </w:rPr>
        <w:t xml:space="preserve"> ch</w:t>
      </w:r>
      <w:r w:rsidR="00C87EB3" w:rsidRPr="00AE4266">
        <w:rPr>
          <w:lang w:val="en-GB"/>
        </w:rPr>
        <w:t>anges</w:t>
      </w:r>
    </w:p>
    <w:p w14:paraId="3121E1CB" w14:textId="77777777" w:rsidR="00C87EB3" w:rsidRPr="00AE4266" w:rsidRDefault="00C87EB3" w:rsidP="00BA4667">
      <w:pPr>
        <w:pStyle w:val="multilevellist"/>
        <w:jc w:val="both"/>
        <w:rPr>
          <w:lang w:val="en-GB"/>
        </w:rPr>
      </w:pPr>
      <w:r w:rsidRPr="00AE4266">
        <w:rPr>
          <w:lang w:val="en-GB"/>
        </w:rPr>
        <w:t>Test facility changes</w:t>
      </w:r>
    </w:p>
    <w:p w14:paraId="20081560" w14:textId="77777777" w:rsidR="00217695" w:rsidRPr="00AE4266" w:rsidRDefault="00C87EB3" w:rsidP="00BA4667">
      <w:pPr>
        <w:pStyle w:val="multilevellist"/>
        <w:jc w:val="both"/>
        <w:rPr>
          <w:lang w:val="en-GB"/>
        </w:rPr>
      </w:pPr>
      <w:r w:rsidRPr="00AE4266">
        <w:rPr>
          <w:lang w:val="en-GB"/>
        </w:rPr>
        <w:t>Addition or removal of tests</w:t>
      </w:r>
    </w:p>
    <w:p w14:paraId="615EAD53" w14:textId="1B7768FB" w:rsidR="00B720E3" w:rsidRPr="00AE4266" w:rsidRDefault="00B720E3" w:rsidP="00BA4667">
      <w:pPr>
        <w:pStyle w:val="multilevellist"/>
        <w:jc w:val="both"/>
        <w:rPr>
          <w:lang w:val="en-GB"/>
        </w:rPr>
      </w:pPr>
      <w:r w:rsidRPr="00AE4266">
        <w:rPr>
          <w:lang w:val="en-GB"/>
        </w:rPr>
        <w:t xml:space="preserve">Any update </w:t>
      </w:r>
      <w:r w:rsidR="00B44811" w:rsidRPr="00AE4266">
        <w:rPr>
          <w:lang w:val="en-GB"/>
        </w:rPr>
        <w:t xml:space="preserve">to a test procedure that changes the test coverage or testing strategy </w:t>
      </w:r>
    </w:p>
    <w:p w14:paraId="75A52D31" w14:textId="77777777" w:rsidR="00217695" w:rsidRPr="00AE4266" w:rsidRDefault="00217695" w:rsidP="00BA4667">
      <w:pPr>
        <w:pStyle w:val="multilevellist"/>
        <w:numPr>
          <w:ilvl w:val="0"/>
          <w:numId w:val="0"/>
        </w:numPr>
        <w:jc w:val="both"/>
        <w:rPr>
          <w:lang w:val="en-GB"/>
        </w:rPr>
      </w:pPr>
    </w:p>
    <w:p w14:paraId="41D9B5DE" w14:textId="6C222CDA" w:rsidR="004B5C5A" w:rsidRPr="00AE4266" w:rsidRDefault="00217695" w:rsidP="00BA4667">
      <w:pPr>
        <w:pStyle w:val="multilevellist"/>
        <w:numPr>
          <w:ilvl w:val="0"/>
          <w:numId w:val="0"/>
        </w:numPr>
        <w:jc w:val="both"/>
        <w:rPr>
          <w:lang w:val="en-GB"/>
        </w:rPr>
      </w:pPr>
      <w:r w:rsidRPr="00AE4266">
        <w:rPr>
          <w:lang w:val="en-GB"/>
        </w:rPr>
        <w:t xml:space="preserve">Minor changes are kept in the </w:t>
      </w:r>
      <w:r w:rsidR="001F6373" w:rsidRPr="00AE4266">
        <w:rPr>
          <w:lang w:val="en-GB"/>
        </w:rPr>
        <w:t>revision</w:t>
      </w:r>
      <w:r w:rsidRPr="00AE4266">
        <w:rPr>
          <w:lang w:val="en-GB"/>
        </w:rPr>
        <w:t xml:space="preserve"> </w:t>
      </w:r>
      <w:r w:rsidR="00CA752E" w:rsidRPr="00AE4266">
        <w:rPr>
          <w:lang w:val="en-GB"/>
        </w:rPr>
        <w:t xml:space="preserve">history </w:t>
      </w:r>
      <w:r w:rsidRPr="00AE4266">
        <w:rPr>
          <w:lang w:val="en-GB"/>
        </w:rPr>
        <w:t>but not explicit</w:t>
      </w:r>
      <w:r w:rsidR="00541A8A" w:rsidRPr="00AE4266">
        <w:rPr>
          <w:lang w:val="en-GB"/>
        </w:rPr>
        <w:t>ly</w:t>
      </w:r>
      <w:r w:rsidRPr="00AE4266">
        <w:rPr>
          <w:lang w:val="en-GB"/>
        </w:rPr>
        <w:t xml:space="preserve"> </w:t>
      </w:r>
      <w:r w:rsidR="004B5C5A" w:rsidRPr="00AE4266">
        <w:rPr>
          <w:lang w:val="en-GB"/>
        </w:rPr>
        <w:t xml:space="preserve">informed to </w:t>
      </w:r>
      <w:r w:rsidR="006779ED" w:rsidRPr="00AE4266">
        <w:rPr>
          <w:lang w:val="en-GB"/>
        </w:rPr>
        <w:t xml:space="preserve">the </w:t>
      </w:r>
      <w:r w:rsidR="008D1700">
        <w:rPr>
          <w:lang w:val="en-GB"/>
        </w:rPr>
        <w:t>rest of the team</w:t>
      </w:r>
      <w:r w:rsidR="004B5C5A" w:rsidRPr="00AE4266">
        <w:rPr>
          <w:lang w:val="en-GB"/>
        </w:rPr>
        <w:t>. Th</w:t>
      </w:r>
      <w:r w:rsidR="007F2F57" w:rsidRPr="00AE4266">
        <w:rPr>
          <w:lang w:val="en-GB"/>
        </w:rPr>
        <w:t>ese</w:t>
      </w:r>
      <w:r w:rsidR="004B5C5A" w:rsidRPr="00AE4266">
        <w:rPr>
          <w:lang w:val="en-GB"/>
        </w:rPr>
        <w:t xml:space="preserve"> changes are limited to:</w:t>
      </w:r>
    </w:p>
    <w:p w14:paraId="175FFA16" w14:textId="36629B24" w:rsidR="001F6373" w:rsidRPr="00AE4266" w:rsidRDefault="00CA752E" w:rsidP="008212BB">
      <w:pPr>
        <w:pStyle w:val="multilevellist"/>
        <w:numPr>
          <w:ilvl w:val="0"/>
          <w:numId w:val="17"/>
        </w:numPr>
        <w:jc w:val="both"/>
        <w:rPr>
          <w:lang w:val="en-GB"/>
        </w:rPr>
      </w:pPr>
      <w:r w:rsidRPr="00AE4266">
        <w:rPr>
          <w:lang w:val="en-GB"/>
        </w:rPr>
        <w:t>Small c</w:t>
      </w:r>
      <w:r w:rsidR="004B5C5A" w:rsidRPr="00AE4266">
        <w:rPr>
          <w:lang w:val="en-GB"/>
        </w:rPr>
        <w:t xml:space="preserve">hanges </w:t>
      </w:r>
      <w:r w:rsidR="005E4AA4" w:rsidRPr="00AE4266">
        <w:rPr>
          <w:lang w:val="en-GB"/>
        </w:rPr>
        <w:t xml:space="preserve">in a </w:t>
      </w:r>
      <w:r w:rsidRPr="00AE4266">
        <w:rPr>
          <w:lang w:val="en-GB"/>
        </w:rPr>
        <w:t>test procedure</w:t>
      </w:r>
      <w:r w:rsidR="005E4AA4" w:rsidRPr="00AE4266">
        <w:rPr>
          <w:lang w:val="en-GB"/>
        </w:rPr>
        <w:t xml:space="preserve">, </w:t>
      </w:r>
      <w:r w:rsidRPr="00AE4266">
        <w:rPr>
          <w:lang w:val="en-GB"/>
        </w:rPr>
        <w:t>e.g.</w:t>
      </w:r>
      <w:r w:rsidR="005E4AA4" w:rsidRPr="00AE4266">
        <w:rPr>
          <w:lang w:val="en-GB"/>
        </w:rPr>
        <w:t xml:space="preserve"> additional SPI commands</w:t>
      </w:r>
      <w:r w:rsidRPr="00AE4266">
        <w:rPr>
          <w:lang w:val="en-GB"/>
        </w:rPr>
        <w:t>, increasing wait times</w:t>
      </w:r>
    </w:p>
    <w:p w14:paraId="1158FA7A" w14:textId="066C26EF" w:rsidR="00AA2FC5" w:rsidRPr="00AE4266" w:rsidRDefault="001F6373" w:rsidP="008212BB">
      <w:pPr>
        <w:pStyle w:val="multilevellist"/>
        <w:numPr>
          <w:ilvl w:val="0"/>
          <w:numId w:val="17"/>
        </w:numPr>
        <w:jc w:val="both"/>
        <w:rPr>
          <w:lang w:val="en-GB"/>
        </w:rPr>
      </w:pPr>
      <w:r w:rsidRPr="00AE4266">
        <w:rPr>
          <w:lang w:val="en-GB"/>
        </w:rPr>
        <w:t xml:space="preserve">Correction of typo’s </w:t>
      </w:r>
    </w:p>
    <w:p w14:paraId="697FA90A" w14:textId="5CCA622A" w:rsidR="00B036D9" w:rsidRPr="00AE4266" w:rsidRDefault="00AA2FC5" w:rsidP="00DF58A8">
      <w:r w:rsidRPr="00AE4266">
        <w:t>Any changes</w:t>
      </w:r>
      <w:r w:rsidR="00002042" w:rsidRPr="00AE4266">
        <w:t xml:space="preserve"> (major and minor)</w:t>
      </w:r>
      <w:r w:rsidRPr="00AE4266">
        <w:t xml:space="preserve"> after </w:t>
      </w:r>
      <w:r w:rsidR="00002042" w:rsidRPr="00AE4266">
        <w:t xml:space="preserve">the TRR meeting will </w:t>
      </w:r>
      <w:r w:rsidR="007F2F57" w:rsidRPr="00AE4266">
        <w:t xml:space="preserve">be </w:t>
      </w:r>
      <w:r w:rsidR="008D1700">
        <w:t xml:space="preserve">communicated via email </w:t>
      </w:r>
      <w:r w:rsidR="00F254E0">
        <w:t>towards the team and if needed discussed during a meeting</w:t>
      </w:r>
      <w:r w:rsidR="00B036D9" w:rsidRPr="00AE4266">
        <w:t xml:space="preserve">. </w:t>
      </w:r>
    </w:p>
    <w:p w14:paraId="5B912406" w14:textId="2D317CBD" w:rsidR="005D4449" w:rsidRPr="00AE4266" w:rsidRDefault="005D4449" w:rsidP="00BA4667"/>
    <w:p w14:paraId="797A7EAF" w14:textId="76F80B59" w:rsidR="001474A3" w:rsidRPr="00AE4266" w:rsidRDefault="001474A3" w:rsidP="00B41D73">
      <w:pPr>
        <w:pStyle w:val="Heading1"/>
      </w:pPr>
      <w:bookmarkStart w:id="13" w:name="_Toc131774876"/>
      <w:bookmarkStart w:id="14" w:name="_Ref188265033"/>
      <w:bookmarkStart w:id="15" w:name="_Ref190781934"/>
      <w:bookmarkStart w:id="16" w:name="_Ref199767833"/>
      <w:bookmarkStart w:id="17" w:name="_Toc211426703"/>
      <w:r w:rsidRPr="00AE4266">
        <w:lastRenderedPageBreak/>
        <w:t>Test strategy</w:t>
      </w:r>
      <w:bookmarkEnd w:id="13"/>
      <w:bookmarkEnd w:id="14"/>
      <w:bookmarkEnd w:id="15"/>
      <w:bookmarkEnd w:id="16"/>
      <w:bookmarkEnd w:id="17"/>
      <w:r w:rsidRPr="00AE4266">
        <w:t xml:space="preserve"> </w:t>
      </w:r>
    </w:p>
    <w:p w14:paraId="03760A43" w14:textId="7929BB6D" w:rsidR="00E05ADD" w:rsidRPr="00AE4266" w:rsidRDefault="00E05ADD" w:rsidP="00E05ADD">
      <w:r w:rsidRPr="00AE4266">
        <w:t xml:space="preserve">This chapter </w:t>
      </w:r>
      <w:r w:rsidR="0048530C" w:rsidRPr="00AE4266">
        <w:t xml:space="preserve">describes the test </w:t>
      </w:r>
      <w:r w:rsidR="00EC0718" w:rsidRPr="00AE4266">
        <w:t>methods</w:t>
      </w:r>
      <w:r w:rsidR="0048530C" w:rsidRPr="00AE4266">
        <w:t xml:space="preserve"> </w:t>
      </w:r>
      <w:r w:rsidR="00EC0718" w:rsidRPr="00AE4266">
        <w:t xml:space="preserve">used for the verification </w:t>
      </w:r>
      <w:r w:rsidR="001E403B" w:rsidRPr="00AE4266">
        <w:t xml:space="preserve">and validation of </w:t>
      </w:r>
      <w:r w:rsidR="001477FE" w:rsidRPr="00AE4266">
        <w:t xml:space="preserve">the </w:t>
      </w:r>
      <w:r w:rsidR="00C52D19" w:rsidRPr="00AE4266">
        <w:t>MAG-PSU</w:t>
      </w:r>
      <w:r w:rsidR="00917093">
        <w:t>00001</w:t>
      </w:r>
      <w:r w:rsidR="001477FE" w:rsidRPr="00AE4266">
        <w:t xml:space="preserve"> product</w:t>
      </w:r>
      <w:r w:rsidR="00CB396D" w:rsidRPr="00AE4266">
        <w:t xml:space="preserve">. </w:t>
      </w:r>
      <w:r w:rsidR="00A5279F" w:rsidRPr="00AE4266">
        <w:t>The test strategy aims at maximal test coverage</w:t>
      </w:r>
      <w:r w:rsidR="00FF3FBF" w:rsidRPr="00AE4266">
        <w:t xml:space="preserve"> of the product</w:t>
      </w:r>
      <w:r w:rsidR="00A5279F" w:rsidRPr="00AE4266">
        <w:t>.</w:t>
      </w:r>
    </w:p>
    <w:p w14:paraId="353E5317" w14:textId="2EE0ECDA" w:rsidR="00841D6B" w:rsidRPr="00AE4266" w:rsidRDefault="005D5D0C" w:rsidP="00E05ADD">
      <w:r w:rsidRPr="00AE4266">
        <w:t>Functional testing and electrical</w:t>
      </w:r>
      <w:r w:rsidR="00224087" w:rsidRPr="00AE4266">
        <w:t xml:space="preserve"> parametric</w:t>
      </w:r>
      <w:r w:rsidRPr="00AE4266">
        <w:t xml:space="preserve"> testing</w:t>
      </w:r>
      <w:r w:rsidR="00A85FB6" w:rsidRPr="00AE4266">
        <w:t xml:space="preserve"> of the test structures is</w:t>
      </w:r>
      <w:r w:rsidR="00491773" w:rsidRPr="00AE4266">
        <w:t xml:space="preserve"> used to </w:t>
      </w:r>
      <w:r w:rsidR="000242BB" w:rsidRPr="00AE4266">
        <w:t>verify</w:t>
      </w:r>
      <w:r w:rsidR="00491773" w:rsidRPr="00AE4266">
        <w:t xml:space="preserve"> the performance</w:t>
      </w:r>
      <w:r w:rsidR="00861BAE" w:rsidRPr="00AE4266">
        <w:t>.</w:t>
      </w:r>
      <w:r w:rsidR="008D31D4" w:rsidRPr="00AE4266">
        <w:t xml:space="preserve"> </w:t>
      </w:r>
    </w:p>
    <w:p w14:paraId="6B5AFDD3" w14:textId="3A85456D" w:rsidR="001474A3" w:rsidRPr="00AE4266" w:rsidRDefault="001474A3" w:rsidP="00B41D73">
      <w:pPr>
        <w:pStyle w:val="Heading2"/>
      </w:pPr>
      <w:bookmarkStart w:id="18" w:name="_Ref121471331"/>
      <w:bookmarkStart w:id="19" w:name="_Toc131774877"/>
      <w:bookmarkStart w:id="20" w:name="_Toc211426704"/>
      <w:r w:rsidRPr="00AE4266">
        <w:t>Test</w:t>
      </w:r>
      <w:r w:rsidR="00ED1461" w:rsidRPr="00AE4266">
        <w:t xml:space="preserve"> conditions</w:t>
      </w:r>
      <w:bookmarkEnd w:id="18"/>
      <w:bookmarkEnd w:id="19"/>
      <w:bookmarkEnd w:id="20"/>
    </w:p>
    <w:p w14:paraId="26459C77" w14:textId="31E3C2A5" w:rsidR="005C39DE" w:rsidRPr="00AE4266" w:rsidRDefault="005C39DE" w:rsidP="001474A3">
      <w:r w:rsidRPr="00AE4266">
        <w:t xml:space="preserve">During </w:t>
      </w:r>
      <w:r w:rsidR="00CF62A9" w:rsidRPr="00AE4266">
        <w:t xml:space="preserve">functional verification and </w:t>
      </w:r>
      <w:r w:rsidRPr="00AE4266">
        <w:t>characterization test</w:t>
      </w:r>
      <w:r w:rsidR="00CF62A9" w:rsidRPr="00AE4266">
        <w:t>ing</w:t>
      </w:r>
      <w:r w:rsidRPr="00AE4266">
        <w:t xml:space="preserve"> the </w:t>
      </w:r>
      <w:r w:rsidR="003765E2" w:rsidRPr="00AE4266">
        <w:t xml:space="preserve">temperature and supply voltage of the DUT’s will be varied to </w:t>
      </w:r>
      <w:r w:rsidR="00F566E6" w:rsidRPr="00AE4266">
        <w:t>validate the ASIC specifications over</w:t>
      </w:r>
      <w:r w:rsidR="003765E2" w:rsidRPr="00AE4266">
        <w:t xml:space="preserve"> the </w:t>
      </w:r>
      <w:r w:rsidR="006E12ED" w:rsidRPr="00AE4266">
        <w:t xml:space="preserve">defined </w:t>
      </w:r>
      <w:r w:rsidR="00B94EB7" w:rsidRPr="00AE4266">
        <w:t>operating conditions</w:t>
      </w:r>
      <w:r w:rsidR="00F566E6" w:rsidRPr="00AE4266">
        <w:t>.</w:t>
      </w:r>
      <w:r w:rsidR="006E12ED" w:rsidRPr="00AE4266">
        <w:t xml:space="preserve"> </w:t>
      </w:r>
      <w:r w:rsidR="00875E38" w:rsidRPr="00AE4266">
        <w:t xml:space="preserve">The conditions listed in this section are the minimal set of conditions that will be tested. If additional </w:t>
      </w:r>
      <w:r w:rsidR="008105E3" w:rsidRPr="00AE4266">
        <w:t>test conditions are neede</w:t>
      </w:r>
      <w:r w:rsidR="00C301F6" w:rsidRPr="00AE4266">
        <w:t>d</w:t>
      </w:r>
      <w:r w:rsidR="008105E3" w:rsidRPr="00AE4266">
        <w:t xml:space="preserve"> to validate </w:t>
      </w:r>
      <w:r w:rsidR="00C369CF" w:rsidRPr="00AE4266">
        <w:t>certain parameters, then they are explicit</w:t>
      </w:r>
      <w:r w:rsidR="00B65409" w:rsidRPr="00AE4266">
        <w:t>ly</w:t>
      </w:r>
      <w:r w:rsidR="00C369CF" w:rsidRPr="00AE4266">
        <w:t xml:space="preserve"> mentioned in the test procedure. </w:t>
      </w:r>
    </w:p>
    <w:p w14:paraId="1CC88A68" w14:textId="6F723225" w:rsidR="001474A3" w:rsidRPr="00AE4266" w:rsidRDefault="001474A3" w:rsidP="001474A3">
      <w:r w:rsidRPr="00AE4266">
        <w:t>Temperature</w:t>
      </w:r>
      <w:r w:rsidR="00C70EBE" w:rsidRPr="00AE4266">
        <w:t xml:space="preserve"> </w:t>
      </w:r>
      <w:r w:rsidR="004F4CC6" w:rsidRPr="00AE4266">
        <w:t xml:space="preserve">conditions are mentioned in this document with </w:t>
      </w:r>
      <w:r w:rsidR="00E7324F" w:rsidRPr="00AE4266">
        <w:t>following</w:t>
      </w:r>
      <w:r w:rsidRPr="00AE4266">
        <w:t xml:space="preserve"> codes:</w:t>
      </w:r>
    </w:p>
    <w:p w14:paraId="547269E8" w14:textId="3FE09DFF" w:rsidR="001474A3" w:rsidRPr="00AE4266" w:rsidRDefault="001474A3" w:rsidP="008212BB">
      <w:pPr>
        <w:pStyle w:val="ListParagraph"/>
        <w:numPr>
          <w:ilvl w:val="0"/>
          <w:numId w:val="13"/>
        </w:numPr>
      </w:pPr>
      <w:r w:rsidRPr="00AE4266">
        <w:t>RT = room temperature = 25</w:t>
      </w:r>
      <w:r w:rsidRPr="00AE4266">
        <w:rPr>
          <w:rFonts w:cstheme="minorHAnsi"/>
        </w:rPr>
        <w:t>°</w:t>
      </w:r>
      <w:r w:rsidRPr="00AE4266">
        <w:t xml:space="preserve">C +/- </w:t>
      </w:r>
      <w:r w:rsidR="00656F42" w:rsidRPr="00AE4266">
        <w:t>5</w:t>
      </w:r>
      <w:r w:rsidRPr="00AE4266">
        <w:rPr>
          <w:rFonts w:cstheme="minorHAnsi"/>
        </w:rPr>
        <w:t>°</w:t>
      </w:r>
      <w:r w:rsidRPr="00AE4266">
        <w:t>C</w:t>
      </w:r>
    </w:p>
    <w:p w14:paraId="4455D6FA" w14:textId="6063D562" w:rsidR="001474A3" w:rsidRPr="00AE4266" w:rsidRDefault="001474A3" w:rsidP="008212BB">
      <w:pPr>
        <w:pStyle w:val="ListParagraph"/>
        <w:numPr>
          <w:ilvl w:val="0"/>
          <w:numId w:val="13"/>
        </w:numPr>
      </w:pPr>
      <w:r w:rsidRPr="00AE4266">
        <w:t>CT = cold temperature = -40</w:t>
      </w:r>
      <w:r w:rsidRPr="00AE4266">
        <w:rPr>
          <w:rFonts w:cstheme="minorHAnsi"/>
        </w:rPr>
        <w:t>°</w:t>
      </w:r>
      <w:r w:rsidRPr="00AE4266">
        <w:t>C +/- 5</w:t>
      </w:r>
      <w:r w:rsidRPr="00AE4266">
        <w:rPr>
          <w:rFonts w:cstheme="minorHAnsi"/>
        </w:rPr>
        <w:t>°</w:t>
      </w:r>
      <w:r w:rsidRPr="00AE4266">
        <w:t>C</w:t>
      </w:r>
    </w:p>
    <w:p w14:paraId="2C250BAA" w14:textId="4828EE20" w:rsidR="001474A3" w:rsidRPr="00AE4266" w:rsidRDefault="001474A3" w:rsidP="008212BB">
      <w:pPr>
        <w:pStyle w:val="ListParagraph"/>
        <w:numPr>
          <w:ilvl w:val="0"/>
          <w:numId w:val="13"/>
        </w:numPr>
      </w:pPr>
      <w:r w:rsidRPr="00AE4266">
        <w:t xml:space="preserve">HT = hot temperature = </w:t>
      </w:r>
      <w:r w:rsidR="002A65D9">
        <w:t>85</w:t>
      </w:r>
      <w:r w:rsidRPr="00AE4266">
        <w:rPr>
          <w:rFonts w:cstheme="minorHAnsi"/>
        </w:rPr>
        <w:t>°</w:t>
      </w:r>
      <w:r w:rsidRPr="00AE4266">
        <w:t>C +/- 5</w:t>
      </w:r>
      <w:r w:rsidRPr="00AE4266">
        <w:rPr>
          <w:rFonts w:cstheme="minorHAnsi"/>
        </w:rPr>
        <w:t>°</w:t>
      </w:r>
      <w:r w:rsidRPr="00AE4266">
        <w:t>C</w:t>
      </w:r>
    </w:p>
    <w:p w14:paraId="243D403E" w14:textId="7E57C70A" w:rsidR="001474A3" w:rsidRPr="00AE4266" w:rsidRDefault="001474A3" w:rsidP="001474A3">
      <w:r w:rsidRPr="00AE4266">
        <w:t xml:space="preserve">Supply voltage </w:t>
      </w:r>
      <w:r w:rsidR="008C60BF" w:rsidRPr="00AE4266">
        <w:t xml:space="preserve">conditions are defined in the </w:t>
      </w:r>
      <w:r w:rsidR="005C2743" w:rsidRPr="00AE4266">
        <w:t>table below</w:t>
      </w:r>
      <w:r w:rsidRPr="00AE4266">
        <w:t>:</w:t>
      </w:r>
    </w:p>
    <w:p w14:paraId="72540E48" w14:textId="75258EAB" w:rsidR="00482578" w:rsidRPr="00AE4266" w:rsidRDefault="00482578" w:rsidP="00482578">
      <w:pPr>
        <w:pStyle w:val="Caption"/>
        <w:keepNext/>
        <w:ind w:left="360"/>
        <w:rPr>
          <w:lang w:val="en-GB"/>
        </w:rPr>
      </w:pPr>
      <w:bookmarkStart w:id="21" w:name="_Ref189216569"/>
      <w:bookmarkStart w:id="22" w:name="_Toc131774967"/>
      <w:bookmarkStart w:id="23" w:name="_Toc211426669"/>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1</w:t>
      </w:r>
      <w:r w:rsidRPr="00AE4266">
        <w:rPr>
          <w:lang w:val="en-GB"/>
        </w:rPr>
        <w:fldChar w:fldCharType="end"/>
      </w:r>
      <w:bookmarkEnd w:id="21"/>
      <w:r w:rsidRPr="00AE4266">
        <w:rPr>
          <w:lang w:val="en-GB"/>
        </w:rPr>
        <w:t>: Supply voltage conditions</w:t>
      </w:r>
      <w:bookmarkEnd w:id="22"/>
      <w:bookmarkEnd w:id="23"/>
    </w:p>
    <w:tbl>
      <w:tblPr>
        <w:tblStyle w:val="GridTable4-Accent3"/>
        <w:tblW w:w="4873" w:type="pct"/>
        <w:tblLook w:val="04A0" w:firstRow="1" w:lastRow="0" w:firstColumn="1" w:lastColumn="0" w:noHBand="0" w:noVBand="1"/>
      </w:tblPr>
      <w:tblGrid>
        <w:gridCol w:w="2240"/>
        <w:gridCol w:w="1577"/>
        <w:gridCol w:w="1577"/>
        <w:gridCol w:w="1117"/>
        <w:gridCol w:w="2873"/>
      </w:tblGrid>
      <w:tr w:rsidR="0010392B" w:rsidRPr="00AE4266" w14:paraId="00C9DD4F" w14:textId="77777777" w:rsidTr="00DB6C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pct"/>
            <w:shd w:val="clear" w:color="auto" w:fill="514E4E" w:themeFill="accent3" w:themeFillShade="BF"/>
          </w:tcPr>
          <w:p w14:paraId="1DB4D68C" w14:textId="3A71BDC9" w:rsidR="00482578" w:rsidRPr="00AE4266" w:rsidRDefault="00482578" w:rsidP="005C2743">
            <w:pPr>
              <w:pStyle w:val="Table-small"/>
            </w:pPr>
            <w:r w:rsidRPr="00AE4266">
              <w:t>Supply</w:t>
            </w:r>
            <w:r w:rsidR="003046C6" w:rsidRPr="00AE4266">
              <w:t xml:space="preserve"> level</w:t>
            </w:r>
          </w:p>
        </w:tc>
        <w:tc>
          <w:tcPr>
            <w:tcW w:w="840" w:type="pct"/>
            <w:shd w:val="clear" w:color="auto" w:fill="514E4E" w:themeFill="accent3" w:themeFillShade="BF"/>
          </w:tcPr>
          <w:p w14:paraId="3D976C09" w14:textId="1A57F364" w:rsidR="00482578" w:rsidRPr="00AE4266" w:rsidRDefault="00482578" w:rsidP="005C2743">
            <w:pPr>
              <w:pStyle w:val="Table-small"/>
              <w:cnfStyle w:val="100000000000" w:firstRow="1" w:lastRow="0" w:firstColumn="0" w:lastColumn="0" w:oddVBand="0" w:evenVBand="0" w:oddHBand="0" w:evenHBand="0" w:firstRowFirstColumn="0" w:firstRowLastColumn="0" w:lastRowFirstColumn="0" w:lastRowLastColumn="0"/>
            </w:pPr>
            <w:r w:rsidRPr="00AE4266">
              <w:t>Min</w:t>
            </w:r>
            <w:r w:rsidR="00A44047" w:rsidRPr="00AE4266">
              <w:t>imal</w:t>
            </w:r>
          </w:p>
        </w:tc>
        <w:tc>
          <w:tcPr>
            <w:tcW w:w="840" w:type="pct"/>
            <w:shd w:val="clear" w:color="auto" w:fill="514E4E" w:themeFill="accent3" w:themeFillShade="BF"/>
          </w:tcPr>
          <w:p w14:paraId="7518716E" w14:textId="54BAC420" w:rsidR="00482578" w:rsidRPr="00AE4266" w:rsidRDefault="00A44047" w:rsidP="005C2743">
            <w:pPr>
              <w:pStyle w:val="Table-small"/>
              <w:cnfStyle w:val="100000000000" w:firstRow="1" w:lastRow="0" w:firstColumn="0" w:lastColumn="0" w:oddVBand="0" w:evenVBand="0" w:oddHBand="0" w:evenHBand="0" w:firstRowFirstColumn="0" w:firstRowLastColumn="0" w:lastRowFirstColumn="0" w:lastRowLastColumn="0"/>
            </w:pPr>
            <w:r w:rsidRPr="00AE4266">
              <w:t>Nom</w:t>
            </w:r>
            <w:r w:rsidR="0024060E" w:rsidRPr="00AE4266">
              <w:t>inal</w:t>
            </w:r>
          </w:p>
        </w:tc>
        <w:tc>
          <w:tcPr>
            <w:tcW w:w="595" w:type="pct"/>
            <w:shd w:val="clear" w:color="auto" w:fill="514E4E" w:themeFill="accent3" w:themeFillShade="BF"/>
          </w:tcPr>
          <w:p w14:paraId="45C472D6" w14:textId="6144A1ED" w:rsidR="00482578" w:rsidRPr="00AE4266" w:rsidRDefault="00482578" w:rsidP="005C2743">
            <w:pPr>
              <w:pStyle w:val="Table-small"/>
              <w:cnfStyle w:val="100000000000" w:firstRow="1" w:lastRow="0" w:firstColumn="0" w:lastColumn="0" w:oddVBand="0" w:evenVBand="0" w:oddHBand="0" w:evenHBand="0" w:firstRowFirstColumn="0" w:firstRowLastColumn="0" w:lastRowFirstColumn="0" w:lastRowLastColumn="0"/>
            </w:pPr>
            <w:r w:rsidRPr="00AE4266">
              <w:t>Max</w:t>
            </w:r>
            <w:r w:rsidR="0024060E" w:rsidRPr="00AE4266">
              <w:t>imal</w:t>
            </w:r>
          </w:p>
        </w:tc>
        <w:tc>
          <w:tcPr>
            <w:tcW w:w="1531" w:type="pct"/>
            <w:shd w:val="clear" w:color="auto" w:fill="514E4E" w:themeFill="accent3" w:themeFillShade="BF"/>
          </w:tcPr>
          <w:p w14:paraId="1C76488C" w14:textId="77777777" w:rsidR="00482578" w:rsidRPr="00AE4266" w:rsidRDefault="00482578" w:rsidP="005C2743">
            <w:pPr>
              <w:pStyle w:val="Table-small"/>
              <w:cnfStyle w:val="100000000000" w:firstRow="1" w:lastRow="0" w:firstColumn="0" w:lastColumn="0" w:oddVBand="0" w:evenVBand="0" w:oddHBand="0" w:evenHBand="0" w:firstRowFirstColumn="0" w:firstRowLastColumn="0" w:lastRowFirstColumn="0" w:lastRowLastColumn="0"/>
            </w:pPr>
            <w:r w:rsidRPr="00AE4266">
              <w:t>Comments</w:t>
            </w:r>
          </w:p>
        </w:tc>
      </w:tr>
      <w:tr w:rsidR="0010392B" w:rsidRPr="00AE4266" w14:paraId="49E2E899" w14:textId="77777777" w:rsidTr="00DB6C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pct"/>
          </w:tcPr>
          <w:p w14:paraId="6D2CC999" w14:textId="56A6BD07" w:rsidR="00482578" w:rsidRPr="00AE4266" w:rsidRDefault="003046C6" w:rsidP="005C2743">
            <w:pPr>
              <w:pStyle w:val="Table-small"/>
            </w:pPr>
            <w:r w:rsidRPr="00AE4266">
              <w:t>V</w:t>
            </w:r>
            <w:r w:rsidR="00DF4623" w:rsidRPr="00AE4266">
              <w:t>in</w:t>
            </w:r>
          </w:p>
        </w:tc>
        <w:tc>
          <w:tcPr>
            <w:tcW w:w="840" w:type="pct"/>
          </w:tcPr>
          <w:p w14:paraId="6A3EEE70" w14:textId="2348500D" w:rsidR="00482578" w:rsidRPr="00AE4266" w:rsidRDefault="003361FD" w:rsidP="005C2743">
            <w:pPr>
              <w:pStyle w:val="Table-small"/>
              <w:cnfStyle w:val="000000100000" w:firstRow="0" w:lastRow="0" w:firstColumn="0" w:lastColumn="0" w:oddVBand="0" w:evenVBand="0" w:oddHBand="1" w:evenHBand="0" w:firstRowFirstColumn="0" w:firstRowLastColumn="0" w:lastRowFirstColumn="0" w:lastRowLastColumn="0"/>
            </w:pPr>
            <w:r w:rsidRPr="00AE4266">
              <w:t>5</w:t>
            </w:r>
          </w:p>
        </w:tc>
        <w:tc>
          <w:tcPr>
            <w:tcW w:w="840" w:type="pct"/>
          </w:tcPr>
          <w:p w14:paraId="0B4E2245" w14:textId="030649C2" w:rsidR="00482578" w:rsidRPr="00AE4266" w:rsidRDefault="003361FD" w:rsidP="005C2743">
            <w:pPr>
              <w:pStyle w:val="Table-small"/>
              <w:cnfStyle w:val="000000100000" w:firstRow="0" w:lastRow="0" w:firstColumn="0" w:lastColumn="0" w:oddVBand="0" w:evenVBand="0" w:oddHBand="1" w:evenHBand="0" w:firstRowFirstColumn="0" w:firstRowLastColumn="0" w:lastRowFirstColumn="0" w:lastRowLastColumn="0"/>
            </w:pPr>
            <w:r w:rsidRPr="00AE4266">
              <w:t>9</w:t>
            </w:r>
          </w:p>
        </w:tc>
        <w:tc>
          <w:tcPr>
            <w:tcW w:w="595" w:type="pct"/>
          </w:tcPr>
          <w:p w14:paraId="4F8573E7" w14:textId="1F303EB1" w:rsidR="00482578" w:rsidRPr="00AE4266" w:rsidRDefault="00740BD0" w:rsidP="005C2743">
            <w:pPr>
              <w:pStyle w:val="Table-small"/>
              <w:cnfStyle w:val="000000100000" w:firstRow="0" w:lastRow="0" w:firstColumn="0" w:lastColumn="0" w:oddVBand="0" w:evenVBand="0" w:oddHBand="1" w:evenHBand="0" w:firstRowFirstColumn="0" w:firstRowLastColumn="0" w:lastRowFirstColumn="0" w:lastRowLastColumn="0"/>
            </w:pPr>
            <w:r w:rsidRPr="00AE4266">
              <w:t>11</w:t>
            </w:r>
          </w:p>
        </w:tc>
        <w:tc>
          <w:tcPr>
            <w:tcW w:w="1531" w:type="pct"/>
          </w:tcPr>
          <w:p w14:paraId="4DBC3FA8" w14:textId="77777777" w:rsidR="00482578" w:rsidRPr="00AE4266" w:rsidRDefault="00482578" w:rsidP="005C2743">
            <w:pPr>
              <w:pStyle w:val="Table-small"/>
              <w:cnfStyle w:val="000000100000" w:firstRow="0" w:lastRow="0" w:firstColumn="0" w:lastColumn="0" w:oddVBand="0" w:evenVBand="0" w:oddHBand="1" w:evenHBand="0" w:firstRowFirstColumn="0" w:firstRowLastColumn="0" w:lastRowFirstColumn="0" w:lastRowLastColumn="0"/>
            </w:pPr>
          </w:p>
        </w:tc>
      </w:tr>
    </w:tbl>
    <w:p w14:paraId="0DD8F81D" w14:textId="50BE527F" w:rsidR="00C82E06" w:rsidRPr="00AE4266" w:rsidRDefault="004D1E84" w:rsidP="001474A3">
      <w:pPr>
        <w:pStyle w:val="Heading2"/>
      </w:pPr>
      <w:bookmarkStart w:id="24" w:name="_Toc211426705"/>
      <w:r w:rsidRPr="00AE4266">
        <w:t>Test stages</w:t>
      </w:r>
      <w:bookmarkEnd w:id="24"/>
    </w:p>
    <w:p w14:paraId="67D085D5" w14:textId="6C0AD2C1" w:rsidR="00620293" w:rsidRPr="00AE4266" w:rsidDel="007A66EB" w:rsidRDefault="00620293" w:rsidP="001474A3">
      <w:pPr>
        <w:rPr>
          <w:del w:id="25" w:author="Jonathan Vanden Berk" w:date="2025-10-06T16:17:00Z" w16du:dateUtc="2025-10-06T14:17:00Z"/>
        </w:rPr>
      </w:pPr>
      <w:r w:rsidRPr="00AE4266">
        <w:fldChar w:fldCharType="begin"/>
      </w:r>
      <w:r w:rsidRPr="00AE4266">
        <w:instrText xml:space="preserve"> REF _Ref121471033 \h  \* MERGEFORMAT </w:instrText>
      </w:r>
      <w:r w:rsidRPr="00AE4266">
        <w:fldChar w:fldCharType="separate"/>
      </w:r>
      <w:r w:rsidR="00C31325" w:rsidRPr="00AE4266">
        <w:t>Table 2</w:t>
      </w:r>
      <w:r w:rsidRPr="00AE4266">
        <w:fldChar w:fldCharType="end"/>
      </w:r>
      <w:r w:rsidRPr="00AE4266">
        <w:t xml:space="preserve"> outlines all the test stages required to validate the performance of the test vehicle, while section </w:t>
      </w:r>
      <w:r w:rsidRPr="00AE4266">
        <w:fldChar w:fldCharType="begin"/>
      </w:r>
      <w:r w:rsidRPr="00AE4266">
        <w:instrText xml:space="preserve"> REF _Ref121471150 \r \h  \* MERGEFORMAT </w:instrText>
      </w:r>
      <w:r w:rsidRPr="00AE4266">
        <w:fldChar w:fldCharType="separate"/>
      </w:r>
      <w:r w:rsidR="00C31325" w:rsidRPr="00AE4266">
        <w:t>2.2.5</w:t>
      </w:r>
      <w:r w:rsidRPr="00AE4266">
        <w:fldChar w:fldCharType="end"/>
      </w:r>
      <w:r w:rsidRPr="00AE4266">
        <w:t xml:space="preserve"> details the sequence in which these test stages fit into the overall test flow.</w:t>
      </w:r>
    </w:p>
    <w:p w14:paraId="02522F35" w14:textId="60D9A3BF" w:rsidR="001474A3" w:rsidRPr="00AE4266" w:rsidRDefault="001474A3" w:rsidP="001474A3">
      <w:pPr>
        <w:pStyle w:val="Caption"/>
        <w:keepNext/>
        <w:rPr>
          <w:lang w:val="en-GB"/>
        </w:rPr>
      </w:pPr>
      <w:bookmarkStart w:id="26" w:name="_Ref121471033"/>
      <w:bookmarkStart w:id="27" w:name="_Toc131774968"/>
      <w:bookmarkStart w:id="28" w:name="_Toc211426670"/>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2</w:t>
      </w:r>
      <w:r w:rsidRPr="00AE4266">
        <w:rPr>
          <w:lang w:val="en-GB"/>
        </w:rPr>
        <w:fldChar w:fldCharType="end"/>
      </w:r>
      <w:bookmarkEnd w:id="26"/>
      <w:r w:rsidRPr="00AE4266">
        <w:rPr>
          <w:lang w:val="en-GB"/>
        </w:rPr>
        <w:t xml:space="preserve">: Test </w:t>
      </w:r>
      <w:bookmarkEnd w:id="27"/>
      <w:r w:rsidR="00B86E72" w:rsidRPr="00AE4266">
        <w:rPr>
          <w:lang w:val="en-GB"/>
        </w:rPr>
        <w:t>stages</w:t>
      </w:r>
      <w:bookmarkEnd w:id="28"/>
    </w:p>
    <w:tbl>
      <w:tblPr>
        <w:tblStyle w:val="GridTable4-Accent3"/>
        <w:tblW w:w="0" w:type="auto"/>
        <w:tblLook w:val="04A0" w:firstRow="1" w:lastRow="0" w:firstColumn="1" w:lastColumn="0" w:noHBand="0" w:noVBand="1"/>
      </w:tblPr>
      <w:tblGrid>
        <w:gridCol w:w="1805"/>
        <w:gridCol w:w="1333"/>
        <w:gridCol w:w="1432"/>
        <w:gridCol w:w="1114"/>
        <w:gridCol w:w="1228"/>
        <w:gridCol w:w="1069"/>
        <w:gridCol w:w="1648"/>
      </w:tblGrid>
      <w:tr w:rsidR="00AD30DB" w:rsidRPr="00AE4266" w14:paraId="49696656" w14:textId="77777777" w:rsidTr="00935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shd w:val="clear" w:color="auto" w:fill="514E4E" w:themeFill="accent3" w:themeFillShade="BF"/>
          </w:tcPr>
          <w:p w14:paraId="25E9C093" w14:textId="77777777" w:rsidR="00D77026" w:rsidRPr="00AE4266" w:rsidRDefault="00D77026" w:rsidP="000F54B4">
            <w:pPr>
              <w:pStyle w:val="Table-small"/>
            </w:pPr>
            <w:r w:rsidRPr="00AE4266">
              <w:t>Name</w:t>
            </w:r>
          </w:p>
        </w:tc>
        <w:tc>
          <w:tcPr>
            <w:tcW w:w="1333" w:type="dxa"/>
            <w:shd w:val="clear" w:color="auto" w:fill="514E4E" w:themeFill="accent3" w:themeFillShade="BF"/>
          </w:tcPr>
          <w:p w14:paraId="138D835A" w14:textId="77777777" w:rsidR="00D77026" w:rsidRPr="00AE4266"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rsidRPr="00AE4266">
              <w:t>Code</w:t>
            </w:r>
          </w:p>
        </w:tc>
        <w:tc>
          <w:tcPr>
            <w:tcW w:w="1432" w:type="dxa"/>
            <w:shd w:val="clear" w:color="auto" w:fill="514E4E" w:themeFill="accent3" w:themeFillShade="BF"/>
          </w:tcPr>
          <w:p w14:paraId="36F4C3CD" w14:textId="77777777" w:rsidR="00D77026" w:rsidRPr="00AE4266"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rsidRPr="00AE4266">
              <w:t>Temperature</w:t>
            </w:r>
          </w:p>
        </w:tc>
        <w:tc>
          <w:tcPr>
            <w:tcW w:w="1114" w:type="dxa"/>
            <w:shd w:val="clear" w:color="auto" w:fill="514E4E" w:themeFill="accent3" w:themeFillShade="BF"/>
          </w:tcPr>
          <w:p w14:paraId="67085A79" w14:textId="3C640E40" w:rsidR="00D77026" w:rsidRPr="00AE4266"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rsidRPr="00AE4266">
              <w:t>Supply</w:t>
            </w:r>
          </w:p>
        </w:tc>
        <w:tc>
          <w:tcPr>
            <w:tcW w:w="1228" w:type="dxa"/>
            <w:shd w:val="clear" w:color="auto" w:fill="514E4E" w:themeFill="accent3" w:themeFillShade="BF"/>
          </w:tcPr>
          <w:p w14:paraId="0808883F" w14:textId="73D2912B" w:rsidR="00D77026" w:rsidRPr="00AE4266"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rsidRPr="00AE4266">
              <w:t>Other conditions</w:t>
            </w:r>
          </w:p>
        </w:tc>
        <w:tc>
          <w:tcPr>
            <w:tcW w:w="1069" w:type="dxa"/>
            <w:shd w:val="clear" w:color="auto" w:fill="514E4E" w:themeFill="accent3" w:themeFillShade="BF"/>
          </w:tcPr>
          <w:p w14:paraId="48939810" w14:textId="292B953A" w:rsidR="00D77026" w:rsidRPr="00AE4266"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rsidRPr="00AE4266">
              <w:t>Number of parts</w:t>
            </w:r>
          </w:p>
        </w:tc>
        <w:tc>
          <w:tcPr>
            <w:tcW w:w="1648" w:type="dxa"/>
            <w:shd w:val="clear" w:color="auto" w:fill="514E4E" w:themeFill="accent3" w:themeFillShade="BF"/>
          </w:tcPr>
          <w:p w14:paraId="4683CD57" w14:textId="7DFF5CAF" w:rsidR="00D77026" w:rsidRPr="00AE4266" w:rsidRDefault="00D77026" w:rsidP="000F54B4">
            <w:pPr>
              <w:pStyle w:val="Table-small"/>
              <w:cnfStyle w:val="100000000000" w:firstRow="1" w:lastRow="0" w:firstColumn="0" w:lastColumn="0" w:oddVBand="0" w:evenVBand="0" w:oddHBand="0" w:evenHBand="0" w:firstRowFirstColumn="0" w:firstRowLastColumn="0" w:lastRowFirstColumn="0" w:lastRowLastColumn="0"/>
            </w:pPr>
            <w:r w:rsidRPr="00AE4266">
              <w:t>Comments</w:t>
            </w:r>
          </w:p>
        </w:tc>
      </w:tr>
      <w:tr w:rsidR="0093593E" w:rsidRPr="00AE4266" w14:paraId="522AE5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6B87C203" w14:textId="3FCC7EA2" w:rsidR="0093593E" w:rsidRPr="00AE4266" w:rsidRDefault="0093593E" w:rsidP="000F54B4">
            <w:pPr>
              <w:pStyle w:val="Table-small"/>
            </w:pPr>
            <w:r w:rsidRPr="00AE4266">
              <w:rPr>
                <w:color w:val="FFFFFF" w:themeColor="background1"/>
              </w:rPr>
              <w:t>Production and screening tests</w:t>
            </w:r>
          </w:p>
        </w:tc>
      </w:tr>
      <w:tr w:rsidR="00807FFC" w:rsidRPr="00AE4266" w14:paraId="513D8784" w14:textId="77777777" w:rsidTr="0093593E">
        <w:tc>
          <w:tcPr>
            <w:cnfStyle w:val="001000000000" w:firstRow="0" w:lastRow="0" w:firstColumn="1" w:lastColumn="0" w:oddVBand="0" w:evenVBand="0" w:oddHBand="0" w:evenHBand="0" w:firstRowFirstColumn="0" w:firstRowLastColumn="0" w:lastRowFirstColumn="0" w:lastRowLastColumn="0"/>
            <w:tcW w:w="1805" w:type="dxa"/>
          </w:tcPr>
          <w:p w14:paraId="1FB30D99" w14:textId="02E2652E" w:rsidR="00807FFC" w:rsidRPr="00AE4266" w:rsidRDefault="00807FFC" w:rsidP="008D142E">
            <w:pPr>
              <w:pStyle w:val="Table-small"/>
            </w:pPr>
            <w:r w:rsidRPr="00AE4266">
              <w:t>Final test</w:t>
            </w:r>
          </w:p>
        </w:tc>
        <w:tc>
          <w:tcPr>
            <w:tcW w:w="1333" w:type="dxa"/>
          </w:tcPr>
          <w:p w14:paraId="331D7AF4" w14:textId="1A90A515" w:rsidR="00807FFC" w:rsidRPr="00AE4266" w:rsidRDefault="00807FFC" w:rsidP="008D142E">
            <w:pPr>
              <w:pStyle w:val="Table-small"/>
              <w:cnfStyle w:val="000000000000" w:firstRow="0" w:lastRow="0" w:firstColumn="0" w:lastColumn="0" w:oddVBand="0" w:evenVBand="0" w:oddHBand="0" w:evenHBand="0" w:firstRowFirstColumn="0" w:firstRowLastColumn="0" w:lastRowFirstColumn="0" w:lastRowLastColumn="0"/>
            </w:pPr>
            <w:r w:rsidRPr="00AE4266">
              <w:t>FT</w:t>
            </w:r>
          </w:p>
        </w:tc>
        <w:tc>
          <w:tcPr>
            <w:tcW w:w="1432" w:type="dxa"/>
          </w:tcPr>
          <w:p w14:paraId="0D02AA5A" w14:textId="16C57C28" w:rsidR="00807FFC" w:rsidRPr="00AE4266" w:rsidRDefault="00807FFC" w:rsidP="008D142E">
            <w:pPr>
              <w:pStyle w:val="Table-small"/>
              <w:cnfStyle w:val="000000000000" w:firstRow="0" w:lastRow="0" w:firstColumn="0" w:lastColumn="0" w:oddVBand="0" w:evenVBand="0" w:oddHBand="0" w:evenHBand="0" w:firstRowFirstColumn="0" w:firstRowLastColumn="0" w:lastRowFirstColumn="0" w:lastRowLastColumn="0"/>
            </w:pPr>
            <w:commentRangeStart w:id="29"/>
            <w:r w:rsidRPr="00AE4266">
              <w:t>RT</w:t>
            </w:r>
            <w:commentRangeEnd w:id="29"/>
            <w:r w:rsidR="00611C16">
              <w:rPr>
                <w:rStyle w:val="CommentReference"/>
                <w:sz w:val="20"/>
              </w:rPr>
              <w:commentReference w:id="29"/>
            </w:r>
            <w:r w:rsidR="00A175D2">
              <w:t>, T</w:t>
            </w:r>
            <w:r w:rsidR="00A224BD">
              <w:t>BD</w:t>
            </w:r>
            <w:r w:rsidR="00A175D2">
              <w:t xml:space="preserve"> other temps</w:t>
            </w:r>
          </w:p>
        </w:tc>
        <w:tc>
          <w:tcPr>
            <w:tcW w:w="1114" w:type="dxa"/>
          </w:tcPr>
          <w:p w14:paraId="3A4DEBA7" w14:textId="119C25B0" w:rsidR="00807FFC" w:rsidRPr="00AE4266" w:rsidRDefault="00A224BD" w:rsidP="008D142E">
            <w:pPr>
              <w:pStyle w:val="Table-small"/>
              <w:cnfStyle w:val="000000000000" w:firstRow="0" w:lastRow="0" w:firstColumn="0" w:lastColumn="0" w:oddVBand="0" w:evenVBand="0" w:oddHBand="0" w:evenHBand="0" w:firstRowFirstColumn="0" w:firstRowLastColumn="0" w:lastRowFirstColumn="0" w:lastRowLastColumn="0"/>
            </w:pPr>
            <w:r>
              <w:t>TBD</w:t>
            </w:r>
          </w:p>
        </w:tc>
        <w:tc>
          <w:tcPr>
            <w:tcW w:w="1228" w:type="dxa"/>
          </w:tcPr>
          <w:p w14:paraId="5A563EE8" w14:textId="2494D9F4" w:rsidR="00807FFC" w:rsidRPr="00AE4266" w:rsidRDefault="00807FFC" w:rsidP="008D142E">
            <w:pPr>
              <w:pStyle w:val="Table-small"/>
              <w:cnfStyle w:val="000000000000" w:firstRow="0" w:lastRow="0" w:firstColumn="0" w:lastColumn="0" w:oddVBand="0" w:evenVBand="0" w:oddHBand="0" w:evenHBand="0" w:firstRowFirstColumn="0" w:firstRowLastColumn="0" w:lastRowFirstColumn="0" w:lastRowLastColumn="0"/>
            </w:pPr>
            <w:r w:rsidRPr="00AE4266">
              <w:t>/</w:t>
            </w:r>
          </w:p>
        </w:tc>
        <w:tc>
          <w:tcPr>
            <w:tcW w:w="1069" w:type="dxa"/>
          </w:tcPr>
          <w:p w14:paraId="39B830EF" w14:textId="2918AE48" w:rsidR="00807FFC" w:rsidRPr="00AE4266" w:rsidRDefault="00807FFC" w:rsidP="008D142E">
            <w:pPr>
              <w:pStyle w:val="Table-small"/>
              <w:cnfStyle w:val="000000000000" w:firstRow="0" w:lastRow="0" w:firstColumn="0" w:lastColumn="0" w:oddVBand="0" w:evenVBand="0" w:oddHBand="0" w:evenHBand="0" w:firstRowFirstColumn="0" w:firstRowLastColumn="0" w:lastRowFirstColumn="0" w:lastRowLastColumn="0"/>
            </w:pPr>
            <w:r w:rsidRPr="00AE4266">
              <w:t>All</w:t>
            </w:r>
          </w:p>
        </w:tc>
        <w:tc>
          <w:tcPr>
            <w:tcW w:w="1648" w:type="dxa"/>
          </w:tcPr>
          <w:p w14:paraId="6A3A14D1" w14:textId="07359B59" w:rsidR="00807FFC" w:rsidRPr="00AE4266" w:rsidRDefault="00F74DB3" w:rsidP="008D142E">
            <w:pPr>
              <w:pStyle w:val="Table-small"/>
              <w:cnfStyle w:val="000000000000" w:firstRow="0" w:lastRow="0" w:firstColumn="0" w:lastColumn="0" w:oddVBand="0" w:evenVBand="0" w:oddHBand="0" w:evenHBand="0" w:firstRowFirstColumn="0" w:firstRowLastColumn="0" w:lastRowFirstColumn="0" w:lastRowLastColumn="0"/>
            </w:pPr>
            <w:r>
              <w:t>MAG-PSU00001</w:t>
            </w:r>
            <w:r w:rsidR="00CA35B4">
              <w:t>-NP</w:t>
            </w:r>
          </w:p>
        </w:tc>
      </w:tr>
      <w:tr w:rsidR="007462A0" w:rsidRPr="00AE4266" w14:paraId="6FD85EA3" w14:textId="77777777" w:rsidTr="00935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459257D" w14:textId="56FDAF05" w:rsidR="007462A0" w:rsidRPr="00AE4266" w:rsidRDefault="007462A0" w:rsidP="008D142E">
            <w:pPr>
              <w:pStyle w:val="Table-small"/>
            </w:pPr>
            <w:r>
              <w:t>DCDC-Module test</w:t>
            </w:r>
          </w:p>
        </w:tc>
        <w:tc>
          <w:tcPr>
            <w:tcW w:w="1333" w:type="dxa"/>
          </w:tcPr>
          <w:p w14:paraId="1B0031C9" w14:textId="6C34E3CB" w:rsidR="007462A0" w:rsidRPr="00AE4266" w:rsidRDefault="007462A0" w:rsidP="008D142E">
            <w:pPr>
              <w:pStyle w:val="Table-small"/>
              <w:cnfStyle w:val="000000100000" w:firstRow="0" w:lastRow="0" w:firstColumn="0" w:lastColumn="0" w:oddVBand="0" w:evenVBand="0" w:oddHBand="1" w:evenHBand="0" w:firstRowFirstColumn="0" w:firstRowLastColumn="0" w:lastRowFirstColumn="0" w:lastRowLastColumn="0"/>
            </w:pPr>
            <w:r>
              <w:t>MODULE</w:t>
            </w:r>
          </w:p>
        </w:tc>
        <w:tc>
          <w:tcPr>
            <w:tcW w:w="1432" w:type="dxa"/>
          </w:tcPr>
          <w:p w14:paraId="7182ABC8" w14:textId="48C0994B" w:rsidR="007462A0" w:rsidRPr="00AE4266" w:rsidRDefault="007462A0" w:rsidP="008D142E">
            <w:pPr>
              <w:pStyle w:val="Table-small"/>
              <w:cnfStyle w:val="000000100000" w:firstRow="0" w:lastRow="0" w:firstColumn="0" w:lastColumn="0" w:oddVBand="0" w:evenVBand="0" w:oddHBand="1" w:evenHBand="0" w:firstRowFirstColumn="0" w:firstRowLastColumn="0" w:lastRowFirstColumn="0" w:lastRowLastColumn="0"/>
            </w:pPr>
            <w:r>
              <w:t>RT</w:t>
            </w:r>
          </w:p>
        </w:tc>
        <w:tc>
          <w:tcPr>
            <w:tcW w:w="1114" w:type="dxa"/>
          </w:tcPr>
          <w:p w14:paraId="3D05079A" w14:textId="57E5AC22" w:rsidR="00A21B68" w:rsidRPr="00431352" w:rsidRDefault="00A21B68" w:rsidP="008D142E">
            <w:pPr>
              <w:pStyle w:val="Table-small"/>
              <w:cnfStyle w:val="000000100000" w:firstRow="0" w:lastRow="0" w:firstColumn="0" w:lastColumn="0" w:oddVBand="0" w:evenVBand="0" w:oddHBand="1" w:evenHBand="0" w:firstRowFirstColumn="0" w:firstRowLastColumn="0" w:lastRowFirstColumn="0" w:lastRowLastColumn="0"/>
              <w:rPr>
                <w:color w:val="000000" w:themeColor="accent1"/>
              </w:rPr>
            </w:pPr>
            <w:r>
              <w:rPr>
                <w:color w:val="000000" w:themeColor="accent1"/>
              </w:rPr>
              <w:t>Vmin, Vnom</w:t>
            </w:r>
          </w:p>
        </w:tc>
        <w:tc>
          <w:tcPr>
            <w:tcW w:w="1228" w:type="dxa"/>
          </w:tcPr>
          <w:p w14:paraId="050160D0" w14:textId="322C000B" w:rsidR="007462A0" w:rsidRPr="00AE4266" w:rsidRDefault="00A628BE" w:rsidP="008D142E">
            <w:pPr>
              <w:pStyle w:val="Table-small"/>
              <w:cnfStyle w:val="000000100000" w:firstRow="0" w:lastRow="0" w:firstColumn="0" w:lastColumn="0" w:oddVBand="0" w:evenVBand="0" w:oddHBand="1" w:evenHBand="0" w:firstRowFirstColumn="0" w:firstRowLastColumn="0" w:lastRowFirstColumn="0" w:lastRowLastColumn="0"/>
            </w:pPr>
            <w:r>
              <w:t>/</w:t>
            </w:r>
          </w:p>
        </w:tc>
        <w:tc>
          <w:tcPr>
            <w:tcW w:w="1069" w:type="dxa"/>
          </w:tcPr>
          <w:p w14:paraId="20EBB214" w14:textId="77777777" w:rsidR="007462A0" w:rsidRPr="00AE4266" w:rsidRDefault="007462A0" w:rsidP="008D142E">
            <w:pPr>
              <w:pStyle w:val="Table-small"/>
              <w:cnfStyle w:val="000000100000" w:firstRow="0" w:lastRow="0" w:firstColumn="0" w:lastColumn="0" w:oddVBand="0" w:evenVBand="0" w:oddHBand="1" w:evenHBand="0" w:firstRowFirstColumn="0" w:firstRowLastColumn="0" w:lastRowFirstColumn="0" w:lastRowLastColumn="0"/>
            </w:pPr>
          </w:p>
        </w:tc>
        <w:tc>
          <w:tcPr>
            <w:tcW w:w="1648" w:type="dxa"/>
          </w:tcPr>
          <w:p w14:paraId="0D1B6AAE" w14:textId="6204DCC0" w:rsidR="007462A0" w:rsidRPr="00AE4266" w:rsidRDefault="00CA35B4" w:rsidP="008D142E">
            <w:pPr>
              <w:pStyle w:val="Table-small"/>
              <w:cnfStyle w:val="000000100000" w:firstRow="0" w:lastRow="0" w:firstColumn="0" w:lastColumn="0" w:oddVBand="0" w:evenVBand="0" w:oddHBand="1" w:evenHBand="0" w:firstRowFirstColumn="0" w:firstRowLastColumn="0" w:lastRowFirstColumn="0" w:lastRowLastColumn="0"/>
            </w:pPr>
            <w:r>
              <w:t>MAG-PSU</w:t>
            </w:r>
            <w:r w:rsidR="0098581D">
              <w:t>10xxx-N</w:t>
            </w:r>
          </w:p>
        </w:tc>
      </w:tr>
      <w:tr w:rsidR="007462A0" w:rsidRPr="00AE4266" w14:paraId="542C3448" w14:textId="77777777" w:rsidTr="0093593E">
        <w:tc>
          <w:tcPr>
            <w:cnfStyle w:val="001000000000" w:firstRow="0" w:lastRow="0" w:firstColumn="1" w:lastColumn="0" w:oddVBand="0" w:evenVBand="0" w:oddHBand="0" w:evenHBand="0" w:firstRowFirstColumn="0" w:firstRowLastColumn="0" w:lastRowFirstColumn="0" w:lastRowLastColumn="0"/>
            <w:tcW w:w="1805" w:type="dxa"/>
          </w:tcPr>
          <w:p w14:paraId="220C1729" w14:textId="2A3CF624" w:rsidR="007462A0" w:rsidRPr="00AE4266" w:rsidRDefault="007462A0" w:rsidP="008D142E">
            <w:pPr>
              <w:pStyle w:val="Table-small"/>
            </w:pPr>
            <w:r w:rsidRPr="00AE4266">
              <w:t>Vision DCDC sub-board test</w:t>
            </w:r>
          </w:p>
        </w:tc>
        <w:tc>
          <w:tcPr>
            <w:tcW w:w="1333" w:type="dxa"/>
          </w:tcPr>
          <w:p w14:paraId="44E14E6B" w14:textId="61A3A08E" w:rsidR="007462A0" w:rsidRPr="00AE4266" w:rsidRDefault="007462A0" w:rsidP="008D142E">
            <w:pPr>
              <w:pStyle w:val="Table-small"/>
              <w:cnfStyle w:val="000000000000" w:firstRow="0" w:lastRow="0" w:firstColumn="0" w:lastColumn="0" w:oddVBand="0" w:evenVBand="0" w:oddHBand="0" w:evenHBand="0" w:firstRowFirstColumn="0" w:firstRowLastColumn="0" w:lastRowFirstColumn="0" w:lastRowLastColumn="0"/>
            </w:pPr>
            <w:r>
              <w:t>VIS</w:t>
            </w:r>
          </w:p>
        </w:tc>
        <w:tc>
          <w:tcPr>
            <w:tcW w:w="1432" w:type="dxa"/>
          </w:tcPr>
          <w:p w14:paraId="128A4680" w14:textId="7EFCE76D" w:rsidR="007462A0" w:rsidRPr="00AE4266" w:rsidRDefault="007462A0" w:rsidP="008D142E">
            <w:pPr>
              <w:pStyle w:val="Table-small"/>
              <w:cnfStyle w:val="000000000000" w:firstRow="0" w:lastRow="0" w:firstColumn="0" w:lastColumn="0" w:oddVBand="0" w:evenVBand="0" w:oddHBand="0" w:evenHBand="0" w:firstRowFirstColumn="0" w:firstRowLastColumn="0" w:lastRowFirstColumn="0" w:lastRowLastColumn="0"/>
            </w:pPr>
            <w:r>
              <w:t>RT</w:t>
            </w:r>
          </w:p>
        </w:tc>
        <w:tc>
          <w:tcPr>
            <w:tcW w:w="1114" w:type="dxa"/>
          </w:tcPr>
          <w:p w14:paraId="5DBF57FE" w14:textId="10882734" w:rsidR="00A21B68" w:rsidRPr="00431352" w:rsidRDefault="00A21B68" w:rsidP="008D142E">
            <w:pPr>
              <w:pStyle w:val="Table-small"/>
              <w:cnfStyle w:val="000000000000" w:firstRow="0" w:lastRow="0" w:firstColumn="0" w:lastColumn="0" w:oddVBand="0" w:evenVBand="0" w:oddHBand="0" w:evenHBand="0" w:firstRowFirstColumn="0" w:firstRowLastColumn="0" w:lastRowFirstColumn="0" w:lastRowLastColumn="0"/>
              <w:rPr>
                <w:color w:val="000000" w:themeColor="accent1"/>
              </w:rPr>
            </w:pPr>
            <w:r>
              <w:rPr>
                <w:color w:val="000000" w:themeColor="accent1"/>
              </w:rPr>
              <w:t>Vmin, Vnom</w:t>
            </w:r>
          </w:p>
        </w:tc>
        <w:tc>
          <w:tcPr>
            <w:tcW w:w="1228" w:type="dxa"/>
          </w:tcPr>
          <w:p w14:paraId="109F8DA8" w14:textId="5D0A683B" w:rsidR="007462A0" w:rsidRPr="00AE4266" w:rsidRDefault="00A628BE" w:rsidP="008D142E">
            <w:pPr>
              <w:pStyle w:val="Table-small"/>
              <w:cnfStyle w:val="000000000000" w:firstRow="0" w:lastRow="0" w:firstColumn="0" w:lastColumn="0" w:oddVBand="0" w:evenVBand="0" w:oddHBand="0" w:evenHBand="0" w:firstRowFirstColumn="0" w:firstRowLastColumn="0" w:lastRowFirstColumn="0" w:lastRowLastColumn="0"/>
            </w:pPr>
            <w:r>
              <w:t>/</w:t>
            </w:r>
          </w:p>
        </w:tc>
        <w:tc>
          <w:tcPr>
            <w:tcW w:w="1069" w:type="dxa"/>
          </w:tcPr>
          <w:p w14:paraId="540A2C77" w14:textId="77777777" w:rsidR="007462A0" w:rsidRPr="00AE4266" w:rsidRDefault="007462A0" w:rsidP="008D142E">
            <w:pPr>
              <w:pStyle w:val="Table-small"/>
              <w:cnfStyle w:val="000000000000" w:firstRow="0" w:lastRow="0" w:firstColumn="0" w:lastColumn="0" w:oddVBand="0" w:evenVBand="0" w:oddHBand="0" w:evenHBand="0" w:firstRowFirstColumn="0" w:firstRowLastColumn="0" w:lastRowFirstColumn="0" w:lastRowLastColumn="0"/>
            </w:pPr>
          </w:p>
        </w:tc>
        <w:tc>
          <w:tcPr>
            <w:tcW w:w="1648" w:type="dxa"/>
          </w:tcPr>
          <w:p w14:paraId="2558A12E" w14:textId="5E3FF0E3" w:rsidR="007462A0" w:rsidRPr="00AE4266" w:rsidRDefault="00FD5954" w:rsidP="008D142E">
            <w:pPr>
              <w:pStyle w:val="Table-small"/>
              <w:cnfStyle w:val="000000000000" w:firstRow="0" w:lastRow="0" w:firstColumn="0" w:lastColumn="0" w:oddVBand="0" w:evenVBand="0" w:oddHBand="0" w:evenHBand="0" w:firstRowFirstColumn="0" w:firstRowLastColumn="0" w:lastRowFirstColumn="0" w:lastRowLastColumn="0"/>
            </w:pPr>
            <w:r>
              <w:t>MAG-VIS400</w:t>
            </w:r>
            <w:r w:rsidR="00F74DB3">
              <w:t>1x-N</w:t>
            </w:r>
          </w:p>
        </w:tc>
      </w:tr>
      <w:tr w:rsidR="00BD011F" w:rsidRPr="00AE4266" w14:paraId="5217593B" w14:textId="77777777" w:rsidTr="00935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079BD89B" w14:textId="0E67A10F" w:rsidR="00BD011F" w:rsidRPr="00864110" w:rsidRDefault="00BD011F" w:rsidP="00BD011F">
            <w:pPr>
              <w:pStyle w:val="Table-small"/>
              <w:rPr>
                <w:dstrike/>
              </w:rPr>
            </w:pPr>
            <w:r w:rsidRPr="00864110">
              <w:rPr>
                <w:dstrike/>
              </w:rPr>
              <w:t>Calibration</w:t>
            </w:r>
          </w:p>
        </w:tc>
        <w:tc>
          <w:tcPr>
            <w:tcW w:w="1333" w:type="dxa"/>
          </w:tcPr>
          <w:p w14:paraId="00D1663D" w14:textId="389A6DFA" w:rsidR="00BD011F" w:rsidRPr="00864110" w:rsidRDefault="00BD011F" w:rsidP="00BD011F">
            <w:pPr>
              <w:pStyle w:val="Table-small"/>
              <w:cnfStyle w:val="000000100000" w:firstRow="0" w:lastRow="0" w:firstColumn="0" w:lastColumn="0" w:oddVBand="0" w:evenVBand="0" w:oddHBand="1" w:evenHBand="0" w:firstRowFirstColumn="0" w:firstRowLastColumn="0" w:lastRowFirstColumn="0" w:lastRowLastColumn="0"/>
              <w:rPr>
                <w:dstrike/>
              </w:rPr>
            </w:pPr>
            <w:r w:rsidRPr="00864110">
              <w:rPr>
                <w:dstrike/>
              </w:rPr>
              <w:t>CAL</w:t>
            </w:r>
          </w:p>
        </w:tc>
        <w:tc>
          <w:tcPr>
            <w:tcW w:w="1432" w:type="dxa"/>
          </w:tcPr>
          <w:p w14:paraId="7C4BE0E9" w14:textId="1779EC23" w:rsidR="00BD011F" w:rsidRPr="00864110" w:rsidRDefault="00BD011F" w:rsidP="00BD011F">
            <w:pPr>
              <w:pStyle w:val="Table-small"/>
              <w:cnfStyle w:val="000000100000" w:firstRow="0" w:lastRow="0" w:firstColumn="0" w:lastColumn="0" w:oddVBand="0" w:evenVBand="0" w:oddHBand="1" w:evenHBand="0" w:firstRowFirstColumn="0" w:firstRowLastColumn="0" w:lastRowFirstColumn="0" w:lastRowLastColumn="0"/>
              <w:rPr>
                <w:dstrike/>
              </w:rPr>
            </w:pPr>
            <w:r w:rsidRPr="00864110">
              <w:rPr>
                <w:dstrike/>
              </w:rPr>
              <w:t>RT</w:t>
            </w:r>
          </w:p>
        </w:tc>
        <w:tc>
          <w:tcPr>
            <w:tcW w:w="1114" w:type="dxa"/>
          </w:tcPr>
          <w:p w14:paraId="0600580A" w14:textId="3B64A5CD" w:rsidR="00BD011F" w:rsidRPr="00864110" w:rsidRDefault="00BD011F" w:rsidP="00BD011F">
            <w:pPr>
              <w:pStyle w:val="Table-small"/>
              <w:cnfStyle w:val="000000100000" w:firstRow="0" w:lastRow="0" w:firstColumn="0" w:lastColumn="0" w:oddVBand="0" w:evenVBand="0" w:oddHBand="1" w:evenHBand="0" w:firstRowFirstColumn="0" w:firstRowLastColumn="0" w:lastRowFirstColumn="0" w:lastRowLastColumn="0"/>
              <w:rPr>
                <w:dstrike/>
              </w:rPr>
            </w:pPr>
            <w:r w:rsidRPr="00864110">
              <w:rPr>
                <w:dstrike/>
              </w:rPr>
              <w:t>Sweep between Vmin and Vmax</w:t>
            </w:r>
          </w:p>
        </w:tc>
        <w:tc>
          <w:tcPr>
            <w:tcW w:w="1228" w:type="dxa"/>
          </w:tcPr>
          <w:p w14:paraId="563E2D5B" w14:textId="1F396DF6" w:rsidR="00BD011F" w:rsidRPr="00864110" w:rsidRDefault="00BD011F" w:rsidP="00BD011F">
            <w:pPr>
              <w:pStyle w:val="Table-small"/>
              <w:cnfStyle w:val="000000100000" w:firstRow="0" w:lastRow="0" w:firstColumn="0" w:lastColumn="0" w:oddVBand="0" w:evenVBand="0" w:oddHBand="1" w:evenHBand="0" w:firstRowFirstColumn="0" w:firstRowLastColumn="0" w:lastRowFirstColumn="0" w:lastRowLastColumn="0"/>
              <w:rPr>
                <w:dstrike/>
              </w:rPr>
            </w:pPr>
            <w:r w:rsidRPr="00864110">
              <w:rPr>
                <w:dstrike/>
              </w:rPr>
              <w:t>/</w:t>
            </w:r>
          </w:p>
        </w:tc>
        <w:tc>
          <w:tcPr>
            <w:tcW w:w="1069" w:type="dxa"/>
          </w:tcPr>
          <w:p w14:paraId="2A5EDEF7" w14:textId="793C2A97" w:rsidR="00BD011F" w:rsidRPr="00864110" w:rsidRDefault="00BD011F" w:rsidP="00BD011F">
            <w:pPr>
              <w:pStyle w:val="Table-small"/>
              <w:cnfStyle w:val="000000100000" w:firstRow="0" w:lastRow="0" w:firstColumn="0" w:lastColumn="0" w:oddVBand="0" w:evenVBand="0" w:oddHBand="1" w:evenHBand="0" w:firstRowFirstColumn="0" w:firstRowLastColumn="0" w:lastRowFirstColumn="0" w:lastRowLastColumn="0"/>
              <w:rPr>
                <w:dstrike/>
              </w:rPr>
            </w:pPr>
            <w:r w:rsidRPr="00864110">
              <w:rPr>
                <w:dstrike/>
              </w:rPr>
              <w:t>1</w:t>
            </w:r>
          </w:p>
        </w:tc>
        <w:tc>
          <w:tcPr>
            <w:tcW w:w="1648" w:type="dxa"/>
          </w:tcPr>
          <w:p w14:paraId="149C7A95" w14:textId="143AD3DA" w:rsidR="00BD011F" w:rsidRPr="00864110" w:rsidRDefault="00BD011F" w:rsidP="00BD011F">
            <w:pPr>
              <w:pStyle w:val="Table-small"/>
              <w:cnfStyle w:val="000000100000" w:firstRow="0" w:lastRow="0" w:firstColumn="0" w:lastColumn="0" w:oddVBand="0" w:evenVBand="0" w:oddHBand="1" w:evenHBand="0" w:firstRowFirstColumn="0" w:firstRowLastColumn="0" w:lastRowFirstColumn="0" w:lastRowLastColumn="0"/>
              <w:rPr>
                <w:dstrike/>
              </w:rPr>
            </w:pPr>
            <w:r w:rsidRPr="00864110">
              <w:rPr>
                <w:dstrike/>
              </w:rPr>
              <w:t>Calibration period TBD</w:t>
            </w:r>
          </w:p>
        </w:tc>
      </w:tr>
      <w:tr w:rsidR="00BD011F" w:rsidRPr="00AE4266" w14:paraId="5ED3FD54" w14:textId="77777777">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3E445740" w14:textId="601562D7" w:rsidR="00BD011F" w:rsidRPr="00AE4266" w:rsidRDefault="00087FD2" w:rsidP="00BD011F">
            <w:pPr>
              <w:pStyle w:val="Table-small"/>
            </w:pPr>
            <w:r w:rsidRPr="00087FD2">
              <w:rPr>
                <w:color w:val="FFFFFF" w:themeColor="background1"/>
              </w:rPr>
              <w:t>Validation tests</w:t>
            </w:r>
          </w:p>
        </w:tc>
      </w:tr>
      <w:tr w:rsidR="00BD011F" w:rsidRPr="00AE4266" w14:paraId="0B9C721C" w14:textId="77777777" w:rsidTr="00935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05AA5982" w14:textId="05B532D9" w:rsidR="00BD011F" w:rsidRPr="00AE4266" w:rsidRDefault="00BD011F" w:rsidP="00BD011F">
            <w:pPr>
              <w:pStyle w:val="Table-small"/>
            </w:pPr>
            <w:r w:rsidRPr="00AE4266">
              <w:t xml:space="preserve">Characterization </w:t>
            </w:r>
          </w:p>
        </w:tc>
        <w:tc>
          <w:tcPr>
            <w:tcW w:w="1333" w:type="dxa"/>
          </w:tcPr>
          <w:p w14:paraId="73388978" w14:textId="22B5A872" w:rsidR="00BD011F" w:rsidRPr="00AE4266" w:rsidRDefault="00BD011F" w:rsidP="00BD011F">
            <w:pPr>
              <w:pStyle w:val="Table-small"/>
              <w:cnfStyle w:val="000000100000" w:firstRow="0" w:lastRow="0" w:firstColumn="0" w:lastColumn="0" w:oddVBand="0" w:evenVBand="0" w:oddHBand="1" w:evenHBand="0" w:firstRowFirstColumn="0" w:firstRowLastColumn="0" w:lastRowFirstColumn="0" w:lastRowLastColumn="0"/>
            </w:pPr>
            <w:r w:rsidRPr="00AE4266">
              <w:t>CHAR</w:t>
            </w:r>
          </w:p>
        </w:tc>
        <w:tc>
          <w:tcPr>
            <w:tcW w:w="1432" w:type="dxa"/>
          </w:tcPr>
          <w:p w14:paraId="5AFEB81A" w14:textId="23610B22" w:rsidR="00BD011F" w:rsidRPr="00AE4266" w:rsidRDefault="00BD011F" w:rsidP="00BD011F">
            <w:pPr>
              <w:pStyle w:val="Table-small"/>
              <w:cnfStyle w:val="000000100000" w:firstRow="0" w:lastRow="0" w:firstColumn="0" w:lastColumn="0" w:oddVBand="0" w:evenVBand="0" w:oddHBand="1" w:evenHBand="0" w:firstRowFirstColumn="0" w:firstRowLastColumn="0" w:lastRowFirstColumn="0" w:lastRowLastColumn="0"/>
            </w:pPr>
            <w:r w:rsidRPr="00AE4266">
              <w:t>RT, CT, HT</w:t>
            </w:r>
          </w:p>
        </w:tc>
        <w:tc>
          <w:tcPr>
            <w:tcW w:w="1114" w:type="dxa"/>
          </w:tcPr>
          <w:p w14:paraId="78E9B2DB" w14:textId="758F2B0F" w:rsidR="00BD011F" w:rsidRPr="00AE4266" w:rsidRDefault="00BD011F" w:rsidP="00BD011F">
            <w:pPr>
              <w:pStyle w:val="Table-small"/>
              <w:cnfStyle w:val="000000100000" w:firstRow="0" w:lastRow="0" w:firstColumn="0" w:lastColumn="0" w:oddVBand="0" w:evenVBand="0" w:oddHBand="1" w:evenHBand="0" w:firstRowFirstColumn="0" w:firstRowLastColumn="0" w:lastRowFirstColumn="0" w:lastRowLastColumn="0"/>
            </w:pPr>
            <w:r>
              <w:t>Vmin, Vnom, Vmax</w:t>
            </w:r>
          </w:p>
        </w:tc>
        <w:tc>
          <w:tcPr>
            <w:tcW w:w="1228" w:type="dxa"/>
          </w:tcPr>
          <w:p w14:paraId="1923BD8D" w14:textId="096C4E7F" w:rsidR="00BD011F" w:rsidRPr="00AE4266" w:rsidRDefault="00BD011F" w:rsidP="00BD011F">
            <w:pPr>
              <w:pStyle w:val="Table-small"/>
              <w:cnfStyle w:val="000000100000" w:firstRow="0" w:lastRow="0" w:firstColumn="0" w:lastColumn="0" w:oddVBand="0" w:evenVBand="0" w:oddHBand="1" w:evenHBand="0" w:firstRowFirstColumn="0" w:firstRowLastColumn="0" w:lastRowFirstColumn="0" w:lastRowLastColumn="0"/>
            </w:pPr>
            <w:r>
              <w:t>Different Iload</w:t>
            </w:r>
            <w:r w:rsidR="00F27A13">
              <w:t xml:space="preserve">, </w:t>
            </w:r>
            <w:r>
              <w:t>Vout</w:t>
            </w:r>
            <w:r w:rsidR="00F27A13">
              <w:t>, half_sw settings</w:t>
            </w:r>
          </w:p>
        </w:tc>
        <w:tc>
          <w:tcPr>
            <w:tcW w:w="1069" w:type="dxa"/>
          </w:tcPr>
          <w:p w14:paraId="47A060C7" w14:textId="2C479593" w:rsidR="00BD011F" w:rsidRPr="00AE4266" w:rsidRDefault="0011005C" w:rsidP="00BD011F">
            <w:pPr>
              <w:pStyle w:val="Table-small"/>
              <w:cnfStyle w:val="000000100000" w:firstRow="0" w:lastRow="0" w:firstColumn="0" w:lastColumn="0" w:oddVBand="0" w:evenVBand="0" w:oddHBand="1" w:evenHBand="0" w:firstRowFirstColumn="0" w:firstRowLastColumn="0" w:lastRowFirstColumn="0" w:lastRowLastColumn="0"/>
            </w:pPr>
            <w:r>
              <w:t>100</w:t>
            </w:r>
          </w:p>
        </w:tc>
        <w:tc>
          <w:tcPr>
            <w:tcW w:w="1648" w:type="dxa"/>
          </w:tcPr>
          <w:p w14:paraId="387F6D9A" w14:textId="746E62E6" w:rsidR="00BD011F" w:rsidRPr="00AE4266" w:rsidRDefault="00BD011F" w:rsidP="00BD011F">
            <w:pPr>
              <w:pStyle w:val="Table-small"/>
              <w:cnfStyle w:val="000000100000" w:firstRow="0" w:lastRow="0" w:firstColumn="0" w:lastColumn="0" w:oddVBand="0" w:evenVBand="0" w:oddHBand="1" w:evenHBand="0" w:firstRowFirstColumn="0" w:firstRowLastColumn="0" w:lastRowFirstColumn="0" w:lastRowLastColumn="0"/>
            </w:pPr>
            <w:r>
              <w:t xml:space="preserve">MAG-PSU00001-NP, </w:t>
            </w:r>
            <w:r w:rsidRPr="00AE4266">
              <w:t xml:space="preserve">These test conditions are minimal, more </w:t>
            </w:r>
            <w:r w:rsidRPr="00AE4266">
              <w:lastRenderedPageBreak/>
              <w:t xml:space="preserve">points can be added. </w:t>
            </w:r>
          </w:p>
        </w:tc>
      </w:tr>
      <w:tr w:rsidR="00F27A13" w:rsidRPr="00AE4266" w14:paraId="4D6E60B4" w14:textId="77777777" w:rsidTr="0093593E">
        <w:tc>
          <w:tcPr>
            <w:cnfStyle w:val="001000000000" w:firstRow="0" w:lastRow="0" w:firstColumn="1" w:lastColumn="0" w:oddVBand="0" w:evenVBand="0" w:oddHBand="0" w:evenHBand="0" w:firstRowFirstColumn="0" w:firstRowLastColumn="0" w:lastRowFirstColumn="0" w:lastRowLastColumn="0"/>
            <w:tcW w:w="1805" w:type="dxa"/>
          </w:tcPr>
          <w:p w14:paraId="0F8CDF1A" w14:textId="0C01F258" w:rsidR="00F27A13" w:rsidRPr="00AE4266" w:rsidRDefault="00F27A13" w:rsidP="00BD011F">
            <w:pPr>
              <w:pStyle w:val="Table-small"/>
            </w:pPr>
            <w:r>
              <w:lastRenderedPageBreak/>
              <w:t>OTP block charact</w:t>
            </w:r>
            <w:r w:rsidR="00B804CA">
              <w:t>erization</w:t>
            </w:r>
          </w:p>
        </w:tc>
        <w:tc>
          <w:tcPr>
            <w:tcW w:w="1333" w:type="dxa"/>
          </w:tcPr>
          <w:p w14:paraId="2A57A2D1" w14:textId="72560F3A" w:rsidR="00F27A13" w:rsidRPr="00AE4266" w:rsidRDefault="000C6C66" w:rsidP="00BD011F">
            <w:pPr>
              <w:pStyle w:val="Table-small"/>
              <w:cnfStyle w:val="000000000000" w:firstRow="0" w:lastRow="0" w:firstColumn="0" w:lastColumn="0" w:oddVBand="0" w:evenVBand="0" w:oddHBand="0" w:evenHBand="0" w:firstRowFirstColumn="0" w:firstRowLastColumn="0" w:lastRowFirstColumn="0" w:lastRowLastColumn="0"/>
            </w:pPr>
            <w:r>
              <w:t>OTP_CHAR</w:t>
            </w:r>
          </w:p>
        </w:tc>
        <w:tc>
          <w:tcPr>
            <w:tcW w:w="1432" w:type="dxa"/>
          </w:tcPr>
          <w:p w14:paraId="7F0DF281" w14:textId="5B2B395C" w:rsidR="00F27A13" w:rsidRPr="00AE4266" w:rsidRDefault="000C6C66" w:rsidP="00BD011F">
            <w:pPr>
              <w:pStyle w:val="Table-small"/>
              <w:cnfStyle w:val="000000000000" w:firstRow="0" w:lastRow="0" w:firstColumn="0" w:lastColumn="0" w:oddVBand="0" w:evenVBand="0" w:oddHBand="0" w:evenHBand="0" w:firstRowFirstColumn="0" w:firstRowLastColumn="0" w:lastRowFirstColumn="0" w:lastRowLastColumn="0"/>
            </w:pPr>
            <w:r>
              <w:t xml:space="preserve">Sweep </w:t>
            </w:r>
            <w:r w:rsidR="008D7A11">
              <w:t>up to</w:t>
            </w:r>
            <w:r>
              <w:t xml:space="preserve"> 120</w:t>
            </w:r>
            <w:r w:rsidR="00B971F3" w:rsidRPr="00AE4266">
              <w:rPr>
                <w:rFonts w:cstheme="minorHAnsi"/>
              </w:rPr>
              <w:t>°</w:t>
            </w:r>
            <w:r w:rsidR="00B971F3" w:rsidRPr="00AE4266">
              <w:t>C</w:t>
            </w:r>
            <w:r w:rsidR="00B971F3">
              <w:t xml:space="preserve"> in steps of 5</w:t>
            </w:r>
            <w:r w:rsidR="00B971F3" w:rsidRPr="00AE4266">
              <w:rPr>
                <w:rFonts w:cstheme="minorHAnsi"/>
              </w:rPr>
              <w:t>°</w:t>
            </w:r>
            <w:r w:rsidR="00B971F3" w:rsidRPr="00AE4266">
              <w:t>C</w:t>
            </w:r>
          </w:p>
        </w:tc>
        <w:tc>
          <w:tcPr>
            <w:tcW w:w="1114" w:type="dxa"/>
          </w:tcPr>
          <w:p w14:paraId="551D431C" w14:textId="6761C38B" w:rsidR="00F27A13" w:rsidRDefault="00B971F3" w:rsidP="00BD011F">
            <w:pPr>
              <w:pStyle w:val="Table-small"/>
              <w:cnfStyle w:val="000000000000" w:firstRow="0" w:lastRow="0" w:firstColumn="0" w:lastColumn="0" w:oddVBand="0" w:evenVBand="0" w:oddHBand="0" w:evenHBand="0" w:firstRowFirstColumn="0" w:firstRowLastColumn="0" w:lastRowFirstColumn="0" w:lastRowLastColumn="0"/>
            </w:pPr>
            <w:r>
              <w:t>Vnom</w:t>
            </w:r>
          </w:p>
        </w:tc>
        <w:tc>
          <w:tcPr>
            <w:tcW w:w="1228" w:type="dxa"/>
          </w:tcPr>
          <w:p w14:paraId="5EA479F0" w14:textId="2D5F2099" w:rsidR="00F27A13" w:rsidRDefault="00C17F7B" w:rsidP="00BD011F">
            <w:pPr>
              <w:pStyle w:val="Table-small"/>
              <w:cnfStyle w:val="000000000000" w:firstRow="0" w:lastRow="0" w:firstColumn="0" w:lastColumn="0" w:oddVBand="0" w:evenVBand="0" w:oddHBand="0" w:evenHBand="0" w:firstRowFirstColumn="0" w:firstRowLastColumn="0" w:lastRowFirstColumn="0" w:lastRowLastColumn="0"/>
            </w:pPr>
            <w:r>
              <w:t>/</w:t>
            </w:r>
          </w:p>
        </w:tc>
        <w:tc>
          <w:tcPr>
            <w:tcW w:w="1069" w:type="dxa"/>
          </w:tcPr>
          <w:p w14:paraId="66E6D430" w14:textId="016B4458" w:rsidR="00F27A13" w:rsidRPr="00AE4266" w:rsidRDefault="0011005C" w:rsidP="00BD011F">
            <w:pPr>
              <w:pStyle w:val="Table-small"/>
              <w:cnfStyle w:val="000000000000" w:firstRow="0" w:lastRow="0" w:firstColumn="0" w:lastColumn="0" w:oddVBand="0" w:evenVBand="0" w:oddHBand="0" w:evenHBand="0" w:firstRowFirstColumn="0" w:firstRowLastColumn="0" w:lastRowFirstColumn="0" w:lastRowLastColumn="0"/>
            </w:pPr>
            <w:r>
              <w:t>30</w:t>
            </w:r>
          </w:p>
        </w:tc>
        <w:tc>
          <w:tcPr>
            <w:tcW w:w="1648" w:type="dxa"/>
          </w:tcPr>
          <w:p w14:paraId="406713C6" w14:textId="117A05F5" w:rsidR="00F27A13" w:rsidRDefault="0011005C" w:rsidP="00BD011F">
            <w:pPr>
              <w:pStyle w:val="Table-small"/>
              <w:cnfStyle w:val="000000000000" w:firstRow="0" w:lastRow="0" w:firstColumn="0" w:lastColumn="0" w:oddVBand="0" w:evenVBand="0" w:oddHBand="0" w:evenHBand="0" w:firstRowFirstColumn="0" w:firstRowLastColumn="0" w:lastRowFirstColumn="0" w:lastRowLastColumn="0"/>
            </w:pPr>
            <w:r>
              <w:t>MAG-PSU00001-NP</w:t>
            </w:r>
          </w:p>
        </w:tc>
      </w:tr>
    </w:tbl>
    <w:p w14:paraId="6B927CF4" w14:textId="28974ACF" w:rsidR="006D5871" w:rsidDel="00330AA7" w:rsidRDefault="006A536E" w:rsidP="003D1DC4">
      <w:pPr>
        <w:rPr>
          <w:del w:id="30" w:author="Jonathan Vanden Berk" w:date="2025-10-06T16:15:00Z" w16du:dateUtc="2025-10-06T14:15:00Z"/>
        </w:rPr>
      </w:pPr>
      <w:r w:rsidRPr="00AE4266">
        <w:t>The following sections provide further details on the different test stages.</w:t>
      </w:r>
    </w:p>
    <w:p w14:paraId="7B62FC42" w14:textId="77777777" w:rsidR="00F4490E" w:rsidRDefault="00F4490E" w:rsidP="003D1DC4"/>
    <w:p w14:paraId="4E966230" w14:textId="4C42A0CC" w:rsidR="00F4490E" w:rsidRDefault="00AB2885" w:rsidP="00F4490E">
      <w:pPr>
        <w:pStyle w:val="Heading3"/>
      </w:pPr>
      <w:bookmarkStart w:id="31" w:name="_Toc211426706"/>
      <w:r>
        <w:t>Connectivity test (CONN)</w:t>
      </w:r>
      <w:bookmarkEnd w:id="31"/>
    </w:p>
    <w:p w14:paraId="5CC17584" w14:textId="42E6F3F4" w:rsidR="00AB2885" w:rsidRPr="00AB2885" w:rsidRDefault="00AB2885" w:rsidP="00AB2885">
      <w:pPr>
        <w:rPr>
          <w:lang w:val="en-US"/>
        </w:rPr>
      </w:pPr>
      <w:r>
        <w:rPr>
          <w:lang w:val="en-US"/>
        </w:rPr>
        <w:t>The connectivity test is</w:t>
      </w:r>
      <w:r w:rsidR="00436300">
        <w:rPr>
          <w:lang w:val="en-US"/>
        </w:rPr>
        <w:t xml:space="preserve"> the initial </w:t>
      </w:r>
      <w:r w:rsidR="00E03D1C">
        <w:rPr>
          <w:lang w:val="en-US"/>
        </w:rPr>
        <w:t>stage of any other test. It checks for shorts</w:t>
      </w:r>
      <w:r w:rsidR="00C3631C">
        <w:rPr>
          <w:lang w:val="en-US"/>
        </w:rPr>
        <w:t xml:space="preserve"> on the </w:t>
      </w:r>
      <w:r w:rsidR="002F7336">
        <w:rPr>
          <w:lang w:val="en-US"/>
        </w:rPr>
        <w:t xml:space="preserve">DUT interface. </w:t>
      </w:r>
      <w:r w:rsidR="001E7E42">
        <w:rPr>
          <w:lang w:val="en-US"/>
        </w:rPr>
        <w:t>DUT</w:t>
      </w:r>
      <w:r w:rsidR="00B95EDE">
        <w:rPr>
          <w:lang w:val="en-US"/>
        </w:rPr>
        <w:t xml:space="preserve">s need to successfully pass this </w:t>
      </w:r>
      <w:r w:rsidR="00325B29">
        <w:rPr>
          <w:lang w:val="en-US"/>
        </w:rPr>
        <w:t xml:space="preserve">test-stage in order to be </w:t>
      </w:r>
      <w:r w:rsidR="00D737CE">
        <w:rPr>
          <w:lang w:val="en-US"/>
        </w:rPr>
        <w:t>tested further.</w:t>
      </w:r>
      <w:r w:rsidR="00540994">
        <w:rPr>
          <w:lang w:val="en-US"/>
        </w:rPr>
        <w:t xml:space="preserve"> The CONN tests are designed to </w:t>
      </w:r>
      <w:r w:rsidR="00AF71E6">
        <w:rPr>
          <w:lang w:val="en-US"/>
        </w:rPr>
        <w:t xml:space="preserve">reduce the risk </w:t>
      </w:r>
      <w:r w:rsidR="00D66E4F">
        <w:rPr>
          <w:lang w:val="en-US"/>
        </w:rPr>
        <w:t xml:space="preserve">of destructive errors </w:t>
      </w:r>
      <w:r w:rsidR="00404E7D">
        <w:rPr>
          <w:lang w:val="en-US"/>
        </w:rPr>
        <w:t>damaging the DUT or setup.</w:t>
      </w:r>
    </w:p>
    <w:p w14:paraId="26C36896" w14:textId="393A0F18" w:rsidR="001474A3" w:rsidRPr="00AE4266" w:rsidRDefault="001474A3" w:rsidP="002D5309">
      <w:pPr>
        <w:pStyle w:val="Heading3"/>
        <w:rPr>
          <w:lang w:val="en-GB"/>
        </w:rPr>
      </w:pPr>
      <w:bookmarkStart w:id="32" w:name="_Toc211426707"/>
      <w:r w:rsidRPr="00AE4266">
        <w:rPr>
          <w:lang w:val="en-GB"/>
        </w:rPr>
        <w:t>Characterization (</w:t>
      </w:r>
      <w:bookmarkStart w:id="33" w:name="stage_CHAR"/>
      <w:r w:rsidRPr="00AE4266">
        <w:rPr>
          <w:lang w:val="en-GB"/>
        </w:rPr>
        <w:t>CHAR</w:t>
      </w:r>
      <w:bookmarkEnd w:id="33"/>
      <w:r w:rsidRPr="00AE4266">
        <w:rPr>
          <w:lang w:val="en-GB"/>
        </w:rPr>
        <w:t>)</w:t>
      </w:r>
      <w:bookmarkEnd w:id="32"/>
    </w:p>
    <w:p w14:paraId="318FFDD6" w14:textId="5C92FED5" w:rsidR="001474A3" w:rsidRPr="00AE4266" w:rsidRDefault="001474A3" w:rsidP="001474A3">
      <w:r w:rsidRPr="00AE4266">
        <w:t xml:space="preserve">The characterization </w:t>
      </w:r>
      <w:r w:rsidR="00C62A14" w:rsidRPr="00AE4266">
        <w:t xml:space="preserve">stage </w:t>
      </w:r>
      <w:r w:rsidRPr="00AE4266">
        <w:t>is intended to test the electrical requirements of the DUTs over the operating conditions (temperature</w:t>
      </w:r>
      <w:r w:rsidR="00262106">
        <w:t>, load</w:t>
      </w:r>
      <w:r w:rsidR="00FD41F8">
        <w:t>-current</w:t>
      </w:r>
      <w:r w:rsidR="00DC63EB" w:rsidRPr="00AE4266">
        <w:t xml:space="preserve"> and</w:t>
      </w:r>
      <w:r w:rsidRPr="00AE4266">
        <w:t xml:space="preserve"> supply</w:t>
      </w:r>
      <w:r w:rsidR="00FD41F8">
        <w:t>-level</w:t>
      </w:r>
      <w:r w:rsidRPr="00AE4266">
        <w:t>)</w:t>
      </w:r>
      <w:r w:rsidR="00440551" w:rsidRPr="00AE4266">
        <w:t xml:space="preserve"> as defined in </w:t>
      </w:r>
      <w:r w:rsidR="002575B1" w:rsidRPr="00AE4266">
        <w:t xml:space="preserve">section </w:t>
      </w:r>
      <w:r w:rsidR="000A1372" w:rsidRPr="00AE4266">
        <w:fldChar w:fldCharType="begin"/>
      </w:r>
      <w:r w:rsidR="000A1372" w:rsidRPr="00AE4266">
        <w:instrText xml:space="preserve"> REF _Ref121471331 \r \h </w:instrText>
      </w:r>
      <w:r w:rsidR="000A1372" w:rsidRPr="00AE4266">
        <w:fldChar w:fldCharType="separate"/>
      </w:r>
      <w:r w:rsidR="00C31325" w:rsidRPr="00AE4266">
        <w:t>2.1</w:t>
      </w:r>
      <w:r w:rsidR="000A1372" w:rsidRPr="00AE4266">
        <w:fldChar w:fldCharType="end"/>
      </w:r>
      <w:r w:rsidRPr="00AE4266">
        <w:t xml:space="preserve">.  </w:t>
      </w:r>
    </w:p>
    <w:p w14:paraId="03D010D3" w14:textId="7CEF95F3" w:rsidR="005111D1" w:rsidRDefault="005111D1" w:rsidP="001474A3">
      <w:r w:rsidRPr="00AE4266">
        <w:t>During the verification phase of the produc</w:t>
      </w:r>
      <w:r w:rsidR="00573F17" w:rsidRPr="00AE4266">
        <w:t xml:space="preserve">t development lifecycle the </w:t>
      </w:r>
      <w:r w:rsidR="00F2250B" w:rsidRPr="00AE4266">
        <w:t xml:space="preserve">number of </w:t>
      </w:r>
      <w:r w:rsidR="009235F7" w:rsidRPr="00AE4266">
        <w:t xml:space="preserve">parts used in the analysis can be smaller compared to the number used in </w:t>
      </w:r>
      <w:r w:rsidR="00013AB3" w:rsidRPr="00AE4266">
        <w:t xml:space="preserve">validation phase. </w:t>
      </w:r>
      <w:r w:rsidR="00E534C0" w:rsidRPr="00AE4266">
        <w:t xml:space="preserve">The full characterization as part of the device validation phase should </w:t>
      </w:r>
      <w:r w:rsidR="006A6E78" w:rsidRPr="00AE4266">
        <w:t xml:space="preserve">be performed on </w:t>
      </w:r>
      <w:r w:rsidR="00567E31" w:rsidRPr="00AE4266">
        <w:t xml:space="preserve">a </w:t>
      </w:r>
      <w:r w:rsidR="006A6E78" w:rsidRPr="00AE4266">
        <w:t xml:space="preserve">number of parts that is </w:t>
      </w:r>
      <w:r w:rsidR="008620A3" w:rsidRPr="00AE4266">
        <w:t>statistically</w:t>
      </w:r>
      <w:r w:rsidR="006A6E78" w:rsidRPr="00AE4266">
        <w:t xml:space="preserve"> </w:t>
      </w:r>
      <w:r w:rsidR="00C43F3B" w:rsidRPr="00AE4266">
        <w:t>meaningful. T</w:t>
      </w:r>
      <w:r w:rsidR="00013AB3" w:rsidRPr="00AE4266">
        <w:t xml:space="preserve">he test coverage should be </w:t>
      </w:r>
      <w:r w:rsidR="00EC4207" w:rsidRPr="00AE4266">
        <w:t xml:space="preserve">similar in both phases. If not, </w:t>
      </w:r>
      <w:r w:rsidR="00F32A37" w:rsidRPr="00AE4266">
        <w:t xml:space="preserve">the </w:t>
      </w:r>
      <w:r w:rsidR="001517C5" w:rsidRPr="00AE4266">
        <w:t>re</w:t>
      </w:r>
      <w:r w:rsidR="006901FF" w:rsidRPr="00AE4266">
        <w:t xml:space="preserve">ason </w:t>
      </w:r>
      <w:r w:rsidR="00F32A37" w:rsidRPr="00AE4266">
        <w:t xml:space="preserve">for changing test coverage must be addressed in the characterization report. </w:t>
      </w:r>
    </w:p>
    <w:p w14:paraId="3C0E90CD" w14:textId="6A042C8A" w:rsidR="00292C91" w:rsidRPr="00AE4266" w:rsidRDefault="00292C91" w:rsidP="00292C91">
      <w:pPr>
        <w:pStyle w:val="Heading3"/>
        <w:rPr>
          <w:lang w:val="en-GB"/>
        </w:rPr>
      </w:pPr>
      <w:bookmarkStart w:id="34" w:name="_Toc211426708"/>
      <w:r w:rsidRPr="00AE4266">
        <w:rPr>
          <w:lang w:val="en-GB"/>
        </w:rPr>
        <w:t>Characterization</w:t>
      </w:r>
      <w:r>
        <w:rPr>
          <w:lang w:val="en-GB"/>
        </w:rPr>
        <w:t xml:space="preserve"> of the OTP block</w:t>
      </w:r>
      <w:r w:rsidRPr="00AE4266">
        <w:rPr>
          <w:lang w:val="en-GB"/>
        </w:rPr>
        <w:t xml:space="preserve"> (CHAR</w:t>
      </w:r>
      <w:r>
        <w:rPr>
          <w:lang w:val="en-GB"/>
        </w:rPr>
        <w:t>_OTP</w:t>
      </w:r>
      <w:r w:rsidRPr="00AE4266">
        <w:rPr>
          <w:lang w:val="en-GB"/>
        </w:rPr>
        <w:t>)</w:t>
      </w:r>
      <w:bookmarkEnd w:id="34"/>
    </w:p>
    <w:p w14:paraId="60012743" w14:textId="64DC8D20" w:rsidR="00292C91" w:rsidRDefault="00292C91" w:rsidP="001474A3">
      <w:r>
        <w:t xml:space="preserve">Special test stage where only the </w:t>
      </w:r>
      <w:r w:rsidR="00476E73">
        <w:t xml:space="preserve">behaviour of the OTP block is characterized, since this block reacts </w:t>
      </w:r>
      <w:r w:rsidR="00530927">
        <w:t xml:space="preserve">on temperature changes, a temperature sweep is needed and this is not </w:t>
      </w:r>
      <w:r w:rsidR="00425A41">
        <w:t>compatible with the CHAR test stage</w:t>
      </w:r>
      <w:r w:rsidR="00894767">
        <w:t xml:space="preserve"> since test time</w:t>
      </w:r>
      <w:r w:rsidR="00635EDF">
        <w:t xml:space="preserve"> will explode. </w:t>
      </w:r>
    </w:p>
    <w:p w14:paraId="7CABC230" w14:textId="77777777" w:rsidR="00DA49E8" w:rsidRDefault="00DA49E8" w:rsidP="00DA49E8">
      <w:pPr>
        <w:pStyle w:val="Heading3"/>
        <w:rPr>
          <w:lang w:val="en-GB"/>
        </w:rPr>
      </w:pPr>
      <w:bookmarkStart w:id="35" w:name="_Toc211426709"/>
      <w:r>
        <w:rPr>
          <w:lang w:val="en-GB"/>
        </w:rPr>
        <w:t>Final Test (FT)</w:t>
      </w:r>
      <w:bookmarkEnd w:id="35"/>
    </w:p>
    <w:p w14:paraId="7A346FF4" w14:textId="5AE5376D" w:rsidR="00DA49E8" w:rsidRPr="00AE4266" w:rsidRDefault="00DA49E8" w:rsidP="001474A3">
      <w:r>
        <w:t xml:space="preserve">The final test stage is intended to verify that the chip is within specifications. This is a reduced test compared to the characterization (CHAR). Where the CHAR test does a high resolution sweep over parameters, the FT only checks if the minima and maxima are within spec. </w:t>
      </w:r>
    </w:p>
    <w:p w14:paraId="0618F3D0" w14:textId="13F77C94" w:rsidR="00D52E7E" w:rsidRPr="00AE4266" w:rsidRDefault="0053532E" w:rsidP="00D52E7E">
      <w:pPr>
        <w:pStyle w:val="Heading3"/>
        <w:rPr>
          <w:lang w:val="en-GB"/>
        </w:rPr>
      </w:pPr>
      <w:bookmarkStart w:id="36" w:name="_Toc211426710"/>
      <w:bookmarkStart w:id="37" w:name="_Ref121471146"/>
      <w:bookmarkStart w:id="38" w:name="_Ref121471150"/>
      <w:bookmarkStart w:id="39" w:name="_Toc131774878"/>
      <w:r w:rsidRPr="00AE4266">
        <w:rPr>
          <w:lang w:val="en-GB"/>
        </w:rPr>
        <w:t>DCDC-Module testing (</w:t>
      </w:r>
      <w:bookmarkStart w:id="40" w:name="stage_MODULE"/>
      <w:r w:rsidRPr="00AE4266">
        <w:rPr>
          <w:lang w:val="en-GB"/>
        </w:rPr>
        <w:t>MODULE</w:t>
      </w:r>
      <w:bookmarkEnd w:id="40"/>
      <w:r w:rsidRPr="00AE4266">
        <w:rPr>
          <w:lang w:val="en-GB"/>
        </w:rPr>
        <w:t>)</w:t>
      </w:r>
      <w:bookmarkEnd w:id="36"/>
    </w:p>
    <w:p w14:paraId="12FA1BCA" w14:textId="4BF2EB60" w:rsidR="00D4383B" w:rsidRPr="00AE4266" w:rsidRDefault="003738F7" w:rsidP="00D4383B">
      <w:r w:rsidRPr="00AE4266">
        <w:t xml:space="preserve">The DCDC-Module test stage is performed on </w:t>
      </w:r>
      <w:r w:rsidR="002168CA" w:rsidRPr="00AE4266">
        <w:t>MAG-PSU10</w:t>
      </w:r>
      <w:r w:rsidR="003E02D7" w:rsidRPr="00AE4266">
        <w:t xml:space="preserve">XX1 </w:t>
      </w:r>
      <w:r w:rsidRPr="00AE4266">
        <w:t>assembl</w:t>
      </w:r>
      <w:r w:rsidR="006660ED" w:rsidRPr="00AE4266">
        <w:t xml:space="preserve">ies. Here </w:t>
      </w:r>
      <w:r w:rsidR="000D18D5" w:rsidRPr="00AE4266">
        <w:t>the efficiency and voltage-ripple are im</w:t>
      </w:r>
      <w:r w:rsidR="00455307" w:rsidRPr="00AE4266">
        <w:t xml:space="preserve">portant. </w:t>
      </w:r>
      <w:r w:rsidR="002A6786" w:rsidRPr="00AE4266">
        <w:t>Tests like line-regulation and load-regulation are performed as well.</w:t>
      </w:r>
      <w:r w:rsidR="004B397C" w:rsidRPr="00AE4266">
        <w:t xml:space="preserve"> When these parameters are within </w:t>
      </w:r>
      <w:r w:rsidR="00EA000C">
        <w:t>test limit</w:t>
      </w:r>
      <w:r w:rsidR="00C25793">
        <w:t>s</w:t>
      </w:r>
      <w:r w:rsidR="00832201" w:rsidRPr="00AE4266">
        <w:t>, the module is considered good.</w:t>
      </w:r>
    </w:p>
    <w:p w14:paraId="64F85A81" w14:textId="57510492" w:rsidR="00D4383B" w:rsidRPr="00AE4266" w:rsidRDefault="00D4383B" w:rsidP="00D4383B">
      <w:pPr>
        <w:pStyle w:val="Heading3"/>
        <w:rPr>
          <w:lang w:val="en-GB"/>
        </w:rPr>
      </w:pPr>
      <w:bookmarkStart w:id="41" w:name="_Toc211426711"/>
      <w:r w:rsidRPr="00AE4266">
        <w:rPr>
          <w:lang w:val="en-GB"/>
        </w:rPr>
        <w:t>Vision DCDC</w:t>
      </w:r>
      <w:r w:rsidR="00713356" w:rsidRPr="00AE4266">
        <w:rPr>
          <w:lang w:val="en-GB"/>
        </w:rPr>
        <w:t xml:space="preserve"> sub-board testing (</w:t>
      </w:r>
      <w:bookmarkStart w:id="42" w:name="stage_VIS"/>
      <w:r w:rsidR="00713356" w:rsidRPr="00AE4266">
        <w:rPr>
          <w:lang w:val="en-GB"/>
        </w:rPr>
        <w:t>VIS</w:t>
      </w:r>
      <w:bookmarkEnd w:id="42"/>
      <w:r w:rsidR="00713356" w:rsidRPr="00AE4266">
        <w:rPr>
          <w:lang w:val="en-GB"/>
        </w:rPr>
        <w:t>)</w:t>
      </w:r>
      <w:bookmarkEnd w:id="41"/>
    </w:p>
    <w:p w14:paraId="0681D733" w14:textId="1EFCDE6E" w:rsidR="00A03E06" w:rsidRDefault="00A03E06" w:rsidP="00A03E06">
      <w:pPr>
        <w:rPr>
          <w:ins w:id="43" w:author="Jasper Gielis" w:date="2025-06-10T08:14:00Z" w16du:dateUtc="2025-06-10T06:14:00Z"/>
        </w:rPr>
      </w:pPr>
      <w:r w:rsidRPr="00AE4266">
        <w:t xml:space="preserve">The Vision sub-board test stage is performed on </w:t>
      </w:r>
      <w:r w:rsidR="001B3A3E" w:rsidRPr="00AE4266">
        <w:t>the DCDC sub-board of the MAG-</w:t>
      </w:r>
      <w:r w:rsidR="00EA000C">
        <w:t>VIS</w:t>
      </w:r>
      <w:r w:rsidR="00AF2473">
        <w:t>400xx PCBs</w:t>
      </w:r>
      <w:r w:rsidR="00D80920">
        <w:t>,</w:t>
      </w:r>
      <w:r w:rsidR="00EA000C">
        <w:t xml:space="preserve"> </w:t>
      </w:r>
      <w:r w:rsidR="001B3A3E" w:rsidRPr="00AE4266">
        <w:t xml:space="preserve"> </w:t>
      </w:r>
      <w:r w:rsidR="00577C0C" w:rsidRPr="00AE4266">
        <w:t xml:space="preserve">in order to verify the functionality of the </w:t>
      </w:r>
      <w:r w:rsidR="00D65F1A" w:rsidRPr="00AE4266">
        <w:t>board.</w:t>
      </w:r>
      <w:r w:rsidR="000F097C" w:rsidRPr="00AE4266">
        <w:t xml:space="preserve"> An expected load-profile</w:t>
      </w:r>
      <w:r w:rsidR="00D45FE0" w:rsidRPr="00AE4266">
        <w:t xml:space="preserve">, mimicking that of the other boards in the stack, </w:t>
      </w:r>
      <w:r w:rsidR="00D80920">
        <w:t>can be</w:t>
      </w:r>
      <w:r w:rsidR="00D80920" w:rsidRPr="00AE4266">
        <w:t xml:space="preserve"> </w:t>
      </w:r>
      <w:r w:rsidR="00CE51E3" w:rsidRPr="00AE4266">
        <w:t>applied</w:t>
      </w:r>
      <w:r w:rsidR="00762194" w:rsidRPr="00AE4266">
        <w:t xml:space="preserve">. If the voltage-level and ripple are within </w:t>
      </w:r>
      <w:r w:rsidR="00C25793">
        <w:t>test limits</w:t>
      </w:r>
      <w:r w:rsidR="00762194" w:rsidRPr="00AE4266">
        <w:t xml:space="preserve">, the </w:t>
      </w:r>
      <w:r w:rsidR="004B397C" w:rsidRPr="00AE4266">
        <w:t>board is considered</w:t>
      </w:r>
      <w:r w:rsidR="00C25793">
        <w:t xml:space="preserve"> functional verified</w:t>
      </w:r>
      <w:r w:rsidR="004B397C" w:rsidRPr="00AE4266">
        <w:t>.</w:t>
      </w:r>
    </w:p>
    <w:p w14:paraId="5E1584AF" w14:textId="1EB546A9" w:rsidR="00A109BD" w:rsidRPr="00431352" w:rsidRDefault="00D155AC" w:rsidP="00D155AC">
      <w:pPr>
        <w:pStyle w:val="Heading3"/>
        <w:rPr>
          <w:dstrike/>
        </w:rPr>
      </w:pPr>
      <w:bookmarkStart w:id="44" w:name="_Toc211426712"/>
      <w:r w:rsidRPr="00431352">
        <w:rPr>
          <w:dstrike/>
        </w:rPr>
        <w:t>Calibration (CAL)</w:t>
      </w:r>
      <w:bookmarkEnd w:id="44"/>
    </w:p>
    <w:p w14:paraId="72C0B32F" w14:textId="5518FB5B" w:rsidR="00D155AC" w:rsidRPr="00431352" w:rsidRDefault="00D155AC" w:rsidP="00D155AC">
      <w:pPr>
        <w:rPr>
          <w:dstrike/>
          <w:lang w:val="en-US"/>
        </w:rPr>
      </w:pPr>
      <w:r w:rsidRPr="00431352">
        <w:rPr>
          <w:dstrike/>
          <w:lang w:val="en-US"/>
        </w:rPr>
        <w:t xml:space="preserve">The calibration step </w:t>
      </w:r>
      <w:r w:rsidR="007732D8" w:rsidRPr="00431352">
        <w:rPr>
          <w:dstrike/>
          <w:lang w:val="en-US"/>
        </w:rPr>
        <w:t xml:space="preserve">contains a couple </w:t>
      </w:r>
      <w:r w:rsidR="00EC6CBD" w:rsidRPr="00431352">
        <w:rPr>
          <w:dstrike/>
          <w:lang w:val="en-US"/>
        </w:rPr>
        <w:t xml:space="preserve">test procedures that are performed on an empty socket </w:t>
      </w:r>
      <w:r w:rsidR="00DD4064" w:rsidRPr="00431352">
        <w:rPr>
          <w:dstrike/>
          <w:lang w:val="en-US"/>
        </w:rPr>
        <w:t>or empty base-board configuration. They are meant to be used to</w:t>
      </w:r>
      <w:r w:rsidR="000A1C40" w:rsidRPr="00431352">
        <w:rPr>
          <w:dstrike/>
          <w:lang w:val="en-US"/>
        </w:rPr>
        <w:t xml:space="preserve"> characterize the setup itself. This includes the </w:t>
      </w:r>
      <w:r w:rsidR="00D027F9" w:rsidRPr="00431352">
        <w:rPr>
          <w:dstrike/>
          <w:lang w:val="en-US"/>
        </w:rPr>
        <w:t xml:space="preserve">measurement equipment but also the fixed pull-up or pull-down resistors in the </w:t>
      </w:r>
      <w:r w:rsidR="004B18F6" w:rsidRPr="00431352">
        <w:rPr>
          <w:dstrike/>
          <w:lang w:val="en-US"/>
        </w:rPr>
        <w:t xml:space="preserve">setup. </w:t>
      </w:r>
      <w:r w:rsidR="004B18F6" w:rsidRPr="00431352">
        <w:rPr>
          <w:dstrike/>
          <w:lang w:val="en-US"/>
        </w:rPr>
        <w:lastRenderedPageBreak/>
        <w:t xml:space="preserve">This will allow for </w:t>
      </w:r>
      <w:r w:rsidR="009F1CA7" w:rsidRPr="00431352">
        <w:rPr>
          <w:dstrike/>
          <w:lang w:val="en-US"/>
        </w:rPr>
        <w:t xml:space="preserve">more accurate analysis of the actual Device Under Test (DUT) in the other </w:t>
      </w:r>
      <w:r w:rsidR="003171F1" w:rsidRPr="00431352">
        <w:rPr>
          <w:dstrike/>
          <w:lang w:val="en-US"/>
        </w:rPr>
        <w:t>test stages.</w:t>
      </w:r>
    </w:p>
    <w:p w14:paraId="7C09CF2F" w14:textId="76B8E2FE" w:rsidR="001474A3" w:rsidRPr="00AE4266" w:rsidRDefault="001474A3" w:rsidP="002D5309">
      <w:pPr>
        <w:pStyle w:val="Heading2"/>
      </w:pPr>
      <w:bookmarkStart w:id="45" w:name="_Toc211426713"/>
      <w:r w:rsidRPr="00AE4266">
        <w:t>Test flow</w:t>
      </w:r>
      <w:bookmarkEnd w:id="37"/>
      <w:bookmarkEnd w:id="38"/>
      <w:bookmarkEnd w:id="39"/>
      <w:bookmarkEnd w:id="45"/>
    </w:p>
    <w:p w14:paraId="353E0AD5" w14:textId="50A4A6DD" w:rsidR="00E65125" w:rsidRPr="00C87158" w:rsidRDefault="000A1372" w:rsidP="0073487B">
      <w:r w:rsidRPr="00AE4266">
        <w:t xml:space="preserve">This </w:t>
      </w:r>
      <w:r w:rsidR="00B41B17" w:rsidRPr="00AE4266">
        <w:t xml:space="preserve">section defines the test flow that </w:t>
      </w:r>
      <w:r w:rsidR="007A4493" w:rsidRPr="00AE4266">
        <w:t xml:space="preserve">every </w:t>
      </w:r>
      <w:r w:rsidR="00FE139C">
        <w:t>MAG-PSU00001-NP</w:t>
      </w:r>
      <w:r w:rsidR="00FE139C" w:rsidRPr="00AE4266">
        <w:t xml:space="preserve"> </w:t>
      </w:r>
      <w:r w:rsidR="007A4493" w:rsidRPr="00AE4266">
        <w:t>part will follow</w:t>
      </w:r>
      <w:r w:rsidR="005C5B2F">
        <w:t>.</w:t>
      </w:r>
      <w:r w:rsidR="000F350D">
        <w:t xml:space="preserve"> </w:t>
      </w:r>
      <w:r w:rsidR="008D3B2E">
        <w:t>I</w:t>
      </w:r>
      <w:r w:rsidR="000F350D">
        <w:t>t</w:t>
      </w:r>
      <w:r w:rsidR="008D3B2E">
        <w:t xml:space="preserve"> is </w:t>
      </w:r>
      <w:r w:rsidR="00072008">
        <w:t>either</w:t>
      </w:r>
      <w:r w:rsidR="000F350D">
        <w:t xml:space="preserve"> tested as a stand-alone part or it is used </w:t>
      </w:r>
      <w:r w:rsidR="00AE36DC">
        <w:t>as a part in a module or camera module</w:t>
      </w:r>
      <w:r w:rsidR="00754946" w:rsidRPr="00AE4266">
        <w:t xml:space="preserve">. </w:t>
      </w:r>
    </w:p>
    <w:p w14:paraId="308D3DAA" w14:textId="759AD16F" w:rsidR="001E53F3" w:rsidRPr="00AE4266" w:rsidRDefault="00E65125" w:rsidP="00E65125">
      <w:pPr>
        <w:jc w:val="center"/>
      </w:pPr>
      <w:r>
        <w:rPr>
          <w:noProof/>
        </w:rPr>
        <w:drawing>
          <wp:inline distT="0" distB="0" distL="0" distR="0" wp14:anchorId="52EF5BFD" wp14:editId="43A8DE37">
            <wp:extent cx="5267325" cy="2676525"/>
            <wp:effectExtent l="0" t="0" r="9525" b="9525"/>
            <wp:docPr id="13334203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20342"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267325" cy="2676525"/>
                    </a:xfrm>
                    <a:prstGeom prst="rect">
                      <a:avLst/>
                    </a:prstGeom>
                  </pic:spPr>
                </pic:pic>
              </a:graphicData>
            </a:graphic>
          </wp:inline>
        </w:drawing>
      </w:r>
    </w:p>
    <w:p w14:paraId="280A2876" w14:textId="1914AEC8" w:rsidR="00C41EC5" w:rsidRPr="00AE4266" w:rsidRDefault="001E53F3" w:rsidP="001E53F3">
      <w:pPr>
        <w:pStyle w:val="Caption"/>
        <w:rPr>
          <w:lang w:val="en-GB"/>
        </w:rPr>
      </w:pPr>
      <w:bookmarkStart w:id="46" w:name="_Ref189040399"/>
      <w:bookmarkStart w:id="47" w:name="_Toc211426662"/>
      <w:r w:rsidRPr="00AE4266">
        <w:rPr>
          <w:lang w:val="en-GB"/>
        </w:rPr>
        <w:t xml:space="preserve">Figure </w:t>
      </w:r>
      <w:r w:rsidRPr="00AE4266">
        <w:rPr>
          <w:lang w:val="en-GB"/>
        </w:rPr>
        <w:fldChar w:fldCharType="begin"/>
      </w:r>
      <w:r w:rsidRPr="00AE4266">
        <w:rPr>
          <w:lang w:val="en-GB"/>
        </w:rPr>
        <w:instrText xml:space="preserve"> SEQ Figure \* ARABIC </w:instrText>
      </w:r>
      <w:r w:rsidRPr="00AE4266">
        <w:rPr>
          <w:lang w:val="en-GB"/>
        </w:rPr>
        <w:fldChar w:fldCharType="separate"/>
      </w:r>
      <w:r w:rsidR="004565CC">
        <w:rPr>
          <w:noProof/>
          <w:lang w:val="en-GB"/>
        </w:rPr>
        <w:t>1</w:t>
      </w:r>
      <w:r w:rsidRPr="00AE4266">
        <w:rPr>
          <w:lang w:val="en-GB"/>
        </w:rPr>
        <w:fldChar w:fldCharType="end"/>
      </w:r>
      <w:bookmarkEnd w:id="46"/>
      <w:r w:rsidRPr="00AE4266">
        <w:rPr>
          <w:lang w:val="en-GB"/>
        </w:rPr>
        <w:t>: test flow</w:t>
      </w:r>
      <w:bookmarkEnd w:id="47"/>
    </w:p>
    <w:p w14:paraId="6D5F2E69" w14:textId="77777777" w:rsidR="001474A3" w:rsidRPr="00AE4266" w:rsidRDefault="001474A3" w:rsidP="002D5309">
      <w:pPr>
        <w:pStyle w:val="Heading2"/>
      </w:pPr>
      <w:bookmarkStart w:id="48" w:name="_Toc131774879"/>
      <w:bookmarkStart w:id="49" w:name="_Toc211426714"/>
      <w:r w:rsidRPr="00AE4266">
        <w:t>Test sequence</w:t>
      </w:r>
      <w:bookmarkEnd w:id="48"/>
      <w:bookmarkEnd w:id="49"/>
    </w:p>
    <w:p w14:paraId="0C20E531" w14:textId="1B49D32A" w:rsidR="0023492C" w:rsidRDefault="00283777" w:rsidP="00130EE2">
      <w:pPr>
        <w:rPr>
          <w:ins w:id="50" w:author="Jonathan Vanden Berk" w:date="2025-10-06T16:21:00Z" w16du:dateUtc="2025-10-06T14:21:00Z"/>
        </w:rPr>
      </w:pPr>
      <w:r w:rsidRPr="00AE4266">
        <w:fldChar w:fldCharType="begin"/>
      </w:r>
      <w:r w:rsidRPr="00AE4266">
        <w:instrText xml:space="preserve"> REF _Ref189038013 \h </w:instrText>
      </w:r>
      <w:r w:rsidRPr="00AE4266">
        <w:fldChar w:fldCharType="separate"/>
      </w:r>
      <w:r w:rsidR="00C31325" w:rsidRPr="00AE4266">
        <w:t>Table 3</w:t>
      </w:r>
      <w:r w:rsidRPr="00AE4266">
        <w:fldChar w:fldCharType="end"/>
      </w:r>
      <w:r w:rsidRPr="00AE4266">
        <w:t xml:space="preserve"> provides an overview of the various tests conducted at each test stage and outlines the correct test sequence, which should be followed from top to bottom.</w:t>
      </w:r>
      <w:ins w:id="51" w:author="Jonathan Vanden Berk" w:date="2025-10-06T16:21:00Z" w16du:dateUtc="2025-10-06T14:21:00Z">
        <w:r w:rsidR="0023492C">
          <w:br w:type="page"/>
        </w:r>
      </w:ins>
    </w:p>
    <w:p w14:paraId="65E60906" w14:textId="2476ADE2" w:rsidR="00283777" w:rsidRPr="00AE4266" w:rsidDel="0023492C" w:rsidRDefault="00283777" w:rsidP="004544DF">
      <w:pPr>
        <w:rPr>
          <w:del w:id="52" w:author="Jonathan Vanden Berk" w:date="2025-10-06T16:21:00Z" w16du:dateUtc="2025-10-06T14:21:00Z"/>
        </w:rPr>
      </w:pPr>
    </w:p>
    <w:p w14:paraId="76CBF8A6" w14:textId="591A3334" w:rsidR="004544DF" w:rsidRPr="00AE4266" w:rsidRDefault="004544DF" w:rsidP="004544DF">
      <w:pPr>
        <w:pStyle w:val="Caption"/>
        <w:keepNext/>
        <w:rPr>
          <w:lang w:val="en-GB"/>
        </w:rPr>
      </w:pPr>
      <w:bookmarkStart w:id="53" w:name="_Ref189038013"/>
      <w:bookmarkStart w:id="54" w:name="_Toc131774969"/>
      <w:bookmarkStart w:id="55" w:name="_Toc211426671"/>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3</w:t>
      </w:r>
      <w:r w:rsidRPr="00AE4266">
        <w:rPr>
          <w:lang w:val="en-GB"/>
        </w:rPr>
        <w:fldChar w:fldCharType="end"/>
      </w:r>
      <w:bookmarkEnd w:id="53"/>
      <w:r w:rsidRPr="00AE4266">
        <w:rPr>
          <w:lang w:val="en-GB"/>
        </w:rPr>
        <w:t>: Test sequence</w:t>
      </w:r>
      <w:bookmarkEnd w:id="54"/>
      <w:r w:rsidR="00A44BA7" w:rsidRPr="00AE4266">
        <w:rPr>
          <w:lang w:val="en-GB"/>
        </w:rPr>
        <w:t xml:space="preserve"> per </w:t>
      </w:r>
      <w:r w:rsidR="00FF1A31" w:rsidRPr="00AE4266">
        <w:rPr>
          <w:lang w:val="en-GB"/>
        </w:rPr>
        <w:t>test stage</w:t>
      </w:r>
      <w:bookmarkEnd w:id="55"/>
    </w:p>
    <w:tbl>
      <w:tblPr>
        <w:tblStyle w:val="GridTable4-Accent3"/>
        <w:tblW w:w="5000" w:type="pct"/>
        <w:jc w:val="center"/>
        <w:tblLayout w:type="fixed"/>
        <w:tblLook w:val="04A0" w:firstRow="1" w:lastRow="0" w:firstColumn="1" w:lastColumn="0" w:noHBand="0" w:noVBand="1"/>
      </w:tblPr>
      <w:tblGrid>
        <w:gridCol w:w="2040"/>
        <w:gridCol w:w="794"/>
        <w:gridCol w:w="849"/>
        <w:gridCol w:w="1134"/>
        <w:gridCol w:w="849"/>
        <w:gridCol w:w="1275"/>
        <w:gridCol w:w="2688"/>
      </w:tblGrid>
      <w:tr w:rsidR="006C5C80" w:rsidRPr="00AE4266" w14:paraId="0C6F7460" w14:textId="77777777" w:rsidTr="00431352">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059" w:type="pct"/>
          </w:tcPr>
          <w:p w14:paraId="4BD3BD8D" w14:textId="77777777" w:rsidR="006C5C80" w:rsidRPr="00AE4266" w:rsidRDefault="006C5C80">
            <w:pPr>
              <w:pStyle w:val="Table-small"/>
              <w:rPr>
                <w:sz w:val="18"/>
                <w:szCs w:val="14"/>
              </w:rPr>
            </w:pPr>
            <w:r w:rsidRPr="00AE4266">
              <w:rPr>
                <w:sz w:val="18"/>
                <w:szCs w:val="14"/>
              </w:rPr>
              <w:t xml:space="preserve">Test </w:t>
            </w:r>
          </w:p>
        </w:tc>
        <w:tc>
          <w:tcPr>
            <w:tcW w:w="412" w:type="pct"/>
          </w:tcPr>
          <w:p w14:paraId="151BAF87" w14:textId="77777777" w:rsidR="006C5C80" w:rsidRPr="00AE4266" w:rsidRDefault="006C5C80">
            <w:pPr>
              <w:pStyle w:val="Table-small"/>
              <w:jc w:val="center"/>
              <w:cnfStyle w:val="100000000000" w:firstRow="1" w:lastRow="0" w:firstColumn="0" w:lastColumn="0" w:oddVBand="0" w:evenVBand="0" w:oddHBand="0" w:evenHBand="0" w:firstRowFirstColumn="0" w:firstRowLastColumn="0" w:lastRowFirstColumn="0" w:lastRowLastColumn="0"/>
              <w:rPr>
                <w:sz w:val="18"/>
                <w:szCs w:val="14"/>
              </w:rPr>
            </w:pPr>
            <w:r w:rsidRPr="00AE4266">
              <w:rPr>
                <w:sz w:val="18"/>
                <w:szCs w:val="14"/>
              </w:rPr>
              <w:t>CHAR</w:t>
            </w:r>
          </w:p>
        </w:tc>
        <w:tc>
          <w:tcPr>
            <w:tcW w:w="441" w:type="pct"/>
          </w:tcPr>
          <w:p w14:paraId="622997B2" w14:textId="2988A343" w:rsidR="006C5C80" w:rsidRPr="00AE4266" w:rsidRDefault="006C5C80">
            <w:pPr>
              <w:pStyle w:val="Table-small"/>
              <w:jc w:val="center"/>
              <w:cnfStyle w:val="100000000000" w:firstRow="1" w:lastRow="0" w:firstColumn="0" w:lastColumn="0" w:oddVBand="0" w:evenVBand="0" w:oddHBand="0" w:evenHBand="0" w:firstRowFirstColumn="0" w:firstRowLastColumn="0" w:lastRowFirstColumn="0" w:lastRowLastColumn="0"/>
              <w:rPr>
                <w:sz w:val="18"/>
                <w:szCs w:val="14"/>
              </w:rPr>
            </w:pPr>
            <w:r w:rsidRPr="00AE4266">
              <w:rPr>
                <w:sz w:val="18"/>
                <w:szCs w:val="14"/>
              </w:rPr>
              <w:t>F</w:t>
            </w:r>
            <w:r w:rsidR="006B06A3">
              <w:rPr>
                <w:sz w:val="18"/>
                <w:szCs w:val="14"/>
              </w:rPr>
              <w:t>T</w:t>
            </w:r>
          </w:p>
        </w:tc>
        <w:tc>
          <w:tcPr>
            <w:tcW w:w="589" w:type="pct"/>
          </w:tcPr>
          <w:p w14:paraId="70AD76B5" w14:textId="77777777" w:rsidR="006C5C80" w:rsidRPr="00AE4266" w:rsidRDefault="006C5C80">
            <w:pPr>
              <w:pStyle w:val="Table-small"/>
              <w:cnfStyle w:val="100000000000" w:firstRow="1" w:lastRow="0" w:firstColumn="0" w:lastColumn="0" w:oddVBand="0" w:evenVBand="0" w:oddHBand="0" w:evenHBand="0" w:firstRowFirstColumn="0" w:firstRowLastColumn="0" w:lastRowFirstColumn="0" w:lastRowLastColumn="0"/>
              <w:rPr>
                <w:sz w:val="18"/>
                <w:szCs w:val="14"/>
              </w:rPr>
            </w:pPr>
            <w:r w:rsidRPr="00AE4266">
              <w:rPr>
                <w:sz w:val="18"/>
                <w:szCs w:val="14"/>
              </w:rPr>
              <w:t>MODULE</w:t>
            </w:r>
          </w:p>
        </w:tc>
        <w:tc>
          <w:tcPr>
            <w:tcW w:w="441" w:type="pct"/>
          </w:tcPr>
          <w:p w14:paraId="49AFDEF0" w14:textId="77777777" w:rsidR="006C5C80" w:rsidRPr="00AF6E31" w:rsidRDefault="006C5C80" w:rsidP="0018076C">
            <w:pPr>
              <w:pStyle w:val="Table-small"/>
              <w:jc w:val="center"/>
              <w:cnfStyle w:val="100000000000" w:firstRow="1" w:lastRow="0" w:firstColumn="0" w:lastColumn="0" w:oddVBand="0" w:evenVBand="0" w:oddHBand="0" w:evenHBand="0" w:firstRowFirstColumn="0" w:firstRowLastColumn="0" w:lastRowFirstColumn="0" w:lastRowLastColumn="0"/>
              <w:rPr>
                <w:sz w:val="18"/>
                <w:szCs w:val="14"/>
              </w:rPr>
            </w:pPr>
            <w:r w:rsidRPr="00AF6E31">
              <w:rPr>
                <w:sz w:val="18"/>
                <w:szCs w:val="14"/>
              </w:rPr>
              <w:t>VIS</w:t>
            </w:r>
          </w:p>
        </w:tc>
        <w:tc>
          <w:tcPr>
            <w:tcW w:w="662" w:type="pct"/>
          </w:tcPr>
          <w:p w14:paraId="427EE296" w14:textId="6940670C" w:rsidR="006C5C80" w:rsidRPr="00BC674C" w:rsidRDefault="7ECCB042">
            <w:pPr>
              <w:pStyle w:val="Table-small"/>
              <w:cnfStyle w:val="100000000000" w:firstRow="1" w:lastRow="0" w:firstColumn="0" w:lastColumn="0" w:oddVBand="0" w:evenVBand="0" w:oddHBand="0" w:evenHBand="0" w:firstRowFirstColumn="0" w:firstRowLastColumn="0" w:lastRowFirstColumn="0" w:lastRowLastColumn="0"/>
              <w:rPr>
                <w:sz w:val="18"/>
                <w:szCs w:val="18"/>
              </w:rPr>
            </w:pPr>
            <w:r w:rsidRPr="0018076C">
              <w:rPr>
                <w:sz w:val="18"/>
                <w:szCs w:val="18"/>
              </w:rPr>
              <w:t>OTP_CHAR</w:t>
            </w:r>
          </w:p>
        </w:tc>
        <w:tc>
          <w:tcPr>
            <w:tcW w:w="1396" w:type="pct"/>
          </w:tcPr>
          <w:p w14:paraId="7B08674A" w14:textId="402E123F" w:rsidR="006C5C80" w:rsidRPr="00AE4266" w:rsidRDefault="006C5C80">
            <w:pPr>
              <w:pStyle w:val="Table-small"/>
              <w:cnfStyle w:val="100000000000" w:firstRow="1" w:lastRow="0" w:firstColumn="0" w:lastColumn="0" w:oddVBand="0" w:evenVBand="0" w:oddHBand="0" w:evenHBand="0" w:firstRowFirstColumn="0" w:firstRowLastColumn="0" w:lastRowFirstColumn="0" w:lastRowLastColumn="0"/>
              <w:rPr>
                <w:sz w:val="18"/>
                <w:szCs w:val="14"/>
              </w:rPr>
            </w:pPr>
            <w:r w:rsidRPr="00AE4266">
              <w:rPr>
                <w:sz w:val="18"/>
                <w:szCs w:val="14"/>
              </w:rPr>
              <w:t>Comments</w:t>
            </w:r>
          </w:p>
        </w:tc>
      </w:tr>
      <w:tr w:rsidR="006C5C80" w:rsidRPr="00AE4266" w14:paraId="31060649" w14:textId="77777777" w:rsidTr="00431352">
        <w:trPr>
          <w:cnfStyle w:val="000000100000" w:firstRow="0" w:lastRow="0" w:firstColumn="0" w:lastColumn="0" w:oddVBand="0" w:evenVBand="0" w:oddHBand="1" w:evenHBand="0" w:firstRowFirstColumn="0" w:firstRowLastColumn="0" w:lastRowFirstColumn="0" w:lastRowLastColumn="0"/>
          <w:trHeight w:val="64"/>
          <w:jc w:val="center"/>
        </w:trPr>
        <w:tc>
          <w:tcPr>
            <w:cnfStyle w:val="001000000000" w:firstRow="0" w:lastRow="0" w:firstColumn="1" w:lastColumn="0" w:oddVBand="0" w:evenVBand="0" w:oddHBand="0" w:evenHBand="0" w:firstRowFirstColumn="0" w:firstRowLastColumn="0" w:lastRowFirstColumn="0" w:lastRowLastColumn="0"/>
            <w:tcW w:w="1059" w:type="pct"/>
          </w:tcPr>
          <w:p w14:paraId="2AD04F55" w14:textId="18175E96" w:rsidR="006C5C80" w:rsidRPr="00092DDD" w:rsidRDefault="008842E1">
            <w:pPr>
              <w:pStyle w:val="Table-small"/>
              <w:rPr>
                <w:sz w:val="18"/>
                <w:szCs w:val="18"/>
              </w:rPr>
            </w:pPr>
            <w:r>
              <w:rPr>
                <w:sz w:val="18"/>
                <w:szCs w:val="18"/>
              </w:rPr>
              <w:fldChar w:fldCharType="begin"/>
            </w:r>
            <w:r>
              <w:rPr>
                <w:b w:val="0"/>
                <w:bCs w:val="0"/>
                <w:sz w:val="18"/>
                <w:szCs w:val="18"/>
              </w:rPr>
              <w:instrText xml:space="preserve"> </w:instrText>
            </w:r>
            <w:r>
              <w:rPr>
                <w:sz w:val="18"/>
                <w:szCs w:val="18"/>
              </w:rPr>
              <w:instrText xml:space="preserve">REF </w:instrText>
            </w:r>
            <w:r>
              <w:rPr>
                <w:b w:val="0"/>
                <w:bCs w:val="0"/>
                <w:sz w:val="18"/>
                <w:szCs w:val="18"/>
              </w:rPr>
              <w:instrText xml:space="preserve">_Ref196404055 \h </w:instrText>
            </w:r>
            <w:r>
              <w:rPr>
                <w:sz w:val="18"/>
                <w:szCs w:val="18"/>
              </w:rPr>
            </w:r>
            <w:r>
              <w:rPr>
                <w:sz w:val="18"/>
                <w:szCs w:val="18"/>
              </w:rPr>
              <w:fldChar w:fldCharType="separate"/>
            </w:r>
            <w:r w:rsidR="00EA6FCE">
              <w:t xml:space="preserve">T0001: </w:t>
            </w:r>
            <w:r w:rsidR="00EA6FCE" w:rsidRPr="00AE4266">
              <w:rPr>
                <w:lang w:eastAsia="en-US"/>
              </w:rPr>
              <w:t>Power Short</w:t>
            </w:r>
            <w:r>
              <w:rPr>
                <w:sz w:val="18"/>
                <w:szCs w:val="18"/>
              </w:rPr>
              <w:fldChar w:fldCharType="end"/>
            </w:r>
          </w:p>
        </w:tc>
        <w:tc>
          <w:tcPr>
            <w:tcW w:w="412" w:type="pct"/>
          </w:tcPr>
          <w:p w14:paraId="14803C29" w14:textId="0819A814" w:rsidR="006C5C80" w:rsidRPr="00AE4266" w:rsidRDefault="0068675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X</w:t>
            </w:r>
          </w:p>
        </w:tc>
        <w:tc>
          <w:tcPr>
            <w:tcW w:w="441" w:type="pct"/>
          </w:tcPr>
          <w:p w14:paraId="1690A0ED" w14:textId="59C81C44" w:rsidR="006C5C80" w:rsidRPr="00AE4266" w:rsidRDefault="0068675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X</w:t>
            </w:r>
          </w:p>
        </w:tc>
        <w:tc>
          <w:tcPr>
            <w:tcW w:w="589" w:type="pct"/>
          </w:tcPr>
          <w:p w14:paraId="457A6822" w14:textId="50BF4FE7" w:rsidR="006C5C80" w:rsidRPr="00AE4266" w:rsidRDefault="0068675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X</w:t>
            </w:r>
          </w:p>
        </w:tc>
        <w:tc>
          <w:tcPr>
            <w:tcW w:w="441" w:type="pct"/>
          </w:tcPr>
          <w:p w14:paraId="03F9B77F" w14:textId="4AEA92C5" w:rsidR="006C5C80" w:rsidRPr="00AE4266" w:rsidRDefault="0068675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X</w:t>
            </w:r>
          </w:p>
        </w:tc>
        <w:tc>
          <w:tcPr>
            <w:tcW w:w="662" w:type="pct"/>
          </w:tcPr>
          <w:p w14:paraId="1FF273D1" w14:textId="0CD01864" w:rsidR="006C5C80" w:rsidRPr="00AE4266" w:rsidRDefault="0068675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X</w:t>
            </w:r>
          </w:p>
        </w:tc>
        <w:tc>
          <w:tcPr>
            <w:tcW w:w="1396" w:type="pct"/>
          </w:tcPr>
          <w:p w14:paraId="1E014021" w14:textId="284CA8BF" w:rsidR="006C5C80" w:rsidRPr="00AE4266" w:rsidRDefault="006C5C80">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r>
      <w:tr w:rsidR="00431352" w:rsidRPr="00AE4266" w14:paraId="287760B6" w14:textId="77777777" w:rsidTr="00431352">
        <w:trPr>
          <w:trHeight w:val="64"/>
          <w:jc w:val="center"/>
        </w:trPr>
        <w:tc>
          <w:tcPr>
            <w:cnfStyle w:val="001000000000" w:firstRow="0" w:lastRow="0" w:firstColumn="1" w:lastColumn="0" w:oddVBand="0" w:evenVBand="0" w:oddHBand="0" w:evenHBand="0" w:firstRowFirstColumn="0" w:firstRowLastColumn="0" w:lastRowFirstColumn="0" w:lastRowLastColumn="0"/>
            <w:tcW w:w="1059" w:type="pct"/>
          </w:tcPr>
          <w:p w14:paraId="5BAFF07C" w14:textId="676877DC" w:rsidR="00BC674C" w:rsidRDefault="00BC674C" w:rsidP="00BC674C">
            <w:pPr>
              <w:pStyle w:val="Table-small"/>
              <w:rPr>
                <w:b w:val="0"/>
                <w:bCs w:val="0"/>
                <w:sz w:val="18"/>
                <w:szCs w:val="18"/>
              </w:rPr>
            </w:pPr>
            <w:r>
              <w:rPr>
                <w:sz w:val="18"/>
                <w:szCs w:val="18"/>
              </w:rPr>
              <w:fldChar w:fldCharType="begin"/>
            </w:r>
            <w:r>
              <w:rPr>
                <w:sz w:val="18"/>
                <w:szCs w:val="18"/>
              </w:rPr>
              <w:instrText xml:space="preserve"> </w:instrText>
            </w:r>
            <w:r>
              <w:rPr>
                <w:b w:val="0"/>
                <w:bCs w:val="0"/>
                <w:sz w:val="18"/>
                <w:szCs w:val="18"/>
              </w:rPr>
              <w:instrText xml:space="preserve">REF </w:instrText>
            </w:r>
            <w:r>
              <w:rPr>
                <w:sz w:val="18"/>
                <w:szCs w:val="18"/>
              </w:rPr>
              <w:instrText xml:space="preserve">_Ref210054422 \h </w:instrText>
            </w:r>
            <w:r>
              <w:rPr>
                <w:sz w:val="18"/>
                <w:szCs w:val="18"/>
              </w:rPr>
            </w:r>
            <w:r>
              <w:rPr>
                <w:sz w:val="18"/>
                <w:szCs w:val="18"/>
              </w:rPr>
              <w:fldChar w:fldCharType="separate"/>
            </w:r>
            <w:r w:rsidR="00EA6FCE">
              <w:t xml:space="preserve">T0002: </w:t>
            </w:r>
            <w:r w:rsidR="00EA6FCE">
              <w:rPr>
                <w:lang w:eastAsia="en-US"/>
              </w:rPr>
              <w:t>Load</w:t>
            </w:r>
            <w:r w:rsidR="00EA6FCE" w:rsidRPr="00AE4266">
              <w:rPr>
                <w:lang w:eastAsia="en-US"/>
              </w:rPr>
              <w:t xml:space="preserve"> Short</w:t>
            </w:r>
            <w:r>
              <w:rPr>
                <w:sz w:val="18"/>
                <w:szCs w:val="18"/>
              </w:rPr>
              <w:fldChar w:fldCharType="end"/>
            </w:r>
          </w:p>
        </w:tc>
        <w:tc>
          <w:tcPr>
            <w:tcW w:w="412" w:type="pct"/>
          </w:tcPr>
          <w:p w14:paraId="07A9B07F" w14:textId="7BF110E1" w:rsidR="00BC674C" w:rsidRPr="00AE4266" w:rsidRDefault="00BC674C" w:rsidP="00BC674C">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Pr>
                <w:sz w:val="18"/>
                <w:szCs w:val="14"/>
              </w:rPr>
              <w:t>X</w:t>
            </w:r>
          </w:p>
        </w:tc>
        <w:tc>
          <w:tcPr>
            <w:tcW w:w="441" w:type="pct"/>
          </w:tcPr>
          <w:p w14:paraId="13E4BDC0" w14:textId="24071343" w:rsidR="00BC674C" w:rsidRPr="00AE4266" w:rsidRDefault="00BC674C" w:rsidP="00BC674C">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Pr>
                <w:sz w:val="18"/>
                <w:szCs w:val="14"/>
              </w:rPr>
              <w:t>X</w:t>
            </w:r>
          </w:p>
        </w:tc>
        <w:tc>
          <w:tcPr>
            <w:tcW w:w="589" w:type="pct"/>
          </w:tcPr>
          <w:p w14:paraId="49501869" w14:textId="049E3A3F" w:rsidR="00BC674C" w:rsidRPr="00AE4266" w:rsidRDefault="00BC674C" w:rsidP="00BC674C">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Pr>
                <w:sz w:val="18"/>
                <w:szCs w:val="14"/>
              </w:rPr>
              <w:t>X</w:t>
            </w:r>
          </w:p>
        </w:tc>
        <w:tc>
          <w:tcPr>
            <w:tcW w:w="441" w:type="pct"/>
          </w:tcPr>
          <w:p w14:paraId="20C54DB0" w14:textId="7043D9B5" w:rsidR="00BC674C" w:rsidRPr="00AE4266" w:rsidRDefault="00BC674C" w:rsidP="00BC674C">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Pr>
                <w:sz w:val="18"/>
                <w:szCs w:val="14"/>
              </w:rPr>
              <w:t>X</w:t>
            </w:r>
          </w:p>
        </w:tc>
        <w:tc>
          <w:tcPr>
            <w:tcW w:w="662" w:type="pct"/>
          </w:tcPr>
          <w:p w14:paraId="4C420EBC" w14:textId="7603ED16" w:rsidR="00BC674C" w:rsidRPr="00AE4266" w:rsidRDefault="00BC674C" w:rsidP="00BC674C">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Pr>
                <w:sz w:val="18"/>
                <w:szCs w:val="14"/>
              </w:rPr>
              <w:t>X</w:t>
            </w:r>
          </w:p>
        </w:tc>
        <w:tc>
          <w:tcPr>
            <w:tcW w:w="1396" w:type="pct"/>
          </w:tcPr>
          <w:p w14:paraId="1D3C2C2C" w14:textId="77777777" w:rsidR="00BC674C" w:rsidRPr="00AE4266" w:rsidRDefault="00BC674C" w:rsidP="00BC674C">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r>
      <w:tr w:rsidR="00087582" w:rsidRPr="00AE4266" w14:paraId="688D957C" w14:textId="77777777" w:rsidTr="00431352">
        <w:trPr>
          <w:cnfStyle w:val="000000100000" w:firstRow="0" w:lastRow="0" w:firstColumn="0" w:lastColumn="0" w:oddVBand="0" w:evenVBand="0" w:oddHBand="1" w:evenHBand="0" w:firstRowFirstColumn="0" w:firstRowLastColumn="0" w:lastRowFirstColumn="0" w:lastRowLastColumn="0"/>
          <w:trHeight w:val="64"/>
          <w:jc w:val="center"/>
        </w:trPr>
        <w:tc>
          <w:tcPr>
            <w:cnfStyle w:val="001000000000" w:firstRow="0" w:lastRow="0" w:firstColumn="1" w:lastColumn="0" w:oddVBand="0" w:evenVBand="0" w:oddHBand="0" w:evenHBand="0" w:firstRowFirstColumn="0" w:firstRowLastColumn="0" w:lastRowFirstColumn="0" w:lastRowLastColumn="0"/>
            <w:tcW w:w="1059" w:type="pct"/>
          </w:tcPr>
          <w:p w14:paraId="4F2BDF42" w14:textId="31A80B62" w:rsidR="00087582" w:rsidRPr="00092DDD" w:rsidRDefault="00087582" w:rsidP="00087582">
            <w:pPr>
              <w:pStyle w:val="Table-small"/>
              <w:rPr>
                <w:sz w:val="18"/>
                <w:szCs w:val="18"/>
              </w:rPr>
            </w:pPr>
            <w:r>
              <w:rPr>
                <w:sz w:val="18"/>
                <w:szCs w:val="18"/>
              </w:rPr>
              <w:fldChar w:fldCharType="begin"/>
            </w:r>
            <w:r>
              <w:rPr>
                <w:b w:val="0"/>
                <w:bCs w:val="0"/>
                <w:sz w:val="18"/>
                <w:szCs w:val="18"/>
              </w:rPr>
              <w:instrText xml:space="preserve"> </w:instrText>
            </w:r>
            <w:r>
              <w:rPr>
                <w:sz w:val="18"/>
                <w:szCs w:val="18"/>
              </w:rPr>
              <w:instrText xml:space="preserve">REF </w:instrText>
            </w:r>
            <w:r>
              <w:rPr>
                <w:b w:val="0"/>
                <w:bCs w:val="0"/>
                <w:sz w:val="18"/>
                <w:szCs w:val="18"/>
              </w:rPr>
              <w:instrText xml:space="preserve">_Ref196468672 \h </w:instrText>
            </w:r>
            <w:r>
              <w:rPr>
                <w:sz w:val="18"/>
                <w:szCs w:val="18"/>
              </w:rPr>
            </w:r>
            <w:r>
              <w:rPr>
                <w:sz w:val="18"/>
                <w:szCs w:val="18"/>
              </w:rPr>
              <w:fldChar w:fldCharType="separate"/>
            </w:r>
            <w:r w:rsidR="00EA6FCE">
              <w:t xml:space="preserve">T0005: </w:t>
            </w:r>
            <w:r w:rsidR="00EA6FCE" w:rsidRPr="00AE4266">
              <w:rPr>
                <w:lang w:eastAsia="en-US"/>
              </w:rPr>
              <w:t>Leakage test</w:t>
            </w:r>
            <w:r>
              <w:rPr>
                <w:sz w:val="18"/>
                <w:szCs w:val="18"/>
              </w:rPr>
              <w:fldChar w:fldCharType="end"/>
            </w:r>
          </w:p>
        </w:tc>
        <w:tc>
          <w:tcPr>
            <w:tcW w:w="412" w:type="pct"/>
          </w:tcPr>
          <w:p w14:paraId="6120BE6B" w14:textId="1128BF6D"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sidRPr="007A398D">
              <w:rPr>
                <w:sz w:val="18"/>
                <w:szCs w:val="14"/>
              </w:rPr>
              <w:t>X</w:t>
            </w:r>
          </w:p>
        </w:tc>
        <w:tc>
          <w:tcPr>
            <w:tcW w:w="441" w:type="pct"/>
          </w:tcPr>
          <w:p w14:paraId="4035E7BD" w14:textId="3FE9E9A1"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sidRPr="00CE2AD6">
              <w:rPr>
                <w:sz w:val="18"/>
                <w:szCs w:val="14"/>
              </w:rPr>
              <w:t>X</w:t>
            </w:r>
          </w:p>
        </w:tc>
        <w:tc>
          <w:tcPr>
            <w:tcW w:w="589" w:type="pct"/>
          </w:tcPr>
          <w:p w14:paraId="6F080178" w14:textId="77777777"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441" w:type="pct"/>
          </w:tcPr>
          <w:p w14:paraId="212D4132" w14:textId="77777777"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662" w:type="pct"/>
          </w:tcPr>
          <w:p w14:paraId="59178DFF" w14:textId="77777777"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1396" w:type="pct"/>
          </w:tcPr>
          <w:p w14:paraId="602AE484" w14:textId="5750FD70"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r>
      <w:tr w:rsidR="00087582" w:rsidRPr="00AE4266" w14:paraId="75DDFC16" w14:textId="77777777" w:rsidTr="00431352">
        <w:trPr>
          <w:trHeight w:val="64"/>
          <w:jc w:val="center"/>
        </w:trPr>
        <w:tc>
          <w:tcPr>
            <w:cnfStyle w:val="001000000000" w:firstRow="0" w:lastRow="0" w:firstColumn="1" w:lastColumn="0" w:oddVBand="0" w:evenVBand="0" w:oddHBand="0" w:evenHBand="0" w:firstRowFirstColumn="0" w:firstRowLastColumn="0" w:lastRowFirstColumn="0" w:lastRowLastColumn="0"/>
            <w:tcW w:w="1059" w:type="pct"/>
          </w:tcPr>
          <w:p w14:paraId="1AACA7B7" w14:textId="1475FEEE" w:rsidR="00087582" w:rsidRPr="00092DDD" w:rsidRDefault="00087582" w:rsidP="00087582">
            <w:pPr>
              <w:pStyle w:val="Table-small"/>
              <w:rPr>
                <w:sz w:val="18"/>
                <w:szCs w:val="18"/>
              </w:rPr>
            </w:pPr>
            <w:r>
              <w:rPr>
                <w:sz w:val="18"/>
                <w:szCs w:val="18"/>
              </w:rPr>
              <w:fldChar w:fldCharType="begin"/>
            </w:r>
            <w:r>
              <w:rPr>
                <w:b w:val="0"/>
                <w:bCs w:val="0"/>
                <w:sz w:val="18"/>
                <w:szCs w:val="18"/>
              </w:rPr>
              <w:instrText xml:space="preserve"> </w:instrText>
            </w:r>
            <w:r>
              <w:rPr>
                <w:sz w:val="18"/>
                <w:szCs w:val="18"/>
              </w:rPr>
              <w:instrText xml:space="preserve">REF </w:instrText>
            </w:r>
            <w:r>
              <w:rPr>
                <w:b w:val="0"/>
                <w:bCs w:val="0"/>
                <w:sz w:val="18"/>
                <w:szCs w:val="18"/>
              </w:rPr>
              <w:instrText xml:space="preserve">_Ref196470034 \h </w:instrText>
            </w:r>
            <w:r>
              <w:rPr>
                <w:sz w:val="18"/>
                <w:szCs w:val="18"/>
              </w:rPr>
            </w:r>
            <w:r>
              <w:rPr>
                <w:sz w:val="18"/>
                <w:szCs w:val="18"/>
              </w:rPr>
              <w:fldChar w:fldCharType="separate"/>
            </w:r>
            <w:r w:rsidR="00EA6FCE">
              <w:t xml:space="preserve">T0006: </w:t>
            </w:r>
            <w:r w:rsidR="00EA6FCE" w:rsidRPr="00AE4266">
              <w:rPr>
                <w:lang w:eastAsia="en-US"/>
              </w:rPr>
              <w:t>Input threshold</w:t>
            </w:r>
            <w:r>
              <w:rPr>
                <w:sz w:val="18"/>
                <w:szCs w:val="18"/>
              </w:rPr>
              <w:fldChar w:fldCharType="end"/>
            </w:r>
          </w:p>
        </w:tc>
        <w:tc>
          <w:tcPr>
            <w:tcW w:w="412" w:type="pct"/>
          </w:tcPr>
          <w:p w14:paraId="6CAAE002" w14:textId="1D9CA433"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sidRPr="007A398D">
              <w:rPr>
                <w:sz w:val="18"/>
                <w:szCs w:val="14"/>
              </w:rPr>
              <w:t>X</w:t>
            </w:r>
          </w:p>
        </w:tc>
        <w:tc>
          <w:tcPr>
            <w:tcW w:w="441" w:type="pct"/>
          </w:tcPr>
          <w:p w14:paraId="7260A655" w14:textId="6B14F5A3"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sidRPr="00CE2AD6">
              <w:rPr>
                <w:sz w:val="18"/>
                <w:szCs w:val="14"/>
              </w:rPr>
              <w:t>X</w:t>
            </w:r>
          </w:p>
        </w:tc>
        <w:tc>
          <w:tcPr>
            <w:tcW w:w="589" w:type="pct"/>
          </w:tcPr>
          <w:p w14:paraId="00DA0398" w14:textId="77777777"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c>
          <w:tcPr>
            <w:tcW w:w="441" w:type="pct"/>
          </w:tcPr>
          <w:p w14:paraId="46C8834F" w14:textId="77777777"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c>
          <w:tcPr>
            <w:tcW w:w="662" w:type="pct"/>
          </w:tcPr>
          <w:p w14:paraId="0CD20BD6" w14:textId="77777777"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c>
          <w:tcPr>
            <w:tcW w:w="1396" w:type="pct"/>
          </w:tcPr>
          <w:p w14:paraId="1562442C" w14:textId="39BFC414"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r>
      <w:tr w:rsidR="00087582" w:rsidRPr="00AE4266" w14:paraId="3EA06974" w14:textId="77777777" w:rsidTr="0043135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59" w:type="pct"/>
          </w:tcPr>
          <w:p w14:paraId="601CC95B" w14:textId="3C1F4A2D" w:rsidR="00087582" w:rsidRPr="00092DDD" w:rsidRDefault="00087582" w:rsidP="00087582">
            <w:pPr>
              <w:pStyle w:val="Table-small"/>
              <w:rPr>
                <w:sz w:val="18"/>
                <w:szCs w:val="18"/>
              </w:rPr>
            </w:pPr>
            <w:r>
              <w:rPr>
                <w:sz w:val="18"/>
                <w:szCs w:val="18"/>
              </w:rPr>
              <w:fldChar w:fldCharType="begin"/>
            </w:r>
            <w:r>
              <w:rPr>
                <w:b w:val="0"/>
                <w:bCs w:val="0"/>
                <w:sz w:val="18"/>
                <w:szCs w:val="18"/>
              </w:rPr>
              <w:instrText xml:space="preserve"> </w:instrText>
            </w:r>
            <w:r>
              <w:rPr>
                <w:sz w:val="18"/>
                <w:szCs w:val="18"/>
              </w:rPr>
              <w:instrText xml:space="preserve">REF </w:instrText>
            </w:r>
            <w:r>
              <w:rPr>
                <w:b w:val="0"/>
                <w:bCs w:val="0"/>
                <w:sz w:val="18"/>
                <w:szCs w:val="18"/>
              </w:rPr>
              <w:instrText xml:space="preserve">_Ref196470631 \h </w:instrText>
            </w:r>
            <w:r>
              <w:rPr>
                <w:sz w:val="18"/>
                <w:szCs w:val="18"/>
              </w:rPr>
            </w:r>
            <w:r>
              <w:rPr>
                <w:sz w:val="18"/>
                <w:szCs w:val="18"/>
              </w:rPr>
              <w:fldChar w:fldCharType="separate"/>
            </w:r>
            <w:r w:rsidR="00EA6FCE">
              <w:t xml:space="preserve">T0007: </w:t>
            </w:r>
            <w:r w:rsidR="00EA6FCE" w:rsidRPr="00AE4266">
              <w:rPr>
                <w:lang w:eastAsia="en-US"/>
              </w:rPr>
              <w:t>Output drive-strength</w:t>
            </w:r>
            <w:r>
              <w:rPr>
                <w:sz w:val="18"/>
                <w:szCs w:val="18"/>
              </w:rPr>
              <w:fldChar w:fldCharType="end"/>
            </w:r>
          </w:p>
        </w:tc>
        <w:tc>
          <w:tcPr>
            <w:tcW w:w="412" w:type="pct"/>
          </w:tcPr>
          <w:p w14:paraId="4B65A184" w14:textId="0243F4EA"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sidRPr="007A398D">
              <w:rPr>
                <w:sz w:val="18"/>
                <w:szCs w:val="14"/>
              </w:rPr>
              <w:t>X</w:t>
            </w:r>
          </w:p>
        </w:tc>
        <w:tc>
          <w:tcPr>
            <w:tcW w:w="441" w:type="pct"/>
          </w:tcPr>
          <w:p w14:paraId="14F22FA7" w14:textId="61E387E7"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sidRPr="00CE2AD6">
              <w:rPr>
                <w:sz w:val="18"/>
                <w:szCs w:val="14"/>
              </w:rPr>
              <w:t>X</w:t>
            </w:r>
          </w:p>
        </w:tc>
        <w:tc>
          <w:tcPr>
            <w:tcW w:w="589" w:type="pct"/>
          </w:tcPr>
          <w:p w14:paraId="2A1AE652" w14:textId="77777777"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441" w:type="pct"/>
          </w:tcPr>
          <w:p w14:paraId="6502AAA8" w14:textId="77777777"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662" w:type="pct"/>
          </w:tcPr>
          <w:p w14:paraId="6348918A" w14:textId="77777777"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1396" w:type="pct"/>
          </w:tcPr>
          <w:p w14:paraId="3259EB30" w14:textId="09B441AF"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r>
      <w:tr w:rsidR="00431352" w:rsidRPr="00AE4266" w14:paraId="383C08D4" w14:textId="77777777" w:rsidTr="00431352">
        <w:trPr>
          <w:trHeight w:val="300"/>
          <w:jc w:val="center"/>
        </w:trPr>
        <w:tc>
          <w:tcPr>
            <w:cnfStyle w:val="001000000000" w:firstRow="0" w:lastRow="0" w:firstColumn="1" w:lastColumn="0" w:oddVBand="0" w:evenVBand="0" w:oddHBand="0" w:evenHBand="0" w:firstRowFirstColumn="0" w:firstRowLastColumn="0" w:lastRowFirstColumn="0" w:lastRowLastColumn="0"/>
            <w:tcW w:w="1059" w:type="pct"/>
          </w:tcPr>
          <w:p w14:paraId="2A4AA34D" w14:textId="4E8B4B79" w:rsidR="00087582" w:rsidRPr="00092DDD" w:rsidRDefault="00087582" w:rsidP="00087582">
            <w:pPr>
              <w:pStyle w:val="Table-small"/>
              <w:rPr>
                <w:sz w:val="18"/>
                <w:szCs w:val="18"/>
              </w:rPr>
            </w:pPr>
            <w:r>
              <w:rPr>
                <w:sz w:val="18"/>
                <w:szCs w:val="18"/>
              </w:rPr>
              <w:fldChar w:fldCharType="begin"/>
            </w:r>
            <w:r>
              <w:rPr>
                <w:b w:val="0"/>
                <w:bCs w:val="0"/>
                <w:sz w:val="18"/>
                <w:szCs w:val="18"/>
              </w:rPr>
              <w:instrText xml:space="preserve"> </w:instrText>
            </w:r>
            <w:r>
              <w:rPr>
                <w:sz w:val="18"/>
                <w:szCs w:val="18"/>
              </w:rPr>
              <w:instrText xml:space="preserve">REF </w:instrText>
            </w:r>
            <w:r>
              <w:rPr>
                <w:b w:val="0"/>
                <w:bCs w:val="0"/>
                <w:sz w:val="18"/>
                <w:szCs w:val="18"/>
              </w:rPr>
              <w:instrText xml:space="preserve">_Ref196473929 \h </w:instrText>
            </w:r>
            <w:r>
              <w:rPr>
                <w:sz w:val="18"/>
                <w:szCs w:val="18"/>
              </w:rPr>
            </w:r>
            <w:r>
              <w:rPr>
                <w:sz w:val="18"/>
                <w:szCs w:val="18"/>
              </w:rPr>
              <w:fldChar w:fldCharType="separate"/>
            </w:r>
            <w:r w:rsidR="00EA6FCE">
              <w:t xml:space="preserve">T0008: </w:t>
            </w:r>
            <w:r w:rsidR="00EA6FCE" w:rsidRPr="00AE4266">
              <w:rPr>
                <w:lang w:eastAsia="en-US"/>
              </w:rPr>
              <w:t>On-chip regulator</w:t>
            </w:r>
            <w:r>
              <w:rPr>
                <w:sz w:val="18"/>
                <w:szCs w:val="18"/>
              </w:rPr>
              <w:fldChar w:fldCharType="end"/>
            </w:r>
          </w:p>
        </w:tc>
        <w:tc>
          <w:tcPr>
            <w:tcW w:w="412" w:type="pct"/>
          </w:tcPr>
          <w:p w14:paraId="0C67981E" w14:textId="50DB473C"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sidRPr="007A398D">
              <w:rPr>
                <w:sz w:val="18"/>
                <w:szCs w:val="14"/>
              </w:rPr>
              <w:t>X</w:t>
            </w:r>
          </w:p>
        </w:tc>
        <w:tc>
          <w:tcPr>
            <w:tcW w:w="441" w:type="pct"/>
          </w:tcPr>
          <w:p w14:paraId="7D4373E3" w14:textId="0748A051"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sidRPr="007A398D">
              <w:rPr>
                <w:sz w:val="18"/>
                <w:szCs w:val="14"/>
              </w:rPr>
              <w:t>X</w:t>
            </w:r>
          </w:p>
        </w:tc>
        <w:tc>
          <w:tcPr>
            <w:tcW w:w="589" w:type="pct"/>
          </w:tcPr>
          <w:p w14:paraId="1FC1C620" w14:textId="77777777"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c>
          <w:tcPr>
            <w:tcW w:w="441" w:type="pct"/>
          </w:tcPr>
          <w:p w14:paraId="67DA7A70" w14:textId="77777777"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c>
          <w:tcPr>
            <w:tcW w:w="662" w:type="pct"/>
          </w:tcPr>
          <w:p w14:paraId="5F9FFF54" w14:textId="77777777"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c>
          <w:tcPr>
            <w:tcW w:w="1396" w:type="pct"/>
          </w:tcPr>
          <w:p w14:paraId="4397F919" w14:textId="55C0C705"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r>
      <w:tr w:rsidR="00087582" w:rsidRPr="00AE4266" w14:paraId="57A00E5D" w14:textId="77777777" w:rsidTr="0043135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59" w:type="pct"/>
          </w:tcPr>
          <w:p w14:paraId="722B7133" w14:textId="35CE1307" w:rsidR="00087582" w:rsidRPr="00092DDD" w:rsidRDefault="00087582" w:rsidP="00087582">
            <w:pPr>
              <w:pStyle w:val="Table-small"/>
              <w:rPr>
                <w:sz w:val="18"/>
                <w:szCs w:val="18"/>
              </w:rPr>
            </w:pPr>
            <w:r>
              <w:rPr>
                <w:sz w:val="18"/>
                <w:szCs w:val="18"/>
              </w:rPr>
              <w:fldChar w:fldCharType="begin"/>
            </w:r>
            <w:r>
              <w:rPr>
                <w:b w:val="0"/>
                <w:bCs w:val="0"/>
                <w:sz w:val="18"/>
                <w:szCs w:val="18"/>
              </w:rPr>
              <w:instrText xml:space="preserve"> </w:instrText>
            </w:r>
            <w:r>
              <w:rPr>
                <w:sz w:val="18"/>
                <w:szCs w:val="18"/>
              </w:rPr>
              <w:instrText xml:space="preserve">REF </w:instrText>
            </w:r>
            <w:r>
              <w:rPr>
                <w:b w:val="0"/>
                <w:bCs w:val="0"/>
                <w:sz w:val="18"/>
                <w:szCs w:val="18"/>
              </w:rPr>
              <w:instrText xml:space="preserve">_Ref196474462 \h </w:instrText>
            </w:r>
            <w:r>
              <w:rPr>
                <w:sz w:val="18"/>
                <w:szCs w:val="18"/>
              </w:rPr>
            </w:r>
            <w:r>
              <w:rPr>
                <w:sz w:val="18"/>
                <w:szCs w:val="18"/>
              </w:rPr>
              <w:fldChar w:fldCharType="separate"/>
            </w:r>
            <w:r w:rsidR="00EA6FCE">
              <w:t xml:space="preserve">T0009: </w:t>
            </w:r>
            <w:r w:rsidR="00EA6FCE" w:rsidRPr="00AE4266">
              <w:rPr>
                <w:lang w:eastAsia="en-US"/>
              </w:rPr>
              <w:t>Under Voltage Lock Out</w:t>
            </w:r>
            <w:r>
              <w:rPr>
                <w:sz w:val="18"/>
                <w:szCs w:val="18"/>
              </w:rPr>
              <w:fldChar w:fldCharType="end"/>
            </w:r>
          </w:p>
        </w:tc>
        <w:tc>
          <w:tcPr>
            <w:tcW w:w="412" w:type="pct"/>
          </w:tcPr>
          <w:p w14:paraId="07A2969C" w14:textId="615D460D"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sidRPr="007A398D">
              <w:rPr>
                <w:sz w:val="18"/>
                <w:szCs w:val="14"/>
              </w:rPr>
              <w:t>X</w:t>
            </w:r>
          </w:p>
        </w:tc>
        <w:tc>
          <w:tcPr>
            <w:tcW w:w="441" w:type="pct"/>
          </w:tcPr>
          <w:p w14:paraId="03789380" w14:textId="22043EC6"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sidRPr="007A398D">
              <w:rPr>
                <w:sz w:val="18"/>
                <w:szCs w:val="14"/>
              </w:rPr>
              <w:t>X</w:t>
            </w:r>
          </w:p>
        </w:tc>
        <w:tc>
          <w:tcPr>
            <w:tcW w:w="589" w:type="pct"/>
          </w:tcPr>
          <w:p w14:paraId="43BF4B26" w14:textId="000FCC73" w:rsidR="00087582" w:rsidRPr="00AE4266" w:rsidRDefault="00290EBF"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X</w:t>
            </w:r>
          </w:p>
        </w:tc>
        <w:tc>
          <w:tcPr>
            <w:tcW w:w="441" w:type="pct"/>
          </w:tcPr>
          <w:p w14:paraId="1CB2CCBF" w14:textId="77777777"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662" w:type="pct"/>
          </w:tcPr>
          <w:p w14:paraId="67891337" w14:textId="77777777"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1396" w:type="pct"/>
          </w:tcPr>
          <w:p w14:paraId="126569FF" w14:textId="0B877B12" w:rsidR="00087582" w:rsidRPr="00AE4266" w:rsidRDefault="00087582" w:rsidP="00087582">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r>
      <w:tr w:rsidR="00087582" w:rsidRPr="00AE4266" w14:paraId="339E9C8E" w14:textId="77777777" w:rsidTr="00431352">
        <w:trPr>
          <w:trHeight w:val="300"/>
          <w:jc w:val="center"/>
        </w:trPr>
        <w:tc>
          <w:tcPr>
            <w:cnfStyle w:val="001000000000" w:firstRow="0" w:lastRow="0" w:firstColumn="1" w:lastColumn="0" w:oddVBand="0" w:evenVBand="0" w:oddHBand="0" w:evenHBand="0" w:firstRowFirstColumn="0" w:firstRowLastColumn="0" w:lastRowFirstColumn="0" w:lastRowLastColumn="0"/>
            <w:tcW w:w="1059" w:type="pct"/>
          </w:tcPr>
          <w:p w14:paraId="3253DE80" w14:textId="5FA7C2BA" w:rsidR="00087582" w:rsidRPr="00092DDD" w:rsidRDefault="00087582" w:rsidP="00087582">
            <w:pPr>
              <w:pStyle w:val="Table-small"/>
              <w:rPr>
                <w:sz w:val="18"/>
                <w:szCs w:val="18"/>
              </w:rPr>
            </w:pPr>
            <w:r>
              <w:rPr>
                <w:sz w:val="18"/>
                <w:szCs w:val="18"/>
              </w:rPr>
              <w:fldChar w:fldCharType="begin"/>
            </w:r>
            <w:r>
              <w:rPr>
                <w:b w:val="0"/>
                <w:bCs w:val="0"/>
                <w:sz w:val="18"/>
                <w:szCs w:val="18"/>
              </w:rPr>
              <w:instrText xml:space="preserve"> </w:instrText>
            </w:r>
            <w:r>
              <w:rPr>
                <w:sz w:val="18"/>
                <w:szCs w:val="18"/>
              </w:rPr>
              <w:instrText xml:space="preserve">REF </w:instrText>
            </w:r>
            <w:r>
              <w:rPr>
                <w:b w:val="0"/>
                <w:bCs w:val="0"/>
                <w:sz w:val="18"/>
                <w:szCs w:val="18"/>
              </w:rPr>
              <w:instrText xml:space="preserve">_Ref196475372 \h </w:instrText>
            </w:r>
            <w:r>
              <w:rPr>
                <w:sz w:val="18"/>
                <w:szCs w:val="18"/>
              </w:rPr>
            </w:r>
            <w:r>
              <w:rPr>
                <w:sz w:val="18"/>
                <w:szCs w:val="18"/>
              </w:rPr>
              <w:fldChar w:fldCharType="separate"/>
            </w:r>
            <w:r w:rsidR="00EA6FCE">
              <w:t xml:space="preserve">T0010: </w:t>
            </w:r>
            <w:r w:rsidR="00EA6FCE" w:rsidRPr="00AE4266">
              <w:rPr>
                <w:lang w:eastAsia="en-US"/>
              </w:rPr>
              <w:t>Output voltage monitor</w:t>
            </w:r>
            <w:r>
              <w:rPr>
                <w:sz w:val="18"/>
                <w:szCs w:val="18"/>
              </w:rPr>
              <w:fldChar w:fldCharType="end"/>
            </w:r>
          </w:p>
        </w:tc>
        <w:tc>
          <w:tcPr>
            <w:tcW w:w="412" w:type="pct"/>
          </w:tcPr>
          <w:p w14:paraId="568BB0BC" w14:textId="07120F98"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sidRPr="007A398D">
              <w:rPr>
                <w:sz w:val="18"/>
                <w:szCs w:val="14"/>
              </w:rPr>
              <w:t>X</w:t>
            </w:r>
          </w:p>
        </w:tc>
        <w:tc>
          <w:tcPr>
            <w:tcW w:w="441" w:type="pct"/>
          </w:tcPr>
          <w:p w14:paraId="48080D24" w14:textId="157151FA"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sidRPr="007A398D">
              <w:rPr>
                <w:sz w:val="18"/>
                <w:szCs w:val="14"/>
              </w:rPr>
              <w:t>X</w:t>
            </w:r>
          </w:p>
        </w:tc>
        <w:tc>
          <w:tcPr>
            <w:tcW w:w="589" w:type="pct"/>
          </w:tcPr>
          <w:p w14:paraId="77ECE6AE" w14:textId="77777777"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c>
          <w:tcPr>
            <w:tcW w:w="441" w:type="pct"/>
          </w:tcPr>
          <w:p w14:paraId="565AA1C9" w14:textId="77777777"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c>
          <w:tcPr>
            <w:tcW w:w="662" w:type="pct"/>
          </w:tcPr>
          <w:p w14:paraId="321EE21C" w14:textId="77777777"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c>
          <w:tcPr>
            <w:tcW w:w="1396" w:type="pct"/>
          </w:tcPr>
          <w:p w14:paraId="6DFD9088" w14:textId="276A3FD0" w:rsidR="00087582" w:rsidRPr="00AE4266" w:rsidRDefault="00087582" w:rsidP="00087582">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r>
      <w:tr w:rsidR="00B70FE5" w:rsidRPr="00AE4266" w14:paraId="361AB360" w14:textId="77777777" w:rsidTr="0043135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59" w:type="pct"/>
          </w:tcPr>
          <w:p w14:paraId="6C676AF3" w14:textId="367122C2" w:rsidR="00B70FE5" w:rsidRDefault="00B70FE5" w:rsidP="00B70FE5">
            <w:pPr>
              <w:pStyle w:val="Table-small"/>
              <w:rPr>
                <w:sz w:val="18"/>
                <w:szCs w:val="18"/>
              </w:rPr>
            </w:pPr>
            <w:r>
              <w:rPr>
                <w:sz w:val="18"/>
                <w:szCs w:val="18"/>
              </w:rPr>
              <w:fldChar w:fldCharType="begin"/>
            </w:r>
            <w:r>
              <w:rPr>
                <w:b w:val="0"/>
                <w:bCs w:val="0"/>
                <w:sz w:val="18"/>
                <w:szCs w:val="18"/>
              </w:rPr>
              <w:instrText xml:space="preserve"> </w:instrText>
            </w:r>
            <w:r>
              <w:rPr>
                <w:sz w:val="18"/>
                <w:szCs w:val="18"/>
              </w:rPr>
              <w:instrText xml:space="preserve">REF </w:instrText>
            </w:r>
            <w:r>
              <w:rPr>
                <w:b w:val="0"/>
                <w:bCs w:val="0"/>
                <w:sz w:val="18"/>
                <w:szCs w:val="18"/>
              </w:rPr>
              <w:instrText xml:space="preserve">_Ref196478364 \h </w:instrText>
            </w:r>
            <w:r>
              <w:rPr>
                <w:sz w:val="18"/>
                <w:szCs w:val="18"/>
              </w:rPr>
              <w:instrText xml:space="preserve"> \* MERGEFORMAT </w:instrText>
            </w:r>
            <w:r>
              <w:rPr>
                <w:sz w:val="18"/>
                <w:szCs w:val="18"/>
              </w:rPr>
            </w:r>
            <w:r>
              <w:rPr>
                <w:sz w:val="18"/>
                <w:szCs w:val="18"/>
              </w:rPr>
              <w:fldChar w:fldCharType="separate"/>
            </w:r>
            <w:r>
              <w:t xml:space="preserve">T0011: </w:t>
            </w:r>
            <w:r w:rsidRPr="00AE4266">
              <w:rPr>
                <w:lang w:eastAsia="en-US"/>
              </w:rPr>
              <w:t>Over Temperature Protection</w:t>
            </w:r>
            <w:r>
              <w:rPr>
                <w:sz w:val="18"/>
                <w:szCs w:val="18"/>
              </w:rPr>
              <w:fldChar w:fldCharType="end"/>
            </w:r>
          </w:p>
        </w:tc>
        <w:tc>
          <w:tcPr>
            <w:tcW w:w="412" w:type="pct"/>
          </w:tcPr>
          <w:p w14:paraId="567EDE78" w14:textId="59CC2A88" w:rsidR="00B70FE5" w:rsidRPr="007A398D"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X</w:t>
            </w:r>
          </w:p>
        </w:tc>
        <w:tc>
          <w:tcPr>
            <w:tcW w:w="441" w:type="pct"/>
          </w:tcPr>
          <w:p w14:paraId="5C29748A" w14:textId="08887AB4" w:rsidR="00B70FE5" w:rsidRPr="007A398D"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X</w:t>
            </w:r>
          </w:p>
        </w:tc>
        <w:tc>
          <w:tcPr>
            <w:tcW w:w="589" w:type="pct"/>
          </w:tcPr>
          <w:p w14:paraId="3D68AEE5" w14:textId="77777777"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441" w:type="pct"/>
          </w:tcPr>
          <w:p w14:paraId="740A5C15" w14:textId="77777777"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662" w:type="pct"/>
          </w:tcPr>
          <w:p w14:paraId="4C7B8A1D" w14:textId="67F18455"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X</w:t>
            </w:r>
          </w:p>
        </w:tc>
        <w:tc>
          <w:tcPr>
            <w:tcW w:w="1396" w:type="pct"/>
          </w:tcPr>
          <w:p w14:paraId="3A6E575F" w14:textId="4ABB7E6A"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r>
      <w:tr w:rsidR="00B70FE5" w:rsidRPr="00AE4266" w14:paraId="46E810A0" w14:textId="77777777" w:rsidTr="00431352">
        <w:trPr>
          <w:trHeight w:val="300"/>
          <w:jc w:val="center"/>
        </w:trPr>
        <w:tc>
          <w:tcPr>
            <w:cnfStyle w:val="001000000000" w:firstRow="0" w:lastRow="0" w:firstColumn="1" w:lastColumn="0" w:oddVBand="0" w:evenVBand="0" w:oddHBand="0" w:evenHBand="0" w:firstRowFirstColumn="0" w:firstRowLastColumn="0" w:lastRowFirstColumn="0" w:lastRowLastColumn="0"/>
            <w:tcW w:w="1059" w:type="pct"/>
          </w:tcPr>
          <w:p w14:paraId="345D9E15" w14:textId="1F91E996" w:rsidR="00B70FE5" w:rsidRPr="00016F2D" w:rsidRDefault="00B70FE5" w:rsidP="00B70FE5">
            <w:pPr>
              <w:pStyle w:val="Table-small"/>
              <w:rPr>
                <w:sz w:val="18"/>
                <w:szCs w:val="18"/>
              </w:rPr>
            </w:pPr>
            <w:r>
              <w:rPr>
                <w:sz w:val="18"/>
                <w:szCs w:val="18"/>
              </w:rPr>
              <w:fldChar w:fldCharType="begin"/>
            </w:r>
            <w:r>
              <w:rPr>
                <w:b w:val="0"/>
                <w:bCs w:val="0"/>
                <w:sz w:val="18"/>
                <w:szCs w:val="18"/>
              </w:rPr>
              <w:instrText xml:space="preserve"> </w:instrText>
            </w:r>
            <w:r>
              <w:rPr>
                <w:sz w:val="18"/>
                <w:szCs w:val="18"/>
              </w:rPr>
              <w:instrText xml:space="preserve">REF </w:instrText>
            </w:r>
            <w:r>
              <w:rPr>
                <w:b w:val="0"/>
                <w:bCs w:val="0"/>
                <w:sz w:val="18"/>
                <w:szCs w:val="18"/>
              </w:rPr>
              <w:instrText xml:space="preserve">_Ref196479427 \h </w:instrText>
            </w:r>
            <w:r>
              <w:rPr>
                <w:sz w:val="18"/>
                <w:szCs w:val="18"/>
              </w:rPr>
            </w:r>
            <w:r>
              <w:rPr>
                <w:sz w:val="18"/>
                <w:szCs w:val="18"/>
              </w:rPr>
              <w:fldChar w:fldCharType="separate"/>
            </w:r>
            <w:r>
              <w:t xml:space="preserve">T0012: </w:t>
            </w:r>
            <w:r w:rsidRPr="00AE4266">
              <w:rPr>
                <w:lang w:eastAsia="en-US"/>
              </w:rPr>
              <w:t>Startup behaviour</w:t>
            </w:r>
            <w:r>
              <w:rPr>
                <w:sz w:val="18"/>
                <w:szCs w:val="18"/>
              </w:rPr>
              <w:fldChar w:fldCharType="end"/>
            </w:r>
          </w:p>
        </w:tc>
        <w:tc>
          <w:tcPr>
            <w:tcW w:w="412" w:type="pct"/>
          </w:tcPr>
          <w:p w14:paraId="0686580F" w14:textId="3BBAD79D" w:rsidR="00B70FE5" w:rsidRPr="00AE4266"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sidRPr="007A398D">
              <w:rPr>
                <w:sz w:val="18"/>
                <w:szCs w:val="14"/>
              </w:rPr>
              <w:t>X</w:t>
            </w:r>
          </w:p>
        </w:tc>
        <w:tc>
          <w:tcPr>
            <w:tcW w:w="441" w:type="pct"/>
          </w:tcPr>
          <w:p w14:paraId="6AECF56A" w14:textId="09EE7DC0" w:rsidR="00B70FE5" w:rsidRPr="00AE4266"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sidRPr="007A398D">
              <w:rPr>
                <w:sz w:val="18"/>
                <w:szCs w:val="14"/>
              </w:rPr>
              <w:t>X</w:t>
            </w:r>
          </w:p>
        </w:tc>
        <w:tc>
          <w:tcPr>
            <w:tcW w:w="589" w:type="pct"/>
          </w:tcPr>
          <w:p w14:paraId="1F8FC5AB" w14:textId="1D5AEED1" w:rsidR="00B70FE5" w:rsidRPr="00AE4266"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sidRPr="007A398D">
              <w:rPr>
                <w:sz w:val="18"/>
                <w:szCs w:val="14"/>
              </w:rPr>
              <w:t>X</w:t>
            </w:r>
          </w:p>
        </w:tc>
        <w:tc>
          <w:tcPr>
            <w:tcW w:w="441" w:type="pct"/>
          </w:tcPr>
          <w:p w14:paraId="699EE2CC" w14:textId="77777777" w:rsidR="00B70FE5" w:rsidRPr="00AE4266"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c>
          <w:tcPr>
            <w:tcW w:w="662" w:type="pct"/>
          </w:tcPr>
          <w:p w14:paraId="5FCEFC88" w14:textId="77777777" w:rsidR="00B70FE5"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ins w:id="56" w:author="Jonathan Vanden Berk" w:date="2025-10-06T09:08:00Z" w16du:dateUtc="2025-10-06T07:08:00Z"/>
                <w:sz w:val="18"/>
                <w:szCs w:val="14"/>
              </w:rPr>
            </w:pPr>
          </w:p>
          <w:p w14:paraId="4DE56E2F" w14:textId="77777777" w:rsidR="00B70FE5" w:rsidRPr="0018076C" w:rsidRDefault="00B70FE5" w:rsidP="00B70FE5">
            <w:pPr>
              <w:jc w:val="center"/>
              <w:cnfStyle w:val="000000000000" w:firstRow="0" w:lastRow="0" w:firstColumn="0" w:lastColumn="0" w:oddVBand="0" w:evenVBand="0" w:oddHBand="0" w:evenHBand="0" w:firstRowFirstColumn="0" w:firstRowLastColumn="0" w:lastRowFirstColumn="0" w:lastRowLastColumn="0"/>
              <w:rPr>
                <w:lang w:val="fr-BE"/>
              </w:rPr>
            </w:pPr>
          </w:p>
        </w:tc>
        <w:tc>
          <w:tcPr>
            <w:tcW w:w="1396" w:type="pct"/>
          </w:tcPr>
          <w:p w14:paraId="0F6F965C" w14:textId="118C4951" w:rsidR="00B70FE5" w:rsidRPr="00AE4266" w:rsidRDefault="00B70FE5" w:rsidP="00B70FE5">
            <w:pPr>
              <w:pStyle w:val="Table-small"/>
              <w:cnfStyle w:val="000000000000" w:firstRow="0" w:lastRow="0" w:firstColumn="0" w:lastColumn="0" w:oddVBand="0" w:evenVBand="0" w:oddHBand="0" w:evenHBand="0" w:firstRowFirstColumn="0" w:firstRowLastColumn="0" w:lastRowFirstColumn="0" w:lastRowLastColumn="0"/>
              <w:rPr>
                <w:sz w:val="18"/>
                <w:szCs w:val="14"/>
              </w:rPr>
            </w:pPr>
          </w:p>
        </w:tc>
      </w:tr>
      <w:tr w:rsidR="00B70FE5" w:rsidRPr="00AE4266" w14:paraId="12269FFA" w14:textId="77777777" w:rsidTr="0043135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59" w:type="pct"/>
          </w:tcPr>
          <w:p w14:paraId="4FD2B5B9" w14:textId="3B9325DC" w:rsidR="00B70FE5" w:rsidRPr="00016F2D" w:rsidRDefault="00B70FE5" w:rsidP="00B70FE5">
            <w:pPr>
              <w:pStyle w:val="Table-small"/>
              <w:rPr>
                <w:sz w:val="18"/>
                <w:szCs w:val="18"/>
              </w:rPr>
            </w:pPr>
            <w:r>
              <w:rPr>
                <w:sz w:val="18"/>
                <w:szCs w:val="18"/>
              </w:rPr>
              <w:fldChar w:fldCharType="begin"/>
            </w:r>
            <w:r>
              <w:rPr>
                <w:b w:val="0"/>
                <w:bCs w:val="0"/>
                <w:sz w:val="18"/>
                <w:szCs w:val="18"/>
              </w:rPr>
              <w:instrText xml:space="preserve"> </w:instrText>
            </w:r>
            <w:r>
              <w:rPr>
                <w:sz w:val="18"/>
                <w:szCs w:val="18"/>
              </w:rPr>
              <w:instrText xml:space="preserve">REF </w:instrText>
            </w:r>
            <w:r>
              <w:rPr>
                <w:b w:val="0"/>
                <w:bCs w:val="0"/>
                <w:sz w:val="18"/>
                <w:szCs w:val="18"/>
              </w:rPr>
              <w:instrText xml:space="preserve">_Ref196481732 \h </w:instrText>
            </w:r>
            <w:r>
              <w:rPr>
                <w:sz w:val="18"/>
                <w:szCs w:val="18"/>
              </w:rPr>
            </w:r>
            <w:r>
              <w:rPr>
                <w:sz w:val="18"/>
                <w:szCs w:val="18"/>
              </w:rPr>
              <w:fldChar w:fldCharType="separate"/>
            </w:r>
            <w:r>
              <w:t xml:space="preserve">T0013: </w:t>
            </w:r>
            <w:r>
              <w:rPr>
                <w:lang w:eastAsia="en-US"/>
              </w:rPr>
              <w:t>Inv_Enable functionality</w:t>
            </w:r>
            <w:r>
              <w:rPr>
                <w:sz w:val="18"/>
                <w:szCs w:val="18"/>
              </w:rPr>
              <w:fldChar w:fldCharType="end"/>
            </w:r>
          </w:p>
        </w:tc>
        <w:tc>
          <w:tcPr>
            <w:tcW w:w="412" w:type="pct"/>
          </w:tcPr>
          <w:p w14:paraId="61924DC0" w14:textId="1219B494"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sidRPr="007A398D">
              <w:rPr>
                <w:sz w:val="18"/>
                <w:szCs w:val="14"/>
              </w:rPr>
              <w:t>X</w:t>
            </w:r>
          </w:p>
        </w:tc>
        <w:tc>
          <w:tcPr>
            <w:tcW w:w="441" w:type="pct"/>
          </w:tcPr>
          <w:p w14:paraId="44BDACE5" w14:textId="56A6C366"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X</w:t>
            </w:r>
          </w:p>
        </w:tc>
        <w:tc>
          <w:tcPr>
            <w:tcW w:w="589" w:type="pct"/>
          </w:tcPr>
          <w:p w14:paraId="3B9EA77B" w14:textId="42D8C7C5"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441" w:type="pct"/>
          </w:tcPr>
          <w:p w14:paraId="508BEECD" w14:textId="77777777"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662" w:type="pct"/>
          </w:tcPr>
          <w:p w14:paraId="5CD03602" w14:textId="77777777"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1396" w:type="pct"/>
          </w:tcPr>
          <w:p w14:paraId="23551580" w14:textId="486B70B9"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r>
      <w:tr w:rsidR="00B70FE5" w:rsidRPr="00AE4266" w14:paraId="15C34EF0" w14:textId="77777777" w:rsidTr="00431352">
        <w:trPr>
          <w:trHeight w:val="300"/>
          <w:jc w:val="center"/>
        </w:trPr>
        <w:tc>
          <w:tcPr>
            <w:cnfStyle w:val="001000000000" w:firstRow="0" w:lastRow="0" w:firstColumn="1" w:lastColumn="0" w:oddVBand="0" w:evenVBand="0" w:oddHBand="0" w:evenHBand="0" w:firstRowFirstColumn="0" w:firstRowLastColumn="0" w:lastRowFirstColumn="0" w:lastRowLastColumn="0"/>
            <w:tcW w:w="1059" w:type="pct"/>
          </w:tcPr>
          <w:p w14:paraId="6ED3F071" w14:textId="6B63749B" w:rsidR="00B70FE5" w:rsidRPr="00016F2D" w:rsidRDefault="00B70FE5" w:rsidP="00B70FE5">
            <w:pPr>
              <w:pStyle w:val="Table-small"/>
              <w:rPr>
                <w:sz w:val="18"/>
                <w:szCs w:val="18"/>
              </w:rPr>
            </w:pPr>
            <w:r>
              <w:rPr>
                <w:sz w:val="18"/>
                <w:szCs w:val="18"/>
              </w:rPr>
              <w:fldChar w:fldCharType="begin"/>
            </w:r>
            <w:r>
              <w:rPr>
                <w:b w:val="0"/>
                <w:bCs w:val="0"/>
                <w:sz w:val="18"/>
                <w:szCs w:val="18"/>
              </w:rPr>
              <w:instrText xml:space="preserve"> </w:instrText>
            </w:r>
            <w:r>
              <w:rPr>
                <w:sz w:val="18"/>
                <w:szCs w:val="18"/>
              </w:rPr>
              <w:instrText xml:space="preserve">REF </w:instrText>
            </w:r>
            <w:r>
              <w:rPr>
                <w:b w:val="0"/>
                <w:bCs w:val="0"/>
                <w:sz w:val="18"/>
                <w:szCs w:val="18"/>
              </w:rPr>
              <w:instrText xml:space="preserve">_Ref196482294 \h </w:instrText>
            </w:r>
            <w:r>
              <w:rPr>
                <w:sz w:val="18"/>
                <w:szCs w:val="18"/>
              </w:rPr>
            </w:r>
            <w:r>
              <w:rPr>
                <w:sz w:val="18"/>
                <w:szCs w:val="18"/>
              </w:rPr>
              <w:fldChar w:fldCharType="separate"/>
            </w:r>
            <w:r>
              <w:t xml:space="preserve">T0014: </w:t>
            </w:r>
            <w:r>
              <w:rPr>
                <w:lang w:eastAsia="en-US"/>
              </w:rPr>
              <w:t>Line regulation</w:t>
            </w:r>
            <w:r>
              <w:rPr>
                <w:sz w:val="18"/>
                <w:szCs w:val="18"/>
              </w:rPr>
              <w:fldChar w:fldCharType="end"/>
            </w:r>
          </w:p>
        </w:tc>
        <w:tc>
          <w:tcPr>
            <w:tcW w:w="412" w:type="pct"/>
          </w:tcPr>
          <w:p w14:paraId="53BC08D9" w14:textId="0E46A5F9" w:rsidR="00B70FE5" w:rsidRPr="00AE4266"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sidRPr="007A398D">
              <w:rPr>
                <w:sz w:val="18"/>
                <w:szCs w:val="14"/>
              </w:rPr>
              <w:t>X</w:t>
            </w:r>
          </w:p>
        </w:tc>
        <w:tc>
          <w:tcPr>
            <w:tcW w:w="441" w:type="pct"/>
          </w:tcPr>
          <w:p w14:paraId="6FAC58F3" w14:textId="1BFC46ED" w:rsidR="00B70FE5" w:rsidRPr="00AE4266"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Pr>
                <w:sz w:val="18"/>
                <w:szCs w:val="14"/>
              </w:rPr>
              <w:t>X</w:t>
            </w:r>
          </w:p>
        </w:tc>
        <w:tc>
          <w:tcPr>
            <w:tcW w:w="589" w:type="pct"/>
          </w:tcPr>
          <w:p w14:paraId="41DD669A" w14:textId="5AEC6811" w:rsidR="00B70FE5" w:rsidRPr="00AE4266"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sidRPr="007A398D">
              <w:rPr>
                <w:sz w:val="18"/>
                <w:szCs w:val="14"/>
              </w:rPr>
              <w:t>X</w:t>
            </w:r>
          </w:p>
        </w:tc>
        <w:tc>
          <w:tcPr>
            <w:tcW w:w="441" w:type="pct"/>
          </w:tcPr>
          <w:p w14:paraId="65B5F364" w14:textId="48C6DE53" w:rsidR="00B70FE5" w:rsidRPr="00AE4266"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Pr>
                <w:sz w:val="18"/>
                <w:szCs w:val="14"/>
              </w:rPr>
              <w:t>X</w:t>
            </w:r>
          </w:p>
        </w:tc>
        <w:tc>
          <w:tcPr>
            <w:tcW w:w="662" w:type="pct"/>
          </w:tcPr>
          <w:p w14:paraId="37827D4A" w14:textId="77777777" w:rsidR="00B70FE5" w:rsidRPr="00AE4266"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c>
          <w:tcPr>
            <w:tcW w:w="1396" w:type="pct"/>
          </w:tcPr>
          <w:p w14:paraId="10472E2E" w14:textId="6FA5678D" w:rsidR="00B70FE5" w:rsidRPr="00AE4266"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r>
      <w:tr w:rsidR="00B70FE5" w:rsidRPr="00AE4266" w14:paraId="58F53FB3" w14:textId="77777777" w:rsidTr="0043135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59" w:type="pct"/>
          </w:tcPr>
          <w:p w14:paraId="00B817D2" w14:textId="297B33C4" w:rsidR="00B70FE5" w:rsidRPr="00016F2D" w:rsidRDefault="00B70FE5" w:rsidP="00B70FE5">
            <w:pPr>
              <w:pStyle w:val="Table-small"/>
              <w:rPr>
                <w:sz w:val="18"/>
                <w:szCs w:val="18"/>
              </w:rPr>
            </w:pPr>
            <w:r>
              <w:rPr>
                <w:sz w:val="18"/>
                <w:szCs w:val="18"/>
              </w:rPr>
              <w:fldChar w:fldCharType="begin"/>
            </w:r>
            <w:r>
              <w:rPr>
                <w:b w:val="0"/>
                <w:bCs w:val="0"/>
                <w:sz w:val="18"/>
                <w:szCs w:val="18"/>
              </w:rPr>
              <w:instrText xml:space="preserve"> </w:instrText>
            </w:r>
            <w:r>
              <w:rPr>
                <w:sz w:val="18"/>
                <w:szCs w:val="18"/>
              </w:rPr>
              <w:instrText xml:space="preserve">REF </w:instrText>
            </w:r>
            <w:r>
              <w:rPr>
                <w:b w:val="0"/>
                <w:bCs w:val="0"/>
                <w:sz w:val="18"/>
                <w:szCs w:val="18"/>
              </w:rPr>
              <w:instrText xml:space="preserve">_Ref196482927 \h </w:instrText>
            </w:r>
            <w:r>
              <w:rPr>
                <w:sz w:val="18"/>
                <w:szCs w:val="18"/>
              </w:rPr>
            </w:r>
            <w:r>
              <w:rPr>
                <w:sz w:val="18"/>
                <w:szCs w:val="18"/>
              </w:rPr>
              <w:fldChar w:fldCharType="separate"/>
            </w:r>
            <w:r>
              <w:t xml:space="preserve">T0015: </w:t>
            </w:r>
            <w:r>
              <w:rPr>
                <w:lang w:eastAsia="en-US"/>
              </w:rPr>
              <w:t>Load regulation</w:t>
            </w:r>
            <w:r>
              <w:rPr>
                <w:sz w:val="18"/>
                <w:szCs w:val="18"/>
              </w:rPr>
              <w:fldChar w:fldCharType="end"/>
            </w:r>
          </w:p>
        </w:tc>
        <w:tc>
          <w:tcPr>
            <w:tcW w:w="412" w:type="pct"/>
          </w:tcPr>
          <w:p w14:paraId="31768378" w14:textId="49931055"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sidRPr="007A398D">
              <w:rPr>
                <w:sz w:val="18"/>
                <w:szCs w:val="14"/>
              </w:rPr>
              <w:t>X</w:t>
            </w:r>
          </w:p>
        </w:tc>
        <w:tc>
          <w:tcPr>
            <w:tcW w:w="441" w:type="pct"/>
          </w:tcPr>
          <w:p w14:paraId="2A9E6491" w14:textId="6C4F598C"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X</w:t>
            </w:r>
          </w:p>
        </w:tc>
        <w:tc>
          <w:tcPr>
            <w:tcW w:w="589" w:type="pct"/>
          </w:tcPr>
          <w:p w14:paraId="1984E914" w14:textId="3040D45C"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sidRPr="007A398D">
              <w:rPr>
                <w:sz w:val="18"/>
                <w:szCs w:val="14"/>
              </w:rPr>
              <w:t>X</w:t>
            </w:r>
          </w:p>
        </w:tc>
        <w:tc>
          <w:tcPr>
            <w:tcW w:w="441" w:type="pct"/>
          </w:tcPr>
          <w:p w14:paraId="1AEE70A8" w14:textId="104BFA43"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X</w:t>
            </w:r>
          </w:p>
        </w:tc>
        <w:tc>
          <w:tcPr>
            <w:tcW w:w="662" w:type="pct"/>
          </w:tcPr>
          <w:p w14:paraId="3CEB2E5A" w14:textId="77777777"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1396" w:type="pct"/>
          </w:tcPr>
          <w:p w14:paraId="4864AAB2" w14:textId="3B2B3C35" w:rsidR="00B70FE5" w:rsidRPr="00AE4266" w:rsidRDefault="00B70FE5" w:rsidP="00B70FE5">
            <w:pPr>
              <w:pStyle w:val="Table-small"/>
              <w:cnfStyle w:val="000000100000" w:firstRow="0" w:lastRow="0" w:firstColumn="0" w:lastColumn="0" w:oddVBand="0" w:evenVBand="0" w:oddHBand="1" w:evenHBand="0" w:firstRowFirstColumn="0" w:firstRowLastColumn="0" w:lastRowFirstColumn="0" w:lastRowLastColumn="0"/>
              <w:rPr>
                <w:sz w:val="18"/>
                <w:szCs w:val="14"/>
              </w:rPr>
            </w:pPr>
          </w:p>
        </w:tc>
      </w:tr>
      <w:tr w:rsidR="00B70FE5" w:rsidRPr="00016F2D" w14:paraId="4FB2B072" w14:textId="77777777" w:rsidTr="00431352">
        <w:trPr>
          <w:trHeight w:val="300"/>
          <w:jc w:val="center"/>
        </w:trPr>
        <w:tc>
          <w:tcPr>
            <w:cnfStyle w:val="001000000000" w:firstRow="0" w:lastRow="0" w:firstColumn="1" w:lastColumn="0" w:oddVBand="0" w:evenVBand="0" w:oddHBand="0" w:evenHBand="0" w:firstRowFirstColumn="0" w:firstRowLastColumn="0" w:lastRowFirstColumn="0" w:lastRowLastColumn="0"/>
            <w:tcW w:w="1059" w:type="pct"/>
          </w:tcPr>
          <w:p w14:paraId="53998DB1" w14:textId="699D8AFF" w:rsidR="00B70FE5" w:rsidRPr="00016F2D" w:rsidRDefault="00B70FE5" w:rsidP="00B70FE5">
            <w:pPr>
              <w:pStyle w:val="Table-small"/>
              <w:rPr>
                <w:sz w:val="18"/>
                <w:szCs w:val="18"/>
              </w:rPr>
            </w:pPr>
            <w:r>
              <w:rPr>
                <w:sz w:val="18"/>
                <w:szCs w:val="18"/>
              </w:rPr>
              <w:fldChar w:fldCharType="begin"/>
            </w:r>
            <w:r>
              <w:rPr>
                <w:b w:val="0"/>
                <w:bCs w:val="0"/>
                <w:sz w:val="18"/>
                <w:szCs w:val="18"/>
              </w:rPr>
              <w:instrText xml:space="preserve"> </w:instrText>
            </w:r>
            <w:r>
              <w:rPr>
                <w:sz w:val="18"/>
                <w:szCs w:val="18"/>
              </w:rPr>
              <w:instrText xml:space="preserve">REF </w:instrText>
            </w:r>
            <w:r>
              <w:rPr>
                <w:b w:val="0"/>
                <w:bCs w:val="0"/>
                <w:sz w:val="18"/>
                <w:szCs w:val="18"/>
              </w:rPr>
              <w:instrText xml:space="preserve">_Ref196483401 \h </w:instrText>
            </w:r>
            <w:r>
              <w:rPr>
                <w:sz w:val="18"/>
                <w:szCs w:val="18"/>
              </w:rPr>
            </w:r>
            <w:r>
              <w:rPr>
                <w:sz w:val="18"/>
                <w:szCs w:val="18"/>
              </w:rPr>
              <w:fldChar w:fldCharType="separate"/>
            </w:r>
            <w:r>
              <w:t xml:space="preserve">T0016: </w:t>
            </w:r>
            <w:r>
              <w:rPr>
                <w:lang w:eastAsia="en-US"/>
              </w:rPr>
              <w:t>Efficiency</w:t>
            </w:r>
            <w:r>
              <w:rPr>
                <w:sz w:val="18"/>
                <w:szCs w:val="18"/>
              </w:rPr>
              <w:fldChar w:fldCharType="end"/>
            </w:r>
          </w:p>
        </w:tc>
        <w:tc>
          <w:tcPr>
            <w:tcW w:w="412" w:type="pct"/>
          </w:tcPr>
          <w:p w14:paraId="44DDAD12" w14:textId="6867B65F" w:rsidR="00B70FE5" w:rsidRPr="00016F2D"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8"/>
              </w:rPr>
            </w:pPr>
            <w:r w:rsidRPr="0EBF5EEB">
              <w:rPr>
                <w:sz w:val="18"/>
                <w:szCs w:val="18"/>
              </w:rPr>
              <w:t>X</w:t>
            </w:r>
          </w:p>
        </w:tc>
        <w:tc>
          <w:tcPr>
            <w:tcW w:w="441" w:type="pct"/>
          </w:tcPr>
          <w:p w14:paraId="0745695A" w14:textId="7A38A645" w:rsidR="00B70FE5" w:rsidRPr="00016F2D"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8"/>
              </w:rPr>
            </w:pPr>
            <w:r w:rsidRPr="0EBF5EEB">
              <w:rPr>
                <w:sz w:val="18"/>
                <w:szCs w:val="18"/>
              </w:rPr>
              <w:t>X</w:t>
            </w:r>
          </w:p>
        </w:tc>
        <w:tc>
          <w:tcPr>
            <w:tcW w:w="589" w:type="pct"/>
          </w:tcPr>
          <w:p w14:paraId="0CE7650F" w14:textId="3CDF141E" w:rsidR="00B70FE5" w:rsidRPr="00016F2D"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8"/>
              </w:rPr>
            </w:pPr>
            <w:r w:rsidRPr="0EBF5EEB">
              <w:rPr>
                <w:sz w:val="18"/>
                <w:szCs w:val="18"/>
              </w:rPr>
              <w:t>X</w:t>
            </w:r>
          </w:p>
        </w:tc>
        <w:tc>
          <w:tcPr>
            <w:tcW w:w="441" w:type="pct"/>
          </w:tcPr>
          <w:p w14:paraId="241CAF3E" w14:textId="5E06F8A5" w:rsidR="00B70FE5" w:rsidRPr="00016F2D"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r>
              <w:rPr>
                <w:sz w:val="18"/>
                <w:szCs w:val="14"/>
              </w:rPr>
              <w:t>X</w:t>
            </w:r>
          </w:p>
        </w:tc>
        <w:tc>
          <w:tcPr>
            <w:tcW w:w="662" w:type="pct"/>
          </w:tcPr>
          <w:p w14:paraId="144866BD" w14:textId="77777777" w:rsidR="00B70FE5" w:rsidRPr="00016F2D"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c>
          <w:tcPr>
            <w:tcW w:w="1396" w:type="pct"/>
          </w:tcPr>
          <w:p w14:paraId="7B7B993D" w14:textId="1D31A30A" w:rsidR="00B70FE5" w:rsidRPr="00016F2D"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rPr>
            </w:pPr>
          </w:p>
        </w:tc>
      </w:tr>
      <w:tr w:rsidR="00B70FE5" w:rsidRPr="00AE4266" w14:paraId="3A03B330" w14:textId="77777777" w:rsidTr="0043135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59" w:type="pct"/>
          </w:tcPr>
          <w:p w14:paraId="1527E5DA" w14:textId="7C765DD7" w:rsidR="00B70FE5" w:rsidRPr="00572EB3" w:rsidRDefault="00B70FE5" w:rsidP="00B70FE5">
            <w:pPr>
              <w:pStyle w:val="Table-small"/>
              <w:rPr>
                <w:sz w:val="18"/>
                <w:szCs w:val="18"/>
                <w:lang w:val="fr-BE"/>
              </w:rPr>
            </w:pPr>
            <w:r>
              <w:rPr>
                <w:sz w:val="18"/>
                <w:szCs w:val="18"/>
              </w:rPr>
              <w:fldChar w:fldCharType="begin"/>
            </w:r>
            <w:r w:rsidRPr="00572EB3">
              <w:rPr>
                <w:sz w:val="18"/>
                <w:szCs w:val="18"/>
                <w:lang w:val="fr-BE"/>
              </w:rPr>
              <w:instrText xml:space="preserve"> REF _Ref210054260 \h </w:instrText>
            </w:r>
            <w:r>
              <w:rPr>
                <w:sz w:val="18"/>
                <w:szCs w:val="18"/>
              </w:rPr>
            </w:r>
            <w:r>
              <w:rPr>
                <w:sz w:val="18"/>
                <w:szCs w:val="18"/>
              </w:rPr>
              <w:fldChar w:fldCharType="separate"/>
            </w:r>
            <w:r>
              <w:t xml:space="preserve">T0017: </w:t>
            </w:r>
            <w:r>
              <w:rPr>
                <w:lang w:eastAsia="en-US"/>
              </w:rPr>
              <w:t>Output voltage ripple</w:t>
            </w:r>
            <w:r>
              <w:rPr>
                <w:sz w:val="18"/>
                <w:szCs w:val="18"/>
              </w:rPr>
              <w:fldChar w:fldCharType="end"/>
            </w:r>
          </w:p>
        </w:tc>
        <w:tc>
          <w:tcPr>
            <w:tcW w:w="412" w:type="pct"/>
          </w:tcPr>
          <w:p w14:paraId="36A986E8" w14:textId="7001A643"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sidRPr="007A398D">
              <w:rPr>
                <w:sz w:val="18"/>
                <w:szCs w:val="14"/>
              </w:rPr>
              <w:t>X</w:t>
            </w:r>
          </w:p>
        </w:tc>
        <w:tc>
          <w:tcPr>
            <w:tcW w:w="441" w:type="pct"/>
          </w:tcPr>
          <w:p w14:paraId="20A93A4A" w14:textId="3AE5E39B"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589" w:type="pct"/>
          </w:tcPr>
          <w:p w14:paraId="172DF1B7" w14:textId="0DC412DD"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sidRPr="007A398D">
              <w:rPr>
                <w:sz w:val="18"/>
                <w:szCs w:val="14"/>
              </w:rPr>
              <w:t>X</w:t>
            </w:r>
          </w:p>
        </w:tc>
        <w:tc>
          <w:tcPr>
            <w:tcW w:w="441" w:type="pct"/>
          </w:tcPr>
          <w:p w14:paraId="589EC23C" w14:textId="14DEAB95"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X</w:t>
            </w:r>
          </w:p>
        </w:tc>
        <w:tc>
          <w:tcPr>
            <w:tcW w:w="662" w:type="pct"/>
          </w:tcPr>
          <w:p w14:paraId="195E57F5" w14:textId="77777777"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1396" w:type="pct"/>
          </w:tcPr>
          <w:p w14:paraId="5D8E5FF2" w14:textId="4B944208" w:rsidR="00B70FE5" w:rsidRPr="00AE4266" w:rsidRDefault="00B70FE5" w:rsidP="00B70FE5">
            <w:pPr>
              <w:pStyle w:val="Table-small"/>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This test is excluded in FT since setup introduces a load on Vi pins that is so large that this parameter is not measured correctly</w:t>
            </w:r>
          </w:p>
        </w:tc>
      </w:tr>
      <w:tr w:rsidR="00B70FE5" w:rsidRPr="00AE4266" w14:paraId="25681753" w14:textId="77777777" w:rsidTr="00431352">
        <w:trPr>
          <w:trHeight w:val="300"/>
          <w:jc w:val="center"/>
        </w:trPr>
        <w:tc>
          <w:tcPr>
            <w:cnfStyle w:val="001000000000" w:firstRow="0" w:lastRow="0" w:firstColumn="1" w:lastColumn="0" w:oddVBand="0" w:evenVBand="0" w:oddHBand="0" w:evenHBand="0" w:firstRowFirstColumn="0" w:firstRowLastColumn="0" w:lastRowFirstColumn="0" w:lastRowLastColumn="0"/>
            <w:tcW w:w="1059" w:type="pct"/>
          </w:tcPr>
          <w:p w14:paraId="3AFDFDF9" w14:textId="4D2000E0" w:rsidR="00B70FE5" w:rsidRPr="00572EB3" w:rsidRDefault="00B70FE5" w:rsidP="00B70FE5">
            <w:pPr>
              <w:pStyle w:val="Table-small"/>
              <w:rPr>
                <w:sz w:val="18"/>
                <w:szCs w:val="18"/>
                <w:lang w:val="fr-BE"/>
              </w:rPr>
            </w:pPr>
            <w:r>
              <w:rPr>
                <w:sz w:val="18"/>
                <w:szCs w:val="18"/>
              </w:rPr>
              <w:fldChar w:fldCharType="begin"/>
            </w:r>
            <w:r w:rsidRPr="00572EB3">
              <w:rPr>
                <w:sz w:val="18"/>
                <w:szCs w:val="18"/>
                <w:lang w:val="fr-BE"/>
              </w:rPr>
              <w:instrText xml:space="preserve"> REF _Ref210054264 \h </w:instrText>
            </w:r>
            <w:r>
              <w:rPr>
                <w:sz w:val="18"/>
                <w:szCs w:val="18"/>
              </w:rPr>
            </w:r>
            <w:r>
              <w:rPr>
                <w:sz w:val="18"/>
                <w:szCs w:val="18"/>
              </w:rPr>
              <w:fldChar w:fldCharType="separate"/>
            </w:r>
            <w:r>
              <w:t xml:space="preserve">T0018: </w:t>
            </w:r>
            <w:r>
              <w:rPr>
                <w:lang w:eastAsia="en-US"/>
              </w:rPr>
              <w:t>VIS module test</w:t>
            </w:r>
            <w:r>
              <w:rPr>
                <w:sz w:val="18"/>
                <w:szCs w:val="18"/>
              </w:rPr>
              <w:fldChar w:fldCharType="end"/>
            </w:r>
          </w:p>
        </w:tc>
        <w:tc>
          <w:tcPr>
            <w:tcW w:w="412" w:type="pct"/>
          </w:tcPr>
          <w:p w14:paraId="3D050283" w14:textId="77777777" w:rsidR="00B70FE5" w:rsidRPr="00572EB3"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lang w:val="fr-BE"/>
              </w:rPr>
            </w:pPr>
          </w:p>
        </w:tc>
        <w:tc>
          <w:tcPr>
            <w:tcW w:w="441" w:type="pct"/>
          </w:tcPr>
          <w:p w14:paraId="043E3941" w14:textId="77777777" w:rsidR="00B70FE5" w:rsidRPr="00572EB3"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lang w:val="fr-BE"/>
              </w:rPr>
            </w:pPr>
          </w:p>
        </w:tc>
        <w:tc>
          <w:tcPr>
            <w:tcW w:w="589" w:type="pct"/>
          </w:tcPr>
          <w:p w14:paraId="62272809" w14:textId="77777777" w:rsidR="00B70FE5" w:rsidRPr="00572EB3"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lang w:val="fr-BE"/>
              </w:rPr>
            </w:pPr>
          </w:p>
        </w:tc>
        <w:tc>
          <w:tcPr>
            <w:tcW w:w="441" w:type="pct"/>
          </w:tcPr>
          <w:p w14:paraId="1337CEAB" w14:textId="059A882F" w:rsidR="00B70FE5" w:rsidRPr="00572EB3"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lang w:val="fr-BE"/>
              </w:rPr>
            </w:pPr>
          </w:p>
        </w:tc>
        <w:tc>
          <w:tcPr>
            <w:tcW w:w="662" w:type="pct"/>
          </w:tcPr>
          <w:p w14:paraId="4F1D5B89" w14:textId="77777777" w:rsidR="00B70FE5" w:rsidRPr="00572EB3" w:rsidRDefault="00B70FE5" w:rsidP="00B70FE5">
            <w:pPr>
              <w:pStyle w:val="Table-small"/>
              <w:jc w:val="center"/>
              <w:cnfStyle w:val="000000000000" w:firstRow="0" w:lastRow="0" w:firstColumn="0" w:lastColumn="0" w:oddVBand="0" w:evenVBand="0" w:oddHBand="0" w:evenHBand="0" w:firstRowFirstColumn="0" w:firstRowLastColumn="0" w:lastRowFirstColumn="0" w:lastRowLastColumn="0"/>
              <w:rPr>
                <w:sz w:val="18"/>
                <w:szCs w:val="14"/>
                <w:lang w:val="fr-BE"/>
              </w:rPr>
            </w:pPr>
          </w:p>
        </w:tc>
        <w:tc>
          <w:tcPr>
            <w:tcW w:w="1396" w:type="pct"/>
          </w:tcPr>
          <w:p w14:paraId="5F003117" w14:textId="15439426" w:rsidR="00B70FE5" w:rsidRPr="00AE4266" w:rsidRDefault="00B70FE5" w:rsidP="00B70FE5">
            <w:pPr>
              <w:pStyle w:val="Table-small"/>
              <w:cnfStyle w:val="000000000000" w:firstRow="0" w:lastRow="0" w:firstColumn="0" w:lastColumn="0" w:oddVBand="0" w:evenVBand="0" w:oddHBand="0" w:evenHBand="0" w:firstRowFirstColumn="0" w:firstRowLastColumn="0" w:lastRowFirstColumn="0" w:lastRowLastColumn="0"/>
              <w:rPr>
                <w:sz w:val="18"/>
                <w:szCs w:val="18"/>
              </w:rPr>
            </w:pPr>
            <w:r w:rsidRPr="0EBF5EEB">
              <w:rPr>
                <w:sz w:val="18"/>
                <w:szCs w:val="18"/>
              </w:rPr>
              <w:t>This test is added but not supported anymore since the VIS board with the 1V8 DCDC output has become obsolete</w:t>
            </w:r>
          </w:p>
        </w:tc>
      </w:tr>
      <w:tr w:rsidR="00B70FE5" w:rsidRPr="00AE4266" w14:paraId="51B8C96E" w14:textId="77777777" w:rsidTr="0043135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59" w:type="pct"/>
          </w:tcPr>
          <w:p w14:paraId="25538812" w14:textId="02AFB39D" w:rsidR="00B70FE5" w:rsidRPr="00092DDD" w:rsidRDefault="00B70FE5" w:rsidP="00B70FE5">
            <w:pPr>
              <w:pStyle w:val="Table-small"/>
              <w:rPr>
                <w:sz w:val="18"/>
                <w:szCs w:val="18"/>
              </w:rPr>
            </w:pPr>
            <w:r>
              <w:rPr>
                <w:sz w:val="18"/>
                <w:szCs w:val="18"/>
              </w:rPr>
              <w:fldChar w:fldCharType="begin"/>
            </w:r>
            <w:r>
              <w:rPr>
                <w:b w:val="0"/>
                <w:bCs w:val="0"/>
                <w:sz w:val="18"/>
                <w:szCs w:val="18"/>
              </w:rPr>
              <w:instrText xml:space="preserve"> </w:instrText>
            </w:r>
            <w:r>
              <w:rPr>
                <w:sz w:val="18"/>
                <w:szCs w:val="18"/>
              </w:rPr>
              <w:instrText xml:space="preserve">REF </w:instrText>
            </w:r>
            <w:r>
              <w:rPr>
                <w:b w:val="0"/>
                <w:bCs w:val="0"/>
                <w:sz w:val="18"/>
                <w:szCs w:val="18"/>
              </w:rPr>
              <w:instrText xml:space="preserve">_Ref210054268 \h </w:instrText>
            </w:r>
            <w:r>
              <w:rPr>
                <w:sz w:val="18"/>
                <w:szCs w:val="18"/>
              </w:rPr>
            </w:r>
            <w:r>
              <w:rPr>
                <w:sz w:val="18"/>
                <w:szCs w:val="18"/>
              </w:rPr>
              <w:fldChar w:fldCharType="separate"/>
            </w:r>
            <w:r>
              <w:t xml:space="preserve">T0019: </w:t>
            </w:r>
            <w:r>
              <w:rPr>
                <w:lang w:eastAsia="en-US"/>
              </w:rPr>
              <w:t>Transient load</w:t>
            </w:r>
            <w:r>
              <w:rPr>
                <w:sz w:val="18"/>
                <w:szCs w:val="18"/>
              </w:rPr>
              <w:fldChar w:fldCharType="end"/>
            </w:r>
          </w:p>
        </w:tc>
        <w:tc>
          <w:tcPr>
            <w:tcW w:w="412" w:type="pct"/>
          </w:tcPr>
          <w:p w14:paraId="1097E7DE" w14:textId="77777777"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441" w:type="pct"/>
          </w:tcPr>
          <w:p w14:paraId="2EA6F482" w14:textId="77777777"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589" w:type="pct"/>
          </w:tcPr>
          <w:p w14:paraId="55FEF64B" w14:textId="77777777"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441" w:type="pct"/>
          </w:tcPr>
          <w:p w14:paraId="313B77A2" w14:textId="77777777"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662" w:type="pct"/>
          </w:tcPr>
          <w:p w14:paraId="6C35BCE0" w14:textId="77777777" w:rsidR="00B70FE5" w:rsidRPr="00AE4266" w:rsidRDefault="00B70FE5" w:rsidP="00B70FE5">
            <w:pPr>
              <w:pStyle w:val="Table-small"/>
              <w:jc w:val="center"/>
              <w:cnfStyle w:val="000000100000" w:firstRow="0" w:lastRow="0" w:firstColumn="0" w:lastColumn="0" w:oddVBand="0" w:evenVBand="0" w:oddHBand="1" w:evenHBand="0" w:firstRowFirstColumn="0" w:firstRowLastColumn="0" w:lastRowFirstColumn="0" w:lastRowLastColumn="0"/>
              <w:rPr>
                <w:sz w:val="18"/>
                <w:szCs w:val="14"/>
              </w:rPr>
            </w:pPr>
          </w:p>
        </w:tc>
        <w:tc>
          <w:tcPr>
            <w:tcW w:w="1396" w:type="pct"/>
          </w:tcPr>
          <w:p w14:paraId="51695A44" w14:textId="6720F4F3" w:rsidR="00B70FE5" w:rsidRPr="00AE4266" w:rsidRDefault="00B70FE5" w:rsidP="00B70FE5">
            <w:pPr>
              <w:pStyle w:val="Table-small"/>
              <w:cnfStyle w:val="000000100000" w:firstRow="0" w:lastRow="0" w:firstColumn="0" w:lastColumn="0" w:oddVBand="0" w:evenVBand="0" w:oddHBand="1" w:evenHBand="0" w:firstRowFirstColumn="0" w:firstRowLastColumn="0" w:lastRowFirstColumn="0" w:lastRowLastColumn="0"/>
              <w:rPr>
                <w:sz w:val="18"/>
                <w:szCs w:val="14"/>
              </w:rPr>
            </w:pPr>
            <w:r>
              <w:rPr>
                <w:sz w:val="18"/>
                <w:szCs w:val="14"/>
              </w:rPr>
              <w:t xml:space="preserve">This test is not added to any of the test stages since the current load profile for the application is unknown, the test is kept in this documents as placeholder but will not be implemented in code. </w:t>
            </w:r>
          </w:p>
        </w:tc>
      </w:tr>
    </w:tbl>
    <w:p w14:paraId="46D16613" w14:textId="78319EB4" w:rsidR="00B574F4" w:rsidRDefault="3BD20A4D" w:rsidP="00431352">
      <w:pPr>
        <w:pStyle w:val="Heading2"/>
      </w:pPr>
      <w:bookmarkStart w:id="57" w:name="_Toc211426715"/>
      <w:r>
        <w:t>Test time</w:t>
      </w:r>
      <w:bookmarkEnd w:id="57"/>
    </w:p>
    <w:tbl>
      <w:tblPr>
        <w:tblStyle w:val="GridTable4"/>
        <w:tblW w:w="9630" w:type="dxa"/>
        <w:tblLayout w:type="fixed"/>
        <w:tblLook w:val="04A0" w:firstRow="1" w:lastRow="0" w:firstColumn="1" w:lastColumn="0" w:noHBand="0" w:noVBand="1"/>
      </w:tblPr>
      <w:tblGrid>
        <w:gridCol w:w="1503"/>
        <w:gridCol w:w="3330"/>
        <w:gridCol w:w="1245"/>
        <w:gridCol w:w="1125"/>
        <w:gridCol w:w="1185"/>
        <w:gridCol w:w="1242"/>
      </w:tblGrid>
      <w:tr w:rsidR="00701590" w:rsidRPr="00AE4266" w14:paraId="32574FDC" w14:textId="77777777" w:rsidTr="0043135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3" w:type="dxa"/>
          </w:tcPr>
          <w:p w14:paraId="4DA12504" w14:textId="0FE94120" w:rsidR="00701590" w:rsidRPr="00AE4266" w:rsidRDefault="00701590" w:rsidP="006137D9">
            <w:pPr>
              <w:pStyle w:val="Table-small"/>
            </w:pPr>
            <w:r>
              <w:t>Test ID</w:t>
            </w:r>
          </w:p>
        </w:tc>
        <w:tc>
          <w:tcPr>
            <w:tcW w:w="3330" w:type="dxa"/>
          </w:tcPr>
          <w:p w14:paraId="3A15F321" w14:textId="5FC09A6C" w:rsidR="00701590" w:rsidRPr="00AE4266" w:rsidRDefault="00701590" w:rsidP="006137D9">
            <w:pPr>
              <w:pStyle w:val="Table-small"/>
              <w:cnfStyle w:val="100000000000" w:firstRow="1" w:lastRow="0" w:firstColumn="0" w:lastColumn="0" w:oddVBand="0" w:evenVBand="0" w:oddHBand="0" w:evenHBand="0" w:firstRowFirstColumn="0" w:firstRowLastColumn="0" w:lastRowFirstColumn="0" w:lastRowLastColumn="0"/>
            </w:pPr>
            <w:r>
              <w:t>Test name</w:t>
            </w:r>
          </w:p>
        </w:tc>
        <w:tc>
          <w:tcPr>
            <w:tcW w:w="3555" w:type="dxa"/>
            <w:gridSpan w:val="3"/>
          </w:tcPr>
          <w:p w14:paraId="771D094F" w14:textId="0EE817F2" w:rsidR="00701590" w:rsidRPr="00AE4266" w:rsidRDefault="00701590" w:rsidP="006137D9">
            <w:pPr>
              <w:pStyle w:val="Table-small"/>
              <w:cnfStyle w:val="100000000000" w:firstRow="1" w:lastRow="0" w:firstColumn="0" w:lastColumn="0" w:oddVBand="0" w:evenVBand="0" w:oddHBand="0" w:evenHBand="0" w:firstRowFirstColumn="0" w:firstRowLastColumn="0" w:lastRowFirstColumn="0" w:lastRowLastColumn="0"/>
            </w:pPr>
            <w:r>
              <w:t>Duration</w:t>
            </w:r>
            <w:r w:rsidR="002E543E">
              <w:t xml:space="preserve"> [</w:t>
            </w:r>
            <w:r w:rsidR="00F5646F">
              <w:t xml:space="preserve"> </w:t>
            </w:r>
            <w:r w:rsidR="002E543E">
              <w:t>MM:SS</w:t>
            </w:r>
            <w:r w:rsidR="00F5646F">
              <w:t xml:space="preserve"> </w:t>
            </w:r>
            <w:r w:rsidR="002E543E">
              <w:t>]</w:t>
            </w:r>
          </w:p>
        </w:tc>
        <w:tc>
          <w:tcPr>
            <w:tcW w:w="1242" w:type="dxa"/>
          </w:tcPr>
          <w:p w14:paraId="5C93D2E5" w14:textId="4A2C1769" w:rsidR="0EBF5EEB" w:rsidRDefault="0EBF5EEB" w:rsidP="0EBF5EEB">
            <w:pPr>
              <w:pStyle w:val="Table-small"/>
              <w:cnfStyle w:val="100000000000" w:firstRow="1" w:lastRow="0" w:firstColumn="0" w:lastColumn="0" w:oddVBand="0" w:evenVBand="0" w:oddHBand="0" w:evenHBand="0" w:firstRowFirstColumn="0" w:firstRowLastColumn="0" w:lastRowFirstColumn="0" w:lastRowLastColumn="0"/>
            </w:pPr>
          </w:p>
        </w:tc>
      </w:tr>
      <w:tr w:rsidR="3B4D658A" w14:paraId="77298A1E" w14:textId="77777777" w:rsidTr="0EBF5EE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3" w:type="dxa"/>
            <w:shd w:val="clear" w:color="auto" w:fill="6D6968" w:themeFill="accent3"/>
          </w:tcPr>
          <w:p w14:paraId="78A14886" w14:textId="717C64D5" w:rsidR="3B4D658A" w:rsidRDefault="3B4D658A" w:rsidP="3B4D658A">
            <w:pPr>
              <w:pStyle w:val="Table-small"/>
            </w:pPr>
          </w:p>
        </w:tc>
        <w:tc>
          <w:tcPr>
            <w:tcW w:w="3330" w:type="dxa"/>
            <w:shd w:val="clear" w:color="auto" w:fill="6D6968" w:themeFill="accent3"/>
          </w:tcPr>
          <w:p w14:paraId="2FD86E73" w14:textId="1051155A" w:rsidR="3B4D658A" w:rsidRDefault="3B4D658A" w:rsidP="3B4D658A">
            <w:pPr>
              <w:pStyle w:val="Table-small"/>
              <w:cnfStyle w:val="000000100000" w:firstRow="0" w:lastRow="0" w:firstColumn="0" w:lastColumn="0" w:oddVBand="0" w:evenVBand="0" w:oddHBand="1" w:evenHBand="0" w:firstRowFirstColumn="0" w:firstRowLastColumn="0" w:lastRowFirstColumn="0" w:lastRowLastColumn="0"/>
              <w:rPr>
                <w:b/>
                <w:bCs/>
              </w:rPr>
            </w:pPr>
          </w:p>
        </w:tc>
        <w:tc>
          <w:tcPr>
            <w:tcW w:w="1245" w:type="dxa"/>
            <w:shd w:val="clear" w:color="auto" w:fill="6D6968" w:themeFill="accent3"/>
          </w:tcPr>
          <w:p w14:paraId="2EF1442B" w14:textId="228B822A" w:rsidR="135F5BD9" w:rsidRDefault="135F5BD9" w:rsidP="3B4D658A">
            <w:pPr>
              <w:pStyle w:val="Table-small"/>
              <w:cnfStyle w:val="000000100000" w:firstRow="0" w:lastRow="0" w:firstColumn="0" w:lastColumn="0" w:oddVBand="0" w:evenVBand="0" w:oddHBand="1" w:evenHBand="0" w:firstRowFirstColumn="0" w:firstRowLastColumn="0" w:lastRowFirstColumn="0" w:lastRowLastColumn="0"/>
              <w:rPr>
                <w:b/>
                <w:bCs/>
              </w:rPr>
            </w:pPr>
            <w:r w:rsidRPr="3B4D658A">
              <w:rPr>
                <w:b/>
                <w:bCs/>
              </w:rPr>
              <w:t>CHAR</w:t>
            </w:r>
          </w:p>
        </w:tc>
        <w:tc>
          <w:tcPr>
            <w:tcW w:w="1125" w:type="dxa"/>
            <w:shd w:val="clear" w:color="auto" w:fill="6D6968" w:themeFill="accent3"/>
          </w:tcPr>
          <w:p w14:paraId="3B8688F3" w14:textId="10F5381D" w:rsidR="135F5BD9" w:rsidRDefault="135F5BD9" w:rsidP="3B4D658A">
            <w:pPr>
              <w:pStyle w:val="Table-small"/>
              <w:cnfStyle w:val="000000100000" w:firstRow="0" w:lastRow="0" w:firstColumn="0" w:lastColumn="0" w:oddVBand="0" w:evenVBand="0" w:oddHBand="1" w:evenHBand="0" w:firstRowFirstColumn="0" w:firstRowLastColumn="0" w:lastRowFirstColumn="0" w:lastRowLastColumn="0"/>
              <w:rPr>
                <w:b/>
                <w:bCs/>
              </w:rPr>
            </w:pPr>
            <w:r w:rsidRPr="3B4D658A">
              <w:rPr>
                <w:b/>
                <w:bCs/>
              </w:rPr>
              <w:t>FT</w:t>
            </w:r>
          </w:p>
        </w:tc>
        <w:tc>
          <w:tcPr>
            <w:tcW w:w="1185" w:type="dxa"/>
            <w:shd w:val="clear" w:color="auto" w:fill="6D6968" w:themeFill="accent3"/>
          </w:tcPr>
          <w:p w14:paraId="4BD84643" w14:textId="53A1DF90" w:rsidR="61C951E6" w:rsidRDefault="61C951E6" w:rsidP="3B4D658A">
            <w:pPr>
              <w:pStyle w:val="Table-small"/>
              <w:cnfStyle w:val="000000100000" w:firstRow="0" w:lastRow="0" w:firstColumn="0" w:lastColumn="0" w:oddVBand="0" w:evenVBand="0" w:oddHBand="1" w:evenHBand="0" w:firstRowFirstColumn="0" w:firstRowLastColumn="0" w:lastRowFirstColumn="0" w:lastRowLastColumn="0"/>
              <w:rPr>
                <w:b/>
                <w:bCs/>
              </w:rPr>
            </w:pPr>
            <w:r w:rsidRPr="3B4D658A">
              <w:rPr>
                <w:b/>
                <w:bCs/>
              </w:rPr>
              <w:t>MODULE</w:t>
            </w:r>
          </w:p>
        </w:tc>
        <w:tc>
          <w:tcPr>
            <w:tcW w:w="1242" w:type="dxa"/>
            <w:shd w:val="clear" w:color="auto" w:fill="6D6968" w:themeFill="accent3"/>
          </w:tcPr>
          <w:p w14:paraId="5F669819" w14:textId="39AA3D35" w:rsidR="6002BE2E" w:rsidRDefault="6002BE2E" w:rsidP="0EBF5EEB">
            <w:pPr>
              <w:pStyle w:val="Table-small"/>
              <w:cnfStyle w:val="000000100000" w:firstRow="0" w:lastRow="0" w:firstColumn="0" w:lastColumn="0" w:oddVBand="0" w:evenVBand="0" w:oddHBand="1" w:evenHBand="0" w:firstRowFirstColumn="0" w:firstRowLastColumn="0" w:lastRowFirstColumn="0" w:lastRowLastColumn="0"/>
              <w:rPr>
                <w:b/>
                <w:bCs/>
              </w:rPr>
            </w:pPr>
            <w:r w:rsidRPr="0EBF5EEB">
              <w:rPr>
                <w:b/>
                <w:bCs/>
              </w:rPr>
              <w:t>VIS</w:t>
            </w:r>
          </w:p>
        </w:tc>
      </w:tr>
      <w:tr w:rsidR="00D261D1" w:rsidRPr="00AE4266" w14:paraId="3D9FA2BD" w14:textId="77777777" w:rsidTr="00431352">
        <w:trPr>
          <w:trHeight w:val="300"/>
        </w:trPr>
        <w:tc>
          <w:tcPr>
            <w:cnfStyle w:val="001000000000" w:firstRow="0" w:lastRow="0" w:firstColumn="1" w:lastColumn="0" w:oddVBand="0" w:evenVBand="0" w:oddHBand="0" w:evenHBand="0" w:firstRowFirstColumn="0" w:firstRowLastColumn="0" w:lastRowFirstColumn="0" w:lastRowLastColumn="0"/>
            <w:tcW w:w="1503" w:type="dxa"/>
          </w:tcPr>
          <w:p w14:paraId="5A9F8BCE" w14:textId="58394D25" w:rsidR="00D261D1" w:rsidRPr="00337D7F" w:rsidRDefault="00D261D1" w:rsidP="00D261D1">
            <w:pPr>
              <w:pStyle w:val="Table-small"/>
            </w:pPr>
            <w:hyperlink w:anchor="_T0001:_Power_Short" w:history="1">
              <w:r w:rsidRPr="3B4D658A">
                <w:rPr>
                  <w:rStyle w:val="Hyperlink"/>
                  <w:color w:val="auto"/>
                  <w:u w:val="none"/>
                </w:rPr>
                <w:t xml:space="preserve">T0001 </w:t>
              </w:r>
            </w:hyperlink>
          </w:p>
        </w:tc>
        <w:tc>
          <w:tcPr>
            <w:tcW w:w="3330" w:type="dxa"/>
          </w:tcPr>
          <w:p w14:paraId="35C3325B" w14:textId="440C51DD" w:rsidR="00D261D1" w:rsidRPr="00337D7F" w:rsidRDefault="00D261D1" w:rsidP="00D261D1">
            <w:pPr>
              <w:pStyle w:val="Table-small"/>
              <w:cnfStyle w:val="000000000000" w:firstRow="0" w:lastRow="0" w:firstColumn="0" w:lastColumn="0" w:oddVBand="0" w:evenVBand="0" w:oddHBand="0" w:evenHBand="0" w:firstRowFirstColumn="0" w:firstRowLastColumn="0" w:lastRowFirstColumn="0" w:lastRowLastColumn="0"/>
            </w:pPr>
            <w:hyperlink w:anchor="_T0001:_Power_Short" w:history="1">
              <w:r w:rsidRPr="3B4D658A">
                <w:rPr>
                  <w:rStyle w:val="Hyperlink"/>
                  <w:color w:val="auto"/>
                  <w:u w:val="none"/>
                </w:rPr>
                <w:t>Power Short</w:t>
              </w:r>
            </w:hyperlink>
          </w:p>
        </w:tc>
        <w:tc>
          <w:tcPr>
            <w:tcW w:w="3555" w:type="dxa"/>
            <w:gridSpan w:val="3"/>
          </w:tcPr>
          <w:p w14:paraId="4015E975" w14:textId="5F6727CE" w:rsidR="0DE474E4" w:rsidRDefault="0DE474E4" w:rsidP="3B4D658A">
            <w:pPr>
              <w:pStyle w:val="Table-small"/>
              <w:cnfStyle w:val="000000000000" w:firstRow="0" w:lastRow="0" w:firstColumn="0" w:lastColumn="0" w:oddVBand="0" w:evenVBand="0" w:oddHBand="0" w:evenHBand="0" w:firstRowFirstColumn="0" w:firstRowLastColumn="0" w:lastRowFirstColumn="0" w:lastRowLastColumn="0"/>
            </w:pPr>
            <w:r>
              <w:t>00:01.</w:t>
            </w:r>
            <w:r w:rsidR="7956463C">
              <w:t>70</w:t>
            </w:r>
          </w:p>
        </w:tc>
        <w:tc>
          <w:tcPr>
            <w:tcW w:w="1242" w:type="dxa"/>
          </w:tcPr>
          <w:p w14:paraId="2C279A3C" w14:textId="550ABCBB" w:rsidR="0EBF5EEB" w:rsidRDefault="0EBF5EEB" w:rsidP="0EBF5EEB">
            <w:pPr>
              <w:pStyle w:val="Table-small"/>
              <w:cnfStyle w:val="000000000000" w:firstRow="0" w:lastRow="0" w:firstColumn="0" w:lastColumn="0" w:oddVBand="0" w:evenVBand="0" w:oddHBand="0" w:evenHBand="0" w:firstRowFirstColumn="0" w:firstRowLastColumn="0" w:lastRowFirstColumn="0" w:lastRowLastColumn="0"/>
            </w:pPr>
          </w:p>
        </w:tc>
      </w:tr>
      <w:tr w:rsidR="00D261D1" w:rsidRPr="00AE4266" w14:paraId="2D11279E" w14:textId="77777777" w:rsidTr="004313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3" w:type="dxa"/>
          </w:tcPr>
          <w:p w14:paraId="303314E3" w14:textId="339A5741" w:rsidR="00D261D1" w:rsidRPr="00337D7F" w:rsidRDefault="00D261D1" w:rsidP="00D261D1">
            <w:pPr>
              <w:pStyle w:val="Table-small"/>
              <w:rPr>
                <w:b w:val="0"/>
                <w:bCs w:val="0"/>
              </w:rPr>
            </w:pPr>
            <w:hyperlink w:anchor="_T0002:_Load_Short" w:history="1">
              <w:r w:rsidRPr="00337D7F">
                <w:rPr>
                  <w:rStyle w:val="Hyperlink"/>
                  <w:color w:val="auto"/>
                  <w:u w:val="none"/>
                </w:rPr>
                <w:t>T0002</w:t>
              </w:r>
            </w:hyperlink>
          </w:p>
        </w:tc>
        <w:tc>
          <w:tcPr>
            <w:tcW w:w="3330" w:type="dxa"/>
          </w:tcPr>
          <w:p w14:paraId="32B51558" w14:textId="783CEC88" w:rsidR="00D261D1" w:rsidRPr="00337D7F" w:rsidRDefault="00D261D1" w:rsidP="00D261D1">
            <w:pPr>
              <w:pStyle w:val="Table-small"/>
              <w:cnfStyle w:val="000000100000" w:firstRow="0" w:lastRow="0" w:firstColumn="0" w:lastColumn="0" w:oddVBand="0" w:evenVBand="0" w:oddHBand="1" w:evenHBand="0" w:firstRowFirstColumn="0" w:firstRowLastColumn="0" w:lastRowFirstColumn="0" w:lastRowLastColumn="0"/>
            </w:pPr>
            <w:hyperlink w:anchor="_T0002:_Load_Short" w:history="1">
              <w:r w:rsidRPr="00337D7F">
                <w:rPr>
                  <w:rStyle w:val="Hyperlink"/>
                  <w:color w:val="auto"/>
                  <w:u w:val="none"/>
                </w:rPr>
                <w:t>Load Short</w:t>
              </w:r>
            </w:hyperlink>
          </w:p>
        </w:tc>
        <w:tc>
          <w:tcPr>
            <w:tcW w:w="3555" w:type="dxa"/>
            <w:gridSpan w:val="3"/>
          </w:tcPr>
          <w:p w14:paraId="68009261" w14:textId="3549E1FA" w:rsidR="00D261D1" w:rsidRPr="00AE4266" w:rsidRDefault="00D27269" w:rsidP="00D261D1">
            <w:pPr>
              <w:pStyle w:val="Table-small"/>
              <w:cnfStyle w:val="000000100000" w:firstRow="0" w:lastRow="0" w:firstColumn="0" w:lastColumn="0" w:oddVBand="0" w:evenVBand="0" w:oddHBand="1" w:evenHBand="0" w:firstRowFirstColumn="0" w:firstRowLastColumn="0" w:lastRowFirstColumn="0" w:lastRowLastColumn="0"/>
            </w:pPr>
            <w:r>
              <w:t>00:0</w:t>
            </w:r>
            <w:r w:rsidR="2299636F">
              <w:t>2.00</w:t>
            </w:r>
          </w:p>
        </w:tc>
        <w:tc>
          <w:tcPr>
            <w:tcW w:w="1242" w:type="dxa"/>
          </w:tcPr>
          <w:p w14:paraId="2ABD2FCD" w14:textId="2F93B378" w:rsidR="0EBF5EEB" w:rsidRDefault="0EBF5EEB" w:rsidP="0EBF5EEB">
            <w:pPr>
              <w:pStyle w:val="Table-small"/>
              <w:cnfStyle w:val="000000100000" w:firstRow="0" w:lastRow="0" w:firstColumn="0" w:lastColumn="0" w:oddVBand="0" w:evenVBand="0" w:oddHBand="1" w:evenHBand="0" w:firstRowFirstColumn="0" w:firstRowLastColumn="0" w:lastRowFirstColumn="0" w:lastRowLastColumn="0"/>
            </w:pPr>
          </w:p>
        </w:tc>
      </w:tr>
      <w:tr w:rsidR="00D261D1" w:rsidRPr="00AE4266" w14:paraId="51E25326" w14:textId="77777777" w:rsidTr="00431352">
        <w:trPr>
          <w:trHeight w:val="300"/>
        </w:trPr>
        <w:tc>
          <w:tcPr>
            <w:cnfStyle w:val="001000000000" w:firstRow="0" w:lastRow="0" w:firstColumn="1" w:lastColumn="0" w:oddVBand="0" w:evenVBand="0" w:oddHBand="0" w:evenHBand="0" w:firstRowFirstColumn="0" w:firstRowLastColumn="0" w:lastRowFirstColumn="0" w:lastRowLastColumn="0"/>
            <w:tcW w:w="1503" w:type="dxa"/>
          </w:tcPr>
          <w:p w14:paraId="541B8D0B" w14:textId="059711E7" w:rsidR="00D261D1" w:rsidRPr="00337D7F" w:rsidRDefault="00D261D1" w:rsidP="00D261D1">
            <w:pPr>
              <w:pStyle w:val="Table-small"/>
              <w:rPr>
                <w:b w:val="0"/>
                <w:bCs w:val="0"/>
              </w:rPr>
            </w:pPr>
            <w:hyperlink w:anchor="_T0005:_Leakage_test" w:history="1">
              <w:r w:rsidRPr="00337D7F">
                <w:rPr>
                  <w:rStyle w:val="Hyperlink"/>
                  <w:color w:val="auto"/>
                  <w:u w:val="none"/>
                </w:rPr>
                <w:t>T0005</w:t>
              </w:r>
            </w:hyperlink>
          </w:p>
        </w:tc>
        <w:tc>
          <w:tcPr>
            <w:tcW w:w="3330" w:type="dxa"/>
          </w:tcPr>
          <w:p w14:paraId="3FFEB2B1" w14:textId="5F3146F4" w:rsidR="00D261D1" w:rsidRPr="00337D7F" w:rsidRDefault="00D261D1" w:rsidP="00D261D1">
            <w:pPr>
              <w:pStyle w:val="Table-small"/>
              <w:cnfStyle w:val="000000000000" w:firstRow="0" w:lastRow="0" w:firstColumn="0" w:lastColumn="0" w:oddVBand="0" w:evenVBand="0" w:oddHBand="0" w:evenHBand="0" w:firstRowFirstColumn="0" w:firstRowLastColumn="0" w:lastRowFirstColumn="0" w:lastRowLastColumn="0"/>
            </w:pPr>
            <w:hyperlink w:anchor="_T0005:_Leakage_test" w:history="1">
              <w:r w:rsidRPr="00337D7F">
                <w:rPr>
                  <w:rStyle w:val="Hyperlink"/>
                  <w:color w:val="auto"/>
                  <w:u w:val="none"/>
                </w:rPr>
                <w:t>Leakage test</w:t>
              </w:r>
            </w:hyperlink>
          </w:p>
        </w:tc>
        <w:tc>
          <w:tcPr>
            <w:tcW w:w="2370" w:type="dxa"/>
            <w:gridSpan w:val="2"/>
          </w:tcPr>
          <w:p w14:paraId="291A0605" w14:textId="4E12E2A2" w:rsidR="00D261D1" w:rsidRPr="00AE4266" w:rsidRDefault="00AC7D41" w:rsidP="00D261D1">
            <w:pPr>
              <w:pStyle w:val="Table-small"/>
              <w:cnfStyle w:val="000000000000" w:firstRow="0" w:lastRow="0" w:firstColumn="0" w:lastColumn="0" w:oddVBand="0" w:evenVBand="0" w:oddHBand="0" w:evenHBand="0" w:firstRowFirstColumn="0" w:firstRowLastColumn="0" w:lastRowFirstColumn="0" w:lastRowLastColumn="0"/>
            </w:pPr>
            <w:r>
              <w:t>00:0</w:t>
            </w:r>
            <w:r w:rsidR="0D64C614">
              <w:t>3</w:t>
            </w:r>
            <w:r>
              <w:t>.</w:t>
            </w:r>
            <w:r w:rsidR="53C286D6">
              <w:t>1</w:t>
            </w:r>
            <w:r>
              <w:t>1</w:t>
            </w:r>
          </w:p>
        </w:tc>
        <w:tc>
          <w:tcPr>
            <w:tcW w:w="1185" w:type="dxa"/>
          </w:tcPr>
          <w:p w14:paraId="656EA42A" w14:textId="22C578DA" w:rsidR="03A0266C" w:rsidRDefault="03A0266C" w:rsidP="3B4D658A">
            <w:pPr>
              <w:pStyle w:val="Table-small"/>
              <w:cnfStyle w:val="000000000000" w:firstRow="0" w:lastRow="0" w:firstColumn="0" w:lastColumn="0" w:oddVBand="0" w:evenVBand="0" w:oddHBand="0" w:evenHBand="0" w:firstRowFirstColumn="0" w:firstRowLastColumn="0" w:lastRowFirstColumn="0" w:lastRowLastColumn="0"/>
            </w:pPr>
            <w:r>
              <w:t>-</w:t>
            </w:r>
          </w:p>
        </w:tc>
        <w:tc>
          <w:tcPr>
            <w:tcW w:w="1242" w:type="dxa"/>
          </w:tcPr>
          <w:p w14:paraId="4AA49D3B" w14:textId="7C10DDF2" w:rsidR="5E257490" w:rsidRDefault="5E257490" w:rsidP="0EBF5EEB">
            <w:pPr>
              <w:pStyle w:val="Table-small"/>
              <w:cnfStyle w:val="000000000000" w:firstRow="0" w:lastRow="0" w:firstColumn="0" w:lastColumn="0" w:oddVBand="0" w:evenVBand="0" w:oddHBand="0" w:evenHBand="0" w:firstRowFirstColumn="0" w:firstRowLastColumn="0" w:lastRowFirstColumn="0" w:lastRowLastColumn="0"/>
            </w:pPr>
            <w:r>
              <w:t>-</w:t>
            </w:r>
          </w:p>
        </w:tc>
      </w:tr>
      <w:tr w:rsidR="00D261D1" w:rsidRPr="00AE4266" w14:paraId="4BED3781" w14:textId="77777777" w:rsidTr="004313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3" w:type="dxa"/>
          </w:tcPr>
          <w:p w14:paraId="729CCCCA" w14:textId="1FBBE150" w:rsidR="00D261D1" w:rsidRPr="00337D7F" w:rsidRDefault="00D261D1" w:rsidP="00D261D1">
            <w:pPr>
              <w:pStyle w:val="Table-small"/>
              <w:rPr>
                <w:b w:val="0"/>
                <w:bCs w:val="0"/>
              </w:rPr>
            </w:pPr>
            <w:hyperlink w:anchor="_T0006:_Input_threshold" w:history="1">
              <w:r w:rsidRPr="00337D7F">
                <w:rPr>
                  <w:rStyle w:val="Hyperlink"/>
                  <w:color w:val="auto"/>
                  <w:u w:val="none"/>
                </w:rPr>
                <w:t>T0006</w:t>
              </w:r>
            </w:hyperlink>
          </w:p>
        </w:tc>
        <w:tc>
          <w:tcPr>
            <w:tcW w:w="3330" w:type="dxa"/>
          </w:tcPr>
          <w:p w14:paraId="5AD9FD57" w14:textId="445D7197" w:rsidR="00D261D1" w:rsidRPr="00337D7F" w:rsidRDefault="00D261D1" w:rsidP="00D261D1">
            <w:pPr>
              <w:pStyle w:val="Table-small"/>
              <w:cnfStyle w:val="000000100000" w:firstRow="0" w:lastRow="0" w:firstColumn="0" w:lastColumn="0" w:oddVBand="0" w:evenVBand="0" w:oddHBand="1" w:evenHBand="0" w:firstRowFirstColumn="0" w:firstRowLastColumn="0" w:lastRowFirstColumn="0" w:lastRowLastColumn="0"/>
            </w:pPr>
            <w:hyperlink w:anchor="_T0006:_Input_threshold" w:history="1">
              <w:r w:rsidRPr="00337D7F">
                <w:rPr>
                  <w:rStyle w:val="Hyperlink"/>
                  <w:color w:val="auto"/>
                  <w:u w:val="none"/>
                </w:rPr>
                <w:t>Input threshold</w:t>
              </w:r>
            </w:hyperlink>
          </w:p>
        </w:tc>
        <w:tc>
          <w:tcPr>
            <w:tcW w:w="2370" w:type="dxa"/>
            <w:gridSpan w:val="2"/>
          </w:tcPr>
          <w:p w14:paraId="77D8D775" w14:textId="2A1AA6EE" w:rsidR="00D261D1" w:rsidRPr="00AE4266" w:rsidRDefault="00AC7D41" w:rsidP="00D261D1">
            <w:pPr>
              <w:pStyle w:val="Table-small"/>
              <w:cnfStyle w:val="000000100000" w:firstRow="0" w:lastRow="0" w:firstColumn="0" w:lastColumn="0" w:oddVBand="0" w:evenVBand="0" w:oddHBand="1" w:evenHBand="0" w:firstRowFirstColumn="0" w:firstRowLastColumn="0" w:lastRowFirstColumn="0" w:lastRowLastColumn="0"/>
            </w:pPr>
            <w:r>
              <w:t>00:06</w:t>
            </w:r>
            <w:r w:rsidR="00151A96">
              <w:t>.</w:t>
            </w:r>
            <w:r w:rsidR="4592A17E">
              <w:t>60</w:t>
            </w:r>
          </w:p>
        </w:tc>
        <w:tc>
          <w:tcPr>
            <w:tcW w:w="1185" w:type="dxa"/>
          </w:tcPr>
          <w:p w14:paraId="05D13E2B" w14:textId="07457FEA" w:rsidR="40812365" w:rsidRDefault="40812365" w:rsidP="3B4D658A">
            <w:pPr>
              <w:pStyle w:val="Table-small"/>
              <w:cnfStyle w:val="000000100000" w:firstRow="0" w:lastRow="0" w:firstColumn="0" w:lastColumn="0" w:oddVBand="0" w:evenVBand="0" w:oddHBand="1" w:evenHBand="0" w:firstRowFirstColumn="0" w:firstRowLastColumn="0" w:lastRowFirstColumn="0" w:lastRowLastColumn="0"/>
            </w:pPr>
            <w:r>
              <w:t>-</w:t>
            </w:r>
          </w:p>
        </w:tc>
        <w:tc>
          <w:tcPr>
            <w:tcW w:w="1242" w:type="dxa"/>
          </w:tcPr>
          <w:p w14:paraId="0D7480D2" w14:textId="143317A9" w:rsidR="3D18E8C7" w:rsidRDefault="3D18E8C7" w:rsidP="0EBF5EEB">
            <w:pPr>
              <w:pStyle w:val="Table-small"/>
              <w:cnfStyle w:val="000000100000" w:firstRow="0" w:lastRow="0" w:firstColumn="0" w:lastColumn="0" w:oddVBand="0" w:evenVBand="0" w:oddHBand="1" w:evenHBand="0" w:firstRowFirstColumn="0" w:firstRowLastColumn="0" w:lastRowFirstColumn="0" w:lastRowLastColumn="0"/>
            </w:pPr>
            <w:r>
              <w:t>-</w:t>
            </w:r>
          </w:p>
        </w:tc>
      </w:tr>
      <w:tr w:rsidR="00D261D1" w:rsidRPr="00AE4266" w14:paraId="4F09EF39" w14:textId="77777777" w:rsidTr="00431352">
        <w:trPr>
          <w:trHeight w:val="300"/>
        </w:trPr>
        <w:tc>
          <w:tcPr>
            <w:cnfStyle w:val="001000000000" w:firstRow="0" w:lastRow="0" w:firstColumn="1" w:lastColumn="0" w:oddVBand="0" w:evenVBand="0" w:oddHBand="0" w:evenHBand="0" w:firstRowFirstColumn="0" w:firstRowLastColumn="0" w:lastRowFirstColumn="0" w:lastRowLastColumn="0"/>
            <w:tcW w:w="1503" w:type="dxa"/>
          </w:tcPr>
          <w:p w14:paraId="66772AE6" w14:textId="02FB448A" w:rsidR="00D261D1" w:rsidRPr="00337D7F" w:rsidRDefault="00D261D1" w:rsidP="00D261D1">
            <w:pPr>
              <w:pStyle w:val="Table-small"/>
              <w:rPr>
                <w:b w:val="0"/>
                <w:bCs w:val="0"/>
              </w:rPr>
            </w:pPr>
            <w:hyperlink w:anchor="_T0007:_Output_drive-strength" w:history="1">
              <w:r w:rsidRPr="00337D7F">
                <w:rPr>
                  <w:rStyle w:val="Hyperlink"/>
                  <w:color w:val="auto"/>
                  <w:u w:val="none"/>
                </w:rPr>
                <w:t>T0007</w:t>
              </w:r>
            </w:hyperlink>
          </w:p>
        </w:tc>
        <w:tc>
          <w:tcPr>
            <w:tcW w:w="3330" w:type="dxa"/>
          </w:tcPr>
          <w:p w14:paraId="04B5ADFF" w14:textId="71B2CA12" w:rsidR="00D261D1" w:rsidRPr="00337D7F" w:rsidRDefault="00D261D1" w:rsidP="00D261D1">
            <w:pPr>
              <w:pStyle w:val="Table-small"/>
              <w:cnfStyle w:val="000000000000" w:firstRow="0" w:lastRow="0" w:firstColumn="0" w:lastColumn="0" w:oddVBand="0" w:evenVBand="0" w:oddHBand="0" w:evenHBand="0" w:firstRowFirstColumn="0" w:firstRowLastColumn="0" w:lastRowFirstColumn="0" w:lastRowLastColumn="0"/>
            </w:pPr>
            <w:hyperlink w:anchor="_T0007:_Output_drive-strength" w:history="1">
              <w:r w:rsidRPr="00337D7F">
                <w:rPr>
                  <w:rStyle w:val="Hyperlink"/>
                  <w:color w:val="auto"/>
                  <w:u w:val="none"/>
                </w:rPr>
                <w:t>Output drive-strength</w:t>
              </w:r>
            </w:hyperlink>
          </w:p>
        </w:tc>
        <w:tc>
          <w:tcPr>
            <w:tcW w:w="2370" w:type="dxa"/>
            <w:gridSpan w:val="2"/>
          </w:tcPr>
          <w:p w14:paraId="48E0CD74" w14:textId="2685CD6D" w:rsidR="00D261D1" w:rsidRPr="00AE4266" w:rsidRDefault="00151A96" w:rsidP="00D261D1">
            <w:pPr>
              <w:pStyle w:val="Table-small"/>
              <w:cnfStyle w:val="000000000000" w:firstRow="0" w:lastRow="0" w:firstColumn="0" w:lastColumn="0" w:oddVBand="0" w:evenVBand="0" w:oddHBand="0" w:evenHBand="0" w:firstRowFirstColumn="0" w:firstRowLastColumn="0" w:lastRowFirstColumn="0" w:lastRowLastColumn="0"/>
            </w:pPr>
            <w:r>
              <w:t>00:</w:t>
            </w:r>
            <w:r w:rsidR="00C40AB6">
              <w:t>01.</w:t>
            </w:r>
            <w:r w:rsidR="4BC1D72B">
              <w:t>2</w:t>
            </w:r>
            <w:r w:rsidR="2785B2E8">
              <w:t>5</w:t>
            </w:r>
          </w:p>
        </w:tc>
        <w:tc>
          <w:tcPr>
            <w:tcW w:w="1185" w:type="dxa"/>
          </w:tcPr>
          <w:p w14:paraId="6A59D05A" w14:textId="2855623C" w:rsidR="78E1F3CB" w:rsidRDefault="78E1F3CB" w:rsidP="3B4D658A">
            <w:pPr>
              <w:pStyle w:val="Table-small"/>
              <w:spacing w:line="259" w:lineRule="auto"/>
              <w:cnfStyle w:val="000000000000" w:firstRow="0" w:lastRow="0" w:firstColumn="0" w:lastColumn="0" w:oddVBand="0" w:evenVBand="0" w:oddHBand="0" w:evenHBand="0" w:firstRowFirstColumn="0" w:firstRowLastColumn="0" w:lastRowFirstColumn="0" w:lastRowLastColumn="0"/>
            </w:pPr>
            <w:r>
              <w:t>-</w:t>
            </w:r>
          </w:p>
        </w:tc>
        <w:tc>
          <w:tcPr>
            <w:tcW w:w="1242" w:type="dxa"/>
          </w:tcPr>
          <w:p w14:paraId="3F89CCF7" w14:textId="61B6C0B9" w:rsidR="02BBC4F5" w:rsidRDefault="02BBC4F5" w:rsidP="0EBF5EEB">
            <w:pPr>
              <w:pStyle w:val="Table-small"/>
              <w:spacing w:line="259" w:lineRule="auto"/>
              <w:cnfStyle w:val="000000000000" w:firstRow="0" w:lastRow="0" w:firstColumn="0" w:lastColumn="0" w:oddVBand="0" w:evenVBand="0" w:oddHBand="0" w:evenHBand="0" w:firstRowFirstColumn="0" w:firstRowLastColumn="0" w:lastRowFirstColumn="0" w:lastRowLastColumn="0"/>
            </w:pPr>
            <w:r>
              <w:t>-</w:t>
            </w:r>
          </w:p>
        </w:tc>
      </w:tr>
      <w:tr w:rsidR="00D261D1" w:rsidRPr="00AE4266" w14:paraId="1442F95C" w14:textId="77777777" w:rsidTr="004313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3" w:type="dxa"/>
          </w:tcPr>
          <w:p w14:paraId="60E9CB79" w14:textId="43DF8418" w:rsidR="00D261D1" w:rsidRPr="00337D7F" w:rsidRDefault="00D261D1" w:rsidP="00D261D1">
            <w:pPr>
              <w:pStyle w:val="Table-small"/>
              <w:rPr>
                <w:b w:val="0"/>
                <w:bCs w:val="0"/>
              </w:rPr>
            </w:pPr>
            <w:hyperlink w:anchor="_T0008:_On-chip_regulator" w:history="1">
              <w:r w:rsidRPr="00337D7F">
                <w:rPr>
                  <w:rStyle w:val="Hyperlink"/>
                  <w:color w:val="auto"/>
                  <w:u w:val="none"/>
                </w:rPr>
                <w:t>T0008</w:t>
              </w:r>
            </w:hyperlink>
          </w:p>
        </w:tc>
        <w:tc>
          <w:tcPr>
            <w:tcW w:w="3330" w:type="dxa"/>
          </w:tcPr>
          <w:p w14:paraId="042FD600" w14:textId="64BE3A73" w:rsidR="00D261D1" w:rsidRPr="00337D7F" w:rsidRDefault="00D261D1" w:rsidP="00D261D1">
            <w:pPr>
              <w:pStyle w:val="Table-small"/>
              <w:cnfStyle w:val="000000100000" w:firstRow="0" w:lastRow="0" w:firstColumn="0" w:lastColumn="0" w:oddVBand="0" w:evenVBand="0" w:oddHBand="1" w:evenHBand="0" w:firstRowFirstColumn="0" w:firstRowLastColumn="0" w:lastRowFirstColumn="0" w:lastRowLastColumn="0"/>
            </w:pPr>
            <w:hyperlink w:anchor="_T0008:_On-chip_regulator" w:history="1">
              <w:r w:rsidRPr="00337D7F">
                <w:rPr>
                  <w:rStyle w:val="Hyperlink"/>
                  <w:color w:val="auto"/>
                  <w:u w:val="none"/>
                </w:rPr>
                <w:t>On-chip regulator</w:t>
              </w:r>
            </w:hyperlink>
          </w:p>
        </w:tc>
        <w:tc>
          <w:tcPr>
            <w:tcW w:w="1245" w:type="dxa"/>
          </w:tcPr>
          <w:p w14:paraId="3A3166D6" w14:textId="4B37384D" w:rsidR="00D261D1" w:rsidRPr="00AE4266" w:rsidRDefault="002149D9" w:rsidP="00D261D1">
            <w:pPr>
              <w:pStyle w:val="Table-small"/>
              <w:cnfStyle w:val="000000100000" w:firstRow="0" w:lastRow="0" w:firstColumn="0" w:lastColumn="0" w:oddVBand="0" w:evenVBand="0" w:oddHBand="1" w:evenHBand="0" w:firstRowFirstColumn="0" w:firstRowLastColumn="0" w:lastRowFirstColumn="0" w:lastRowLastColumn="0"/>
            </w:pPr>
            <w:r>
              <w:t>00:</w:t>
            </w:r>
            <w:r w:rsidR="1F7A683F">
              <w:t>55.80</w:t>
            </w:r>
          </w:p>
        </w:tc>
        <w:tc>
          <w:tcPr>
            <w:tcW w:w="1125" w:type="dxa"/>
          </w:tcPr>
          <w:p w14:paraId="02FD1C07" w14:textId="246C48C3" w:rsidR="256FB6F5" w:rsidRDefault="256FB6F5" w:rsidP="3B4D658A">
            <w:pPr>
              <w:pStyle w:val="Table-small"/>
              <w:cnfStyle w:val="000000100000" w:firstRow="0" w:lastRow="0" w:firstColumn="0" w:lastColumn="0" w:oddVBand="0" w:evenVBand="0" w:oddHBand="1" w:evenHBand="0" w:firstRowFirstColumn="0" w:firstRowLastColumn="0" w:lastRowFirstColumn="0" w:lastRowLastColumn="0"/>
            </w:pPr>
            <w:r>
              <w:t>00:08.24</w:t>
            </w:r>
          </w:p>
        </w:tc>
        <w:tc>
          <w:tcPr>
            <w:tcW w:w="1185" w:type="dxa"/>
          </w:tcPr>
          <w:p w14:paraId="1FF01BC8" w14:textId="64362E3A" w:rsidR="18949AB7" w:rsidRDefault="18949AB7" w:rsidP="3B4D658A">
            <w:pPr>
              <w:pStyle w:val="Table-small"/>
              <w:cnfStyle w:val="000000100000" w:firstRow="0" w:lastRow="0" w:firstColumn="0" w:lastColumn="0" w:oddVBand="0" w:evenVBand="0" w:oddHBand="1" w:evenHBand="0" w:firstRowFirstColumn="0" w:firstRowLastColumn="0" w:lastRowFirstColumn="0" w:lastRowLastColumn="0"/>
            </w:pPr>
            <w:r>
              <w:t>-</w:t>
            </w:r>
          </w:p>
        </w:tc>
        <w:tc>
          <w:tcPr>
            <w:tcW w:w="1242" w:type="dxa"/>
          </w:tcPr>
          <w:p w14:paraId="6D370CEB" w14:textId="422CF0A5" w:rsidR="3E138426" w:rsidRDefault="3E138426" w:rsidP="0EBF5EEB">
            <w:pPr>
              <w:pStyle w:val="Table-small"/>
              <w:cnfStyle w:val="000000100000" w:firstRow="0" w:lastRow="0" w:firstColumn="0" w:lastColumn="0" w:oddVBand="0" w:evenVBand="0" w:oddHBand="1" w:evenHBand="0" w:firstRowFirstColumn="0" w:firstRowLastColumn="0" w:lastRowFirstColumn="0" w:lastRowLastColumn="0"/>
            </w:pPr>
            <w:r>
              <w:t>-</w:t>
            </w:r>
          </w:p>
        </w:tc>
      </w:tr>
      <w:tr w:rsidR="00D261D1" w:rsidRPr="00AE4266" w14:paraId="3A529813" w14:textId="77777777" w:rsidTr="00431352">
        <w:trPr>
          <w:trHeight w:val="300"/>
        </w:trPr>
        <w:tc>
          <w:tcPr>
            <w:cnfStyle w:val="001000000000" w:firstRow="0" w:lastRow="0" w:firstColumn="1" w:lastColumn="0" w:oddVBand="0" w:evenVBand="0" w:oddHBand="0" w:evenHBand="0" w:firstRowFirstColumn="0" w:firstRowLastColumn="0" w:lastRowFirstColumn="0" w:lastRowLastColumn="0"/>
            <w:tcW w:w="1503" w:type="dxa"/>
          </w:tcPr>
          <w:p w14:paraId="561188EF" w14:textId="761B7B3F" w:rsidR="00D261D1" w:rsidRPr="00337D7F" w:rsidRDefault="00D261D1" w:rsidP="00D261D1">
            <w:pPr>
              <w:pStyle w:val="Table-small"/>
              <w:rPr>
                <w:b w:val="0"/>
                <w:bCs w:val="0"/>
              </w:rPr>
            </w:pPr>
            <w:hyperlink w:anchor="_T0009:_Under_Voltage" w:history="1">
              <w:r w:rsidRPr="00337D7F">
                <w:rPr>
                  <w:rStyle w:val="Hyperlink"/>
                  <w:color w:val="auto"/>
                  <w:u w:val="none"/>
                </w:rPr>
                <w:t>T0009</w:t>
              </w:r>
            </w:hyperlink>
          </w:p>
        </w:tc>
        <w:tc>
          <w:tcPr>
            <w:tcW w:w="3330" w:type="dxa"/>
          </w:tcPr>
          <w:p w14:paraId="79BF19B4" w14:textId="08C89856" w:rsidR="00D261D1" w:rsidRPr="00337D7F" w:rsidRDefault="00D261D1" w:rsidP="00D261D1">
            <w:pPr>
              <w:pStyle w:val="Table-small"/>
              <w:cnfStyle w:val="000000000000" w:firstRow="0" w:lastRow="0" w:firstColumn="0" w:lastColumn="0" w:oddVBand="0" w:evenVBand="0" w:oddHBand="0" w:evenHBand="0" w:firstRowFirstColumn="0" w:firstRowLastColumn="0" w:lastRowFirstColumn="0" w:lastRowLastColumn="0"/>
            </w:pPr>
            <w:hyperlink w:anchor="_T0009:_Under_Voltage" w:history="1">
              <w:r w:rsidRPr="00337D7F">
                <w:rPr>
                  <w:rStyle w:val="Hyperlink"/>
                  <w:color w:val="auto"/>
                  <w:u w:val="none"/>
                </w:rPr>
                <w:t>Under Voltage Lock Out</w:t>
              </w:r>
            </w:hyperlink>
          </w:p>
        </w:tc>
        <w:tc>
          <w:tcPr>
            <w:tcW w:w="2370" w:type="dxa"/>
            <w:gridSpan w:val="2"/>
          </w:tcPr>
          <w:p w14:paraId="334A0946" w14:textId="5B1E8037" w:rsidR="00D261D1" w:rsidRPr="00AE4266" w:rsidRDefault="002149D9" w:rsidP="00D261D1">
            <w:pPr>
              <w:pStyle w:val="Table-small"/>
              <w:cnfStyle w:val="000000000000" w:firstRow="0" w:lastRow="0" w:firstColumn="0" w:lastColumn="0" w:oddVBand="0" w:evenVBand="0" w:oddHBand="0" w:evenHBand="0" w:firstRowFirstColumn="0" w:firstRowLastColumn="0" w:lastRowFirstColumn="0" w:lastRowLastColumn="0"/>
            </w:pPr>
            <w:r>
              <w:t>01</w:t>
            </w:r>
            <w:r w:rsidR="00807FE0">
              <w:t>:44.</w:t>
            </w:r>
            <w:r w:rsidR="7A5DEAEA">
              <w:t>25</w:t>
            </w:r>
          </w:p>
        </w:tc>
        <w:tc>
          <w:tcPr>
            <w:tcW w:w="1185" w:type="dxa"/>
          </w:tcPr>
          <w:p w14:paraId="220BD6C7" w14:textId="61CED396" w:rsidR="00458DB9" w:rsidRDefault="00458DB9" w:rsidP="3B4D658A">
            <w:pPr>
              <w:pStyle w:val="Table-small"/>
              <w:cnfStyle w:val="000000000000" w:firstRow="0" w:lastRow="0" w:firstColumn="0" w:lastColumn="0" w:oddVBand="0" w:evenVBand="0" w:oddHBand="0" w:evenHBand="0" w:firstRowFirstColumn="0" w:firstRowLastColumn="0" w:lastRowFirstColumn="0" w:lastRowLastColumn="0"/>
            </w:pPr>
            <w:r>
              <w:t>01:44.</w:t>
            </w:r>
            <w:r w:rsidR="4D293F79">
              <w:t>25</w:t>
            </w:r>
          </w:p>
        </w:tc>
        <w:tc>
          <w:tcPr>
            <w:tcW w:w="1242" w:type="dxa"/>
          </w:tcPr>
          <w:p w14:paraId="5ACDE8C6" w14:textId="4A589C9E" w:rsidR="03385178" w:rsidRDefault="03385178" w:rsidP="0EBF5EEB">
            <w:pPr>
              <w:pStyle w:val="Table-small"/>
              <w:cnfStyle w:val="000000000000" w:firstRow="0" w:lastRow="0" w:firstColumn="0" w:lastColumn="0" w:oddVBand="0" w:evenVBand="0" w:oddHBand="0" w:evenHBand="0" w:firstRowFirstColumn="0" w:firstRowLastColumn="0" w:lastRowFirstColumn="0" w:lastRowLastColumn="0"/>
            </w:pPr>
            <w:r>
              <w:t>-</w:t>
            </w:r>
          </w:p>
        </w:tc>
      </w:tr>
      <w:tr w:rsidR="00D261D1" w:rsidRPr="00AE4266" w14:paraId="5366703A" w14:textId="77777777" w:rsidTr="004313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3" w:type="dxa"/>
          </w:tcPr>
          <w:p w14:paraId="77050514" w14:textId="4C119607" w:rsidR="00D261D1" w:rsidRPr="00337D7F" w:rsidRDefault="00D261D1" w:rsidP="00D261D1">
            <w:pPr>
              <w:pStyle w:val="Table-small"/>
              <w:rPr>
                <w:b w:val="0"/>
                <w:bCs w:val="0"/>
              </w:rPr>
            </w:pPr>
            <w:hyperlink w:anchor="_T0010:_Output_voltage" w:history="1">
              <w:r w:rsidRPr="00337D7F">
                <w:rPr>
                  <w:rStyle w:val="Hyperlink"/>
                  <w:color w:val="auto"/>
                  <w:u w:val="none"/>
                </w:rPr>
                <w:t>T0010</w:t>
              </w:r>
            </w:hyperlink>
          </w:p>
        </w:tc>
        <w:tc>
          <w:tcPr>
            <w:tcW w:w="3330" w:type="dxa"/>
          </w:tcPr>
          <w:p w14:paraId="16A0C35C" w14:textId="78C49182" w:rsidR="00D261D1" w:rsidRPr="00337D7F" w:rsidRDefault="00D261D1" w:rsidP="00D261D1">
            <w:pPr>
              <w:pStyle w:val="Table-small"/>
              <w:cnfStyle w:val="000000100000" w:firstRow="0" w:lastRow="0" w:firstColumn="0" w:lastColumn="0" w:oddVBand="0" w:evenVBand="0" w:oddHBand="1" w:evenHBand="0" w:firstRowFirstColumn="0" w:firstRowLastColumn="0" w:lastRowFirstColumn="0" w:lastRowLastColumn="0"/>
            </w:pPr>
            <w:hyperlink w:anchor="_T0010:_Output_voltage" w:history="1">
              <w:r w:rsidRPr="00337D7F">
                <w:rPr>
                  <w:rStyle w:val="Hyperlink"/>
                  <w:color w:val="auto"/>
                  <w:u w:val="none"/>
                </w:rPr>
                <w:t>Output voltage monitor</w:t>
              </w:r>
            </w:hyperlink>
          </w:p>
        </w:tc>
        <w:tc>
          <w:tcPr>
            <w:tcW w:w="2370" w:type="dxa"/>
            <w:gridSpan w:val="2"/>
          </w:tcPr>
          <w:p w14:paraId="307353E6" w14:textId="493685DD" w:rsidR="00D261D1" w:rsidRPr="00AE4266" w:rsidRDefault="00807FE0" w:rsidP="00D261D1">
            <w:pPr>
              <w:pStyle w:val="Table-small"/>
              <w:cnfStyle w:val="000000100000" w:firstRow="0" w:lastRow="0" w:firstColumn="0" w:lastColumn="0" w:oddVBand="0" w:evenVBand="0" w:oddHBand="1" w:evenHBand="0" w:firstRowFirstColumn="0" w:firstRowLastColumn="0" w:lastRowFirstColumn="0" w:lastRowLastColumn="0"/>
            </w:pPr>
            <w:r>
              <w:t>00:</w:t>
            </w:r>
            <w:r w:rsidR="09AC5DAA">
              <w:t>15.21</w:t>
            </w:r>
          </w:p>
        </w:tc>
        <w:tc>
          <w:tcPr>
            <w:tcW w:w="1185" w:type="dxa"/>
          </w:tcPr>
          <w:p w14:paraId="4E6BFBB3" w14:textId="0A2354E7" w:rsidR="7C83F817" w:rsidRDefault="7C83F817" w:rsidP="3B4D658A">
            <w:pPr>
              <w:pStyle w:val="Table-small"/>
              <w:cnfStyle w:val="000000100000" w:firstRow="0" w:lastRow="0" w:firstColumn="0" w:lastColumn="0" w:oddVBand="0" w:evenVBand="0" w:oddHBand="1" w:evenHBand="0" w:firstRowFirstColumn="0" w:firstRowLastColumn="0" w:lastRowFirstColumn="0" w:lastRowLastColumn="0"/>
            </w:pPr>
            <w:r>
              <w:t>-</w:t>
            </w:r>
          </w:p>
        </w:tc>
        <w:tc>
          <w:tcPr>
            <w:tcW w:w="1242" w:type="dxa"/>
          </w:tcPr>
          <w:p w14:paraId="7D89E183" w14:textId="7973172C" w:rsidR="02E662E8" w:rsidRDefault="02E662E8" w:rsidP="0EBF5EEB">
            <w:pPr>
              <w:pStyle w:val="Table-small"/>
              <w:cnfStyle w:val="000000100000" w:firstRow="0" w:lastRow="0" w:firstColumn="0" w:lastColumn="0" w:oddVBand="0" w:evenVBand="0" w:oddHBand="1" w:evenHBand="0" w:firstRowFirstColumn="0" w:firstRowLastColumn="0" w:lastRowFirstColumn="0" w:lastRowLastColumn="0"/>
            </w:pPr>
            <w:r>
              <w:t>-</w:t>
            </w:r>
          </w:p>
        </w:tc>
      </w:tr>
      <w:tr w:rsidR="00D261D1" w:rsidRPr="00AE4266" w14:paraId="6F3C2765" w14:textId="77777777" w:rsidTr="00431352">
        <w:trPr>
          <w:trHeight w:val="300"/>
        </w:trPr>
        <w:tc>
          <w:tcPr>
            <w:cnfStyle w:val="001000000000" w:firstRow="0" w:lastRow="0" w:firstColumn="1" w:lastColumn="0" w:oddVBand="0" w:evenVBand="0" w:oddHBand="0" w:evenHBand="0" w:firstRowFirstColumn="0" w:firstRowLastColumn="0" w:lastRowFirstColumn="0" w:lastRowLastColumn="0"/>
            <w:tcW w:w="1503" w:type="dxa"/>
          </w:tcPr>
          <w:p w14:paraId="05EF8EAC" w14:textId="4A5DEAC5" w:rsidR="00D261D1" w:rsidRPr="00337D7F" w:rsidRDefault="00D261D1" w:rsidP="00D261D1">
            <w:pPr>
              <w:pStyle w:val="Table-small"/>
              <w:rPr>
                <w:b w:val="0"/>
                <w:bCs w:val="0"/>
              </w:rPr>
            </w:pPr>
            <w:hyperlink w:anchor="_T0011:_Over_Temperature" w:history="1">
              <w:r w:rsidRPr="00337D7F">
                <w:rPr>
                  <w:rStyle w:val="Hyperlink"/>
                  <w:color w:val="auto"/>
                  <w:u w:val="none"/>
                </w:rPr>
                <w:t>T0011</w:t>
              </w:r>
            </w:hyperlink>
          </w:p>
        </w:tc>
        <w:tc>
          <w:tcPr>
            <w:tcW w:w="3330" w:type="dxa"/>
          </w:tcPr>
          <w:p w14:paraId="52410CF6" w14:textId="6D56DAD2" w:rsidR="00D261D1" w:rsidRPr="00337D7F" w:rsidRDefault="00D261D1" w:rsidP="00D261D1">
            <w:pPr>
              <w:pStyle w:val="Table-small"/>
              <w:cnfStyle w:val="000000000000" w:firstRow="0" w:lastRow="0" w:firstColumn="0" w:lastColumn="0" w:oddVBand="0" w:evenVBand="0" w:oddHBand="0" w:evenHBand="0" w:firstRowFirstColumn="0" w:firstRowLastColumn="0" w:lastRowFirstColumn="0" w:lastRowLastColumn="0"/>
            </w:pPr>
            <w:hyperlink w:anchor="_T0011:_Over_Temperature" w:history="1">
              <w:r w:rsidRPr="00337D7F">
                <w:rPr>
                  <w:rStyle w:val="Hyperlink"/>
                  <w:color w:val="auto"/>
                  <w:u w:val="none"/>
                </w:rPr>
                <w:t>Over Temperature Protection</w:t>
              </w:r>
            </w:hyperlink>
          </w:p>
        </w:tc>
        <w:tc>
          <w:tcPr>
            <w:tcW w:w="2370" w:type="dxa"/>
            <w:gridSpan w:val="2"/>
          </w:tcPr>
          <w:p w14:paraId="249B2737" w14:textId="6882D25C" w:rsidR="00D261D1" w:rsidRPr="00AE4266" w:rsidRDefault="6D2D6391" w:rsidP="00D261D1">
            <w:pPr>
              <w:pStyle w:val="Table-small"/>
              <w:cnfStyle w:val="000000000000" w:firstRow="0" w:lastRow="0" w:firstColumn="0" w:lastColumn="0" w:oddVBand="0" w:evenVBand="0" w:oddHBand="0" w:evenHBand="0" w:firstRowFirstColumn="0" w:firstRowLastColumn="0" w:lastRowFirstColumn="0" w:lastRowLastColumn="0"/>
            </w:pPr>
            <w:r>
              <w:t>00:00.80</w:t>
            </w:r>
          </w:p>
        </w:tc>
        <w:tc>
          <w:tcPr>
            <w:tcW w:w="1185" w:type="dxa"/>
          </w:tcPr>
          <w:p w14:paraId="7A7B398C" w14:textId="6A29CCA9" w:rsidR="6D2D6391" w:rsidRDefault="6D2D6391" w:rsidP="3B4D658A">
            <w:pPr>
              <w:pStyle w:val="Table-small"/>
              <w:cnfStyle w:val="000000000000" w:firstRow="0" w:lastRow="0" w:firstColumn="0" w:lastColumn="0" w:oddVBand="0" w:evenVBand="0" w:oddHBand="0" w:evenHBand="0" w:firstRowFirstColumn="0" w:firstRowLastColumn="0" w:lastRowFirstColumn="0" w:lastRowLastColumn="0"/>
            </w:pPr>
            <w:r>
              <w:t>-</w:t>
            </w:r>
          </w:p>
        </w:tc>
        <w:tc>
          <w:tcPr>
            <w:tcW w:w="1242" w:type="dxa"/>
          </w:tcPr>
          <w:p w14:paraId="33DFC5C8" w14:textId="0E0B862D" w:rsidR="16DCA8E7" w:rsidRDefault="16DCA8E7" w:rsidP="0EBF5EEB">
            <w:pPr>
              <w:pStyle w:val="Table-small"/>
              <w:cnfStyle w:val="000000000000" w:firstRow="0" w:lastRow="0" w:firstColumn="0" w:lastColumn="0" w:oddVBand="0" w:evenVBand="0" w:oddHBand="0" w:evenHBand="0" w:firstRowFirstColumn="0" w:firstRowLastColumn="0" w:lastRowFirstColumn="0" w:lastRowLastColumn="0"/>
            </w:pPr>
            <w:r>
              <w:t>-</w:t>
            </w:r>
          </w:p>
        </w:tc>
      </w:tr>
      <w:tr w:rsidR="00D261D1" w:rsidRPr="00AE4266" w14:paraId="435DC20D" w14:textId="77777777" w:rsidTr="004313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3" w:type="dxa"/>
          </w:tcPr>
          <w:p w14:paraId="6BE4A8BB" w14:textId="7EBFA9A3" w:rsidR="00D261D1" w:rsidRPr="00337D7F" w:rsidRDefault="00D261D1" w:rsidP="00D261D1">
            <w:pPr>
              <w:pStyle w:val="Table-small"/>
              <w:rPr>
                <w:b w:val="0"/>
                <w:bCs w:val="0"/>
              </w:rPr>
            </w:pPr>
            <w:hyperlink w:anchor="_T0012:_Startup_behaviour" w:history="1">
              <w:r w:rsidRPr="00337D7F">
                <w:rPr>
                  <w:rStyle w:val="Hyperlink"/>
                  <w:color w:val="auto"/>
                  <w:u w:val="none"/>
                </w:rPr>
                <w:t>T0012</w:t>
              </w:r>
            </w:hyperlink>
          </w:p>
        </w:tc>
        <w:tc>
          <w:tcPr>
            <w:tcW w:w="3330" w:type="dxa"/>
          </w:tcPr>
          <w:p w14:paraId="3E2A0153" w14:textId="35B6A53C" w:rsidR="00D261D1" w:rsidRPr="00337D7F" w:rsidRDefault="00D261D1" w:rsidP="00D261D1">
            <w:pPr>
              <w:pStyle w:val="Table-small"/>
              <w:cnfStyle w:val="000000100000" w:firstRow="0" w:lastRow="0" w:firstColumn="0" w:lastColumn="0" w:oddVBand="0" w:evenVBand="0" w:oddHBand="1" w:evenHBand="0" w:firstRowFirstColumn="0" w:firstRowLastColumn="0" w:lastRowFirstColumn="0" w:lastRowLastColumn="0"/>
            </w:pPr>
            <w:hyperlink w:anchor="_T0012:_Startup_behaviour" w:history="1">
              <w:r w:rsidRPr="00337D7F">
                <w:rPr>
                  <w:rStyle w:val="Hyperlink"/>
                  <w:color w:val="auto"/>
                  <w:u w:val="none"/>
                </w:rPr>
                <w:t>Startup behaviour</w:t>
              </w:r>
            </w:hyperlink>
          </w:p>
        </w:tc>
        <w:tc>
          <w:tcPr>
            <w:tcW w:w="3555" w:type="dxa"/>
            <w:gridSpan w:val="3"/>
          </w:tcPr>
          <w:p w14:paraId="6C819C80" w14:textId="60B8A390" w:rsidR="00D261D1" w:rsidRPr="00AE4266" w:rsidRDefault="0071467C" w:rsidP="00D261D1">
            <w:pPr>
              <w:pStyle w:val="Table-small"/>
              <w:cnfStyle w:val="000000100000" w:firstRow="0" w:lastRow="0" w:firstColumn="0" w:lastColumn="0" w:oddVBand="0" w:evenVBand="0" w:oddHBand="1" w:evenHBand="0" w:firstRowFirstColumn="0" w:firstRowLastColumn="0" w:lastRowFirstColumn="0" w:lastRowLastColumn="0"/>
            </w:pPr>
            <w:r>
              <w:t>0</w:t>
            </w:r>
            <w:r w:rsidR="6AADC95B">
              <w:t>3</w:t>
            </w:r>
            <w:r>
              <w:t>:</w:t>
            </w:r>
            <w:r w:rsidR="0073234C">
              <w:t>3</w:t>
            </w:r>
            <w:r w:rsidR="37BE9070">
              <w:t>0</w:t>
            </w:r>
            <w:r w:rsidR="0073234C">
              <w:t>.</w:t>
            </w:r>
            <w:r w:rsidR="1F4186B0">
              <w:t>20</w:t>
            </w:r>
          </w:p>
        </w:tc>
        <w:tc>
          <w:tcPr>
            <w:tcW w:w="1242" w:type="dxa"/>
          </w:tcPr>
          <w:p w14:paraId="1325C57C" w14:textId="46391B98" w:rsidR="66198A6A" w:rsidRDefault="66198A6A" w:rsidP="0EBF5EEB">
            <w:pPr>
              <w:pStyle w:val="Table-small"/>
              <w:cnfStyle w:val="000000100000" w:firstRow="0" w:lastRow="0" w:firstColumn="0" w:lastColumn="0" w:oddVBand="0" w:evenVBand="0" w:oddHBand="1" w:evenHBand="0" w:firstRowFirstColumn="0" w:firstRowLastColumn="0" w:lastRowFirstColumn="0" w:lastRowLastColumn="0"/>
            </w:pPr>
            <w:r>
              <w:t>-</w:t>
            </w:r>
          </w:p>
        </w:tc>
      </w:tr>
      <w:tr w:rsidR="00D261D1" w:rsidRPr="00AE4266" w14:paraId="2B520B0F" w14:textId="77777777" w:rsidTr="00431352">
        <w:trPr>
          <w:trHeight w:val="300"/>
        </w:trPr>
        <w:tc>
          <w:tcPr>
            <w:cnfStyle w:val="001000000000" w:firstRow="0" w:lastRow="0" w:firstColumn="1" w:lastColumn="0" w:oddVBand="0" w:evenVBand="0" w:oddHBand="0" w:evenHBand="0" w:firstRowFirstColumn="0" w:firstRowLastColumn="0" w:lastRowFirstColumn="0" w:lastRowLastColumn="0"/>
            <w:tcW w:w="1503" w:type="dxa"/>
          </w:tcPr>
          <w:p w14:paraId="32AADF24" w14:textId="69CD907F" w:rsidR="00D261D1" w:rsidRPr="00337D7F" w:rsidRDefault="00D261D1" w:rsidP="00D261D1">
            <w:pPr>
              <w:pStyle w:val="Table-small"/>
              <w:rPr>
                <w:b w:val="0"/>
                <w:bCs w:val="0"/>
              </w:rPr>
            </w:pPr>
            <w:hyperlink w:anchor="_T0013:_Inv_Enable_functionality" w:history="1">
              <w:r w:rsidRPr="00337D7F">
                <w:rPr>
                  <w:rStyle w:val="Hyperlink"/>
                  <w:color w:val="auto"/>
                  <w:u w:val="none"/>
                </w:rPr>
                <w:t>T0013</w:t>
              </w:r>
            </w:hyperlink>
          </w:p>
        </w:tc>
        <w:tc>
          <w:tcPr>
            <w:tcW w:w="3330" w:type="dxa"/>
          </w:tcPr>
          <w:p w14:paraId="603F4224" w14:textId="39550F00" w:rsidR="00D261D1" w:rsidRPr="00337D7F" w:rsidRDefault="00D261D1" w:rsidP="00D261D1">
            <w:pPr>
              <w:pStyle w:val="Table-small"/>
              <w:cnfStyle w:val="000000000000" w:firstRow="0" w:lastRow="0" w:firstColumn="0" w:lastColumn="0" w:oddVBand="0" w:evenVBand="0" w:oddHBand="0" w:evenHBand="0" w:firstRowFirstColumn="0" w:firstRowLastColumn="0" w:lastRowFirstColumn="0" w:lastRowLastColumn="0"/>
            </w:pPr>
            <w:hyperlink w:anchor="_T0013:_Inv_Enable_functionality" w:history="1">
              <w:r w:rsidRPr="00337D7F">
                <w:rPr>
                  <w:rStyle w:val="Hyperlink"/>
                  <w:color w:val="auto"/>
                  <w:u w:val="none"/>
                </w:rPr>
                <w:t>Inv_Enable functionality</w:t>
              </w:r>
            </w:hyperlink>
          </w:p>
        </w:tc>
        <w:tc>
          <w:tcPr>
            <w:tcW w:w="1245" w:type="dxa"/>
          </w:tcPr>
          <w:p w14:paraId="75D945A7" w14:textId="6CA600E1" w:rsidR="00D261D1" w:rsidRPr="00AE4266" w:rsidRDefault="0073234C" w:rsidP="00D261D1">
            <w:pPr>
              <w:pStyle w:val="Table-small"/>
              <w:cnfStyle w:val="000000000000" w:firstRow="0" w:lastRow="0" w:firstColumn="0" w:lastColumn="0" w:oddVBand="0" w:evenVBand="0" w:oddHBand="0" w:evenHBand="0" w:firstRowFirstColumn="0" w:firstRowLastColumn="0" w:lastRowFirstColumn="0" w:lastRowLastColumn="0"/>
            </w:pPr>
            <w:r>
              <w:t>00:00.</w:t>
            </w:r>
            <w:r w:rsidR="164DDA00">
              <w:t>47</w:t>
            </w:r>
          </w:p>
        </w:tc>
        <w:tc>
          <w:tcPr>
            <w:tcW w:w="1125" w:type="dxa"/>
          </w:tcPr>
          <w:p w14:paraId="62EF3657" w14:textId="25E0C9CE" w:rsidR="373B6128" w:rsidRDefault="373B6128" w:rsidP="3B4D658A">
            <w:pPr>
              <w:pStyle w:val="Table-small"/>
              <w:cnfStyle w:val="000000000000" w:firstRow="0" w:lastRow="0" w:firstColumn="0" w:lastColumn="0" w:oddVBand="0" w:evenVBand="0" w:oddHBand="0" w:evenHBand="0" w:firstRowFirstColumn="0" w:firstRowLastColumn="0" w:lastRowFirstColumn="0" w:lastRowLastColumn="0"/>
            </w:pPr>
            <w:r>
              <w:t>00:00.46</w:t>
            </w:r>
          </w:p>
        </w:tc>
        <w:tc>
          <w:tcPr>
            <w:tcW w:w="1185" w:type="dxa"/>
          </w:tcPr>
          <w:p w14:paraId="01DF5CBF" w14:textId="0D78504A" w:rsidR="6904E2CC" w:rsidRDefault="6904E2CC" w:rsidP="3B4D658A">
            <w:pPr>
              <w:pStyle w:val="Table-small"/>
              <w:cnfStyle w:val="000000000000" w:firstRow="0" w:lastRow="0" w:firstColumn="0" w:lastColumn="0" w:oddVBand="0" w:evenVBand="0" w:oddHBand="0" w:evenHBand="0" w:firstRowFirstColumn="0" w:firstRowLastColumn="0" w:lastRowFirstColumn="0" w:lastRowLastColumn="0"/>
            </w:pPr>
            <w:r>
              <w:t>-</w:t>
            </w:r>
          </w:p>
        </w:tc>
        <w:tc>
          <w:tcPr>
            <w:tcW w:w="1242" w:type="dxa"/>
          </w:tcPr>
          <w:p w14:paraId="5D208106" w14:textId="1CBFC1A0" w:rsidR="51704508" w:rsidRDefault="51704508" w:rsidP="0EBF5EEB">
            <w:pPr>
              <w:pStyle w:val="Table-small"/>
              <w:cnfStyle w:val="000000000000" w:firstRow="0" w:lastRow="0" w:firstColumn="0" w:lastColumn="0" w:oddVBand="0" w:evenVBand="0" w:oddHBand="0" w:evenHBand="0" w:firstRowFirstColumn="0" w:firstRowLastColumn="0" w:lastRowFirstColumn="0" w:lastRowLastColumn="0"/>
            </w:pPr>
            <w:r>
              <w:t>-</w:t>
            </w:r>
          </w:p>
        </w:tc>
      </w:tr>
      <w:tr w:rsidR="00D261D1" w:rsidRPr="00AE4266" w14:paraId="74C77ACD" w14:textId="77777777" w:rsidTr="004313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3" w:type="dxa"/>
          </w:tcPr>
          <w:p w14:paraId="7EAA7E3B" w14:textId="59E5EB4A" w:rsidR="00D261D1" w:rsidRPr="00337D7F" w:rsidRDefault="00D261D1" w:rsidP="00D261D1">
            <w:pPr>
              <w:pStyle w:val="Table-small"/>
              <w:rPr>
                <w:b w:val="0"/>
                <w:bCs w:val="0"/>
              </w:rPr>
            </w:pPr>
            <w:hyperlink w:anchor="_T0014:_Line_regulation" w:history="1">
              <w:r w:rsidRPr="00337D7F">
                <w:rPr>
                  <w:rStyle w:val="Hyperlink"/>
                  <w:color w:val="auto"/>
                  <w:u w:val="none"/>
                </w:rPr>
                <w:t>T0014</w:t>
              </w:r>
            </w:hyperlink>
          </w:p>
        </w:tc>
        <w:tc>
          <w:tcPr>
            <w:tcW w:w="3330" w:type="dxa"/>
          </w:tcPr>
          <w:p w14:paraId="6DB9A739" w14:textId="0F92C060" w:rsidR="00D261D1" w:rsidRPr="00337D7F" w:rsidRDefault="00D261D1" w:rsidP="00D261D1">
            <w:pPr>
              <w:pStyle w:val="Table-small"/>
              <w:cnfStyle w:val="000000100000" w:firstRow="0" w:lastRow="0" w:firstColumn="0" w:lastColumn="0" w:oddVBand="0" w:evenVBand="0" w:oddHBand="1" w:evenHBand="0" w:firstRowFirstColumn="0" w:firstRowLastColumn="0" w:lastRowFirstColumn="0" w:lastRowLastColumn="0"/>
            </w:pPr>
            <w:hyperlink w:anchor="_T0014:_Line_regulation" w:history="1">
              <w:r w:rsidRPr="00337D7F">
                <w:rPr>
                  <w:rStyle w:val="Hyperlink"/>
                  <w:color w:val="auto"/>
                  <w:u w:val="none"/>
                </w:rPr>
                <w:t>Line regulation</w:t>
              </w:r>
            </w:hyperlink>
          </w:p>
        </w:tc>
        <w:tc>
          <w:tcPr>
            <w:tcW w:w="1245" w:type="dxa"/>
          </w:tcPr>
          <w:p w14:paraId="06513769" w14:textId="000B53EC" w:rsidR="00D261D1" w:rsidRPr="00AE4266" w:rsidRDefault="00A50A79" w:rsidP="00D261D1">
            <w:pPr>
              <w:pStyle w:val="Table-small"/>
              <w:cnfStyle w:val="000000100000" w:firstRow="0" w:lastRow="0" w:firstColumn="0" w:lastColumn="0" w:oddVBand="0" w:evenVBand="0" w:oddHBand="1" w:evenHBand="0" w:firstRowFirstColumn="0" w:firstRowLastColumn="0" w:lastRowFirstColumn="0" w:lastRowLastColumn="0"/>
            </w:pPr>
            <w:r>
              <w:t>00:</w:t>
            </w:r>
            <w:r w:rsidR="0073713E">
              <w:t>1</w:t>
            </w:r>
            <w:r w:rsidR="16338229">
              <w:t>5.43</w:t>
            </w:r>
          </w:p>
        </w:tc>
        <w:tc>
          <w:tcPr>
            <w:tcW w:w="1125" w:type="dxa"/>
          </w:tcPr>
          <w:p w14:paraId="163D8173" w14:textId="03CFA36C" w:rsidR="562A3366" w:rsidRDefault="562A3366" w:rsidP="3B4D658A">
            <w:pPr>
              <w:pStyle w:val="Table-small"/>
              <w:cnfStyle w:val="000000100000" w:firstRow="0" w:lastRow="0" w:firstColumn="0" w:lastColumn="0" w:oddVBand="0" w:evenVBand="0" w:oddHBand="1" w:evenHBand="0" w:firstRowFirstColumn="0" w:firstRowLastColumn="0" w:lastRowFirstColumn="0" w:lastRowLastColumn="0"/>
            </w:pPr>
            <w:r>
              <w:t>00:04.97</w:t>
            </w:r>
          </w:p>
        </w:tc>
        <w:tc>
          <w:tcPr>
            <w:tcW w:w="1185" w:type="dxa"/>
          </w:tcPr>
          <w:p w14:paraId="6FDE3B6D" w14:textId="2EEA242B" w:rsidR="639C2E02" w:rsidRDefault="639C2E02" w:rsidP="3B4D658A">
            <w:pPr>
              <w:pStyle w:val="Table-small"/>
              <w:cnfStyle w:val="000000100000" w:firstRow="0" w:lastRow="0" w:firstColumn="0" w:lastColumn="0" w:oddVBand="0" w:evenVBand="0" w:oddHBand="1" w:evenHBand="0" w:firstRowFirstColumn="0" w:firstRowLastColumn="0" w:lastRowFirstColumn="0" w:lastRowLastColumn="0"/>
            </w:pPr>
            <w:r>
              <w:t>00:02.</w:t>
            </w:r>
            <w:r w:rsidR="1FCDB283">
              <w:t>80</w:t>
            </w:r>
          </w:p>
        </w:tc>
        <w:tc>
          <w:tcPr>
            <w:tcW w:w="1242" w:type="dxa"/>
          </w:tcPr>
          <w:p w14:paraId="24D90773" w14:textId="79604D52" w:rsidR="634A0EE5" w:rsidRDefault="634A0EE5" w:rsidP="0EBF5EEB">
            <w:pPr>
              <w:pStyle w:val="Table-small"/>
              <w:cnfStyle w:val="000000100000" w:firstRow="0" w:lastRow="0" w:firstColumn="0" w:lastColumn="0" w:oddVBand="0" w:evenVBand="0" w:oddHBand="1" w:evenHBand="0" w:firstRowFirstColumn="0" w:firstRowLastColumn="0" w:lastRowFirstColumn="0" w:lastRowLastColumn="0"/>
            </w:pPr>
            <w:r>
              <w:t>-</w:t>
            </w:r>
          </w:p>
        </w:tc>
      </w:tr>
      <w:tr w:rsidR="00D261D1" w:rsidRPr="00AE4266" w14:paraId="29A74236" w14:textId="77777777" w:rsidTr="00431352">
        <w:trPr>
          <w:trHeight w:val="300"/>
        </w:trPr>
        <w:tc>
          <w:tcPr>
            <w:cnfStyle w:val="001000000000" w:firstRow="0" w:lastRow="0" w:firstColumn="1" w:lastColumn="0" w:oddVBand="0" w:evenVBand="0" w:oddHBand="0" w:evenHBand="0" w:firstRowFirstColumn="0" w:firstRowLastColumn="0" w:lastRowFirstColumn="0" w:lastRowLastColumn="0"/>
            <w:tcW w:w="1503" w:type="dxa"/>
          </w:tcPr>
          <w:p w14:paraId="5D9D0DE9" w14:textId="6D312646" w:rsidR="00D261D1" w:rsidRPr="00337D7F" w:rsidRDefault="00D261D1" w:rsidP="00D261D1">
            <w:pPr>
              <w:pStyle w:val="Table-small"/>
              <w:rPr>
                <w:b w:val="0"/>
                <w:bCs w:val="0"/>
              </w:rPr>
            </w:pPr>
            <w:hyperlink w:anchor="_T0015:_Load_regulation" w:history="1">
              <w:r w:rsidRPr="00337D7F">
                <w:rPr>
                  <w:rStyle w:val="Hyperlink"/>
                  <w:color w:val="auto"/>
                  <w:u w:val="none"/>
                </w:rPr>
                <w:t>T0015</w:t>
              </w:r>
            </w:hyperlink>
          </w:p>
        </w:tc>
        <w:tc>
          <w:tcPr>
            <w:tcW w:w="3330" w:type="dxa"/>
          </w:tcPr>
          <w:p w14:paraId="6D2B96F5" w14:textId="236486BC" w:rsidR="00D261D1" w:rsidRPr="00337D7F" w:rsidRDefault="00D261D1" w:rsidP="00D261D1">
            <w:pPr>
              <w:pStyle w:val="Table-small"/>
              <w:cnfStyle w:val="000000000000" w:firstRow="0" w:lastRow="0" w:firstColumn="0" w:lastColumn="0" w:oddVBand="0" w:evenVBand="0" w:oddHBand="0" w:evenHBand="0" w:firstRowFirstColumn="0" w:firstRowLastColumn="0" w:lastRowFirstColumn="0" w:lastRowLastColumn="0"/>
            </w:pPr>
            <w:hyperlink w:anchor="_T0015:_Load_regulation" w:history="1">
              <w:r w:rsidRPr="00337D7F">
                <w:rPr>
                  <w:rStyle w:val="Hyperlink"/>
                  <w:color w:val="auto"/>
                  <w:u w:val="none"/>
                </w:rPr>
                <w:t>Load regulation</w:t>
              </w:r>
            </w:hyperlink>
          </w:p>
        </w:tc>
        <w:tc>
          <w:tcPr>
            <w:tcW w:w="2370" w:type="dxa"/>
            <w:gridSpan w:val="2"/>
          </w:tcPr>
          <w:p w14:paraId="3C4B23C0" w14:textId="7EB3102F" w:rsidR="00D261D1" w:rsidRPr="00AE4266" w:rsidRDefault="00686CAF" w:rsidP="00D261D1">
            <w:pPr>
              <w:pStyle w:val="Table-small"/>
              <w:cnfStyle w:val="000000000000" w:firstRow="0" w:lastRow="0" w:firstColumn="0" w:lastColumn="0" w:oddVBand="0" w:evenVBand="0" w:oddHBand="0" w:evenHBand="0" w:firstRowFirstColumn="0" w:firstRowLastColumn="0" w:lastRowFirstColumn="0" w:lastRowLastColumn="0"/>
            </w:pPr>
            <w:r>
              <w:t>00:09.</w:t>
            </w:r>
            <w:r w:rsidR="0540ABEB">
              <w:t>3</w:t>
            </w:r>
            <w:r w:rsidR="589BEC5D">
              <w:t>0</w:t>
            </w:r>
          </w:p>
        </w:tc>
        <w:tc>
          <w:tcPr>
            <w:tcW w:w="1185" w:type="dxa"/>
          </w:tcPr>
          <w:p w14:paraId="7C4E5A18" w14:textId="6D34B168" w:rsidR="5DDFB9E2" w:rsidRDefault="5DDFB9E2" w:rsidP="3B4D658A">
            <w:pPr>
              <w:pStyle w:val="Table-small"/>
              <w:cnfStyle w:val="000000000000" w:firstRow="0" w:lastRow="0" w:firstColumn="0" w:lastColumn="0" w:oddVBand="0" w:evenVBand="0" w:oddHBand="0" w:evenHBand="0" w:firstRowFirstColumn="0" w:firstRowLastColumn="0" w:lastRowFirstColumn="0" w:lastRowLastColumn="0"/>
            </w:pPr>
            <w:r>
              <w:t>00:0</w:t>
            </w:r>
            <w:r w:rsidR="5F8A6B78">
              <w:t>1</w:t>
            </w:r>
            <w:r>
              <w:t>.</w:t>
            </w:r>
            <w:r w:rsidR="07FE2BA7">
              <w:t>9</w:t>
            </w:r>
            <w:r>
              <w:t>6</w:t>
            </w:r>
          </w:p>
        </w:tc>
        <w:tc>
          <w:tcPr>
            <w:tcW w:w="1242" w:type="dxa"/>
          </w:tcPr>
          <w:p w14:paraId="78FF3FAF" w14:textId="1AF31CF4" w:rsidR="07EF69B9" w:rsidRDefault="07EF69B9" w:rsidP="0EBF5EEB">
            <w:pPr>
              <w:pStyle w:val="Table-small"/>
              <w:cnfStyle w:val="000000000000" w:firstRow="0" w:lastRow="0" w:firstColumn="0" w:lastColumn="0" w:oddVBand="0" w:evenVBand="0" w:oddHBand="0" w:evenHBand="0" w:firstRowFirstColumn="0" w:firstRowLastColumn="0" w:lastRowFirstColumn="0" w:lastRowLastColumn="0"/>
            </w:pPr>
            <w:r>
              <w:t>-</w:t>
            </w:r>
          </w:p>
        </w:tc>
      </w:tr>
      <w:tr w:rsidR="00D261D1" w:rsidRPr="00AE4266" w14:paraId="223B25B6" w14:textId="77777777" w:rsidTr="0043135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503" w:type="dxa"/>
          </w:tcPr>
          <w:p w14:paraId="3143EC9C" w14:textId="593DCF0F" w:rsidR="00D261D1" w:rsidRPr="00337D7F" w:rsidRDefault="00D261D1" w:rsidP="00D261D1">
            <w:pPr>
              <w:pStyle w:val="Table-small"/>
              <w:rPr>
                <w:b w:val="0"/>
                <w:bCs w:val="0"/>
              </w:rPr>
            </w:pPr>
            <w:hyperlink w:anchor="_T0016:_Efficiency" w:history="1">
              <w:r w:rsidRPr="00337D7F">
                <w:rPr>
                  <w:rStyle w:val="Hyperlink"/>
                  <w:color w:val="auto"/>
                  <w:u w:val="none"/>
                </w:rPr>
                <w:t>T0016</w:t>
              </w:r>
            </w:hyperlink>
          </w:p>
        </w:tc>
        <w:tc>
          <w:tcPr>
            <w:tcW w:w="3330" w:type="dxa"/>
          </w:tcPr>
          <w:p w14:paraId="15D8EC40" w14:textId="6DC1ED98" w:rsidR="00D261D1" w:rsidRPr="00337D7F" w:rsidRDefault="00D261D1" w:rsidP="00D261D1">
            <w:pPr>
              <w:pStyle w:val="Table-small"/>
              <w:cnfStyle w:val="000000100000" w:firstRow="0" w:lastRow="0" w:firstColumn="0" w:lastColumn="0" w:oddVBand="0" w:evenVBand="0" w:oddHBand="1" w:evenHBand="0" w:firstRowFirstColumn="0" w:firstRowLastColumn="0" w:lastRowFirstColumn="0" w:lastRowLastColumn="0"/>
            </w:pPr>
            <w:hyperlink w:anchor="_T0016:_Efficiency" w:history="1">
              <w:r w:rsidRPr="00337D7F">
                <w:rPr>
                  <w:rStyle w:val="Hyperlink"/>
                  <w:color w:val="auto"/>
                  <w:u w:val="none"/>
                </w:rPr>
                <w:t>Efficiency</w:t>
              </w:r>
            </w:hyperlink>
          </w:p>
        </w:tc>
        <w:tc>
          <w:tcPr>
            <w:tcW w:w="1245" w:type="dxa"/>
          </w:tcPr>
          <w:p w14:paraId="3DEC02FB" w14:textId="560AE4C1" w:rsidR="00D261D1" w:rsidRPr="00AE4266" w:rsidRDefault="00686CAF" w:rsidP="00D261D1">
            <w:pPr>
              <w:pStyle w:val="Table-small"/>
              <w:cnfStyle w:val="000000100000" w:firstRow="0" w:lastRow="0" w:firstColumn="0" w:lastColumn="0" w:oddVBand="0" w:evenVBand="0" w:oddHBand="1" w:evenHBand="0" w:firstRowFirstColumn="0" w:firstRowLastColumn="0" w:lastRowFirstColumn="0" w:lastRowLastColumn="0"/>
            </w:pPr>
            <w:r>
              <w:t>0</w:t>
            </w:r>
            <w:r w:rsidR="264C1210">
              <w:t>3</w:t>
            </w:r>
            <w:r>
              <w:t>:</w:t>
            </w:r>
            <w:r w:rsidR="4D1DF566">
              <w:t>16</w:t>
            </w:r>
            <w:r>
              <w:t>.</w:t>
            </w:r>
            <w:r w:rsidR="7D7B11FB">
              <w:t>22</w:t>
            </w:r>
          </w:p>
        </w:tc>
        <w:tc>
          <w:tcPr>
            <w:tcW w:w="1125" w:type="dxa"/>
          </w:tcPr>
          <w:p w14:paraId="0745C1DC" w14:textId="25FD173D" w:rsidR="3F46273F" w:rsidRDefault="2CCE6E11" w:rsidP="3B4D658A">
            <w:pPr>
              <w:pStyle w:val="Table-small"/>
              <w:cnfStyle w:val="000000100000" w:firstRow="0" w:lastRow="0" w:firstColumn="0" w:lastColumn="0" w:oddVBand="0" w:evenVBand="0" w:oddHBand="1" w:evenHBand="0" w:firstRowFirstColumn="0" w:firstRowLastColumn="0" w:lastRowFirstColumn="0" w:lastRowLastColumn="0"/>
            </w:pPr>
            <w:r>
              <w:t>01:12.47</w:t>
            </w:r>
          </w:p>
        </w:tc>
        <w:tc>
          <w:tcPr>
            <w:tcW w:w="2427" w:type="dxa"/>
            <w:gridSpan w:val="2"/>
          </w:tcPr>
          <w:p w14:paraId="07B6793C" w14:textId="485F4F56" w:rsidR="56057BA1" w:rsidRDefault="56057BA1" w:rsidP="3B4D658A">
            <w:pPr>
              <w:pStyle w:val="Table-small"/>
              <w:cnfStyle w:val="000000100000" w:firstRow="0" w:lastRow="0" w:firstColumn="0" w:lastColumn="0" w:oddVBand="0" w:evenVBand="0" w:oddHBand="1" w:evenHBand="0" w:firstRowFirstColumn="0" w:firstRowLastColumn="0" w:lastRowFirstColumn="0" w:lastRowLastColumn="0"/>
            </w:pPr>
            <w:r>
              <w:t>00:04.68</w:t>
            </w:r>
          </w:p>
        </w:tc>
      </w:tr>
      <w:tr w:rsidR="00D261D1" w:rsidRPr="00AE4266" w14:paraId="1FAD0D83" w14:textId="77777777" w:rsidTr="00431352">
        <w:trPr>
          <w:trHeight w:val="300"/>
        </w:trPr>
        <w:tc>
          <w:tcPr>
            <w:cnfStyle w:val="001000000000" w:firstRow="0" w:lastRow="0" w:firstColumn="1" w:lastColumn="0" w:oddVBand="0" w:evenVBand="0" w:oddHBand="0" w:evenHBand="0" w:firstRowFirstColumn="0" w:firstRowLastColumn="0" w:lastRowFirstColumn="0" w:lastRowLastColumn="0"/>
            <w:tcW w:w="1503" w:type="dxa"/>
          </w:tcPr>
          <w:p w14:paraId="2E41B5E1" w14:textId="13FD9001" w:rsidR="00D261D1" w:rsidRPr="00337D7F" w:rsidRDefault="00D261D1" w:rsidP="00D261D1">
            <w:pPr>
              <w:pStyle w:val="Table-small"/>
              <w:rPr>
                <w:b w:val="0"/>
                <w:bCs w:val="0"/>
              </w:rPr>
            </w:pPr>
            <w:hyperlink w:anchor="_T0017:_Output_voltage" w:history="1">
              <w:r w:rsidRPr="00337D7F">
                <w:rPr>
                  <w:rStyle w:val="Hyperlink"/>
                  <w:color w:val="auto"/>
                  <w:u w:val="none"/>
                </w:rPr>
                <w:t>T0017</w:t>
              </w:r>
            </w:hyperlink>
          </w:p>
        </w:tc>
        <w:tc>
          <w:tcPr>
            <w:tcW w:w="3330" w:type="dxa"/>
          </w:tcPr>
          <w:p w14:paraId="29EB48B0" w14:textId="78993C71" w:rsidR="00D261D1" w:rsidRPr="00337D7F" w:rsidRDefault="00D261D1" w:rsidP="00D261D1">
            <w:pPr>
              <w:pStyle w:val="Table-small"/>
              <w:cnfStyle w:val="000000000000" w:firstRow="0" w:lastRow="0" w:firstColumn="0" w:lastColumn="0" w:oddVBand="0" w:evenVBand="0" w:oddHBand="0" w:evenHBand="0" w:firstRowFirstColumn="0" w:firstRowLastColumn="0" w:lastRowFirstColumn="0" w:lastRowLastColumn="0"/>
            </w:pPr>
            <w:hyperlink w:anchor="_T0017:_Output_voltage" w:history="1">
              <w:r w:rsidRPr="00337D7F">
                <w:rPr>
                  <w:rStyle w:val="Hyperlink"/>
                  <w:color w:val="auto"/>
                  <w:u w:val="none"/>
                </w:rPr>
                <w:t>Output voltage ripple</w:t>
              </w:r>
            </w:hyperlink>
          </w:p>
        </w:tc>
        <w:tc>
          <w:tcPr>
            <w:tcW w:w="1245" w:type="dxa"/>
          </w:tcPr>
          <w:p w14:paraId="42505A82" w14:textId="03CE374F" w:rsidR="00D261D1" w:rsidRPr="00AE4266" w:rsidRDefault="00A47D9C" w:rsidP="00D261D1">
            <w:pPr>
              <w:pStyle w:val="Table-small"/>
              <w:cnfStyle w:val="000000000000" w:firstRow="0" w:lastRow="0" w:firstColumn="0" w:lastColumn="0" w:oddVBand="0" w:evenVBand="0" w:oddHBand="0" w:evenHBand="0" w:firstRowFirstColumn="0" w:firstRowLastColumn="0" w:lastRowFirstColumn="0" w:lastRowLastColumn="0"/>
            </w:pPr>
            <w:r>
              <w:t>00:</w:t>
            </w:r>
            <w:r w:rsidR="3FCE1E06">
              <w:t>18.99</w:t>
            </w:r>
          </w:p>
        </w:tc>
        <w:tc>
          <w:tcPr>
            <w:tcW w:w="1125" w:type="dxa"/>
          </w:tcPr>
          <w:p w14:paraId="1B533281" w14:textId="48EA4ABA" w:rsidR="72BE9CF9" w:rsidRDefault="72BE9CF9" w:rsidP="3B4D658A">
            <w:pPr>
              <w:pStyle w:val="Table-small"/>
              <w:cnfStyle w:val="000000000000" w:firstRow="0" w:lastRow="0" w:firstColumn="0" w:lastColumn="0" w:oddVBand="0" w:evenVBand="0" w:oddHBand="0" w:evenHBand="0" w:firstRowFirstColumn="0" w:firstRowLastColumn="0" w:lastRowFirstColumn="0" w:lastRowLastColumn="0"/>
            </w:pPr>
            <w:r>
              <w:t>-</w:t>
            </w:r>
          </w:p>
        </w:tc>
        <w:tc>
          <w:tcPr>
            <w:tcW w:w="2427" w:type="dxa"/>
            <w:gridSpan w:val="2"/>
          </w:tcPr>
          <w:p w14:paraId="02461EB9" w14:textId="67E17DFE" w:rsidR="3C927749" w:rsidRDefault="3C927749" w:rsidP="3B4D658A">
            <w:pPr>
              <w:pStyle w:val="Table-small"/>
              <w:cnfStyle w:val="000000000000" w:firstRow="0" w:lastRow="0" w:firstColumn="0" w:lastColumn="0" w:oddVBand="0" w:evenVBand="0" w:oddHBand="0" w:evenHBand="0" w:firstRowFirstColumn="0" w:firstRowLastColumn="0" w:lastRowFirstColumn="0" w:lastRowLastColumn="0"/>
            </w:pPr>
            <w:r>
              <w:t>00:03.43</w:t>
            </w:r>
          </w:p>
        </w:tc>
      </w:tr>
      <w:tr w:rsidR="00D261D1" w:rsidRPr="00AE4266" w14:paraId="59123006" w14:textId="77777777" w:rsidTr="004313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3" w:type="dxa"/>
          </w:tcPr>
          <w:p w14:paraId="6CEC9D2D" w14:textId="2D1EA1CD" w:rsidR="00D261D1" w:rsidRPr="00337D7F" w:rsidRDefault="00D261D1" w:rsidP="00D261D1">
            <w:pPr>
              <w:pStyle w:val="Table-small"/>
              <w:rPr>
                <w:b w:val="0"/>
                <w:bCs w:val="0"/>
              </w:rPr>
            </w:pPr>
            <w:hyperlink w:anchor="_T0018:_VIS_module" w:history="1">
              <w:r w:rsidRPr="00337D7F">
                <w:rPr>
                  <w:rStyle w:val="Hyperlink"/>
                  <w:color w:val="auto"/>
                  <w:u w:val="none"/>
                </w:rPr>
                <w:t>T0018</w:t>
              </w:r>
            </w:hyperlink>
          </w:p>
        </w:tc>
        <w:tc>
          <w:tcPr>
            <w:tcW w:w="3330" w:type="dxa"/>
          </w:tcPr>
          <w:p w14:paraId="4C56B186" w14:textId="6951835B" w:rsidR="00D261D1" w:rsidRPr="00337D7F" w:rsidRDefault="00D261D1" w:rsidP="00D261D1">
            <w:pPr>
              <w:pStyle w:val="Table-small"/>
              <w:cnfStyle w:val="000000100000" w:firstRow="0" w:lastRow="0" w:firstColumn="0" w:lastColumn="0" w:oddVBand="0" w:evenVBand="0" w:oddHBand="1" w:evenHBand="0" w:firstRowFirstColumn="0" w:firstRowLastColumn="0" w:lastRowFirstColumn="0" w:lastRowLastColumn="0"/>
            </w:pPr>
            <w:hyperlink w:anchor="_T0018:_VIS_module" w:history="1">
              <w:r w:rsidRPr="00337D7F">
                <w:rPr>
                  <w:rStyle w:val="Hyperlink"/>
                  <w:color w:val="auto"/>
                  <w:u w:val="none"/>
                </w:rPr>
                <w:t>VIS module test</w:t>
              </w:r>
            </w:hyperlink>
          </w:p>
        </w:tc>
        <w:tc>
          <w:tcPr>
            <w:tcW w:w="4797" w:type="dxa"/>
            <w:gridSpan w:val="4"/>
          </w:tcPr>
          <w:p w14:paraId="34E53AEC" w14:textId="14BFC613" w:rsidR="00D261D1" w:rsidRPr="00AE4266" w:rsidRDefault="0058541A" w:rsidP="00D261D1">
            <w:pPr>
              <w:pStyle w:val="Table-small"/>
              <w:cnfStyle w:val="000000100000" w:firstRow="0" w:lastRow="0" w:firstColumn="0" w:lastColumn="0" w:oddVBand="0" w:evenVBand="0" w:oddHBand="1" w:evenHBand="0" w:firstRowFirstColumn="0" w:firstRowLastColumn="0" w:lastRowFirstColumn="0" w:lastRowLastColumn="0"/>
            </w:pPr>
            <w:r>
              <w:t>Not implemented</w:t>
            </w:r>
          </w:p>
        </w:tc>
      </w:tr>
      <w:tr w:rsidR="00D261D1" w:rsidRPr="00AE4266" w14:paraId="277C78D6" w14:textId="77777777" w:rsidTr="00431352">
        <w:trPr>
          <w:trHeight w:val="300"/>
        </w:trPr>
        <w:tc>
          <w:tcPr>
            <w:cnfStyle w:val="001000000000" w:firstRow="0" w:lastRow="0" w:firstColumn="1" w:lastColumn="0" w:oddVBand="0" w:evenVBand="0" w:oddHBand="0" w:evenHBand="0" w:firstRowFirstColumn="0" w:firstRowLastColumn="0" w:lastRowFirstColumn="0" w:lastRowLastColumn="0"/>
            <w:tcW w:w="1503" w:type="dxa"/>
          </w:tcPr>
          <w:p w14:paraId="237DA3E2" w14:textId="49B6EA9C" w:rsidR="00D261D1" w:rsidRPr="00337D7F" w:rsidRDefault="00D261D1" w:rsidP="00D261D1">
            <w:pPr>
              <w:pStyle w:val="Table-small"/>
              <w:rPr>
                <w:b w:val="0"/>
                <w:bCs w:val="0"/>
              </w:rPr>
            </w:pPr>
            <w:hyperlink w:anchor="_T0019:_Transient_load" w:history="1">
              <w:r w:rsidRPr="00337D7F">
                <w:rPr>
                  <w:rStyle w:val="Hyperlink"/>
                  <w:color w:val="auto"/>
                  <w:u w:val="none"/>
                </w:rPr>
                <w:t>T0019</w:t>
              </w:r>
            </w:hyperlink>
          </w:p>
        </w:tc>
        <w:tc>
          <w:tcPr>
            <w:tcW w:w="3330" w:type="dxa"/>
          </w:tcPr>
          <w:p w14:paraId="2604E700" w14:textId="5E8D3A86" w:rsidR="00D261D1" w:rsidRPr="00337D7F" w:rsidRDefault="00D261D1" w:rsidP="00D261D1">
            <w:pPr>
              <w:pStyle w:val="Table-small"/>
              <w:cnfStyle w:val="000000000000" w:firstRow="0" w:lastRow="0" w:firstColumn="0" w:lastColumn="0" w:oddVBand="0" w:evenVBand="0" w:oddHBand="0" w:evenHBand="0" w:firstRowFirstColumn="0" w:firstRowLastColumn="0" w:lastRowFirstColumn="0" w:lastRowLastColumn="0"/>
            </w:pPr>
            <w:hyperlink w:anchor="_T0019:_Transient_load" w:history="1">
              <w:r w:rsidRPr="00337D7F">
                <w:rPr>
                  <w:rStyle w:val="Hyperlink"/>
                  <w:color w:val="auto"/>
                  <w:u w:val="none"/>
                </w:rPr>
                <w:t>Transient load</w:t>
              </w:r>
            </w:hyperlink>
          </w:p>
        </w:tc>
        <w:tc>
          <w:tcPr>
            <w:tcW w:w="4797" w:type="dxa"/>
            <w:gridSpan w:val="4"/>
          </w:tcPr>
          <w:p w14:paraId="251EBE6F" w14:textId="5F883B86" w:rsidR="00D261D1" w:rsidRPr="00AE4266" w:rsidRDefault="303EDA8B" w:rsidP="00D261D1">
            <w:pPr>
              <w:pStyle w:val="Table-small"/>
              <w:cnfStyle w:val="000000000000" w:firstRow="0" w:lastRow="0" w:firstColumn="0" w:lastColumn="0" w:oddVBand="0" w:evenVBand="0" w:oddHBand="0" w:evenHBand="0" w:firstRowFirstColumn="0" w:firstRowLastColumn="0" w:lastRowFirstColumn="0" w:lastRowLastColumn="0"/>
            </w:pPr>
            <w:r>
              <w:t>Not implemented</w:t>
            </w:r>
          </w:p>
        </w:tc>
      </w:tr>
    </w:tbl>
    <w:p w14:paraId="1D6799EC" w14:textId="77777777" w:rsidR="00B574F4" w:rsidRDefault="00B574F4" w:rsidP="00B574F4"/>
    <w:tbl>
      <w:tblPr>
        <w:tblStyle w:val="GridTable4-Accent3"/>
        <w:tblW w:w="5000" w:type="pct"/>
        <w:tblLayout w:type="fixed"/>
        <w:tblLook w:val="04A0" w:firstRow="1" w:lastRow="0" w:firstColumn="1" w:lastColumn="0" w:noHBand="0" w:noVBand="1"/>
      </w:tblPr>
      <w:tblGrid>
        <w:gridCol w:w="1914"/>
        <w:gridCol w:w="4884"/>
        <w:gridCol w:w="2831"/>
      </w:tblGrid>
      <w:tr w:rsidR="00CD0DE3" w:rsidRPr="00AE4266" w14:paraId="1A9BB4EA" w14:textId="77777777" w:rsidTr="0EBF5EE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4" w:type="pct"/>
          </w:tcPr>
          <w:p w14:paraId="4E868EB8" w14:textId="4317A720" w:rsidR="00CD0DE3" w:rsidRPr="00AE4266" w:rsidRDefault="00CD0DE3" w:rsidP="006137D9">
            <w:pPr>
              <w:pStyle w:val="Table-small"/>
            </w:pPr>
            <w:r>
              <w:t>ID</w:t>
            </w:r>
          </w:p>
        </w:tc>
        <w:tc>
          <w:tcPr>
            <w:tcW w:w="2536" w:type="pct"/>
          </w:tcPr>
          <w:p w14:paraId="1B1DF7F8" w14:textId="00ACE51B" w:rsidR="00CD0DE3" w:rsidRPr="00AE4266" w:rsidRDefault="519459F0" w:rsidP="006137D9">
            <w:pPr>
              <w:pStyle w:val="Table-small"/>
              <w:cnfStyle w:val="100000000000" w:firstRow="1" w:lastRow="0" w:firstColumn="0" w:lastColumn="0" w:oddVBand="0" w:evenVBand="0" w:oddHBand="0" w:evenHBand="0" w:firstRowFirstColumn="0" w:firstRowLastColumn="0" w:lastRowFirstColumn="0" w:lastRowLastColumn="0"/>
            </w:pPr>
            <w:r>
              <w:t xml:space="preserve">Test stage </w:t>
            </w:r>
            <w:r w:rsidR="6E8FF78F">
              <w:t>name</w:t>
            </w:r>
          </w:p>
        </w:tc>
        <w:tc>
          <w:tcPr>
            <w:tcW w:w="1470" w:type="pct"/>
          </w:tcPr>
          <w:p w14:paraId="67BEB7BD" w14:textId="77777777" w:rsidR="00CD0DE3" w:rsidRPr="00AE4266" w:rsidRDefault="00CD0DE3" w:rsidP="006137D9">
            <w:pPr>
              <w:pStyle w:val="Table-small"/>
              <w:cnfStyle w:val="100000000000" w:firstRow="1" w:lastRow="0" w:firstColumn="0" w:lastColumn="0" w:oddVBand="0" w:evenVBand="0" w:oddHBand="0" w:evenHBand="0" w:firstRowFirstColumn="0" w:firstRowLastColumn="0" w:lastRowFirstColumn="0" w:lastRowLastColumn="0"/>
            </w:pPr>
            <w:r>
              <w:t>Duration [ MM:SS ]</w:t>
            </w:r>
          </w:p>
        </w:tc>
      </w:tr>
      <w:tr w:rsidR="00CD0DE3" w:rsidRPr="00AE4266" w14:paraId="4C43253F" w14:textId="77777777" w:rsidTr="0EBF5EE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4" w:type="pct"/>
          </w:tcPr>
          <w:p w14:paraId="62783405" w14:textId="5B1AF032" w:rsidR="00CD0DE3" w:rsidRPr="00683A21" w:rsidRDefault="00337D7F" w:rsidP="006137D9">
            <w:pPr>
              <w:pStyle w:val="Table-small"/>
            </w:pPr>
            <w:hyperlink w:anchor="_Connectivity_test_(CONN)" w:history="1">
              <w:r w:rsidRPr="00683A21">
                <w:rPr>
                  <w:rStyle w:val="Hyperlink"/>
                  <w:color w:val="auto"/>
                  <w:u w:val="none"/>
                </w:rPr>
                <w:t>CONN</w:t>
              </w:r>
            </w:hyperlink>
          </w:p>
        </w:tc>
        <w:tc>
          <w:tcPr>
            <w:tcW w:w="2536" w:type="pct"/>
          </w:tcPr>
          <w:p w14:paraId="38709ACE" w14:textId="3137125B" w:rsidR="00CD0DE3" w:rsidRPr="00683A21" w:rsidRDefault="00337D7F" w:rsidP="006137D9">
            <w:pPr>
              <w:pStyle w:val="Table-small"/>
              <w:cnfStyle w:val="000000100000" w:firstRow="0" w:lastRow="0" w:firstColumn="0" w:lastColumn="0" w:oddVBand="0" w:evenVBand="0" w:oddHBand="1" w:evenHBand="0" w:firstRowFirstColumn="0" w:firstRowLastColumn="0" w:lastRowFirstColumn="0" w:lastRowLastColumn="0"/>
            </w:pPr>
            <w:hyperlink w:anchor="_Connectivity_test_(CONN)" w:history="1">
              <w:r w:rsidRPr="00683A21">
                <w:rPr>
                  <w:rStyle w:val="Hyperlink"/>
                  <w:color w:val="auto"/>
                  <w:u w:val="none"/>
                </w:rPr>
                <w:t xml:space="preserve">Connectivity test </w:t>
              </w:r>
            </w:hyperlink>
          </w:p>
        </w:tc>
        <w:tc>
          <w:tcPr>
            <w:tcW w:w="1470" w:type="pct"/>
          </w:tcPr>
          <w:p w14:paraId="52EF9565" w14:textId="3E7118DA" w:rsidR="00CD0DE3" w:rsidRPr="00AE4266" w:rsidRDefault="3160EBED" w:rsidP="006137D9">
            <w:pPr>
              <w:pStyle w:val="Table-small"/>
              <w:cnfStyle w:val="000000100000" w:firstRow="0" w:lastRow="0" w:firstColumn="0" w:lastColumn="0" w:oddVBand="0" w:evenVBand="0" w:oddHBand="1" w:evenHBand="0" w:firstRowFirstColumn="0" w:firstRowLastColumn="0" w:lastRowFirstColumn="0" w:lastRowLastColumn="0"/>
            </w:pPr>
            <w:r>
              <w:t>00:</w:t>
            </w:r>
            <w:r w:rsidR="4D63289F">
              <w:t>0</w:t>
            </w:r>
            <w:r w:rsidR="146262EA">
              <w:t>3.70</w:t>
            </w:r>
          </w:p>
        </w:tc>
      </w:tr>
      <w:tr w:rsidR="00CD0DE3" w:rsidRPr="00AE4266" w14:paraId="43B7C9BC" w14:textId="77777777" w:rsidTr="0EBF5EEB">
        <w:trPr>
          <w:trHeight w:val="300"/>
        </w:trPr>
        <w:tc>
          <w:tcPr>
            <w:cnfStyle w:val="001000000000" w:firstRow="0" w:lastRow="0" w:firstColumn="1" w:lastColumn="0" w:oddVBand="0" w:evenVBand="0" w:oddHBand="0" w:evenHBand="0" w:firstRowFirstColumn="0" w:firstRowLastColumn="0" w:lastRowFirstColumn="0" w:lastRowLastColumn="0"/>
            <w:tcW w:w="994" w:type="pct"/>
          </w:tcPr>
          <w:p w14:paraId="46F8CEC2" w14:textId="20745D4C" w:rsidR="00CD0DE3" w:rsidRPr="00683A21" w:rsidRDefault="00337D7F" w:rsidP="006137D9">
            <w:pPr>
              <w:pStyle w:val="Table-small"/>
            </w:pPr>
            <w:hyperlink w:anchor="_Characterization_(CHAR)" w:history="1">
              <w:r w:rsidRPr="00683A21">
                <w:rPr>
                  <w:rStyle w:val="Hyperlink"/>
                  <w:color w:val="auto"/>
                  <w:u w:val="none"/>
                </w:rPr>
                <w:t>CHAR</w:t>
              </w:r>
            </w:hyperlink>
          </w:p>
        </w:tc>
        <w:tc>
          <w:tcPr>
            <w:tcW w:w="2536" w:type="pct"/>
          </w:tcPr>
          <w:p w14:paraId="5220BF65" w14:textId="1EE482D1" w:rsidR="00CD0DE3" w:rsidRPr="00683A21" w:rsidRDefault="00337D7F" w:rsidP="006137D9">
            <w:pPr>
              <w:pStyle w:val="Table-small"/>
              <w:cnfStyle w:val="000000000000" w:firstRow="0" w:lastRow="0" w:firstColumn="0" w:lastColumn="0" w:oddVBand="0" w:evenVBand="0" w:oddHBand="0" w:evenHBand="0" w:firstRowFirstColumn="0" w:firstRowLastColumn="0" w:lastRowFirstColumn="0" w:lastRowLastColumn="0"/>
            </w:pPr>
            <w:hyperlink w:anchor="_Characterization_(CHAR)" w:history="1">
              <w:r w:rsidRPr="00683A21">
                <w:rPr>
                  <w:rStyle w:val="Hyperlink"/>
                  <w:color w:val="auto"/>
                  <w:u w:val="none"/>
                </w:rPr>
                <w:t>Characterization</w:t>
              </w:r>
            </w:hyperlink>
            <w:r w:rsidR="003F4ECC" w:rsidRPr="00683A21">
              <w:t xml:space="preserve"> </w:t>
            </w:r>
          </w:p>
        </w:tc>
        <w:tc>
          <w:tcPr>
            <w:tcW w:w="1470" w:type="pct"/>
          </w:tcPr>
          <w:p w14:paraId="4D5B5424" w14:textId="37EB18E0" w:rsidR="00CD0DE3" w:rsidRPr="00AE4266" w:rsidRDefault="22A3F8F2" w:rsidP="006137D9">
            <w:pPr>
              <w:pStyle w:val="Table-small"/>
              <w:cnfStyle w:val="000000000000" w:firstRow="0" w:lastRow="0" w:firstColumn="0" w:lastColumn="0" w:oddVBand="0" w:evenVBand="0" w:oddHBand="0" w:evenHBand="0" w:firstRowFirstColumn="0" w:firstRowLastColumn="0" w:lastRowFirstColumn="0" w:lastRowLastColumn="0"/>
            </w:pPr>
            <w:r>
              <w:t>10:39.93</w:t>
            </w:r>
            <w:r w:rsidR="16CF9CBB">
              <w:t xml:space="preserve"> (</w:t>
            </w:r>
            <w:r w:rsidR="56624A30">
              <w:t>at</w:t>
            </w:r>
            <w:r w:rsidR="6CE7180C">
              <w:t xml:space="preserve"> 1 </w:t>
            </w:r>
            <w:r w:rsidR="1FC80644">
              <w:t>temperature</w:t>
            </w:r>
            <w:r w:rsidR="16CF9CBB">
              <w:t>)</w:t>
            </w:r>
          </w:p>
        </w:tc>
      </w:tr>
      <w:tr w:rsidR="005822A4" w:rsidRPr="00AE4266" w14:paraId="0ED38C23" w14:textId="77777777" w:rsidTr="0EBF5EE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4" w:type="pct"/>
          </w:tcPr>
          <w:p w14:paraId="7CC31745" w14:textId="4F88014D" w:rsidR="005822A4" w:rsidRPr="00683A21" w:rsidRDefault="005822A4" w:rsidP="005822A4">
            <w:pPr>
              <w:pStyle w:val="Table-small"/>
              <w:rPr>
                <w:b w:val="0"/>
                <w:bCs w:val="0"/>
              </w:rPr>
            </w:pPr>
            <w:hyperlink w:anchor="_Final_Test_(FT)" w:history="1">
              <w:r w:rsidRPr="00683A21">
                <w:rPr>
                  <w:rStyle w:val="Hyperlink"/>
                  <w:color w:val="auto"/>
                  <w:u w:val="none"/>
                </w:rPr>
                <w:t>FT</w:t>
              </w:r>
            </w:hyperlink>
          </w:p>
        </w:tc>
        <w:tc>
          <w:tcPr>
            <w:tcW w:w="2536" w:type="pct"/>
          </w:tcPr>
          <w:p w14:paraId="6360BA6F" w14:textId="05B79402" w:rsidR="005822A4" w:rsidRPr="00683A21" w:rsidRDefault="005822A4" w:rsidP="005822A4">
            <w:pPr>
              <w:pStyle w:val="Table-small"/>
              <w:cnfStyle w:val="000000100000" w:firstRow="0" w:lastRow="0" w:firstColumn="0" w:lastColumn="0" w:oddVBand="0" w:evenVBand="0" w:oddHBand="1" w:evenHBand="0" w:firstRowFirstColumn="0" w:firstRowLastColumn="0" w:lastRowFirstColumn="0" w:lastRowLastColumn="0"/>
            </w:pPr>
            <w:hyperlink w:anchor="_Final_Test_(FT)" w:history="1">
              <w:r w:rsidRPr="00683A21">
                <w:rPr>
                  <w:rStyle w:val="Hyperlink"/>
                  <w:color w:val="auto"/>
                  <w:u w:val="none"/>
                </w:rPr>
                <w:t>Final Test</w:t>
              </w:r>
            </w:hyperlink>
          </w:p>
        </w:tc>
        <w:tc>
          <w:tcPr>
            <w:tcW w:w="1470" w:type="pct"/>
          </w:tcPr>
          <w:p w14:paraId="10DD24A5" w14:textId="6533DBB4" w:rsidR="005822A4" w:rsidRPr="00D0089B" w:rsidRDefault="535CBCAD" w:rsidP="0EBF5EEB">
            <w:pPr>
              <w:pStyle w:val="Table-small"/>
              <w:cnfStyle w:val="000000100000" w:firstRow="0" w:lastRow="0" w:firstColumn="0" w:lastColumn="0" w:oddVBand="0" w:evenVBand="0" w:oddHBand="1" w:evenHBand="0" w:firstRowFirstColumn="0" w:firstRowLastColumn="0" w:lastRowFirstColumn="0" w:lastRowLastColumn="0"/>
            </w:pPr>
            <w:r w:rsidRPr="0EBF5EEB">
              <w:t>07:15.01</w:t>
            </w:r>
            <w:r w:rsidR="03D8B691" w:rsidRPr="0EBF5EEB">
              <w:t xml:space="preserve"> (at 1 temperature)</w:t>
            </w:r>
          </w:p>
        </w:tc>
      </w:tr>
      <w:tr w:rsidR="005822A4" w:rsidRPr="00AE4266" w14:paraId="64C4275A" w14:textId="77777777" w:rsidTr="0EBF5EEB">
        <w:trPr>
          <w:trHeight w:val="300"/>
        </w:trPr>
        <w:tc>
          <w:tcPr>
            <w:cnfStyle w:val="001000000000" w:firstRow="0" w:lastRow="0" w:firstColumn="1" w:lastColumn="0" w:oddVBand="0" w:evenVBand="0" w:oddHBand="0" w:evenHBand="0" w:firstRowFirstColumn="0" w:firstRowLastColumn="0" w:lastRowFirstColumn="0" w:lastRowLastColumn="0"/>
            <w:tcW w:w="994" w:type="pct"/>
          </w:tcPr>
          <w:p w14:paraId="17FA61F3" w14:textId="2A4474D9" w:rsidR="005822A4" w:rsidRPr="00683A21" w:rsidRDefault="005822A4" w:rsidP="005822A4">
            <w:pPr>
              <w:pStyle w:val="Table-small"/>
              <w:rPr>
                <w:b w:val="0"/>
                <w:bCs w:val="0"/>
              </w:rPr>
            </w:pPr>
            <w:hyperlink w:anchor="_DCDC-Module_testing_(MODULE)" w:history="1">
              <w:r w:rsidRPr="00683A21">
                <w:rPr>
                  <w:rStyle w:val="Hyperlink"/>
                  <w:color w:val="auto"/>
                  <w:u w:val="none"/>
                </w:rPr>
                <w:t>MODULE</w:t>
              </w:r>
            </w:hyperlink>
          </w:p>
        </w:tc>
        <w:tc>
          <w:tcPr>
            <w:tcW w:w="2536" w:type="pct"/>
          </w:tcPr>
          <w:p w14:paraId="7B8C6CA8" w14:textId="7EE4EFEC" w:rsidR="005822A4" w:rsidRPr="00683A21" w:rsidRDefault="005822A4" w:rsidP="005822A4">
            <w:pPr>
              <w:pStyle w:val="Table-small"/>
              <w:cnfStyle w:val="000000000000" w:firstRow="0" w:lastRow="0" w:firstColumn="0" w:lastColumn="0" w:oddVBand="0" w:evenVBand="0" w:oddHBand="0" w:evenHBand="0" w:firstRowFirstColumn="0" w:firstRowLastColumn="0" w:lastRowFirstColumn="0" w:lastRowLastColumn="0"/>
            </w:pPr>
            <w:hyperlink w:anchor="_DCDC-Module_testing_(MODULE)" w:history="1">
              <w:r w:rsidRPr="00683A21">
                <w:rPr>
                  <w:rStyle w:val="Hyperlink"/>
                  <w:color w:val="auto"/>
                  <w:u w:val="none"/>
                </w:rPr>
                <w:t>DCDC-Module testing</w:t>
              </w:r>
            </w:hyperlink>
          </w:p>
        </w:tc>
        <w:tc>
          <w:tcPr>
            <w:tcW w:w="1470" w:type="pct"/>
          </w:tcPr>
          <w:p w14:paraId="553170E0" w14:textId="1D2B9802" w:rsidR="005822A4" w:rsidRPr="00D0089B" w:rsidRDefault="03B5534A" w:rsidP="0EBF5EEB">
            <w:pPr>
              <w:pStyle w:val="Table-small"/>
              <w:cnfStyle w:val="000000000000" w:firstRow="0" w:lastRow="0" w:firstColumn="0" w:lastColumn="0" w:oddVBand="0" w:evenVBand="0" w:oddHBand="0" w:evenHBand="0" w:firstRowFirstColumn="0" w:firstRowLastColumn="0" w:lastRowFirstColumn="0" w:lastRowLastColumn="0"/>
            </w:pPr>
            <w:r w:rsidRPr="0EBF5EEB">
              <w:t>05:26.12</w:t>
            </w:r>
            <w:r w:rsidR="193BA310" w:rsidRPr="0EBF5EEB">
              <w:t xml:space="preserve"> (at 1 temperature)</w:t>
            </w:r>
          </w:p>
        </w:tc>
      </w:tr>
      <w:tr w:rsidR="005822A4" w:rsidRPr="00AE4266" w14:paraId="0CD7CF8A" w14:textId="77777777" w:rsidTr="0EBF5EE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4" w:type="pct"/>
          </w:tcPr>
          <w:p w14:paraId="2789F161" w14:textId="2C0053D3" w:rsidR="005822A4" w:rsidRPr="00683A21" w:rsidRDefault="005822A4" w:rsidP="005822A4">
            <w:pPr>
              <w:pStyle w:val="Table-small"/>
              <w:rPr>
                <w:b w:val="0"/>
                <w:bCs w:val="0"/>
              </w:rPr>
            </w:pPr>
            <w:hyperlink w:anchor="_Vision_DCDC_sub-board" w:history="1">
              <w:r w:rsidRPr="00683A21">
                <w:rPr>
                  <w:rStyle w:val="Hyperlink"/>
                  <w:color w:val="auto"/>
                  <w:u w:val="none"/>
                </w:rPr>
                <w:t>VIS</w:t>
              </w:r>
            </w:hyperlink>
          </w:p>
        </w:tc>
        <w:tc>
          <w:tcPr>
            <w:tcW w:w="2536" w:type="pct"/>
          </w:tcPr>
          <w:p w14:paraId="71FDE1C3" w14:textId="6283E0AE" w:rsidR="005822A4" w:rsidRPr="00683A21" w:rsidRDefault="005822A4" w:rsidP="005822A4">
            <w:pPr>
              <w:pStyle w:val="Table-small"/>
              <w:cnfStyle w:val="000000100000" w:firstRow="0" w:lastRow="0" w:firstColumn="0" w:lastColumn="0" w:oddVBand="0" w:evenVBand="0" w:oddHBand="1" w:evenHBand="0" w:firstRowFirstColumn="0" w:firstRowLastColumn="0" w:lastRowFirstColumn="0" w:lastRowLastColumn="0"/>
            </w:pPr>
            <w:hyperlink w:anchor="_Vision_DCDC_sub-board" w:history="1">
              <w:r w:rsidRPr="00683A21">
                <w:rPr>
                  <w:rStyle w:val="Hyperlink"/>
                  <w:color w:val="auto"/>
                  <w:u w:val="none"/>
                </w:rPr>
                <w:t>Vision DCDC sub-board testing</w:t>
              </w:r>
            </w:hyperlink>
          </w:p>
        </w:tc>
        <w:tc>
          <w:tcPr>
            <w:tcW w:w="1470" w:type="pct"/>
          </w:tcPr>
          <w:p w14:paraId="33CAF9A4" w14:textId="48B96B12" w:rsidR="005822A4" w:rsidRPr="00D0089B" w:rsidRDefault="0E9CEAA8" w:rsidP="0EBF5EEB">
            <w:pPr>
              <w:pStyle w:val="Table-small"/>
              <w:cnfStyle w:val="000000100000" w:firstRow="0" w:lastRow="0" w:firstColumn="0" w:lastColumn="0" w:oddVBand="0" w:evenVBand="0" w:oddHBand="1" w:evenHBand="0" w:firstRowFirstColumn="0" w:firstRowLastColumn="0" w:lastRowFirstColumn="0" w:lastRowLastColumn="0"/>
            </w:pPr>
            <w:r w:rsidRPr="0EBF5EEB">
              <w:t>00:10.57</w:t>
            </w:r>
            <w:r w:rsidR="3C37BC80" w:rsidRPr="0EBF5EEB">
              <w:t xml:space="preserve"> (at 1 temperature)</w:t>
            </w:r>
          </w:p>
        </w:tc>
      </w:tr>
      <w:tr w:rsidR="00487596" w:rsidRPr="00AE4266" w14:paraId="7EE1D6EF" w14:textId="77777777" w:rsidTr="0EBF5EEB">
        <w:trPr>
          <w:trHeight w:val="300"/>
        </w:trPr>
        <w:tc>
          <w:tcPr>
            <w:cnfStyle w:val="001000000000" w:firstRow="0" w:lastRow="0" w:firstColumn="1" w:lastColumn="0" w:oddVBand="0" w:evenVBand="0" w:oddHBand="0" w:evenHBand="0" w:firstRowFirstColumn="0" w:firstRowLastColumn="0" w:lastRowFirstColumn="0" w:lastRowLastColumn="0"/>
            <w:tcW w:w="994" w:type="pct"/>
          </w:tcPr>
          <w:p w14:paraId="12CE829F" w14:textId="0D94FE9B" w:rsidR="00487596" w:rsidRDefault="00487596" w:rsidP="00487596">
            <w:pPr>
              <w:pStyle w:val="Table-small"/>
            </w:pPr>
            <w:r>
              <w:t>OTP_CHAR</w:t>
            </w:r>
          </w:p>
        </w:tc>
        <w:tc>
          <w:tcPr>
            <w:tcW w:w="2536" w:type="pct"/>
          </w:tcPr>
          <w:p w14:paraId="1775BA46" w14:textId="6976844E" w:rsidR="00487596" w:rsidRDefault="00487596" w:rsidP="00487596">
            <w:pPr>
              <w:pStyle w:val="Table-small"/>
              <w:cnfStyle w:val="000000000000" w:firstRow="0" w:lastRow="0" w:firstColumn="0" w:lastColumn="0" w:oddVBand="0" w:evenVBand="0" w:oddHBand="0" w:evenHBand="0" w:firstRowFirstColumn="0" w:firstRowLastColumn="0" w:lastRowFirstColumn="0" w:lastRowLastColumn="0"/>
            </w:pPr>
            <w:hyperlink w:anchor="_Characterization_(CHAR)" w:history="1">
              <w:r w:rsidRPr="0EBF5EEB">
                <w:rPr>
                  <w:rStyle w:val="Hyperlink"/>
                  <w:color w:val="auto"/>
                  <w:u w:val="none"/>
                </w:rPr>
                <w:t>Characterization</w:t>
              </w:r>
            </w:hyperlink>
            <w:r>
              <w:t xml:space="preserve"> OTP block</w:t>
            </w:r>
          </w:p>
        </w:tc>
        <w:tc>
          <w:tcPr>
            <w:tcW w:w="1470" w:type="pct"/>
          </w:tcPr>
          <w:p w14:paraId="1A77BEDD" w14:textId="4BDAC2DB" w:rsidR="00487596" w:rsidRPr="00D0089B" w:rsidRDefault="4563610F" w:rsidP="0EBF5EEB">
            <w:pPr>
              <w:pStyle w:val="Table-small"/>
              <w:cnfStyle w:val="000000000000" w:firstRow="0" w:lastRow="0" w:firstColumn="0" w:lastColumn="0" w:oddVBand="0" w:evenVBand="0" w:oddHBand="0" w:evenHBand="0" w:firstRowFirstColumn="0" w:firstRowLastColumn="0" w:lastRowFirstColumn="0" w:lastRowLastColumn="0"/>
            </w:pPr>
            <w:r w:rsidRPr="0EBF5EEB">
              <w:t>00:08.60</w:t>
            </w:r>
            <w:r w:rsidR="0D2FB758" w:rsidRPr="0EBF5EEB">
              <w:t xml:space="preserve"> (at 1 temperature)</w:t>
            </w:r>
          </w:p>
        </w:tc>
      </w:tr>
    </w:tbl>
    <w:p w14:paraId="77C29176" w14:textId="4DAFBBFC" w:rsidR="00A47D9C" w:rsidDel="00D0089B" w:rsidRDefault="00A47D9C" w:rsidP="00B574F4">
      <w:pPr>
        <w:rPr>
          <w:del w:id="58" w:author="Jonathan Vanden Berk" w:date="2025-10-06T16:24:00Z" w16du:dateUtc="2025-10-06T14:24:00Z"/>
        </w:rPr>
      </w:pPr>
      <w:bookmarkStart w:id="59" w:name="_Toc211241664"/>
      <w:bookmarkEnd w:id="59"/>
    </w:p>
    <w:p w14:paraId="37AE7971" w14:textId="6C60FA28" w:rsidR="00B13C40" w:rsidRPr="00AE4266" w:rsidRDefault="00B13C40" w:rsidP="00B13C40">
      <w:pPr>
        <w:pStyle w:val="Heading2"/>
      </w:pPr>
      <w:bookmarkStart w:id="60" w:name="_Toc211426716"/>
      <w:r w:rsidRPr="00AE4266">
        <w:t>Test equipment</w:t>
      </w:r>
      <w:bookmarkEnd w:id="60"/>
    </w:p>
    <w:p w14:paraId="2978AE73" w14:textId="017FA183" w:rsidR="00B13C40" w:rsidRPr="00AE4266" w:rsidRDefault="00B13C40" w:rsidP="00B13C40">
      <w:r w:rsidRPr="00AE4266">
        <w:t>All</w:t>
      </w:r>
      <w:r w:rsidR="00BE4EA4" w:rsidRPr="00AE4266">
        <w:t xml:space="preserve"> </w:t>
      </w:r>
      <w:r w:rsidR="005C12BD" w:rsidRPr="00AE4266">
        <w:t>test equipment</w:t>
      </w:r>
      <w:r w:rsidRPr="00AE4266">
        <w:t xml:space="preserve"> </w:t>
      </w:r>
      <w:r w:rsidR="00BE4EA4" w:rsidRPr="00AE4266">
        <w:t>outlined</w:t>
      </w:r>
      <w:r w:rsidRPr="00AE4266">
        <w:t xml:space="preserve"> in the </w:t>
      </w:r>
      <w:r w:rsidR="00A548A6" w:rsidRPr="00AE4266">
        <w:t>hardware</w:t>
      </w:r>
      <w:r w:rsidR="00D404C0" w:rsidRPr="00AE4266">
        <w:t xml:space="preserve"> </w:t>
      </w:r>
      <w:r w:rsidRPr="00AE4266">
        <w:t xml:space="preserve">overview </w:t>
      </w:r>
      <w:r w:rsidR="001433CF" w:rsidRPr="00AE4266">
        <w:t>is</w:t>
      </w:r>
      <w:r w:rsidRPr="00AE4266">
        <w:t xml:space="preserve"> listed in </w:t>
      </w:r>
      <w:r w:rsidRPr="00AE4266">
        <w:fldChar w:fldCharType="begin"/>
      </w:r>
      <w:r w:rsidRPr="00AE4266">
        <w:instrText xml:space="preserve"> REF _Ref121403998 \h </w:instrText>
      </w:r>
      <w:r w:rsidRPr="00AE4266">
        <w:fldChar w:fldCharType="separate"/>
      </w:r>
      <w:r w:rsidR="00C31325" w:rsidRPr="00AE4266">
        <w:t>Table 5</w:t>
      </w:r>
      <w:r w:rsidRPr="00AE4266">
        <w:fldChar w:fldCharType="end"/>
      </w:r>
      <w:r w:rsidR="009A4208" w:rsidRPr="00AE4266">
        <w:t xml:space="preserve"> and </w:t>
      </w:r>
      <w:r w:rsidR="004B2015" w:rsidRPr="00AE4266">
        <w:fldChar w:fldCharType="begin"/>
      </w:r>
      <w:r w:rsidR="004B2015" w:rsidRPr="00AE4266">
        <w:instrText xml:space="preserve"> REF _Ref189557915 \h </w:instrText>
      </w:r>
      <w:r w:rsidR="004B2015" w:rsidRPr="00AE4266">
        <w:fldChar w:fldCharType="separate"/>
      </w:r>
      <w:r w:rsidR="00C31325" w:rsidRPr="00AE4266">
        <w:t>Table 6</w:t>
      </w:r>
      <w:r w:rsidR="004B2015" w:rsidRPr="00AE4266">
        <w:fldChar w:fldCharType="end"/>
      </w:r>
      <w:r w:rsidRPr="00AE4266">
        <w:t xml:space="preserve">. </w:t>
      </w:r>
      <w:r w:rsidR="00A62D3B" w:rsidRPr="00AE4266">
        <w:t>The</w:t>
      </w:r>
      <w:r w:rsidR="001433CF" w:rsidRPr="00AE4266">
        <w:t>se</w:t>
      </w:r>
      <w:r w:rsidR="00A62D3B" w:rsidRPr="00AE4266">
        <w:t xml:space="preserve"> table</w:t>
      </w:r>
      <w:r w:rsidR="001433CF" w:rsidRPr="00AE4266">
        <w:t>s</w:t>
      </w:r>
      <w:r w:rsidR="00A62D3B" w:rsidRPr="00AE4266">
        <w:t xml:space="preserve"> provide recommendations for the </w:t>
      </w:r>
      <w:r w:rsidR="00537936" w:rsidRPr="00AE4266">
        <w:t>required</w:t>
      </w:r>
      <w:r w:rsidR="00A650BE" w:rsidRPr="00AE4266">
        <w:t xml:space="preserve"> </w:t>
      </w:r>
      <w:r w:rsidR="00A62D3B" w:rsidRPr="00AE4266">
        <w:t xml:space="preserve">instruments </w:t>
      </w:r>
      <w:r w:rsidR="00FC030B" w:rsidRPr="00AE4266">
        <w:t xml:space="preserve">during the </w:t>
      </w:r>
      <w:r w:rsidR="00E00522" w:rsidRPr="00AE4266">
        <w:t xml:space="preserve">different </w:t>
      </w:r>
      <w:r w:rsidR="00E07034" w:rsidRPr="00AE4266">
        <w:t>test</w:t>
      </w:r>
      <w:r w:rsidR="00D46719" w:rsidRPr="00AE4266">
        <w:t xml:space="preserve">, indicate their availability based on the test schedule, and specify whether the equipment remains calibrated throughout the various test phases. </w:t>
      </w:r>
    </w:p>
    <w:p w14:paraId="15C937EA" w14:textId="74FBE15E" w:rsidR="00B13C40" w:rsidRPr="00AE4266" w:rsidRDefault="00B13C40" w:rsidP="00B13C40">
      <w:pPr>
        <w:pStyle w:val="Caption"/>
        <w:keepNext/>
        <w:rPr>
          <w:lang w:val="en-GB"/>
        </w:rPr>
      </w:pPr>
      <w:bookmarkStart w:id="61" w:name="_Ref121403998"/>
      <w:bookmarkStart w:id="62" w:name="_Toc131774972"/>
      <w:bookmarkStart w:id="63" w:name="_Toc211426672"/>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4</w:t>
      </w:r>
      <w:r w:rsidRPr="00AE4266">
        <w:rPr>
          <w:lang w:val="en-GB"/>
        </w:rPr>
        <w:fldChar w:fldCharType="end"/>
      </w:r>
      <w:bookmarkEnd w:id="61"/>
      <w:r w:rsidRPr="00AE4266">
        <w:rPr>
          <w:lang w:val="en-GB"/>
        </w:rPr>
        <w:t>: Measurement Equipment overview</w:t>
      </w:r>
      <w:bookmarkEnd w:id="62"/>
      <w:bookmarkEnd w:id="63"/>
    </w:p>
    <w:tbl>
      <w:tblPr>
        <w:tblStyle w:val="GridTable4-Accent3"/>
        <w:tblW w:w="5057" w:type="pct"/>
        <w:tblLayout w:type="fixed"/>
        <w:tblLook w:val="04A0" w:firstRow="1" w:lastRow="0" w:firstColumn="1" w:lastColumn="0" w:noHBand="0" w:noVBand="1"/>
      </w:tblPr>
      <w:tblGrid>
        <w:gridCol w:w="2186"/>
        <w:gridCol w:w="2183"/>
        <w:gridCol w:w="2857"/>
        <w:gridCol w:w="1134"/>
        <w:gridCol w:w="1379"/>
      </w:tblGrid>
      <w:tr w:rsidR="00492D69" w:rsidRPr="00AE4266" w14:paraId="7E9441E1" w14:textId="77777777" w:rsidTr="0EBF5E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pct"/>
          </w:tcPr>
          <w:p w14:paraId="6372C015" w14:textId="77777777" w:rsidR="00492D69" w:rsidRPr="00AE4266" w:rsidRDefault="00492D69">
            <w:pPr>
              <w:pStyle w:val="Table-small"/>
            </w:pPr>
            <w:r w:rsidRPr="00AE4266">
              <w:t>Instrument name</w:t>
            </w:r>
          </w:p>
        </w:tc>
        <w:tc>
          <w:tcPr>
            <w:tcW w:w="1120" w:type="pct"/>
          </w:tcPr>
          <w:p w14:paraId="443FC8AF" w14:textId="77777777" w:rsidR="00492D69" w:rsidRPr="00AE4266" w:rsidRDefault="00492D69">
            <w:pPr>
              <w:pStyle w:val="Table-small"/>
              <w:cnfStyle w:val="100000000000" w:firstRow="1" w:lastRow="0" w:firstColumn="0" w:lastColumn="0" w:oddVBand="0" w:evenVBand="0" w:oddHBand="0" w:evenHBand="0" w:firstRowFirstColumn="0" w:firstRowLastColumn="0" w:lastRowFirstColumn="0" w:lastRowLastColumn="0"/>
            </w:pPr>
            <w:r w:rsidRPr="00AE4266">
              <w:t>Instrument type</w:t>
            </w:r>
          </w:p>
        </w:tc>
        <w:tc>
          <w:tcPr>
            <w:tcW w:w="1467" w:type="pct"/>
          </w:tcPr>
          <w:p w14:paraId="5E02C05B" w14:textId="1980418E" w:rsidR="00492D69" w:rsidRPr="00AE4266" w:rsidRDefault="00492D69">
            <w:pPr>
              <w:pStyle w:val="Table-small"/>
              <w:cnfStyle w:val="100000000000" w:firstRow="1" w:lastRow="0" w:firstColumn="0" w:lastColumn="0" w:oddVBand="0" w:evenVBand="0" w:oddHBand="0" w:evenHBand="0" w:firstRowFirstColumn="0" w:firstRowLastColumn="0" w:lastRowFirstColumn="0" w:lastRowLastColumn="0"/>
            </w:pPr>
            <w:r w:rsidRPr="00AE4266">
              <w:t>Short descriptio</w:t>
            </w:r>
            <w:r w:rsidRPr="00AE4266">
              <w:rPr>
                <w:b w:val="0"/>
                <w:bCs w:val="0"/>
              </w:rPr>
              <w:t>n</w:t>
            </w:r>
          </w:p>
        </w:tc>
        <w:tc>
          <w:tcPr>
            <w:tcW w:w="582" w:type="pct"/>
          </w:tcPr>
          <w:p w14:paraId="25019A4B" w14:textId="57F4821B" w:rsidR="00492D69" w:rsidRPr="00AE4266" w:rsidRDefault="00492D69">
            <w:pPr>
              <w:pStyle w:val="Table-small"/>
              <w:cnfStyle w:val="100000000000" w:firstRow="1" w:lastRow="0" w:firstColumn="0" w:lastColumn="0" w:oddVBand="0" w:evenVBand="0" w:oddHBand="0" w:evenHBand="0" w:firstRowFirstColumn="0" w:firstRowLastColumn="0" w:lastRowFirstColumn="0" w:lastRowLastColumn="0"/>
            </w:pPr>
            <w:r w:rsidRPr="00AE4266">
              <w:t>Available</w:t>
            </w:r>
          </w:p>
        </w:tc>
        <w:tc>
          <w:tcPr>
            <w:tcW w:w="708" w:type="pct"/>
          </w:tcPr>
          <w:p w14:paraId="2A9A5AA5" w14:textId="25AE2657" w:rsidR="00492D69" w:rsidRPr="00AE4266" w:rsidRDefault="00492D69">
            <w:pPr>
              <w:pStyle w:val="Table-small"/>
              <w:cnfStyle w:val="100000000000" w:firstRow="1" w:lastRow="0" w:firstColumn="0" w:lastColumn="0" w:oddVBand="0" w:evenVBand="0" w:oddHBand="0" w:evenHBand="0" w:firstRowFirstColumn="0" w:firstRowLastColumn="0" w:lastRowFirstColumn="0" w:lastRowLastColumn="0"/>
            </w:pPr>
            <w:r w:rsidRPr="00AE4266">
              <w:t>Calibrated</w:t>
            </w:r>
          </w:p>
        </w:tc>
      </w:tr>
      <w:tr w:rsidR="00492D69" w:rsidRPr="00AE4266" w14:paraId="77A2786E" w14:textId="77777777" w:rsidTr="0EBF5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pct"/>
          </w:tcPr>
          <w:p w14:paraId="18B0620E" w14:textId="77777777" w:rsidR="00492D69" w:rsidRPr="00AE4266" w:rsidRDefault="00492D69">
            <w:pPr>
              <w:pStyle w:val="Table-small"/>
              <w:rPr>
                <w:b w:val="0"/>
                <w:bCs w:val="0"/>
              </w:rPr>
            </w:pPr>
            <w:r w:rsidRPr="00AE4266">
              <w:rPr>
                <w:b w:val="0"/>
                <w:bCs w:val="0"/>
              </w:rPr>
              <w:t>PC</w:t>
            </w:r>
          </w:p>
        </w:tc>
        <w:tc>
          <w:tcPr>
            <w:tcW w:w="1120" w:type="pct"/>
          </w:tcPr>
          <w:p w14:paraId="41AE7CBE" w14:textId="77777777" w:rsidR="00492D69" w:rsidRPr="00AE4266" w:rsidRDefault="00492D69">
            <w:pPr>
              <w:pStyle w:val="Table-small"/>
              <w:cnfStyle w:val="000000100000" w:firstRow="0" w:lastRow="0" w:firstColumn="0" w:lastColumn="0" w:oddVBand="0" w:evenVBand="0" w:oddHBand="1" w:evenHBand="0" w:firstRowFirstColumn="0" w:firstRowLastColumn="0" w:lastRowFirstColumn="0" w:lastRowLastColumn="0"/>
            </w:pPr>
            <w:r w:rsidRPr="00AE4266">
              <w:t>Rack PC</w:t>
            </w:r>
          </w:p>
        </w:tc>
        <w:tc>
          <w:tcPr>
            <w:tcW w:w="1467" w:type="pct"/>
          </w:tcPr>
          <w:p w14:paraId="5DF44DB4" w14:textId="06A4012B" w:rsidR="00492D69" w:rsidRPr="00AE4266" w:rsidRDefault="00A9379B">
            <w:pPr>
              <w:pStyle w:val="Table-small"/>
              <w:cnfStyle w:val="000000100000" w:firstRow="0" w:lastRow="0" w:firstColumn="0" w:lastColumn="0" w:oddVBand="0" w:evenVBand="0" w:oddHBand="1" w:evenHBand="0" w:firstRowFirstColumn="0" w:firstRowLastColumn="0" w:lastRowFirstColumn="0" w:lastRowLastColumn="0"/>
            </w:pPr>
            <w:r w:rsidRPr="00AE4266">
              <w:t xml:space="preserve">Test </w:t>
            </w:r>
            <w:r w:rsidR="00E32836" w:rsidRPr="00AE4266">
              <w:t>computer</w:t>
            </w:r>
          </w:p>
        </w:tc>
        <w:tc>
          <w:tcPr>
            <w:tcW w:w="582" w:type="pct"/>
          </w:tcPr>
          <w:p w14:paraId="1C3715C0" w14:textId="17728259" w:rsidR="00492D69" w:rsidRPr="00AE4266" w:rsidRDefault="00EB672F">
            <w:pPr>
              <w:pStyle w:val="Table-small"/>
              <w:cnfStyle w:val="000000100000" w:firstRow="0" w:lastRow="0" w:firstColumn="0" w:lastColumn="0" w:oddVBand="0" w:evenVBand="0" w:oddHBand="1" w:evenHBand="0" w:firstRowFirstColumn="0" w:firstRowLastColumn="0" w:lastRowFirstColumn="0" w:lastRowLastColumn="0"/>
            </w:pPr>
            <w:r>
              <w:t>Yes</w:t>
            </w:r>
          </w:p>
        </w:tc>
        <w:tc>
          <w:tcPr>
            <w:tcW w:w="708" w:type="pct"/>
          </w:tcPr>
          <w:p w14:paraId="0055D394" w14:textId="09B5671F" w:rsidR="00492D69" w:rsidRPr="00AE4266" w:rsidRDefault="00602C05">
            <w:pPr>
              <w:pStyle w:val="Table-small"/>
              <w:cnfStyle w:val="000000100000" w:firstRow="0" w:lastRow="0" w:firstColumn="0" w:lastColumn="0" w:oddVBand="0" w:evenVBand="0" w:oddHBand="1" w:evenHBand="0" w:firstRowFirstColumn="0" w:firstRowLastColumn="0" w:lastRowFirstColumn="0" w:lastRowLastColumn="0"/>
            </w:pPr>
            <w:r w:rsidRPr="00AE4266">
              <w:t>/</w:t>
            </w:r>
          </w:p>
        </w:tc>
      </w:tr>
      <w:tr w:rsidR="00577F05" w:rsidRPr="00AE4266" w14:paraId="50580033" w14:textId="77777777" w:rsidTr="0EBF5EEB">
        <w:tc>
          <w:tcPr>
            <w:cnfStyle w:val="001000000000" w:firstRow="0" w:lastRow="0" w:firstColumn="1" w:lastColumn="0" w:oddVBand="0" w:evenVBand="0" w:oddHBand="0" w:evenHBand="0" w:firstRowFirstColumn="0" w:firstRowLastColumn="0" w:lastRowFirstColumn="0" w:lastRowLastColumn="0"/>
            <w:tcW w:w="1122" w:type="pct"/>
          </w:tcPr>
          <w:p w14:paraId="24B39024" w14:textId="6AB8C602" w:rsidR="00577F05" w:rsidRPr="00AE4266" w:rsidRDefault="00577F05" w:rsidP="00577F05">
            <w:pPr>
              <w:pStyle w:val="Table-small"/>
              <w:rPr>
                <w:b w:val="0"/>
                <w:bCs w:val="0"/>
              </w:rPr>
            </w:pPr>
            <w:r w:rsidRPr="00AE4266">
              <w:rPr>
                <w:b w:val="0"/>
                <w:bCs w:val="0"/>
              </w:rPr>
              <w:t>PSU</w:t>
            </w:r>
            <w:r w:rsidR="00406951">
              <w:rPr>
                <w:b w:val="0"/>
                <w:bCs w:val="0"/>
              </w:rPr>
              <w:t>-15</w:t>
            </w:r>
            <w:r w:rsidRPr="00AE4266">
              <w:rPr>
                <w:b w:val="0"/>
                <w:bCs w:val="0"/>
              </w:rPr>
              <w:t xml:space="preserve"> (4-wire)</w:t>
            </w:r>
          </w:p>
        </w:tc>
        <w:tc>
          <w:tcPr>
            <w:tcW w:w="1120" w:type="pct"/>
          </w:tcPr>
          <w:p w14:paraId="17AD89C0" w14:textId="2DAB0BF7" w:rsidR="00577F05" w:rsidRPr="00AE4266" w:rsidRDefault="00577F05" w:rsidP="00577F05">
            <w:pPr>
              <w:pStyle w:val="Table-small"/>
              <w:cnfStyle w:val="000000000000" w:firstRow="0" w:lastRow="0" w:firstColumn="0" w:lastColumn="0" w:oddVBand="0" w:evenVBand="0" w:oddHBand="0" w:evenHBand="0" w:firstRowFirstColumn="0" w:firstRowLastColumn="0" w:lastRowFirstColumn="0" w:lastRowLastColumn="0"/>
            </w:pPr>
            <w:r w:rsidRPr="00AE4266">
              <w:t>NGL202</w:t>
            </w:r>
          </w:p>
        </w:tc>
        <w:tc>
          <w:tcPr>
            <w:tcW w:w="1467" w:type="pct"/>
          </w:tcPr>
          <w:p w14:paraId="778A47F7" w14:textId="44691F1C" w:rsidR="00577F05" w:rsidRPr="00AE4266" w:rsidRDefault="00577F05" w:rsidP="00577F05">
            <w:pPr>
              <w:pStyle w:val="Table-small"/>
              <w:cnfStyle w:val="000000000000" w:firstRow="0" w:lastRow="0" w:firstColumn="0" w:lastColumn="0" w:oddVBand="0" w:evenVBand="0" w:oddHBand="0" w:evenHBand="0" w:firstRowFirstColumn="0" w:firstRowLastColumn="0" w:lastRowFirstColumn="0" w:lastRowLastColumn="0"/>
            </w:pPr>
            <w:r w:rsidRPr="00AE4266">
              <w:t>2 channel power supply</w:t>
            </w:r>
          </w:p>
        </w:tc>
        <w:tc>
          <w:tcPr>
            <w:tcW w:w="582" w:type="pct"/>
          </w:tcPr>
          <w:p w14:paraId="4836FA2C" w14:textId="5FECF13E" w:rsidR="00577F05" w:rsidRPr="00AE4266" w:rsidRDefault="00577F05" w:rsidP="00577F05">
            <w:pPr>
              <w:pStyle w:val="Table-small"/>
              <w:cnfStyle w:val="000000000000" w:firstRow="0" w:lastRow="0" w:firstColumn="0" w:lastColumn="0" w:oddVBand="0" w:evenVBand="0" w:oddHBand="0" w:evenHBand="0" w:firstRowFirstColumn="0" w:firstRowLastColumn="0" w:lastRowFirstColumn="0" w:lastRowLastColumn="0"/>
            </w:pPr>
            <w:r w:rsidRPr="00AE4266">
              <w:t>Yes</w:t>
            </w:r>
          </w:p>
        </w:tc>
        <w:tc>
          <w:tcPr>
            <w:tcW w:w="708" w:type="pct"/>
          </w:tcPr>
          <w:p w14:paraId="0EF7B7EF" w14:textId="76EC7B78" w:rsidR="00577F05" w:rsidRPr="00AE4266" w:rsidRDefault="00521762" w:rsidP="00577F05">
            <w:pPr>
              <w:pStyle w:val="Table-small"/>
              <w:cnfStyle w:val="000000000000" w:firstRow="0" w:lastRow="0" w:firstColumn="0" w:lastColumn="0" w:oddVBand="0" w:evenVBand="0" w:oddHBand="0" w:evenHBand="0" w:firstRowFirstColumn="0" w:firstRowLastColumn="0" w:lastRowFirstColumn="0" w:lastRowLastColumn="0"/>
            </w:pPr>
            <w:r>
              <w:t>10/10/2025</w:t>
            </w:r>
          </w:p>
        </w:tc>
      </w:tr>
      <w:tr w:rsidR="00577F05" w:rsidRPr="00AE4266" w14:paraId="397DB5C0" w14:textId="77777777" w:rsidTr="0EBF5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pct"/>
          </w:tcPr>
          <w:p w14:paraId="3E2967DD" w14:textId="28B38D2D" w:rsidR="00577F05" w:rsidRPr="00AE4266" w:rsidRDefault="00577F05" w:rsidP="00577F05">
            <w:pPr>
              <w:pStyle w:val="Table-small"/>
              <w:rPr>
                <w:b w:val="0"/>
                <w:bCs w:val="0"/>
              </w:rPr>
            </w:pPr>
            <w:r w:rsidRPr="00AE4266">
              <w:rPr>
                <w:b w:val="0"/>
                <w:bCs w:val="0"/>
              </w:rPr>
              <w:t>SMU</w:t>
            </w:r>
            <w:r w:rsidR="00483994">
              <w:rPr>
                <w:b w:val="0"/>
                <w:bCs w:val="0"/>
              </w:rPr>
              <w:t>4</w:t>
            </w:r>
          </w:p>
        </w:tc>
        <w:tc>
          <w:tcPr>
            <w:tcW w:w="1120" w:type="pct"/>
          </w:tcPr>
          <w:p w14:paraId="5582611A" w14:textId="1BD28EAE" w:rsidR="00577F05" w:rsidRPr="00AE4266" w:rsidRDefault="00577F05" w:rsidP="00577F05">
            <w:pPr>
              <w:pStyle w:val="Table-small"/>
              <w:cnfStyle w:val="000000100000" w:firstRow="0" w:lastRow="0" w:firstColumn="0" w:lastColumn="0" w:oddVBand="0" w:evenVBand="0" w:oddHBand="1" w:evenHBand="0" w:firstRowFirstColumn="0" w:firstRowLastColumn="0" w:lastRowFirstColumn="0" w:lastRowLastColumn="0"/>
            </w:pPr>
            <w:r w:rsidRPr="00AE4266">
              <w:t>KeysightB290</w:t>
            </w:r>
            <w:r w:rsidR="00C879F7" w:rsidRPr="00AE4266">
              <w:t>0</w:t>
            </w:r>
            <w:r w:rsidR="00640305">
              <w:t>BL</w:t>
            </w:r>
          </w:p>
        </w:tc>
        <w:tc>
          <w:tcPr>
            <w:tcW w:w="1467" w:type="pct"/>
          </w:tcPr>
          <w:p w14:paraId="05D3F7CB" w14:textId="179E59A3" w:rsidR="00577F05" w:rsidRPr="00AE4266" w:rsidRDefault="00577F05" w:rsidP="00577F05">
            <w:pPr>
              <w:pStyle w:val="Table-small"/>
              <w:cnfStyle w:val="000000100000" w:firstRow="0" w:lastRow="0" w:firstColumn="0" w:lastColumn="0" w:oddVBand="0" w:evenVBand="0" w:oddHBand="1" w:evenHBand="0" w:firstRowFirstColumn="0" w:firstRowLastColumn="0" w:lastRowFirstColumn="0" w:lastRowLastColumn="0"/>
            </w:pPr>
            <w:r w:rsidRPr="00AE4266">
              <w:t xml:space="preserve">1 Ch Precision Source/measure unit </w:t>
            </w:r>
          </w:p>
        </w:tc>
        <w:tc>
          <w:tcPr>
            <w:tcW w:w="582" w:type="pct"/>
          </w:tcPr>
          <w:p w14:paraId="16DC751C" w14:textId="6F8FBF5C" w:rsidR="00577F05" w:rsidRPr="00AE4266" w:rsidRDefault="00577F05" w:rsidP="00577F05">
            <w:pPr>
              <w:pStyle w:val="Table-small"/>
              <w:cnfStyle w:val="000000100000" w:firstRow="0" w:lastRow="0" w:firstColumn="0" w:lastColumn="0" w:oddVBand="0" w:evenVBand="0" w:oddHBand="1" w:evenHBand="0" w:firstRowFirstColumn="0" w:firstRowLastColumn="0" w:lastRowFirstColumn="0" w:lastRowLastColumn="0"/>
            </w:pPr>
            <w:r w:rsidRPr="00AE4266">
              <w:t>Yes</w:t>
            </w:r>
          </w:p>
        </w:tc>
        <w:tc>
          <w:tcPr>
            <w:tcW w:w="708" w:type="pct"/>
          </w:tcPr>
          <w:p w14:paraId="2FD5D5F4" w14:textId="4AA2B7D9" w:rsidR="00577F05" w:rsidRPr="00AE4266" w:rsidRDefault="00A016E4" w:rsidP="00577F05">
            <w:pPr>
              <w:pStyle w:val="Table-small"/>
              <w:cnfStyle w:val="000000100000" w:firstRow="0" w:lastRow="0" w:firstColumn="0" w:lastColumn="0" w:oddVBand="0" w:evenVBand="0" w:oddHBand="1" w:evenHBand="0" w:firstRowFirstColumn="0" w:firstRowLastColumn="0" w:lastRowFirstColumn="0" w:lastRowLastColumn="0"/>
            </w:pPr>
            <w:r>
              <w:t>13/09/2025</w:t>
            </w:r>
          </w:p>
        </w:tc>
      </w:tr>
      <w:tr w:rsidR="004578E1" w:rsidRPr="00AE4266" w14:paraId="44385E4F" w14:textId="77777777" w:rsidTr="0EBF5EEB">
        <w:tc>
          <w:tcPr>
            <w:cnfStyle w:val="001000000000" w:firstRow="0" w:lastRow="0" w:firstColumn="1" w:lastColumn="0" w:oddVBand="0" w:evenVBand="0" w:oddHBand="0" w:evenHBand="0" w:firstRowFirstColumn="0" w:firstRowLastColumn="0" w:lastRowFirstColumn="0" w:lastRowLastColumn="0"/>
            <w:tcW w:w="1122" w:type="pct"/>
          </w:tcPr>
          <w:p w14:paraId="0C2925EA" w14:textId="49A63C88" w:rsidR="004578E1" w:rsidRPr="00AE4266" w:rsidRDefault="00F15D4E" w:rsidP="00577F05">
            <w:pPr>
              <w:pStyle w:val="Table-small"/>
              <w:rPr>
                <w:b w:val="0"/>
                <w:bCs w:val="0"/>
              </w:rPr>
            </w:pPr>
            <w:r w:rsidRPr="00AE4266">
              <w:rPr>
                <w:b w:val="0"/>
                <w:bCs w:val="0"/>
              </w:rPr>
              <w:t>EL</w:t>
            </w:r>
            <w:r w:rsidR="00640305">
              <w:rPr>
                <w:b w:val="0"/>
                <w:bCs w:val="0"/>
              </w:rPr>
              <w:t>1</w:t>
            </w:r>
          </w:p>
        </w:tc>
        <w:tc>
          <w:tcPr>
            <w:tcW w:w="1120" w:type="pct"/>
          </w:tcPr>
          <w:p w14:paraId="21A028F9" w14:textId="51A8F7B0" w:rsidR="004578E1" w:rsidRPr="00AE4266" w:rsidRDefault="00F15D4E" w:rsidP="00577F05">
            <w:pPr>
              <w:pStyle w:val="Table-small"/>
              <w:cnfStyle w:val="000000000000" w:firstRow="0" w:lastRow="0" w:firstColumn="0" w:lastColumn="0" w:oddVBand="0" w:evenVBand="0" w:oddHBand="0" w:evenHBand="0" w:firstRowFirstColumn="0" w:firstRowLastColumn="0" w:lastRowFirstColumn="0" w:lastRowLastColumn="0"/>
            </w:pPr>
            <w:r w:rsidRPr="00AE4266">
              <w:t>Keysight EL34</w:t>
            </w:r>
            <w:r w:rsidR="00977F9A" w:rsidRPr="00AE4266">
              <w:t>143A</w:t>
            </w:r>
          </w:p>
        </w:tc>
        <w:tc>
          <w:tcPr>
            <w:tcW w:w="1467" w:type="pct"/>
          </w:tcPr>
          <w:p w14:paraId="18509D52" w14:textId="094533F5" w:rsidR="004578E1" w:rsidRPr="00AE4266" w:rsidRDefault="009E0B51" w:rsidP="00577F05">
            <w:pPr>
              <w:pStyle w:val="Table-small"/>
              <w:cnfStyle w:val="000000000000" w:firstRow="0" w:lastRow="0" w:firstColumn="0" w:lastColumn="0" w:oddVBand="0" w:evenVBand="0" w:oddHBand="0" w:evenHBand="0" w:firstRowFirstColumn="0" w:firstRowLastColumn="0" w:lastRowFirstColumn="0" w:lastRowLastColumn="0"/>
            </w:pPr>
            <w:r w:rsidRPr="00AE4266">
              <w:t>Electronic load capable of sinking 4A</w:t>
            </w:r>
          </w:p>
        </w:tc>
        <w:tc>
          <w:tcPr>
            <w:tcW w:w="582" w:type="pct"/>
          </w:tcPr>
          <w:p w14:paraId="67B0037E" w14:textId="04312B63" w:rsidR="004578E1" w:rsidRPr="00AE4266" w:rsidRDefault="009E0B51" w:rsidP="00577F05">
            <w:pPr>
              <w:pStyle w:val="Table-small"/>
              <w:cnfStyle w:val="000000000000" w:firstRow="0" w:lastRow="0" w:firstColumn="0" w:lastColumn="0" w:oddVBand="0" w:evenVBand="0" w:oddHBand="0" w:evenHBand="0" w:firstRowFirstColumn="0" w:firstRowLastColumn="0" w:lastRowFirstColumn="0" w:lastRowLastColumn="0"/>
            </w:pPr>
            <w:r w:rsidRPr="00AE4266">
              <w:t>Yes</w:t>
            </w:r>
          </w:p>
        </w:tc>
        <w:tc>
          <w:tcPr>
            <w:tcW w:w="708" w:type="pct"/>
          </w:tcPr>
          <w:p w14:paraId="6682D528" w14:textId="5F73D968" w:rsidR="004578E1" w:rsidRPr="00AE4266" w:rsidRDefault="00A016E4" w:rsidP="00577F05">
            <w:pPr>
              <w:pStyle w:val="Table-small"/>
              <w:cnfStyle w:val="000000000000" w:firstRow="0" w:lastRow="0" w:firstColumn="0" w:lastColumn="0" w:oddVBand="0" w:evenVBand="0" w:oddHBand="0" w:evenHBand="0" w:firstRowFirstColumn="0" w:firstRowLastColumn="0" w:lastRowFirstColumn="0" w:lastRowLastColumn="0"/>
            </w:pPr>
            <w:r>
              <w:t>01/</w:t>
            </w:r>
            <w:r w:rsidR="002D6DFE">
              <w:t>11/2025</w:t>
            </w:r>
          </w:p>
        </w:tc>
      </w:tr>
      <w:tr w:rsidR="001D2272" w:rsidRPr="00AE4266" w14:paraId="7D01DF14" w14:textId="77777777" w:rsidTr="0EBF5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pct"/>
          </w:tcPr>
          <w:p w14:paraId="26B264DD" w14:textId="49DEAB7C" w:rsidR="001D2272" w:rsidRPr="00AE4266" w:rsidRDefault="002D6DFE" w:rsidP="001D2272">
            <w:pPr>
              <w:pStyle w:val="Table-small"/>
              <w:rPr>
                <w:b w:val="0"/>
                <w:bCs w:val="0"/>
              </w:rPr>
            </w:pPr>
            <w:r>
              <w:rPr>
                <w:b w:val="0"/>
                <w:bCs w:val="0"/>
              </w:rPr>
              <w:t>MULTI9</w:t>
            </w:r>
          </w:p>
        </w:tc>
        <w:tc>
          <w:tcPr>
            <w:tcW w:w="1120" w:type="pct"/>
          </w:tcPr>
          <w:p w14:paraId="24D42B28" w14:textId="7E65A0B0" w:rsidR="001D2272" w:rsidRPr="00AE4266" w:rsidRDefault="001D2272" w:rsidP="001D2272">
            <w:pPr>
              <w:pStyle w:val="Table-small"/>
              <w:cnfStyle w:val="000000100000" w:firstRow="0" w:lastRow="0" w:firstColumn="0" w:lastColumn="0" w:oddVBand="0" w:evenVBand="0" w:oddHBand="1" w:evenHBand="0" w:firstRowFirstColumn="0" w:firstRowLastColumn="0" w:lastRowFirstColumn="0" w:lastRowLastColumn="0"/>
            </w:pPr>
            <w:r w:rsidRPr="00AE4266">
              <w:t>Keysight 3446</w:t>
            </w:r>
            <w:r w:rsidR="002D6DFE">
              <w:t>1</w:t>
            </w:r>
            <w:r w:rsidRPr="00AE4266">
              <w:t>A</w:t>
            </w:r>
          </w:p>
        </w:tc>
        <w:tc>
          <w:tcPr>
            <w:tcW w:w="1467" w:type="pct"/>
          </w:tcPr>
          <w:p w14:paraId="7A887232" w14:textId="77777777" w:rsidR="001D2272" w:rsidRPr="00AE4266" w:rsidRDefault="001D2272" w:rsidP="001D2272">
            <w:pPr>
              <w:pStyle w:val="Table-small"/>
              <w:cnfStyle w:val="000000100000" w:firstRow="0" w:lastRow="0" w:firstColumn="0" w:lastColumn="0" w:oddVBand="0" w:evenVBand="0" w:oddHBand="1" w:evenHBand="0" w:firstRowFirstColumn="0" w:firstRowLastColumn="0" w:lastRowFirstColumn="0" w:lastRowLastColumn="0"/>
            </w:pPr>
            <w:r w:rsidRPr="00AE4266">
              <w:t>6.5-digit basic Truevolt DMM</w:t>
            </w:r>
          </w:p>
        </w:tc>
        <w:tc>
          <w:tcPr>
            <w:tcW w:w="582" w:type="pct"/>
          </w:tcPr>
          <w:p w14:paraId="774D61A2" w14:textId="5CA44AE1" w:rsidR="001D2272" w:rsidRPr="00AE4266" w:rsidRDefault="00932BAA" w:rsidP="001D2272">
            <w:pPr>
              <w:pStyle w:val="Table-small"/>
              <w:cnfStyle w:val="000000100000" w:firstRow="0" w:lastRow="0" w:firstColumn="0" w:lastColumn="0" w:oddVBand="0" w:evenVBand="0" w:oddHBand="1" w:evenHBand="0" w:firstRowFirstColumn="0" w:firstRowLastColumn="0" w:lastRowFirstColumn="0" w:lastRowLastColumn="0"/>
            </w:pPr>
            <w:r w:rsidRPr="00AE4266">
              <w:t>Yes</w:t>
            </w:r>
          </w:p>
        </w:tc>
        <w:tc>
          <w:tcPr>
            <w:tcW w:w="708" w:type="pct"/>
          </w:tcPr>
          <w:p w14:paraId="5F91F21B" w14:textId="5BE93ABF" w:rsidR="001D2272" w:rsidRPr="00AE4266" w:rsidRDefault="002752A8" w:rsidP="001D2272">
            <w:pPr>
              <w:pStyle w:val="Table-small"/>
              <w:cnfStyle w:val="000000100000" w:firstRow="0" w:lastRow="0" w:firstColumn="0" w:lastColumn="0" w:oddVBand="0" w:evenVBand="0" w:oddHBand="1" w:evenHBand="0" w:firstRowFirstColumn="0" w:firstRowLastColumn="0" w:lastRowFirstColumn="0" w:lastRowLastColumn="0"/>
            </w:pPr>
            <w:r>
              <w:t>05/05/202</w:t>
            </w:r>
            <w:r w:rsidR="001D57B5">
              <w:t>6</w:t>
            </w:r>
          </w:p>
        </w:tc>
      </w:tr>
      <w:tr w:rsidR="001D2272" w:rsidRPr="00AE4266" w14:paraId="77A4F068" w14:textId="77777777" w:rsidTr="0EBF5EEB">
        <w:trPr>
          <w:trHeight w:val="585"/>
        </w:trPr>
        <w:tc>
          <w:tcPr>
            <w:cnfStyle w:val="001000000000" w:firstRow="0" w:lastRow="0" w:firstColumn="1" w:lastColumn="0" w:oddVBand="0" w:evenVBand="0" w:oddHBand="0" w:evenHBand="0" w:firstRowFirstColumn="0" w:firstRowLastColumn="0" w:lastRowFirstColumn="0" w:lastRowLastColumn="0"/>
            <w:tcW w:w="1122" w:type="pct"/>
          </w:tcPr>
          <w:p w14:paraId="4BD80A56" w14:textId="44F65F08" w:rsidR="001D2272" w:rsidRPr="00AE4266" w:rsidRDefault="001D2272" w:rsidP="001D2272">
            <w:pPr>
              <w:pStyle w:val="Table-small"/>
              <w:rPr>
                <w:b w:val="0"/>
                <w:bCs w:val="0"/>
              </w:rPr>
            </w:pPr>
            <w:r w:rsidRPr="00AE4266">
              <w:rPr>
                <w:b w:val="0"/>
                <w:bCs w:val="0"/>
              </w:rPr>
              <w:lastRenderedPageBreak/>
              <w:t>SCOPE</w:t>
            </w:r>
            <w:r w:rsidR="00640305">
              <w:rPr>
                <w:b w:val="0"/>
                <w:bCs w:val="0"/>
              </w:rPr>
              <w:t>3</w:t>
            </w:r>
          </w:p>
        </w:tc>
        <w:tc>
          <w:tcPr>
            <w:tcW w:w="1120" w:type="pct"/>
          </w:tcPr>
          <w:p w14:paraId="3A1159B0" w14:textId="3AB33FAE" w:rsidR="001D2272" w:rsidRPr="00AE4266" w:rsidRDefault="015699C3" w:rsidP="0EBF5EEB">
            <w:pPr>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sidRPr="0EBF5EEB">
              <w:rPr>
                <w:sz w:val="20"/>
                <w:szCs w:val="20"/>
              </w:rPr>
              <w:t>Keysight DSOX1204G</w:t>
            </w:r>
          </w:p>
        </w:tc>
        <w:tc>
          <w:tcPr>
            <w:tcW w:w="1467" w:type="pct"/>
          </w:tcPr>
          <w:p w14:paraId="46AA839D" w14:textId="738DE6B4" w:rsidR="001D2272" w:rsidRPr="00AE4266" w:rsidRDefault="001D2272" w:rsidP="001D2272">
            <w:pPr>
              <w:pStyle w:val="Table-small"/>
              <w:cnfStyle w:val="000000000000" w:firstRow="0" w:lastRow="0" w:firstColumn="0" w:lastColumn="0" w:oddVBand="0" w:evenVBand="0" w:oddHBand="0" w:evenHBand="0" w:firstRowFirstColumn="0" w:firstRowLastColumn="0" w:lastRowFirstColumn="0" w:lastRowLastColumn="0"/>
            </w:pPr>
            <w:r w:rsidRPr="00AE4266">
              <w:t>4 Analog Channels</w:t>
            </w:r>
            <w:r w:rsidR="003F46FF" w:rsidRPr="00AE4266">
              <w:t xml:space="preserve"> </w:t>
            </w:r>
            <w:r w:rsidR="004A26AC" w:rsidRPr="00AE4266">
              <w:t>Oscilloscope</w:t>
            </w:r>
          </w:p>
        </w:tc>
        <w:tc>
          <w:tcPr>
            <w:tcW w:w="582" w:type="pct"/>
          </w:tcPr>
          <w:p w14:paraId="051E2A46" w14:textId="534270E9" w:rsidR="001D2272" w:rsidRPr="00AE4266" w:rsidRDefault="00932BAA" w:rsidP="001D2272">
            <w:pPr>
              <w:pStyle w:val="Table-small"/>
              <w:cnfStyle w:val="000000000000" w:firstRow="0" w:lastRow="0" w:firstColumn="0" w:lastColumn="0" w:oddVBand="0" w:evenVBand="0" w:oddHBand="0" w:evenHBand="0" w:firstRowFirstColumn="0" w:firstRowLastColumn="0" w:lastRowFirstColumn="0" w:lastRowLastColumn="0"/>
            </w:pPr>
            <w:r w:rsidRPr="00AE4266">
              <w:t>Yes</w:t>
            </w:r>
          </w:p>
        </w:tc>
        <w:tc>
          <w:tcPr>
            <w:tcW w:w="708" w:type="pct"/>
          </w:tcPr>
          <w:p w14:paraId="1687ED3D" w14:textId="3A704312" w:rsidR="001D2272" w:rsidRPr="00AE4266" w:rsidRDefault="002752A8" w:rsidP="001D2272">
            <w:pPr>
              <w:pStyle w:val="Table-small"/>
              <w:cnfStyle w:val="000000000000" w:firstRow="0" w:lastRow="0" w:firstColumn="0" w:lastColumn="0" w:oddVBand="0" w:evenVBand="0" w:oddHBand="0" w:evenHBand="0" w:firstRowFirstColumn="0" w:firstRowLastColumn="0" w:lastRowFirstColumn="0" w:lastRowLastColumn="0"/>
            </w:pPr>
            <w:r>
              <w:t>13/12/202</w:t>
            </w:r>
            <w:r w:rsidR="00FA4D94">
              <w:t>6</w:t>
            </w:r>
          </w:p>
        </w:tc>
      </w:tr>
      <w:tr w:rsidR="001D2272" w:rsidRPr="00AE4266" w14:paraId="695C525E" w14:textId="77777777" w:rsidTr="0EBF5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pct"/>
          </w:tcPr>
          <w:p w14:paraId="4970A934" w14:textId="1A251AE0" w:rsidR="001D2272" w:rsidRPr="00AE4266" w:rsidRDefault="001D2272" w:rsidP="001D2272">
            <w:pPr>
              <w:pStyle w:val="Table-small"/>
              <w:rPr>
                <w:b w:val="0"/>
                <w:bCs w:val="0"/>
              </w:rPr>
            </w:pPr>
            <w:r w:rsidRPr="00AE4266">
              <w:rPr>
                <w:b w:val="0"/>
                <w:bCs w:val="0"/>
              </w:rPr>
              <w:t>THERMO</w:t>
            </w:r>
            <w:r w:rsidR="001749B3" w:rsidRPr="00AE4266">
              <w:rPr>
                <w:b w:val="0"/>
                <w:bCs w:val="0"/>
              </w:rPr>
              <w:t xml:space="preserve"> </w:t>
            </w:r>
            <w:r w:rsidRPr="00AE4266">
              <w:rPr>
                <w:b w:val="0"/>
                <w:bCs w:val="0"/>
              </w:rPr>
              <w:t>STREAMER</w:t>
            </w:r>
          </w:p>
        </w:tc>
        <w:tc>
          <w:tcPr>
            <w:tcW w:w="1120" w:type="pct"/>
          </w:tcPr>
          <w:p w14:paraId="02181247" w14:textId="4570357B" w:rsidR="001D2272" w:rsidRPr="00AE4266" w:rsidRDefault="001D2272" w:rsidP="001D2272">
            <w:pPr>
              <w:pStyle w:val="Table-small"/>
              <w:cnfStyle w:val="000000100000" w:firstRow="0" w:lastRow="0" w:firstColumn="0" w:lastColumn="0" w:oddVBand="0" w:evenVBand="0" w:oddHBand="1" w:evenHBand="0" w:firstRowFirstColumn="0" w:firstRowLastColumn="0" w:lastRowFirstColumn="0" w:lastRowLastColumn="0"/>
            </w:pPr>
            <w:r w:rsidRPr="00AE4266">
              <w:t>Temptronic ECO-710E-M</w:t>
            </w:r>
          </w:p>
        </w:tc>
        <w:tc>
          <w:tcPr>
            <w:tcW w:w="1467" w:type="pct"/>
          </w:tcPr>
          <w:p w14:paraId="7081CDDC" w14:textId="185D1D06" w:rsidR="001D2272" w:rsidRPr="00AE4266" w:rsidRDefault="001D2272" w:rsidP="001D2272">
            <w:pPr>
              <w:pStyle w:val="Table-small"/>
              <w:cnfStyle w:val="000000100000" w:firstRow="0" w:lastRow="0" w:firstColumn="0" w:lastColumn="0" w:oddVBand="0" w:evenVBand="0" w:oddHBand="1" w:evenHBand="0" w:firstRowFirstColumn="0" w:firstRowLastColumn="0" w:lastRowFirstColumn="0" w:lastRowLastColumn="0"/>
            </w:pPr>
          </w:p>
        </w:tc>
        <w:tc>
          <w:tcPr>
            <w:tcW w:w="582" w:type="pct"/>
          </w:tcPr>
          <w:p w14:paraId="32768C49" w14:textId="78347DD2" w:rsidR="001D2272" w:rsidRPr="00AE4266" w:rsidRDefault="00400FDD" w:rsidP="001D2272">
            <w:pPr>
              <w:pStyle w:val="Table-small"/>
              <w:cnfStyle w:val="000000100000" w:firstRow="0" w:lastRow="0" w:firstColumn="0" w:lastColumn="0" w:oddVBand="0" w:evenVBand="0" w:oddHBand="1" w:evenHBand="0" w:firstRowFirstColumn="0" w:firstRowLastColumn="0" w:lastRowFirstColumn="0" w:lastRowLastColumn="0"/>
            </w:pPr>
            <w:r w:rsidRPr="00AE4266">
              <w:t>TBC</w:t>
            </w:r>
          </w:p>
        </w:tc>
        <w:tc>
          <w:tcPr>
            <w:tcW w:w="708" w:type="pct"/>
          </w:tcPr>
          <w:p w14:paraId="3EC3673D" w14:textId="075E0343" w:rsidR="001D2272" w:rsidRPr="00AE4266" w:rsidRDefault="00FA4D94" w:rsidP="001D2272">
            <w:pPr>
              <w:pStyle w:val="Table-small"/>
              <w:cnfStyle w:val="000000100000" w:firstRow="0" w:lastRow="0" w:firstColumn="0" w:lastColumn="0" w:oddVBand="0" w:evenVBand="0" w:oddHBand="1" w:evenHBand="0" w:firstRowFirstColumn="0" w:firstRowLastColumn="0" w:lastRowFirstColumn="0" w:lastRowLastColumn="0"/>
            </w:pPr>
            <w:r>
              <w:t>30/12/2025</w:t>
            </w:r>
          </w:p>
        </w:tc>
      </w:tr>
    </w:tbl>
    <w:p w14:paraId="0E152832" w14:textId="50EA1AEA" w:rsidR="008A7238" w:rsidRPr="00AE4266" w:rsidRDefault="00CB0468" w:rsidP="008A7238">
      <w:pPr>
        <w:pStyle w:val="Heading2"/>
        <w:rPr>
          <w:lang w:eastAsia="en-US"/>
        </w:rPr>
      </w:pPr>
      <w:bookmarkStart w:id="64" w:name="_Toc211426717"/>
      <w:r w:rsidRPr="00AE4266">
        <w:rPr>
          <w:lang w:eastAsia="en-US"/>
        </w:rPr>
        <w:t>Statistical analysis</w:t>
      </w:r>
      <w:bookmarkEnd w:id="64"/>
    </w:p>
    <w:p w14:paraId="2C283940" w14:textId="3DF80A28" w:rsidR="005D0A90" w:rsidRDefault="64BA2E8C" w:rsidP="00CB0468">
      <w:pPr>
        <w:pStyle w:val="Heading3"/>
        <w:rPr>
          <w:lang w:val="en-GB" w:eastAsia="en-US"/>
        </w:rPr>
      </w:pPr>
      <w:bookmarkStart w:id="65" w:name="_Toc211426718"/>
      <w:r w:rsidRPr="0EBF5EEB">
        <w:rPr>
          <w:lang w:val="en-GB" w:eastAsia="en-US"/>
        </w:rPr>
        <w:t>Test limits</w:t>
      </w:r>
      <w:bookmarkEnd w:id="65"/>
      <w:r w:rsidRPr="0EBF5EEB">
        <w:rPr>
          <w:lang w:val="en-GB" w:eastAsia="en-US"/>
        </w:rPr>
        <w:t xml:space="preserve"> </w:t>
      </w:r>
    </w:p>
    <w:p w14:paraId="654B9FA0" w14:textId="683733E6" w:rsidR="006200AC" w:rsidRPr="006200AC" w:rsidRDefault="0D17619F" w:rsidP="00431352">
      <w:pPr>
        <w:rPr>
          <w:lang w:eastAsia="en-US"/>
        </w:rPr>
      </w:pPr>
      <w:r w:rsidRPr="0EBF5EEB">
        <w:rPr>
          <w:lang w:eastAsia="en-US"/>
        </w:rPr>
        <w:t xml:space="preserve">Test limits are defined in the excel file under post-processing and are valid for FT, MODULE and VIS test stages. </w:t>
      </w:r>
    </w:p>
    <w:p w14:paraId="5C883489" w14:textId="767CC897" w:rsidR="00CB0468" w:rsidRPr="00AE4266" w:rsidRDefault="00CB0468" w:rsidP="00CB0468">
      <w:pPr>
        <w:pStyle w:val="Heading3"/>
        <w:rPr>
          <w:lang w:val="en-GB" w:eastAsia="en-US"/>
        </w:rPr>
      </w:pPr>
      <w:bookmarkStart w:id="66" w:name="_Toc211426719"/>
      <w:r w:rsidRPr="00AE4266">
        <w:rPr>
          <w:lang w:val="en-GB" w:eastAsia="en-US"/>
        </w:rPr>
        <w:t>Bin groups</w:t>
      </w:r>
      <w:bookmarkEnd w:id="66"/>
    </w:p>
    <w:p w14:paraId="5F0C1984" w14:textId="6973EBB8" w:rsidR="00CB0468" w:rsidRPr="00AE4266" w:rsidRDefault="7DC1594F" w:rsidP="00CB0468">
      <w:pPr>
        <w:rPr>
          <w:lang w:eastAsia="en-US"/>
        </w:rPr>
      </w:pPr>
      <w:r w:rsidRPr="0EBF5EEB">
        <w:rPr>
          <w:lang w:eastAsia="en-US"/>
        </w:rPr>
        <w:t xml:space="preserve">Following table gives an overview of the bin groups. </w:t>
      </w:r>
      <w:r w:rsidR="7475D55D" w:rsidRPr="0EBF5EEB">
        <w:rPr>
          <w:lang w:eastAsia="en-US"/>
        </w:rPr>
        <w:t xml:space="preserve">Bin 1 is always the PASS bin. </w:t>
      </w:r>
      <w:r w:rsidR="3907579D" w:rsidRPr="0EBF5EEB">
        <w:rPr>
          <w:lang w:eastAsia="en-US"/>
        </w:rPr>
        <w:t>Bin</w:t>
      </w:r>
      <w:r w:rsidR="53CD4FE6" w:rsidRPr="0EBF5EEB">
        <w:rPr>
          <w:lang w:eastAsia="en-US"/>
        </w:rPr>
        <w:t xml:space="preserve"> </w:t>
      </w:r>
      <w:r w:rsidR="4EBCBB8B" w:rsidRPr="0EBF5EEB">
        <w:rPr>
          <w:lang w:eastAsia="en-US"/>
        </w:rPr>
        <w:t>groups between</w:t>
      </w:r>
      <w:r w:rsidR="3907579D" w:rsidRPr="0EBF5EEB">
        <w:rPr>
          <w:lang w:eastAsia="en-US"/>
        </w:rPr>
        <w:t xml:space="preserve"> 2 and 99 are</w:t>
      </w:r>
      <w:r w:rsidR="53CD4FE6" w:rsidRPr="0EBF5EEB">
        <w:rPr>
          <w:lang w:eastAsia="en-US"/>
        </w:rPr>
        <w:t xml:space="preserve"> reserved for </w:t>
      </w:r>
      <w:r w:rsidR="3907579D" w:rsidRPr="0EBF5EEB">
        <w:rPr>
          <w:lang w:eastAsia="en-US"/>
        </w:rPr>
        <w:t>P</w:t>
      </w:r>
      <w:r w:rsidR="53CD4FE6" w:rsidRPr="0EBF5EEB">
        <w:rPr>
          <w:lang w:eastAsia="en-US"/>
        </w:rPr>
        <w:t>ASS</w:t>
      </w:r>
      <w:r w:rsidR="3907579D" w:rsidRPr="0EBF5EEB">
        <w:rPr>
          <w:lang w:eastAsia="en-US"/>
        </w:rPr>
        <w:t xml:space="preserve"> with limited performance</w:t>
      </w:r>
      <w:r w:rsidR="78084306" w:rsidRPr="0EBF5EEB">
        <w:rPr>
          <w:lang w:eastAsia="en-US"/>
        </w:rPr>
        <w:t xml:space="preserve">, groups between 100 and 199 </w:t>
      </w:r>
      <w:r w:rsidR="63A16E6B" w:rsidRPr="0EBF5EEB">
        <w:rPr>
          <w:lang w:eastAsia="en-US"/>
        </w:rPr>
        <w:t xml:space="preserve">are FAIL but can be retested. Groups starting from 200 are FAILS and should be scrapped. </w:t>
      </w:r>
    </w:p>
    <w:p w14:paraId="2E24CDC5" w14:textId="30E88B58" w:rsidR="00EA6B84" w:rsidRPr="00AE4266" w:rsidRDefault="6177F694" w:rsidP="00EA6B84">
      <w:pPr>
        <w:pStyle w:val="Caption"/>
        <w:keepNext/>
        <w:rPr>
          <w:lang w:val="en-GB"/>
        </w:rPr>
      </w:pPr>
      <w:bookmarkStart w:id="67" w:name="_Toc211426673"/>
      <w:r w:rsidRPr="0EBF5EEB">
        <w:rPr>
          <w:lang w:val="en-GB"/>
        </w:rPr>
        <w:t xml:space="preserve">Table </w:t>
      </w:r>
      <w:r w:rsidR="00EA6B84" w:rsidRPr="0EBF5EEB">
        <w:rPr>
          <w:lang w:val="en-GB"/>
        </w:rPr>
        <w:fldChar w:fldCharType="begin"/>
      </w:r>
      <w:r w:rsidR="00EA6B84" w:rsidRPr="0EBF5EEB">
        <w:rPr>
          <w:lang w:val="en-GB"/>
        </w:rPr>
        <w:instrText xml:space="preserve"> SEQ Table \* ARABIC </w:instrText>
      </w:r>
      <w:r w:rsidR="00EA6B84" w:rsidRPr="0EBF5EEB">
        <w:rPr>
          <w:lang w:val="en-GB"/>
        </w:rPr>
        <w:fldChar w:fldCharType="separate"/>
      </w:r>
      <w:r w:rsidR="2D4E8CFE" w:rsidRPr="0EBF5EEB">
        <w:rPr>
          <w:noProof/>
          <w:lang w:val="en-GB"/>
        </w:rPr>
        <w:t>5</w:t>
      </w:r>
      <w:r w:rsidR="00EA6B84" w:rsidRPr="0EBF5EEB">
        <w:rPr>
          <w:lang w:val="en-GB"/>
        </w:rPr>
        <w:fldChar w:fldCharType="end"/>
      </w:r>
      <w:r w:rsidRPr="0EBF5EEB">
        <w:rPr>
          <w:lang w:val="en-GB"/>
        </w:rPr>
        <w:t xml:space="preserve">: </w:t>
      </w:r>
      <w:r w:rsidR="61C76D7A" w:rsidRPr="0EBF5EEB">
        <w:rPr>
          <w:lang w:val="en-GB"/>
        </w:rPr>
        <w:t xml:space="preserve">Software </w:t>
      </w:r>
      <w:ins w:id="68" w:author="Jonathan Vanden Berk" w:date="2025-10-08T10:35:00Z">
        <w:r w:rsidR="1DCF82C1" w:rsidRPr="0EBF5EEB">
          <w:rPr>
            <w:lang w:val="en-GB"/>
          </w:rPr>
          <w:t>b</w:t>
        </w:r>
      </w:ins>
      <w:r w:rsidRPr="0EBF5EEB">
        <w:rPr>
          <w:lang w:val="en-GB"/>
        </w:rPr>
        <w:t>in table</w:t>
      </w:r>
      <w:bookmarkEnd w:id="67"/>
    </w:p>
    <w:tbl>
      <w:tblPr>
        <w:tblStyle w:val="GridTable4-Accent3"/>
        <w:tblW w:w="5000" w:type="pct"/>
        <w:jc w:val="center"/>
        <w:tblLook w:val="04A0" w:firstRow="1" w:lastRow="0" w:firstColumn="1" w:lastColumn="0" w:noHBand="0" w:noVBand="1"/>
      </w:tblPr>
      <w:tblGrid>
        <w:gridCol w:w="3368"/>
        <w:gridCol w:w="6261"/>
      </w:tblGrid>
      <w:tr w:rsidR="00C22A38" w:rsidRPr="00AE4266" w14:paraId="6FF27BD6" w14:textId="77777777" w:rsidTr="0EBF5E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0241DB25" w14:textId="0969F295" w:rsidR="00C22A38" w:rsidRPr="00AE4266" w:rsidRDefault="00C22A38" w:rsidP="00C87F25">
            <w:pPr>
              <w:spacing w:before="0" w:after="0"/>
              <w:rPr>
                <w:lang w:eastAsia="en-US"/>
              </w:rPr>
            </w:pPr>
            <w:r w:rsidRPr="00AE4266">
              <w:rPr>
                <w:lang w:eastAsia="en-US"/>
              </w:rPr>
              <w:t>Bin group</w:t>
            </w:r>
          </w:p>
        </w:tc>
        <w:tc>
          <w:tcPr>
            <w:tcW w:w="3251" w:type="pct"/>
          </w:tcPr>
          <w:p w14:paraId="3380D184" w14:textId="71AE0BBA" w:rsidR="00C22A38" w:rsidRPr="00AE4266" w:rsidRDefault="008941EB" w:rsidP="00C87F25">
            <w:pPr>
              <w:spacing w:before="0" w:after="0"/>
              <w:cnfStyle w:val="100000000000" w:firstRow="1" w:lastRow="0" w:firstColumn="0" w:lastColumn="0" w:oddVBand="0" w:evenVBand="0" w:oddHBand="0" w:evenHBand="0" w:firstRowFirstColumn="0" w:firstRowLastColumn="0" w:lastRowFirstColumn="0" w:lastRowLastColumn="0"/>
              <w:rPr>
                <w:lang w:eastAsia="en-US"/>
              </w:rPr>
            </w:pPr>
            <w:r w:rsidRPr="00AE4266">
              <w:rPr>
                <w:lang w:eastAsia="en-US"/>
              </w:rPr>
              <w:t>Resolution</w:t>
            </w:r>
          </w:p>
        </w:tc>
      </w:tr>
      <w:tr w:rsidR="00C22A38" w:rsidRPr="00AE4266" w14:paraId="36CF56B3" w14:textId="77777777" w:rsidTr="0EBF5E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4485AB24" w14:textId="6FB3D226" w:rsidR="00C22A38" w:rsidRPr="00AE4266" w:rsidRDefault="00C04788" w:rsidP="00C87F25">
            <w:pPr>
              <w:spacing w:before="0" w:after="0"/>
              <w:rPr>
                <w:lang w:eastAsia="en-US"/>
              </w:rPr>
            </w:pPr>
            <w:r w:rsidRPr="00AE4266">
              <w:rPr>
                <w:lang w:eastAsia="en-US"/>
              </w:rPr>
              <w:t>1</w:t>
            </w:r>
          </w:p>
        </w:tc>
        <w:tc>
          <w:tcPr>
            <w:tcW w:w="3251" w:type="pct"/>
          </w:tcPr>
          <w:p w14:paraId="57035B38" w14:textId="1BC2A736" w:rsidR="00C22A38" w:rsidRPr="00AE4266" w:rsidRDefault="008941EB" w:rsidP="00C87F25">
            <w:pPr>
              <w:spacing w:before="0" w:after="0"/>
              <w:cnfStyle w:val="000000100000" w:firstRow="0" w:lastRow="0" w:firstColumn="0" w:lastColumn="0" w:oddVBand="0" w:evenVBand="0" w:oddHBand="1" w:evenHBand="0" w:firstRowFirstColumn="0" w:firstRowLastColumn="0" w:lastRowFirstColumn="0" w:lastRowLastColumn="0"/>
              <w:rPr>
                <w:lang w:eastAsia="en-US"/>
              </w:rPr>
            </w:pPr>
            <w:r w:rsidRPr="00AE4266">
              <w:rPr>
                <w:lang w:eastAsia="en-US"/>
              </w:rPr>
              <w:t>PASS</w:t>
            </w:r>
          </w:p>
        </w:tc>
      </w:tr>
      <w:tr w:rsidR="00C22A38" w:rsidRPr="00AE4266" w14:paraId="511F3F45" w14:textId="77777777" w:rsidTr="0EBF5EEB">
        <w:trPr>
          <w:jc w:val="center"/>
        </w:trPr>
        <w:tc>
          <w:tcPr>
            <w:cnfStyle w:val="001000000000" w:firstRow="0" w:lastRow="0" w:firstColumn="1" w:lastColumn="0" w:oddVBand="0" w:evenVBand="0" w:oddHBand="0" w:evenHBand="0" w:firstRowFirstColumn="0" w:firstRowLastColumn="0" w:lastRowFirstColumn="0" w:lastRowLastColumn="0"/>
            <w:tcW w:w="1749" w:type="pct"/>
          </w:tcPr>
          <w:p w14:paraId="4B3DE552" w14:textId="2A611640" w:rsidR="00C22A38" w:rsidRPr="00AE4266" w:rsidRDefault="0031506C" w:rsidP="00C87F25">
            <w:pPr>
              <w:spacing w:before="0" w:after="0"/>
              <w:rPr>
                <w:lang w:eastAsia="en-US"/>
              </w:rPr>
            </w:pPr>
            <w:r w:rsidRPr="00AE4266">
              <w:rPr>
                <w:lang w:eastAsia="en-US"/>
              </w:rPr>
              <w:t>100</w:t>
            </w:r>
          </w:p>
        </w:tc>
        <w:tc>
          <w:tcPr>
            <w:tcW w:w="3251" w:type="pct"/>
          </w:tcPr>
          <w:p w14:paraId="209361E5" w14:textId="58D69047" w:rsidR="00C22A38" w:rsidRPr="00AE4266" w:rsidRDefault="4DD5DAE9" w:rsidP="00C87F25">
            <w:pPr>
              <w:spacing w:before="0" w:after="0"/>
              <w:cnfStyle w:val="000000000000" w:firstRow="0" w:lastRow="0" w:firstColumn="0" w:lastColumn="0" w:oddVBand="0" w:evenVBand="0" w:oddHBand="0" w:evenHBand="0" w:firstRowFirstColumn="0" w:firstRowLastColumn="0" w:lastRowFirstColumn="0" w:lastRowLastColumn="0"/>
              <w:rPr>
                <w:lang w:eastAsia="en-US"/>
              </w:rPr>
            </w:pPr>
            <w:r w:rsidRPr="0EBF5EEB">
              <w:rPr>
                <w:lang w:eastAsia="en-US"/>
              </w:rPr>
              <w:t>F</w:t>
            </w:r>
            <w:r w:rsidR="2954E871" w:rsidRPr="0EBF5EEB">
              <w:rPr>
                <w:lang w:eastAsia="en-US"/>
              </w:rPr>
              <w:t>AIL</w:t>
            </w:r>
            <w:r w:rsidRPr="0EBF5EEB">
              <w:rPr>
                <w:lang w:eastAsia="en-US"/>
              </w:rPr>
              <w:t xml:space="preserve"> at </w:t>
            </w:r>
            <w:r w:rsidR="608E7C30" w:rsidRPr="0EBF5EEB">
              <w:rPr>
                <w:lang w:eastAsia="en-US"/>
              </w:rPr>
              <w:t>short tests, retest can be done</w:t>
            </w:r>
          </w:p>
        </w:tc>
      </w:tr>
      <w:tr w:rsidR="000F675A" w:rsidRPr="00AE4266" w14:paraId="02E5A4FB" w14:textId="77777777" w:rsidTr="0EBF5EE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49" w:type="pct"/>
          </w:tcPr>
          <w:p w14:paraId="06D40BF8" w14:textId="5EA781C6" w:rsidR="000F675A" w:rsidRPr="00AE4266" w:rsidRDefault="2539A7F2" w:rsidP="00C87F25">
            <w:pPr>
              <w:spacing w:before="0" w:after="0"/>
              <w:rPr>
                <w:lang w:eastAsia="en-US"/>
              </w:rPr>
            </w:pPr>
            <w:r w:rsidRPr="0EBF5EEB">
              <w:rPr>
                <w:lang w:eastAsia="en-US"/>
              </w:rPr>
              <w:t>101</w:t>
            </w:r>
          </w:p>
        </w:tc>
        <w:tc>
          <w:tcPr>
            <w:tcW w:w="3251" w:type="pct"/>
          </w:tcPr>
          <w:p w14:paraId="0FDBEB7C" w14:textId="7C62FFC9" w:rsidR="000F675A" w:rsidRPr="00AE4266" w:rsidRDefault="2539A7F2" w:rsidP="00C87F25">
            <w:pPr>
              <w:spacing w:before="0" w:after="0"/>
              <w:cnfStyle w:val="000000100000" w:firstRow="0" w:lastRow="0" w:firstColumn="0" w:lastColumn="0" w:oddVBand="0" w:evenVBand="0" w:oddHBand="1" w:evenHBand="0" w:firstRowFirstColumn="0" w:firstRowLastColumn="0" w:lastRowFirstColumn="0" w:lastRowLastColumn="0"/>
              <w:rPr>
                <w:lang w:eastAsia="en-US"/>
              </w:rPr>
            </w:pPr>
            <w:r w:rsidRPr="0EBF5EEB">
              <w:rPr>
                <w:lang w:eastAsia="en-US"/>
              </w:rPr>
              <w:t>FAIL at Pgood Ron param, retest can be done</w:t>
            </w:r>
          </w:p>
        </w:tc>
      </w:tr>
      <w:tr w:rsidR="00C22A38" w:rsidRPr="00AE4266" w14:paraId="117E1574" w14:textId="77777777" w:rsidTr="0EBF5EEB">
        <w:trPr>
          <w:jc w:val="center"/>
        </w:trPr>
        <w:tc>
          <w:tcPr>
            <w:cnfStyle w:val="001000000000" w:firstRow="0" w:lastRow="0" w:firstColumn="1" w:lastColumn="0" w:oddVBand="0" w:evenVBand="0" w:oddHBand="0" w:evenHBand="0" w:firstRowFirstColumn="0" w:firstRowLastColumn="0" w:lastRowFirstColumn="0" w:lastRowLastColumn="0"/>
            <w:tcW w:w="1749" w:type="pct"/>
          </w:tcPr>
          <w:p w14:paraId="36CB12EF" w14:textId="62C27DF4" w:rsidR="00C22A38" w:rsidRPr="00AE4266" w:rsidRDefault="0003369D" w:rsidP="00C87F25">
            <w:pPr>
              <w:spacing w:before="0" w:after="0"/>
              <w:rPr>
                <w:lang w:eastAsia="en-US"/>
              </w:rPr>
            </w:pPr>
            <w:r w:rsidRPr="00AE4266">
              <w:rPr>
                <w:lang w:eastAsia="en-US"/>
              </w:rPr>
              <w:t>200</w:t>
            </w:r>
          </w:p>
        </w:tc>
        <w:tc>
          <w:tcPr>
            <w:tcW w:w="3251" w:type="pct"/>
          </w:tcPr>
          <w:p w14:paraId="27A21EA3" w14:textId="4705F313" w:rsidR="00C22A38" w:rsidRPr="00AE4266" w:rsidRDefault="4DD5DAE9" w:rsidP="00C87F25">
            <w:pPr>
              <w:spacing w:before="0" w:after="0"/>
              <w:cnfStyle w:val="000000000000" w:firstRow="0" w:lastRow="0" w:firstColumn="0" w:lastColumn="0" w:oddVBand="0" w:evenVBand="0" w:oddHBand="0" w:evenHBand="0" w:firstRowFirstColumn="0" w:firstRowLastColumn="0" w:lastRowFirstColumn="0" w:lastRowLastColumn="0"/>
              <w:rPr>
                <w:lang w:eastAsia="en-US"/>
              </w:rPr>
            </w:pPr>
            <w:r w:rsidRPr="0EBF5EEB">
              <w:rPr>
                <w:lang w:eastAsia="en-US"/>
              </w:rPr>
              <w:t>F</w:t>
            </w:r>
            <w:r w:rsidR="2954E871" w:rsidRPr="0EBF5EEB">
              <w:rPr>
                <w:lang w:eastAsia="en-US"/>
              </w:rPr>
              <w:t>AIL</w:t>
            </w:r>
            <w:r w:rsidR="608E7C30" w:rsidRPr="0EBF5EEB">
              <w:rPr>
                <w:lang w:eastAsia="en-US"/>
              </w:rPr>
              <w:t xml:space="preserve"> at pin tests</w:t>
            </w:r>
          </w:p>
        </w:tc>
      </w:tr>
      <w:tr w:rsidR="0090189E" w:rsidRPr="00AE4266" w14:paraId="03ADFBEA" w14:textId="77777777" w:rsidTr="0EBF5EE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49" w:type="pct"/>
          </w:tcPr>
          <w:p w14:paraId="29277357" w14:textId="44E04DC5" w:rsidR="0090189E" w:rsidRPr="00AE4266" w:rsidRDefault="608E7C30" w:rsidP="00C87F25">
            <w:pPr>
              <w:spacing w:before="0" w:after="0"/>
              <w:rPr>
                <w:lang w:eastAsia="en-US"/>
              </w:rPr>
            </w:pPr>
            <w:r w:rsidRPr="0EBF5EEB">
              <w:rPr>
                <w:lang w:eastAsia="en-US"/>
              </w:rPr>
              <w:t>201</w:t>
            </w:r>
          </w:p>
        </w:tc>
        <w:tc>
          <w:tcPr>
            <w:tcW w:w="3251" w:type="pct"/>
          </w:tcPr>
          <w:p w14:paraId="69808CFF" w14:textId="3F71C0AD" w:rsidR="0090189E" w:rsidRPr="00AE4266" w:rsidRDefault="608E7C30" w:rsidP="00C87F25">
            <w:pPr>
              <w:spacing w:before="0" w:after="0"/>
              <w:cnfStyle w:val="000000100000" w:firstRow="0" w:lastRow="0" w:firstColumn="0" w:lastColumn="0" w:oddVBand="0" w:evenVBand="0" w:oddHBand="1" w:evenHBand="0" w:firstRowFirstColumn="0" w:firstRowLastColumn="0" w:lastRowFirstColumn="0" w:lastRowLastColumn="0"/>
              <w:rPr>
                <w:lang w:eastAsia="en-US"/>
              </w:rPr>
            </w:pPr>
            <w:r w:rsidRPr="0EBF5EEB">
              <w:rPr>
                <w:lang w:eastAsia="en-US"/>
              </w:rPr>
              <w:t>FAIL at block level test</w:t>
            </w:r>
          </w:p>
        </w:tc>
      </w:tr>
      <w:tr w:rsidR="0090189E" w:rsidRPr="00AE4266" w14:paraId="7811B5AD" w14:textId="77777777" w:rsidTr="0EBF5EEB">
        <w:trPr>
          <w:trHeight w:val="300"/>
          <w:jc w:val="center"/>
        </w:trPr>
        <w:tc>
          <w:tcPr>
            <w:cnfStyle w:val="001000000000" w:firstRow="0" w:lastRow="0" w:firstColumn="1" w:lastColumn="0" w:oddVBand="0" w:evenVBand="0" w:oddHBand="0" w:evenHBand="0" w:firstRowFirstColumn="0" w:firstRowLastColumn="0" w:lastRowFirstColumn="0" w:lastRowLastColumn="0"/>
            <w:tcW w:w="1749" w:type="pct"/>
          </w:tcPr>
          <w:p w14:paraId="5238FA2C" w14:textId="4AEE86A0" w:rsidR="0090189E" w:rsidRPr="00AE4266" w:rsidRDefault="608E7C30" w:rsidP="00C87F25">
            <w:pPr>
              <w:spacing w:before="0" w:after="0"/>
              <w:rPr>
                <w:lang w:eastAsia="en-US"/>
              </w:rPr>
            </w:pPr>
            <w:r w:rsidRPr="0EBF5EEB">
              <w:rPr>
                <w:lang w:eastAsia="en-US"/>
              </w:rPr>
              <w:t>202</w:t>
            </w:r>
          </w:p>
        </w:tc>
        <w:tc>
          <w:tcPr>
            <w:tcW w:w="3251" w:type="pct"/>
          </w:tcPr>
          <w:p w14:paraId="6EE23B81" w14:textId="04B16BAF" w:rsidR="0090189E" w:rsidRPr="00AE4266" w:rsidRDefault="7603259D" w:rsidP="00C87F25">
            <w:pPr>
              <w:spacing w:before="0" w:after="0"/>
              <w:cnfStyle w:val="000000000000" w:firstRow="0" w:lastRow="0" w:firstColumn="0" w:lastColumn="0" w:oddVBand="0" w:evenVBand="0" w:oddHBand="0" w:evenHBand="0" w:firstRowFirstColumn="0" w:firstRowLastColumn="0" w:lastRowFirstColumn="0" w:lastRowLastColumn="0"/>
              <w:rPr>
                <w:lang w:eastAsia="en-US"/>
              </w:rPr>
            </w:pPr>
            <w:r w:rsidRPr="0EBF5EEB">
              <w:rPr>
                <w:lang w:eastAsia="en-US"/>
              </w:rPr>
              <w:t>FAIL at application or system level test</w:t>
            </w:r>
          </w:p>
        </w:tc>
      </w:tr>
      <w:tr w:rsidR="00797343" w:rsidRPr="00AE4266" w14:paraId="60013A19" w14:textId="77777777" w:rsidTr="0EBF5EE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49" w:type="pct"/>
          </w:tcPr>
          <w:p w14:paraId="4BCF8D5D" w14:textId="15929B4C" w:rsidR="00797343" w:rsidRDefault="15B779D7" w:rsidP="00C87F25">
            <w:pPr>
              <w:spacing w:before="0" w:after="0"/>
              <w:rPr>
                <w:lang w:eastAsia="en-US"/>
              </w:rPr>
            </w:pPr>
            <w:r w:rsidRPr="0EBF5EEB">
              <w:rPr>
                <w:lang w:eastAsia="en-US"/>
              </w:rPr>
              <w:t>300</w:t>
            </w:r>
          </w:p>
        </w:tc>
        <w:tc>
          <w:tcPr>
            <w:tcW w:w="3251" w:type="pct"/>
          </w:tcPr>
          <w:p w14:paraId="746EF6DC" w14:textId="40A1C043" w:rsidR="00797343" w:rsidRDefault="7DB4EF04" w:rsidP="00C87F25">
            <w:pPr>
              <w:spacing w:before="0" w:after="0"/>
              <w:cnfStyle w:val="000000100000" w:firstRow="0" w:lastRow="0" w:firstColumn="0" w:lastColumn="0" w:oddVBand="0" w:evenVBand="0" w:oddHBand="1" w:evenHBand="0" w:firstRowFirstColumn="0" w:firstRowLastColumn="0" w:lastRowFirstColumn="0" w:lastRowLastColumn="0"/>
              <w:rPr>
                <w:lang w:eastAsia="en-US"/>
              </w:rPr>
            </w:pPr>
            <w:r w:rsidRPr="0EBF5EEB">
              <w:rPr>
                <w:lang w:eastAsia="en-US"/>
              </w:rPr>
              <w:t>FAIL at OTP block</w:t>
            </w:r>
          </w:p>
        </w:tc>
      </w:tr>
    </w:tbl>
    <w:p w14:paraId="06DCFC28" w14:textId="03AF7C1B" w:rsidR="00E30EDF" w:rsidRPr="00E30EDF" w:rsidRDefault="1DCF82C1" w:rsidP="00431352">
      <w:pPr>
        <w:rPr>
          <w:lang w:eastAsia="en-US"/>
        </w:rPr>
      </w:pPr>
      <w:r w:rsidRPr="0EBF5EEB">
        <w:rPr>
          <w:lang w:eastAsia="en-US"/>
        </w:rPr>
        <w:t xml:space="preserve">The hardware bins are </w:t>
      </w:r>
      <w:r w:rsidR="16D4F070" w:rsidRPr="0EBF5EEB">
        <w:rPr>
          <w:lang w:eastAsia="en-US"/>
        </w:rPr>
        <w:t xml:space="preserve">simply: one pass and one fail bin. </w:t>
      </w:r>
    </w:p>
    <w:p w14:paraId="5BB5C13E" w14:textId="1CEC5AE8" w:rsidR="007A7427" w:rsidRPr="00AE4266" w:rsidRDefault="00FA1E8D" w:rsidP="00FA24AB">
      <w:pPr>
        <w:pStyle w:val="Heading3"/>
        <w:rPr>
          <w:lang w:val="en-GB" w:eastAsia="en-US"/>
        </w:rPr>
      </w:pPr>
      <w:bookmarkStart w:id="69" w:name="_Toc211426720"/>
      <w:r w:rsidRPr="00AE4266">
        <w:rPr>
          <w:lang w:val="en-GB" w:eastAsia="en-US"/>
        </w:rPr>
        <w:t>Dynamic test limits</w:t>
      </w:r>
      <w:bookmarkEnd w:id="69"/>
    </w:p>
    <w:p w14:paraId="2DC4EA13" w14:textId="05F24F73" w:rsidR="00FA1E8D" w:rsidRDefault="2A41F0E2" w:rsidP="00FA1E8D">
      <w:pPr>
        <w:rPr>
          <w:lang w:eastAsia="en-US"/>
        </w:rPr>
      </w:pPr>
      <w:r w:rsidRPr="0EBF5EEB">
        <w:rPr>
          <w:lang w:eastAsia="en-US"/>
        </w:rPr>
        <w:t xml:space="preserve">This section list all parameters that fall under </w:t>
      </w:r>
      <w:r w:rsidR="3EE52107" w:rsidRPr="0EBF5EEB">
        <w:rPr>
          <w:lang w:eastAsia="en-US"/>
        </w:rPr>
        <w:t xml:space="preserve">DPAT control. </w:t>
      </w:r>
    </w:p>
    <w:p w14:paraId="668C21B2" w14:textId="04DC104E" w:rsidR="002D2E57" w:rsidRPr="00AE4266" w:rsidRDefault="7902BBC1" w:rsidP="00FA1E8D">
      <w:pPr>
        <w:rPr>
          <w:lang w:eastAsia="en-US"/>
        </w:rPr>
      </w:pPr>
      <w:r w:rsidRPr="0EBF5EEB">
        <w:rPr>
          <w:lang w:eastAsia="en-US"/>
        </w:rPr>
        <w:t>Currently, no parameters are under DPAT control.</w:t>
      </w:r>
    </w:p>
    <w:p w14:paraId="3FA169CC" w14:textId="77777777" w:rsidR="004212CE" w:rsidRDefault="264D36DA" w:rsidP="004212CE">
      <w:pPr>
        <w:pStyle w:val="Heading2"/>
      </w:pPr>
      <w:bookmarkStart w:id="70" w:name="_Toc211426721"/>
      <w:r>
        <w:t>QC test stages</w:t>
      </w:r>
      <w:bookmarkEnd w:id="70"/>
    </w:p>
    <w:p w14:paraId="2E649957" w14:textId="77777777" w:rsidR="004212CE" w:rsidRDefault="264D36DA" w:rsidP="004212CE">
      <w:r>
        <w:t>No dedicated test programs for running QC version need to be implemented since:</w:t>
      </w:r>
    </w:p>
    <w:p w14:paraId="645B7D76" w14:textId="77777777" w:rsidR="004212CE" w:rsidRDefault="264D36DA" w:rsidP="004212CE">
      <w:pPr>
        <w:pStyle w:val="ListParagraph"/>
        <w:numPr>
          <w:ilvl w:val="0"/>
          <w:numId w:val="45"/>
        </w:numPr>
      </w:pPr>
      <w:r>
        <w:t>No NVM on this product</w:t>
      </w:r>
    </w:p>
    <w:p w14:paraId="24E9166C" w14:textId="27CDA332" w:rsidR="004212CE" w:rsidRDefault="264D36DA" w:rsidP="004212CE">
      <w:pPr>
        <w:pStyle w:val="ListParagraph"/>
        <w:numPr>
          <w:ilvl w:val="0"/>
          <w:numId w:val="45"/>
        </w:numPr>
      </w:pPr>
      <w:r>
        <w:t xml:space="preserve">No trim tests </w:t>
      </w:r>
      <w:r w:rsidR="0DE8F916">
        <w:t>exist</w:t>
      </w:r>
    </w:p>
    <w:p w14:paraId="1D0DFF0F" w14:textId="7CAB215F" w:rsidR="004212CE" w:rsidRDefault="264D36DA" w:rsidP="004212CE">
      <w:pPr>
        <w:pStyle w:val="ListParagraph"/>
        <w:numPr>
          <w:ilvl w:val="0"/>
          <w:numId w:val="45"/>
        </w:numPr>
      </w:pPr>
      <w:r>
        <w:t xml:space="preserve">No stress tests that </w:t>
      </w:r>
      <w:r w:rsidR="400F2411">
        <w:t>need</w:t>
      </w:r>
      <w:r>
        <w:t xml:space="preserve"> to be skipped</w:t>
      </w:r>
    </w:p>
    <w:p w14:paraId="3CFEA36A" w14:textId="77777777" w:rsidR="004212CE" w:rsidRPr="00653243" w:rsidRDefault="264D36DA" w:rsidP="004212CE">
      <w:r>
        <w:t xml:space="preserve">During the QC runs the specification limits will be used as acceptance criteria. </w:t>
      </w:r>
    </w:p>
    <w:p w14:paraId="668D8E96" w14:textId="77777777" w:rsidR="00C76A85" w:rsidRPr="00AE4266" w:rsidRDefault="00C76A85" w:rsidP="00FA1E8D">
      <w:pPr>
        <w:rPr>
          <w:lang w:eastAsia="en-US"/>
        </w:rPr>
      </w:pPr>
    </w:p>
    <w:p w14:paraId="309250AC" w14:textId="653B23A0" w:rsidR="00B62A06" w:rsidRPr="00AE4266" w:rsidRDefault="00144E84" w:rsidP="0063326E">
      <w:pPr>
        <w:pStyle w:val="Heading1"/>
      </w:pPr>
      <w:bookmarkStart w:id="71" w:name="_Toc131774881"/>
      <w:bookmarkStart w:id="72" w:name="_Toc211426722"/>
      <w:r w:rsidRPr="00AE4266">
        <w:lastRenderedPageBreak/>
        <w:t>Measurement t</w:t>
      </w:r>
      <w:r w:rsidR="001474A3" w:rsidRPr="00AE4266">
        <w:t>est setup</w:t>
      </w:r>
      <w:bookmarkEnd w:id="71"/>
      <w:bookmarkEnd w:id="72"/>
    </w:p>
    <w:p w14:paraId="45EDA658" w14:textId="6687BFFC" w:rsidR="00E53686" w:rsidRPr="00AE4266" w:rsidRDefault="00E53686" w:rsidP="00BA4667">
      <w:r w:rsidRPr="00AE4266">
        <w:t>This chapter explains how to collect measurement data from individual DUTs while working with a limited amount of lab equipment. It also details the instruments used in the test setup, along with all hardware-related requirements. Additionally, the section covers the software used to control the test setup, including software-specific details.</w:t>
      </w:r>
    </w:p>
    <w:p w14:paraId="6BDF8A5A" w14:textId="0FE279D0" w:rsidR="006F16C6" w:rsidRPr="00AE4266" w:rsidRDefault="00B62A06" w:rsidP="00A607EA">
      <w:pPr>
        <w:pStyle w:val="Heading2"/>
      </w:pPr>
      <w:bookmarkStart w:id="73" w:name="_Ref190764964"/>
      <w:bookmarkStart w:id="74" w:name="_Toc211426723"/>
      <w:r w:rsidRPr="00AE4266">
        <w:t>Test hardware</w:t>
      </w:r>
      <w:bookmarkEnd w:id="73"/>
      <w:bookmarkEnd w:id="74"/>
    </w:p>
    <w:p w14:paraId="08235C3F" w14:textId="77777777" w:rsidR="00B62A06" w:rsidRPr="00AE4266" w:rsidRDefault="00B62A06" w:rsidP="00A607EA">
      <w:pPr>
        <w:pStyle w:val="Heading3"/>
        <w:rPr>
          <w:lang w:val="en-GB"/>
        </w:rPr>
      </w:pPr>
      <w:bookmarkStart w:id="75" w:name="_Ref121403970"/>
      <w:bookmarkStart w:id="76" w:name="_Toc211426724"/>
      <w:r w:rsidRPr="00AE4266">
        <w:rPr>
          <w:lang w:val="en-GB"/>
        </w:rPr>
        <w:t>Overview</w:t>
      </w:r>
      <w:bookmarkEnd w:id="75"/>
      <w:bookmarkEnd w:id="76"/>
    </w:p>
    <w:p w14:paraId="61140899" w14:textId="288EA0BF" w:rsidR="00D245CF" w:rsidRPr="00AE4266" w:rsidRDefault="00D245CF" w:rsidP="00D245CF">
      <w:r w:rsidRPr="00AE4266">
        <w:fldChar w:fldCharType="begin"/>
      </w:r>
      <w:r w:rsidRPr="00AE4266">
        <w:instrText xml:space="preserve"> REF _Ref120807204 \h </w:instrText>
      </w:r>
      <w:r w:rsidRPr="00AE4266">
        <w:fldChar w:fldCharType="separate"/>
      </w:r>
      <w:r w:rsidR="00C31325" w:rsidRPr="00AE4266">
        <w:t>Figure 3</w:t>
      </w:r>
      <w:r w:rsidRPr="00AE4266">
        <w:fldChar w:fldCharType="end"/>
      </w:r>
      <w:r w:rsidRPr="00AE4266">
        <w:t xml:space="preserve"> provides an overview of the complete test setup used for </w:t>
      </w:r>
      <w:r w:rsidR="001A2E79" w:rsidRPr="00AE4266">
        <w:t>most</w:t>
      </w:r>
      <w:r w:rsidRPr="00AE4266">
        <w:t xml:space="preserve"> tests outlined in the test procedures (Chapter </w:t>
      </w:r>
      <w:r w:rsidR="00E60910" w:rsidRPr="00AE4266">
        <w:fldChar w:fldCharType="begin"/>
      </w:r>
      <w:r w:rsidR="00E60910" w:rsidRPr="00AE4266">
        <w:instrText xml:space="preserve"> REF _Ref189170844 \r \h </w:instrText>
      </w:r>
      <w:r w:rsidR="00E60910" w:rsidRPr="00AE4266">
        <w:fldChar w:fldCharType="separate"/>
      </w:r>
      <w:r w:rsidR="00C31325" w:rsidRPr="00AE4266">
        <w:t>5</w:t>
      </w:r>
      <w:r w:rsidR="00E60910" w:rsidRPr="00AE4266">
        <w:fldChar w:fldCharType="end"/>
      </w:r>
      <w:r w:rsidRPr="00AE4266">
        <w:t>). As shown in the diagram, the Devices Under Test (DUTs) are placed within a temperature-controlled environment, which may be maintained using a thermostreamer to ensure stable and controlled test conditions</w:t>
      </w:r>
      <w:r w:rsidR="0041193B" w:rsidRPr="00AE4266">
        <w:t xml:space="preserve">. </w:t>
      </w:r>
      <w:r w:rsidRPr="00AE4266">
        <w:t>The DUTs are connected to various measurement instruments via a connection matrix, allowing flexible signal routing.</w:t>
      </w:r>
    </w:p>
    <w:p w14:paraId="589AAF7F" w14:textId="1E5A81EB" w:rsidR="00D245CF" w:rsidRPr="00AE4266" w:rsidRDefault="00D245CF" w:rsidP="00D245CF">
      <w:r w:rsidRPr="00AE4266">
        <w:t xml:space="preserve">To enable automated test execution, all instruments are </w:t>
      </w:r>
      <w:r w:rsidR="00690871" w:rsidRPr="00AE4266">
        <w:t>connected</w:t>
      </w:r>
      <w:r w:rsidRPr="00AE4266">
        <w:t xml:space="preserve"> through Ethernet and centrally controlled by a test PC. This setup ensures efficient data acquisition, measurement synchronization, and </w:t>
      </w:r>
      <w:r w:rsidR="00CE2AB7" w:rsidRPr="00AE4266">
        <w:t>automated</w:t>
      </w:r>
      <w:r w:rsidRPr="00AE4266">
        <w:t xml:space="preserve"> execution of the defined test procedures.</w:t>
      </w:r>
    </w:p>
    <w:p w14:paraId="01CF6D70" w14:textId="3D0E7CFC" w:rsidR="00A77728" w:rsidRPr="00AE4266" w:rsidRDefault="00160FD5" w:rsidP="00565965">
      <w:pPr>
        <w:keepNext/>
        <w:spacing w:before="0" w:after="0"/>
        <w:jc w:val="center"/>
      </w:pPr>
      <w:r>
        <w:rPr>
          <w:noProof/>
        </w:rPr>
        <w:drawing>
          <wp:inline distT="0" distB="0" distL="0" distR="0" wp14:anchorId="255010D8" wp14:editId="0C0B9564">
            <wp:extent cx="4110320" cy="2695492"/>
            <wp:effectExtent l="0" t="0" r="5080" b="0"/>
            <wp:docPr id="21363197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19716"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4130835" cy="2708946"/>
                    </a:xfrm>
                    <a:prstGeom prst="rect">
                      <a:avLst/>
                    </a:prstGeom>
                  </pic:spPr>
                </pic:pic>
              </a:graphicData>
            </a:graphic>
          </wp:inline>
        </w:drawing>
      </w:r>
    </w:p>
    <w:p w14:paraId="5960F504" w14:textId="0C782BCE" w:rsidR="00226E8D" w:rsidRDefault="00A77728" w:rsidP="009A3CE0">
      <w:pPr>
        <w:pStyle w:val="Caption"/>
        <w:rPr>
          <w:lang w:val="en-GB"/>
        </w:rPr>
      </w:pPr>
      <w:bookmarkStart w:id="77" w:name="_Ref120807204"/>
      <w:bookmarkStart w:id="78" w:name="_Toc131774956"/>
      <w:bookmarkStart w:id="79" w:name="_Toc211426663"/>
      <w:r w:rsidRPr="00AE4266">
        <w:rPr>
          <w:lang w:val="en-GB"/>
        </w:rPr>
        <w:t xml:space="preserve">Figure </w:t>
      </w:r>
      <w:r w:rsidRPr="00AE4266">
        <w:rPr>
          <w:lang w:val="en-GB"/>
        </w:rPr>
        <w:fldChar w:fldCharType="begin"/>
      </w:r>
      <w:r w:rsidRPr="00AE4266">
        <w:rPr>
          <w:lang w:val="en-GB"/>
        </w:rPr>
        <w:instrText xml:space="preserve"> SEQ Figure \* ARABIC </w:instrText>
      </w:r>
      <w:r w:rsidRPr="00AE4266">
        <w:rPr>
          <w:lang w:val="en-GB"/>
        </w:rPr>
        <w:fldChar w:fldCharType="separate"/>
      </w:r>
      <w:r w:rsidR="004565CC">
        <w:rPr>
          <w:noProof/>
          <w:lang w:val="en-GB"/>
        </w:rPr>
        <w:t>3</w:t>
      </w:r>
      <w:r w:rsidRPr="00AE4266">
        <w:rPr>
          <w:lang w:val="en-GB"/>
        </w:rPr>
        <w:fldChar w:fldCharType="end"/>
      </w:r>
      <w:bookmarkEnd w:id="77"/>
      <w:r w:rsidRPr="00AE4266">
        <w:rPr>
          <w:lang w:val="en-GB"/>
        </w:rPr>
        <w:t xml:space="preserve">: </w:t>
      </w:r>
      <w:commentRangeStart w:id="80"/>
      <w:commentRangeStart w:id="81"/>
      <w:r w:rsidR="00226E8D" w:rsidRPr="00AE4266">
        <w:rPr>
          <w:lang w:val="en-GB"/>
        </w:rPr>
        <w:t>Measurement</w:t>
      </w:r>
      <w:r w:rsidR="007B68F7" w:rsidRPr="00AE4266">
        <w:rPr>
          <w:lang w:val="en-GB"/>
        </w:rPr>
        <w:t xml:space="preserve"> setup overview</w:t>
      </w:r>
      <w:bookmarkEnd w:id="78"/>
      <w:bookmarkEnd w:id="79"/>
      <w:commentRangeEnd w:id="80"/>
      <w:r w:rsidR="007D1AB4">
        <w:rPr>
          <w:rStyle w:val="CommentReference"/>
          <w:sz w:val="20"/>
          <w:szCs w:val="20"/>
          <w:lang w:val="en-GB"/>
        </w:rPr>
        <w:commentReference w:id="80"/>
      </w:r>
      <w:commentRangeEnd w:id="81"/>
      <w:r>
        <w:rPr>
          <w:rStyle w:val="CommentReference"/>
          <w:sz w:val="20"/>
          <w:szCs w:val="20"/>
          <w:lang w:val="en-GB"/>
        </w:rPr>
        <w:commentReference w:id="81"/>
      </w:r>
    </w:p>
    <w:p w14:paraId="391F7631" w14:textId="77777777" w:rsidR="00287D7E" w:rsidRDefault="00287D7E" w:rsidP="00287D7E">
      <w:pPr>
        <w:rPr>
          <w:lang w:eastAsia="en-US"/>
        </w:rPr>
      </w:pPr>
    </w:p>
    <w:p w14:paraId="7E266202" w14:textId="77777777" w:rsidR="004565CC" w:rsidRDefault="00287D7E" w:rsidP="004565CC">
      <w:pPr>
        <w:keepNext/>
      </w:pPr>
      <w:r w:rsidRPr="00CD6936">
        <w:rPr>
          <w:noProof/>
        </w:rPr>
        <w:lastRenderedPageBreak/>
        <w:drawing>
          <wp:inline distT="0" distB="0" distL="0" distR="0" wp14:anchorId="1384136F" wp14:editId="3D7D0B25">
            <wp:extent cx="6120765" cy="2806700"/>
            <wp:effectExtent l="0" t="0" r="0" b="0"/>
            <wp:docPr id="1765186266" name="Picture 8"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86266" name="Picture 8" descr="A diagram of a machine&#10;&#10;AI-generated content may be incorrect."/>
                    <pic:cNvPicPr>
                      <a:picLocks noChangeAspect="1" noChangeArrowheads="1"/>
                    </pic:cNvPicPr>
                  </pic:nvPicPr>
                  <pic:blipFill>
                    <a:blip r:embed="rId25"/>
                    <a:stretch>
                      <a:fillRect/>
                    </a:stretch>
                  </pic:blipFill>
                  <pic:spPr bwMode="auto">
                    <a:xfrm>
                      <a:off x="0" y="0"/>
                      <a:ext cx="6120765" cy="2806700"/>
                    </a:xfrm>
                    <a:prstGeom prst="rect">
                      <a:avLst/>
                    </a:prstGeom>
                    <a:noFill/>
                    <a:ln>
                      <a:noFill/>
                    </a:ln>
                  </pic:spPr>
                </pic:pic>
              </a:graphicData>
            </a:graphic>
          </wp:inline>
        </w:drawing>
      </w:r>
    </w:p>
    <w:p w14:paraId="0EE074C3" w14:textId="106F27F4" w:rsidR="00287D7E" w:rsidRPr="00287D7E" w:rsidRDefault="004565CC" w:rsidP="004565CC">
      <w:pPr>
        <w:pStyle w:val="Caption"/>
        <w:rPr>
          <w:lang w:val="en-GB"/>
        </w:rPr>
      </w:pPr>
      <w:bookmarkStart w:id="82" w:name="_Toc211426664"/>
      <w:r>
        <w:t xml:space="preserve">Figure </w:t>
      </w:r>
      <w:r>
        <w:fldChar w:fldCharType="begin"/>
      </w:r>
      <w:r>
        <w:instrText xml:space="preserve"> SEQ Figure \* ARABIC </w:instrText>
      </w:r>
      <w:r>
        <w:fldChar w:fldCharType="separate"/>
      </w:r>
      <w:r>
        <w:rPr>
          <w:noProof/>
        </w:rPr>
        <w:t>4</w:t>
      </w:r>
      <w:r>
        <w:fldChar w:fldCharType="end"/>
      </w:r>
      <w:r>
        <w:t>: Detailed setup</w:t>
      </w:r>
      <w:bookmarkEnd w:id="82"/>
    </w:p>
    <w:p w14:paraId="5F7A8274" w14:textId="1F6230D8" w:rsidR="00B62A06" w:rsidRPr="00AE4266" w:rsidRDefault="00B62A06" w:rsidP="00A71AAA">
      <w:pPr>
        <w:pStyle w:val="Heading3"/>
        <w:rPr>
          <w:lang w:val="en-GB"/>
        </w:rPr>
      </w:pPr>
      <w:bookmarkStart w:id="83" w:name="_Toc211426725"/>
      <w:r w:rsidRPr="00AE4266">
        <w:rPr>
          <w:lang w:val="en-GB"/>
        </w:rPr>
        <w:t>DUT information</w:t>
      </w:r>
      <w:bookmarkEnd w:id="83"/>
    </w:p>
    <w:p w14:paraId="7B6C9EE5" w14:textId="336ED959" w:rsidR="0004134C" w:rsidRPr="00AE4266" w:rsidRDefault="00981531" w:rsidP="0046454C">
      <w:r w:rsidRPr="00AE4266">
        <w:t xml:space="preserve">The </w:t>
      </w:r>
      <w:r w:rsidR="0006470F" w:rsidRPr="00AE4266">
        <w:t xml:space="preserve">DUT </w:t>
      </w:r>
      <w:r w:rsidRPr="00AE4266">
        <w:t>pin configuration</w:t>
      </w:r>
      <w:r w:rsidR="0006470F" w:rsidRPr="00AE4266">
        <w:t xml:space="preserve"> </w:t>
      </w:r>
      <w:r w:rsidRPr="00AE4266">
        <w:t>can be found in the datasheet</w:t>
      </w:r>
      <w:r w:rsidR="00BC582B" w:rsidRPr="00AE4266">
        <w:t xml:space="preserve"> </w:t>
      </w:r>
      <w:hyperlink r:id="rId26" w:history="1">
        <w:r w:rsidR="000A4A24" w:rsidRPr="00AE4266">
          <w:rPr>
            <w:rStyle w:val="Hyperlink"/>
          </w:rPr>
          <w:t>MAG-PSU00001-NP</w:t>
        </w:r>
      </w:hyperlink>
      <w:r w:rsidR="005E4791" w:rsidRPr="00AE4266">
        <w:t>.</w:t>
      </w:r>
      <w:r w:rsidR="0006470F" w:rsidRPr="00AE4266">
        <w:t xml:space="preserve"> </w:t>
      </w:r>
      <w:r w:rsidR="00F507FC" w:rsidRPr="00AE4266">
        <w:fldChar w:fldCharType="begin"/>
      </w:r>
      <w:r w:rsidR="00F507FC" w:rsidRPr="00AE4266">
        <w:instrText xml:space="preserve"> REF _Ref121474414 \h </w:instrText>
      </w:r>
      <w:r w:rsidR="00F507FC" w:rsidRPr="00AE4266">
        <w:fldChar w:fldCharType="separate"/>
      </w:r>
      <w:r w:rsidR="00860CED" w:rsidRPr="00AE4266">
        <w:t xml:space="preserve">Table </w:t>
      </w:r>
      <w:r w:rsidR="00860CED">
        <w:rPr>
          <w:noProof/>
        </w:rPr>
        <w:t>6</w:t>
      </w:r>
      <w:r w:rsidR="00F507FC" w:rsidRPr="00AE4266">
        <w:fldChar w:fldCharType="end"/>
      </w:r>
      <w:r w:rsidR="00F507FC" w:rsidRPr="00AE4266">
        <w:t xml:space="preserve"> </w:t>
      </w:r>
      <w:r w:rsidR="004B6F54" w:rsidRPr="00AE4266">
        <w:t>provides a detailed overview of all DUT pins and specifies the corresponding test equipment required for each pin to execute the defined test procedures.</w:t>
      </w:r>
      <w:r w:rsidR="00F507FC" w:rsidRPr="00AE4266">
        <w:t xml:space="preserve"> </w:t>
      </w:r>
    </w:p>
    <w:p w14:paraId="56C6B963" w14:textId="1E0480A8" w:rsidR="00F507FC" w:rsidRPr="00AE4266" w:rsidRDefault="0004134C" w:rsidP="0046454C">
      <w:r w:rsidRPr="00AE4266">
        <w:t>For debugging purposes, additional connections to the test equipment may be beneficial. These optional connections are marked with the postfix "</w:t>
      </w:r>
      <w:r w:rsidRPr="00AE4266">
        <w:rPr>
          <w:rFonts w:ascii="Cambria Math" w:hAnsi="Cambria Math" w:cs="Cambria Math"/>
        </w:rPr>
        <w:t>∗</w:t>
      </w:r>
      <w:r w:rsidRPr="00AE4266">
        <w:t>" in the table. The following codes are used in the matrix:</w:t>
      </w:r>
    </w:p>
    <w:p w14:paraId="20C2EC4D" w14:textId="79FDB6F9" w:rsidR="00F507FC" w:rsidRPr="00AE4266" w:rsidRDefault="00BA0575" w:rsidP="0046454C">
      <w:pPr>
        <w:pStyle w:val="multilevellist"/>
        <w:rPr>
          <w:lang w:val="en-GB"/>
        </w:rPr>
      </w:pPr>
      <w:r w:rsidRPr="00AE4266">
        <w:rPr>
          <w:lang w:val="en-GB"/>
        </w:rPr>
        <w:t>HI_F</w:t>
      </w:r>
      <w:r w:rsidR="00F507FC" w:rsidRPr="00AE4266">
        <w:rPr>
          <w:lang w:val="en-GB"/>
        </w:rPr>
        <w:t>: Forced voltage or current at the pin</w:t>
      </w:r>
    </w:p>
    <w:p w14:paraId="70EFF793" w14:textId="156157E2" w:rsidR="00F507FC" w:rsidRPr="00AE4266" w:rsidRDefault="00BA0575" w:rsidP="0046454C">
      <w:pPr>
        <w:pStyle w:val="multilevellist"/>
        <w:rPr>
          <w:lang w:val="en-GB"/>
        </w:rPr>
      </w:pPr>
      <w:r w:rsidRPr="00AE4266">
        <w:rPr>
          <w:lang w:val="en-GB"/>
        </w:rPr>
        <w:t>HI_</w:t>
      </w:r>
      <w:r w:rsidR="00F507FC" w:rsidRPr="00AE4266">
        <w:rPr>
          <w:lang w:val="en-GB"/>
        </w:rPr>
        <w:t>S</w:t>
      </w:r>
      <w:r w:rsidRPr="00AE4266">
        <w:rPr>
          <w:lang w:val="en-GB"/>
        </w:rPr>
        <w:t>, LO_S</w:t>
      </w:r>
      <w:r w:rsidR="00F507FC" w:rsidRPr="00AE4266">
        <w:rPr>
          <w:lang w:val="en-GB"/>
        </w:rPr>
        <w:t>: Sensed voltage or current at the pin</w:t>
      </w:r>
    </w:p>
    <w:p w14:paraId="0A4916AA" w14:textId="70E77198" w:rsidR="00137B02" w:rsidRPr="00AE4266" w:rsidRDefault="00137B02" w:rsidP="00137B02">
      <w:pPr>
        <w:pStyle w:val="multilevellist"/>
        <w:rPr>
          <w:lang w:val="en-GB"/>
        </w:rPr>
      </w:pPr>
      <w:r w:rsidRPr="00AE4266">
        <w:rPr>
          <w:lang w:val="en-GB"/>
        </w:rPr>
        <w:t>LO_F: Return path</w:t>
      </w:r>
    </w:p>
    <w:p w14:paraId="2401E907" w14:textId="69D585B4" w:rsidR="00035124" w:rsidRPr="00AE4266" w:rsidRDefault="00035124" w:rsidP="00137B02">
      <w:pPr>
        <w:pStyle w:val="multilevellist"/>
        <w:rPr>
          <w:lang w:val="en-GB"/>
        </w:rPr>
      </w:pPr>
      <w:r w:rsidRPr="00AE4266">
        <w:rPr>
          <w:lang w:val="en-GB"/>
        </w:rPr>
        <w:t>HI_IN: Sensed voltage or current at the pin connects to HI input of DMM</w:t>
      </w:r>
      <w:r w:rsidR="00D753AA" w:rsidRPr="00AE4266">
        <w:rPr>
          <w:lang w:val="en-GB"/>
        </w:rPr>
        <w:t xml:space="preserve"> or scope</w:t>
      </w:r>
    </w:p>
    <w:p w14:paraId="57302003" w14:textId="0BECAB26" w:rsidR="00F507FC" w:rsidRPr="00AE4266" w:rsidRDefault="00137B02" w:rsidP="009279D6">
      <w:pPr>
        <w:pStyle w:val="multilevellist"/>
        <w:rPr>
          <w:lang w:val="en-GB"/>
        </w:rPr>
      </w:pPr>
      <w:r w:rsidRPr="00AE4266">
        <w:rPr>
          <w:lang w:val="en-GB"/>
        </w:rPr>
        <w:t>LO_</w:t>
      </w:r>
      <w:r w:rsidR="008B1B4C" w:rsidRPr="00AE4266">
        <w:rPr>
          <w:lang w:val="en-GB"/>
        </w:rPr>
        <w:t>IN</w:t>
      </w:r>
      <w:r w:rsidRPr="00AE4266">
        <w:rPr>
          <w:lang w:val="en-GB"/>
        </w:rPr>
        <w:t xml:space="preserve">: Sensed voltage or current at the pin connects to LO input of DMM </w:t>
      </w:r>
    </w:p>
    <w:p w14:paraId="213007B3" w14:textId="309C475D" w:rsidR="00F338BF" w:rsidRPr="00AE4266" w:rsidRDefault="00F338BF" w:rsidP="009279D6">
      <w:pPr>
        <w:pStyle w:val="multilevellist"/>
        <w:rPr>
          <w:lang w:val="en-GB"/>
        </w:rPr>
      </w:pPr>
      <w:r w:rsidRPr="00AE4266">
        <w:rPr>
          <w:lang w:val="en-GB"/>
        </w:rPr>
        <w:t>CHx</w:t>
      </w:r>
      <w:r w:rsidR="008505FE" w:rsidRPr="00AE4266">
        <w:rPr>
          <w:lang w:val="en-GB"/>
        </w:rPr>
        <w:t xml:space="preserve">: </w:t>
      </w:r>
      <w:r w:rsidR="00A668DD" w:rsidRPr="00AE4266">
        <w:rPr>
          <w:lang w:val="en-GB"/>
        </w:rPr>
        <w:t xml:space="preserve">Input of oscilloscope with x </w:t>
      </w:r>
      <w:r w:rsidR="00576CCB" w:rsidRPr="00AE4266">
        <w:rPr>
          <w:lang w:val="en-GB"/>
        </w:rPr>
        <w:t>in range [1 to 4]</w:t>
      </w:r>
    </w:p>
    <w:p w14:paraId="08EA89E7" w14:textId="77777777" w:rsidR="006A2932" w:rsidRPr="00AE4266" w:rsidRDefault="006A2932" w:rsidP="006A2932">
      <w:pPr>
        <w:pStyle w:val="multilevellist"/>
        <w:numPr>
          <w:ilvl w:val="0"/>
          <w:numId w:val="0"/>
        </w:numPr>
        <w:rPr>
          <w:lang w:val="en-GB"/>
        </w:rPr>
      </w:pPr>
    </w:p>
    <w:p w14:paraId="6C48E7FB" w14:textId="334BFD9C" w:rsidR="00F507FC" w:rsidRPr="00AE4266" w:rsidRDefault="00F507FC" w:rsidP="00F507FC">
      <w:pPr>
        <w:pStyle w:val="Caption"/>
        <w:keepNext/>
        <w:rPr>
          <w:lang w:val="en-GB"/>
        </w:rPr>
      </w:pPr>
      <w:bookmarkStart w:id="84" w:name="_Ref121474414"/>
      <w:bookmarkStart w:id="85" w:name="_Toc131774970"/>
      <w:bookmarkStart w:id="86" w:name="_Toc211426674"/>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6</w:t>
      </w:r>
      <w:r w:rsidRPr="00AE4266">
        <w:rPr>
          <w:lang w:val="en-GB"/>
        </w:rPr>
        <w:fldChar w:fldCharType="end"/>
      </w:r>
      <w:bookmarkEnd w:id="84"/>
      <w:r w:rsidRPr="00AE4266">
        <w:rPr>
          <w:lang w:val="en-GB"/>
        </w:rPr>
        <w:t>: Pin list vs equipment matrix</w:t>
      </w:r>
      <w:bookmarkEnd w:id="85"/>
      <w:bookmarkEnd w:id="86"/>
    </w:p>
    <w:tbl>
      <w:tblPr>
        <w:tblStyle w:val="GridTable4-Accent3"/>
        <w:tblW w:w="0" w:type="auto"/>
        <w:jc w:val="center"/>
        <w:tblLayout w:type="fixed"/>
        <w:tblLook w:val="04A0" w:firstRow="1" w:lastRow="0" w:firstColumn="1" w:lastColumn="0" w:noHBand="0" w:noVBand="1"/>
      </w:tblPr>
      <w:tblGrid>
        <w:gridCol w:w="1272"/>
        <w:gridCol w:w="717"/>
        <w:gridCol w:w="616"/>
        <w:gridCol w:w="766"/>
        <w:gridCol w:w="861"/>
        <w:gridCol w:w="528"/>
        <w:gridCol w:w="456"/>
        <w:gridCol w:w="3885"/>
      </w:tblGrid>
      <w:tr w:rsidR="003869D0" w:rsidRPr="00AE4266" w14:paraId="00A569B5" w14:textId="5902A421" w:rsidTr="00415181">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72" w:type="dxa"/>
            <w:tcBorders>
              <w:tl2br w:val="single" w:sz="4" w:space="0" w:color="auto"/>
            </w:tcBorders>
          </w:tcPr>
          <w:p w14:paraId="46F77028" w14:textId="77777777" w:rsidR="003869D0" w:rsidRPr="00AE4266" w:rsidRDefault="003869D0">
            <w:pPr>
              <w:pStyle w:val="Table-small"/>
              <w:jc w:val="right"/>
              <w:rPr>
                <w:b w:val="0"/>
                <w:bCs w:val="0"/>
              </w:rPr>
            </w:pPr>
            <w:r w:rsidRPr="00AE4266">
              <w:t>Equip</w:t>
            </w:r>
          </w:p>
          <w:p w14:paraId="1D968E38" w14:textId="77777777" w:rsidR="003869D0" w:rsidRPr="00AE4266" w:rsidRDefault="003869D0">
            <w:pPr>
              <w:pStyle w:val="Table-small"/>
            </w:pPr>
            <w:r w:rsidRPr="00AE4266">
              <w:t xml:space="preserve">Pin </w:t>
            </w:r>
          </w:p>
        </w:tc>
        <w:tc>
          <w:tcPr>
            <w:tcW w:w="717" w:type="dxa"/>
          </w:tcPr>
          <w:p w14:paraId="33DAAC19" w14:textId="77777777" w:rsidR="003869D0" w:rsidRPr="00AE4266" w:rsidRDefault="003869D0">
            <w:pPr>
              <w:pStyle w:val="Table-small"/>
              <w:jc w:val="center"/>
              <w:cnfStyle w:val="100000000000" w:firstRow="1" w:lastRow="0" w:firstColumn="0" w:lastColumn="0" w:oddVBand="0" w:evenVBand="0" w:oddHBand="0" w:evenHBand="0" w:firstRowFirstColumn="0" w:firstRowLastColumn="0" w:lastRowFirstColumn="0" w:lastRowLastColumn="0"/>
              <w:rPr>
                <w:sz w:val="18"/>
                <w:szCs w:val="14"/>
              </w:rPr>
            </w:pPr>
            <w:r w:rsidRPr="00AE4266">
              <w:rPr>
                <w:sz w:val="18"/>
                <w:szCs w:val="14"/>
              </w:rPr>
              <w:t>PSU</w:t>
            </w:r>
          </w:p>
        </w:tc>
        <w:tc>
          <w:tcPr>
            <w:tcW w:w="616" w:type="dxa"/>
          </w:tcPr>
          <w:p w14:paraId="670905EF" w14:textId="77777777" w:rsidR="003869D0" w:rsidRPr="00AE4266" w:rsidRDefault="003869D0">
            <w:pPr>
              <w:pStyle w:val="Table-small"/>
              <w:jc w:val="center"/>
              <w:cnfStyle w:val="100000000000" w:firstRow="1" w:lastRow="0" w:firstColumn="0" w:lastColumn="0" w:oddVBand="0" w:evenVBand="0" w:oddHBand="0" w:evenHBand="0" w:firstRowFirstColumn="0" w:firstRowLastColumn="0" w:lastRowFirstColumn="0" w:lastRowLastColumn="0"/>
              <w:rPr>
                <w:sz w:val="18"/>
                <w:szCs w:val="14"/>
              </w:rPr>
            </w:pPr>
            <w:r w:rsidRPr="00AE4266">
              <w:rPr>
                <w:sz w:val="18"/>
                <w:szCs w:val="14"/>
              </w:rPr>
              <w:t>SMU</w:t>
            </w:r>
          </w:p>
        </w:tc>
        <w:tc>
          <w:tcPr>
            <w:tcW w:w="766" w:type="dxa"/>
          </w:tcPr>
          <w:p w14:paraId="60358D45" w14:textId="77777777" w:rsidR="003869D0" w:rsidRPr="00AE4266" w:rsidRDefault="003869D0">
            <w:pPr>
              <w:pStyle w:val="Table-small"/>
              <w:jc w:val="center"/>
              <w:cnfStyle w:val="100000000000" w:firstRow="1" w:lastRow="0" w:firstColumn="0" w:lastColumn="0" w:oddVBand="0" w:evenVBand="0" w:oddHBand="0" w:evenHBand="0" w:firstRowFirstColumn="0" w:firstRowLastColumn="0" w:lastRowFirstColumn="0" w:lastRowLastColumn="0"/>
              <w:rPr>
                <w:sz w:val="18"/>
                <w:szCs w:val="14"/>
              </w:rPr>
            </w:pPr>
            <w:r w:rsidRPr="00AE4266">
              <w:rPr>
                <w:sz w:val="18"/>
                <w:szCs w:val="14"/>
              </w:rPr>
              <w:t>DMMV</w:t>
            </w:r>
          </w:p>
        </w:tc>
        <w:tc>
          <w:tcPr>
            <w:tcW w:w="861" w:type="dxa"/>
          </w:tcPr>
          <w:p w14:paraId="01797C0B" w14:textId="77777777" w:rsidR="003869D0" w:rsidRPr="00AE4266" w:rsidRDefault="003869D0">
            <w:pPr>
              <w:pStyle w:val="Table-small"/>
              <w:jc w:val="center"/>
              <w:cnfStyle w:val="100000000000" w:firstRow="1" w:lastRow="0" w:firstColumn="0" w:lastColumn="0" w:oddVBand="0" w:evenVBand="0" w:oddHBand="0" w:evenHBand="0" w:firstRowFirstColumn="0" w:firstRowLastColumn="0" w:lastRowFirstColumn="0" w:lastRowLastColumn="0"/>
              <w:rPr>
                <w:b w:val="0"/>
                <w:bCs w:val="0"/>
                <w:sz w:val="18"/>
                <w:szCs w:val="14"/>
              </w:rPr>
            </w:pPr>
            <w:r w:rsidRPr="00AE4266">
              <w:rPr>
                <w:sz w:val="18"/>
                <w:szCs w:val="14"/>
              </w:rPr>
              <w:t>SCOPE</w:t>
            </w:r>
          </w:p>
        </w:tc>
        <w:tc>
          <w:tcPr>
            <w:tcW w:w="528" w:type="dxa"/>
          </w:tcPr>
          <w:p w14:paraId="2C985BA8" w14:textId="77777777" w:rsidR="003869D0" w:rsidRPr="00AE4266" w:rsidRDefault="003869D0">
            <w:pPr>
              <w:pStyle w:val="Table-small"/>
              <w:jc w:val="center"/>
              <w:cnfStyle w:val="100000000000" w:firstRow="1" w:lastRow="0" w:firstColumn="0" w:lastColumn="0" w:oddVBand="0" w:evenVBand="0" w:oddHBand="0" w:evenHBand="0" w:firstRowFirstColumn="0" w:firstRowLastColumn="0" w:lastRowFirstColumn="0" w:lastRowLastColumn="0"/>
              <w:rPr>
                <w:sz w:val="18"/>
                <w:szCs w:val="14"/>
              </w:rPr>
            </w:pPr>
            <w:r w:rsidRPr="00AE4266">
              <w:rPr>
                <w:sz w:val="18"/>
                <w:szCs w:val="14"/>
              </w:rPr>
              <w:t>EL</w:t>
            </w:r>
          </w:p>
        </w:tc>
        <w:tc>
          <w:tcPr>
            <w:tcW w:w="456" w:type="dxa"/>
          </w:tcPr>
          <w:p w14:paraId="6C011592" w14:textId="77777777" w:rsidR="003869D0" w:rsidRPr="00AE4266" w:rsidRDefault="003869D0">
            <w:pPr>
              <w:pStyle w:val="Table-small"/>
              <w:jc w:val="center"/>
              <w:cnfStyle w:val="100000000000" w:firstRow="1" w:lastRow="0" w:firstColumn="0" w:lastColumn="0" w:oddVBand="0" w:evenVBand="0" w:oddHBand="0" w:evenHBand="0" w:firstRowFirstColumn="0" w:firstRowLastColumn="0" w:lastRowFirstColumn="0" w:lastRowLastColumn="0"/>
              <w:rPr>
                <w:sz w:val="18"/>
                <w:szCs w:val="14"/>
              </w:rPr>
            </w:pPr>
            <w:r w:rsidRPr="00AE4266">
              <w:rPr>
                <w:sz w:val="18"/>
                <w:szCs w:val="14"/>
              </w:rPr>
              <w:t>uC</w:t>
            </w:r>
          </w:p>
        </w:tc>
        <w:tc>
          <w:tcPr>
            <w:tcW w:w="3885" w:type="dxa"/>
          </w:tcPr>
          <w:p w14:paraId="555F587C" w14:textId="7E3AC167" w:rsidR="003869D0" w:rsidRPr="00AE4266" w:rsidRDefault="003869D0">
            <w:pPr>
              <w:pStyle w:val="Table-small"/>
              <w:jc w:val="center"/>
              <w:cnfStyle w:val="100000000000" w:firstRow="1" w:lastRow="0" w:firstColumn="0" w:lastColumn="0" w:oddVBand="0" w:evenVBand="0" w:oddHBand="0" w:evenHBand="0" w:firstRowFirstColumn="0" w:firstRowLastColumn="0" w:lastRowFirstColumn="0" w:lastRowLastColumn="0"/>
              <w:rPr>
                <w:sz w:val="18"/>
                <w:szCs w:val="14"/>
              </w:rPr>
            </w:pPr>
            <w:r>
              <w:rPr>
                <w:sz w:val="18"/>
                <w:szCs w:val="14"/>
              </w:rPr>
              <w:t>Comment</w:t>
            </w:r>
          </w:p>
        </w:tc>
      </w:tr>
      <w:tr w:rsidR="003869D0" w:rsidRPr="00AE4266" w14:paraId="4561D5C6" w14:textId="2C6D06DF" w:rsidTr="004151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64D4F096" w14:textId="77777777" w:rsidR="003869D0" w:rsidRPr="00AE4266" w:rsidRDefault="003869D0">
            <w:pPr>
              <w:pStyle w:val="Table-small"/>
            </w:pPr>
            <w:r w:rsidRPr="00AE4266">
              <w:t>Phase</w:t>
            </w:r>
          </w:p>
        </w:tc>
        <w:tc>
          <w:tcPr>
            <w:tcW w:w="717" w:type="dxa"/>
          </w:tcPr>
          <w:p w14:paraId="581E8E4C"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616" w:type="dxa"/>
          </w:tcPr>
          <w:p w14:paraId="2745DCD1"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766" w:type="dxa"/>
          </w:tcPr>
          <w:p w14:paraId="3E350449"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861" w:type="dxa"/>
          </w:tcPr>
          <w:p w14:paraId="12F22D81" w14:textId="4BF2475C"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r w:rsidRPr="00AE4266">
              <w:t>S</w:t>
            </w:r>
            <w:r w:rsidR="008C411F">
              <w:t>, CH1</w:t>
            </w:r>
          </w:p>
        </w:tc>
        <w:tc>
          <w:tcPr>
            <w:tcW w:w="528" w:type="dxa"/>
          </w:tcPr>
          <w:p w14:paraId="6FC85E30"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r w:rsidRPr="00AE4266">
              <w:t>F,S</w:t>
            </w:r>
          </w:p>
        </w:tc>
        <w:tc>
          <w:tcPr>
            <w:tcW w:w="456" w:type="dxa"/>
          </w:tcPr>
          <w:p w14:paraId="74D25DB5"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3885" w:type="dxa"/>
          </w:tcPr>
          <w:p w14:paraId="6DAD649D" w14:textId="4ECD52AC" w:rsidR="003869D0" w:rsidRPr="00AE4266" w:rsidRDefault="00B26385">
            <w:pPr>
              <w:pStyle w:val="Table-small"/>
              <w:cnfStyle w:val="000000100000" w:firstRow="0" w:lastRow="0" w:firstColumn="0" w:lastColumn="0" w:oddVBand="0" w:evenVBand="0" w:oddHBand="1" w:evenHBand="0" w:firstRowFirstColumn="0" w:firstRowLastColumn="0" w:lastRowFirstColumn="0" w:lastRowLastColumn="0"/>
            </w:pPr>
            <w:r>
              <w:t>Equipment is connected after the LC filter</w:t>
            </w:r>
          </w:p>
        </w:tc>
      </w:tr>
      <w:tr w:rsidR="003869D0" w:rsidRPr="00AE4266" w14:paraId="4383DF43" w14:textId="6B554354" w:rsidTr="00415181">
        <w:trPr>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5552F1DB" w14:textId="77777777" w:rsidR="003869D0" w:rsidRPr="00AE4266" w:rsidRDefault="003869D0">
            <w:pPr>
              <w:pStyle w:val="Table-small"/>
              <w:rPr>
                <w:b w:val="0"/>
                <w:bCs w:val="0"/>
              </w:rPr>
            </w:pPr>
            <w:r w:rsidRPr="00AE4266">
              <w:t>Pvin</w:t>
            </w:r>
          </w:p>
        </w:tc>
        <w:tc>
          <w:tcPr>
            <w:tcW w:w="717" w:type="dxa"/>
          </w:tcPr>
          <w:p w14:paraId="6A155219"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r w:rsidRPr="00AE4266">
              <w:t>F,S</w:t>
            </w:r>
          </w:p>
        </w:tc>
        <w:tc>
          <w:tcPr>
            <w:tcW w:w="616" w:type="dxa"/>
          </w:tcPr>
          <w:p w14:paraId="4EFB665E"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766" w:type="dxa"/>
          </w:tcPr>
          <w:p w14:paraId="1D930376"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861" w:type="dxa"/>
          </w:tcPr>
          <w:p w14:paraId="2BF87B25"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528" w:type="dxa"/>
          </w:tcPr>
          <w:p w14:paraId="7698F389"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456" w:type="dxa"/>
          </w:tcPr>
          <w:p w14:paraId="64C3B857"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3885" w:type="dxa"/>
          </w:tcPr>
          <w:p w14:paraId="4104F091"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r>
      <w:tr w:rsidR="003869D0" w:rsidRPr="00AE4266" w14:paraId="0022EA7C" w14:textId="6F3FF1CA" w:rsidTr="004151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3518D845" w14:textId="77777777" w:rsidR="003869D0" w:rsidRPr="00AE4266" w:rsidRDefault="003869D0">
            <w:pPr>
              <w:pStyle w:val="Table-small"/>
            </w:pPr>
            <w:r w:rsidRPr="00AE4266">
              <w:t>Vin</w:t>
            </w:r>
          </w:p>
        </w:tc>
        <w:tc>
          <w:tcPr>
            <w:tcW w:w="717" w:type="dxa"/>
          </w:tcPr>
          <w:p w14:paraId="152D9B1F"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r w:rsidRPr="00AE4266">
              <w:t>S</w:t>
            </w:r>
          </w:p>
        </w:tc>
        <w:tc>
          <w:tcPr>
            <w:tcW w:w="616" w:type="dxa"/>
          </w:tcPr>
          <w:p w14:paraId="11A4B5C1"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766" w:type="dxa"/>
          </w:tcPr>
          <w:p w14:paraId="76DD5725"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861" w:type="dxa"/>
          </w:tcPr>
          <w:p w14:paraId="246522D3"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528" w:type="dxa"/>
          </w:tcPr>
          <w:p w14:paraId="56F5C035"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456" w:type="dxa"/>
          </w:tcPr>
          <w:p w14:paraId="2CDB9D01"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3885" w:type="dxa"/>
          </w:tcPr>
          <w:p w14:paraId="032BB225" w14:textId="51C5082B" w:rsidR="003869D0" w:rsidRPr="00AE4266" w:rsidRDefault="006E3AEF">
            <w:pPr>
              <w:pStyle w:val="Table-small"/>
              <w:cnfStyle w:val="000000100000" w:firstRow="0" w:lastRow="0" w:firstColumn="0" w:lastColumn="0" w:oddVBand="0" w:evenVBand="0" w:oddHBand="1" w:evenHBand="0" w:firstRowFirstColumn="0" w:firstRowLastColumn="0" w:lastRowFirstColumn="0" w:lastRowLastColumn="0"/>
            </w:pPr>
            <w:r>
              <w:t>Pin shorted to Pvin on the board</w:t>
            </w:r>
          </w:p>
        </w:tc>
      </w:tr>
      <w:tr w:rsidR="003869D0" w:rsidRPr="00AE4266" w14:paraId="5E21E341" w14:textId="04A8CB85" w:rsidTr="00415181">
        <w:trPr>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568A5696" w14:textId="77777777" w:rsidR="003869D0" w:rsidRPr="00AE4266" w:rsidRDefault="003869D0">
            <w:pPr>
              <w:pStyle w:val="Table-small"/>
            </w:pPr>
            <w:r w:rsidRPr="00AE4266">
              <w:t>Gnd</w:t>
            </w:r>
          </w:p>
        </w:tc>
        <w:tc>
          <w:tcPr>
            <w:tcW w:w="717" w:type="dxa"/>
          </w:tcPr>
          <w:p w14:paraId="14289389"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616" w:type="dxa"/>
          </w:tcPr>
          <w:p w14:paraId="73B0A4DD"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766" w:type="dxa"/>
          </w:tcPr>
          <w:p w14:paraId="5AB1B808"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r w:rsidRPr="00AE4266">
              <w:t>LO_S</w:t>
            </w:r>
          </w:p>
        </w:tc>
        <w:tc>
          <w:tcPr>
            <w:tcW w:w="861" w:type="dxa"/>
          </w:tcPr>
          <w:p w14:paraId="6EEDED96"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528" w:type="dxa"/>
          </w:tcPr>
          <w:p w14:paraId="38C075CD"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456" w:type="dxa"/>
          </w:tcPr>
          <w:p w14:paraId="4A73F8F0"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3885" w:type="dxa"/>
          </w:tcPr>
          <w:p w14:paraId="5A946716" w14:textId="2CC9FF35" w:rsidR="003869D0" w:rsidRPr="00AE4266" w:rsidRDefault="00550135">
            <w:pPr>
              <w:pStyle w:val="Table-small"/>
              <w:cnfStyle w:val="000000000000" w:firstRow="0" w:lastRow="0" w:firstColumn="0" w:lastColumn="0" w:oddVBand="0" w:evenVBand="0" w:oddHBand="0" w:evenHBand="0" w:firstRowFirstColumn="0" w:firstRowLastColumn="0" w:lastRowFirstColumn="0" w:lastRowLastColumn="0"/>
            </w:pPr>
            <w:r>
              <w:t>Pin shorted to PGnd on the board</w:t>
            </w:r>
          </w:p>
        </w:tc>
      </w:tr>
      <w:tr w:rsidR="003869D0" w:rsidRPr="00AE4266" w14:paraId="34C08549" w14:textId="670D0898" w:rsidTr="004151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55182D2C" w14:textId="77777777" w:rsidR="003869D0" w:rsidRPr="00AE4266" w:rsidRDefault="003869D0">
            <w:pPr>
              <w:pStyle w:val="Table-small"/>
            </w:pPr>
            <w:r w:rsidRPr="00AE4266">
              <w:t>PGnd</w:t>
            </w:r>
          </w:p>
        </w:tc>
        <w:tc>
          <w:tcPr>
            <w:tcW w:w="717" w:type="dxa"/>
          </w:tcPr>
          <w:p w14:paraId="1B89D4CB"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r w:rsidRPr="00AE4266">
              <w:t>LO_F</w:t>
            </w:r>
          </w:p>
        </w:tc>
        <w:tc>
          <w:tcPr>
            <w:tcW w:w="616" w:type="dxa"/>
          </w:tcPr>
          <w:p w14:paraId="11B52121"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766" w:type="dxa"/>
          </w:tcPr>
          <w:p w14:paraId="6CC496FF"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861" w:type="dxa"/>
          </w:tcPr>
          <w:p w14:paraId="4CE1B4B0"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528" w:type="dxa"/>
          </w:tcPr>
          <w:p w14:paraId="09DDAE1D"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456" w:type="dxa"/>
          </w:tcPr>
          <w:p w14:paraId="186D50C6"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3885" w:type="dxa"/>
          </w:tcPr>
          <w:p w14:paraId="7A0FAC6C"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r>
      <w:tr w:rsidR="003869D0" w:rsidRPr="00AE4266" w14:paraId="162EB1CD" w14:textId="1BA54058" w:rsidTr="00415181">
        <w:trPr>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58C614B0" w14:textId="77777777" w:rsidR="003869D0" w:rsidRPr="00AE4266" w:rsidRDefault="003869D0">
            <w:pPr>
              <w:pStyle w:val="Table-small"/>
            </w:pPr>
            <w:r w:rsidRPr="00AE4266">
              <w:t>V33Dr</w:t>
            </w:r>
          </w:p>
        </w:tc>
        <w:tc>
          <w:tcPr>
            <w:tcW w:w="717" w:type="dxa"/>
          </w:tcPr>
          <w:p w14:paraId="4214959B"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616" w:type="dxa"/>
          </w:tcPr>
          <w:p w14:paraId="2ABC23D7"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r w:rsidRPr="00AE4266">
              <w:t>F,S</w:t>
            </w:r>
          </w:p>
        </w:tc>
        <w:tc>
          <w:tcPr>
            <w:tcW w:w="766" w:type="dxa"/>
          </w:tcPr>
          <w:p w14:paraId="0EB7C25B"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r w:rsidRPr="00AE4266">
              <w:t>HI_IN</w:t>
            </w:r>
          </w:p>
        </w:tc>
        <w:tc>
          <w:tcPr>
            <w:tcW w:w="861" w:type="dxa"/>
          </w:tcPr>
          <w:p w14:paraId="3AA7C8F8"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528" w:type="dxa"/>
          </w:tcPr>
          <w:p w14:paraId="51D59681"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456" w:type="dxa"/>
          </w:tcPr>
          <w:p w14:paraId="09FBA67D"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3885" w:type="dxa"/>
          </w:tcPr>
          <w:p w14:paraId="2DA226E5"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r>
      <w:tr w:rsidR="003869D0" w:rsidRPr="00AE4266" w14:paraId="63053D1B" w14:textId="4B266296" w:rsidTr="004151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1867B548" w14:textId="77777777" w:rsidR="003869D0" w:rsidRPr="00AE4266" w:rsidRDefault="003869D0">
            <w:pPr>
              <w:pStyle w:val="Table-small"/>
            </w:pPr>
            <w:r w:rsidRPr="00AE4266">
              <w:t>Rf</w:t>
            </w:r>
          </w:p>
        </w:tc>
        <w:tc>
          <w:tcPr>
            <w:tcW w:w="717" w:type="dxa"/>
          </w:tcPr>
          <w:p w14:paraId="5DA23A49"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616" w:type="dxa"/>
          </w:tcPr>
          <w:p w14:paraId="33A2E606"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r w:rsidRPr="00AE4266">
              <w:t>F,S</w:t>
            </w:r>
          </w:p>
        </w:tc>
        <w:tc>
          <w:tcPr>
            <w:tcW w:w="766" w:type="dxa"/>
          </w:tcPr>
          <w:p w14:paraId="0B5F566A"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861" w:type="dxa"/>
          </w:tcPr>
          <w:p w14:paraId="6382D900"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528" w:type="dxa"/>
          </w:tcPr>
          <w:p w14:paraId="2DCBD38E"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456" w:type="dxa"/>
          </w:tcPr>
          <w:p w14:paraId="7F7FC067"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3885" w:type="dxa"/>
          </w:tcPr>
          <w:p w14:paraId="1AA0FDFE"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r>
      <w:tr w:rsidR="003869D0" w:rsidRPr="00AE4266" w14:paraId="50241FF4" w14:textId="32E0C5A4" w:rsidTr="00415181">
        <w:trPr>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5B06213A" w14:textId="77777777" w:rsidR="003869D0" w:rsidRPr="00AE4266" w:rsidRDefault="003869D0">
            <w:pPr>
              <w:pStyle w:val="Table-small"/>
            </w:pPr>
            <w:r w:rsidRPr="00AE4266">
              <w:t>Pgood</w:t>
            </w:r>
          </w:p>
        </w:tc>
        <w:tc>
          <w:tcPr>
            <w:tcW w:w="717" w:type="dxa"/>
          </w:tcPr>
          <w:p w14:paraId="1535A7E8"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616" w:type="dxa"/>
          </w:tcPr>
          <w:p w14:paraId="46773018"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r w:rsidRPr="00AE4266">
              <w:t>F,S</w:t>
            </w:r>
          </w:p>
        </w:tc>
        <w:tc>
          <w:tcPr>
            <w:tcW w:w="766" w:type="dxa"/>
          </w:tcPr>
          <w:p w14:paraId="657CE720"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861" w:type="dxa"/>
          </w:tcPr>
          <w:p w14:paraId="03BBB1BC" w14:textId="4E46D63B"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r w:rsidRPr="00AE4266">
              <w:t>S</w:t>
            </w:r>
            <w:r w:rsidR="00B651A7">
              <w:t>, CH2</w:t>
            </w:r>
          </w:p>
        </w:tc>
        <w:tc>
          <w:tcPr>
            <w:tcW w:w="528" w:type="dxa"/>
          </w:tcPr>
          <w:p w14:paraId="529E3D7B"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456" w:type="dxa"/>
          </w:tcPr>
          <w:p w14:paraId="1BA97CC4"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r w:rsidRPr="00AE4266">
              <w:t>S</w:t>
            </w:r>
          </w:p>
        </w:tc>
        <w:tc>
          <w:tcPr>
            <w:tcW w:w="3885" w:type="dxa"/>
          </w:tcPr>
          <w:p w14:paraId="740AE936"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r>
      <w:tr w:rsidR="003869D0" w:rsidRPr="00AE4266" w14:paraId="2953E229" w14:textId="41FF022E" w:rsidTr="004151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14EAA8B0" w14:textId="77777777" w:rsidR="003869D0" w:rsidRPr="00AE4266" w:rsidRDefault="003869D0">
            <w:pPr>
              <w:pStyle w:val="Table-small"/>
            </w:pPr>
            <w:r w:rsidRPr="00AE4266">
              <w:t>Vi</w:t>
            </w:r>
          </w:p>
        </w:tc>
        <w:tc>
          <w:tcPr>
            <w:tcW w:w="717" w:type="dxa"/>
          </w:tcPr>
          <w:p w14:paraId="095621A3"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616" w:type="dxa"/>
          </w:tcPr>
          <w:p w14:paraId="48551872"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r w:rsidRPr="00AE4266">
              <w:t>F,S</w:t>
            </w:r>
          </w:p>
        </w:tc>
        <w:tc>
          <w:tcPr>
            <w:tcW w:w="766" w:type="dxa"/>
          </w:tcPr>
          <w:p w14:paraId="0397AA08"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861" w:type="dxa"/>
          </w:tcPr>
          <w:p w14:paraId="6C62957F"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528" w:type="dxa"/>
          </w:tcPr>
          <w:p w14:paraId="1D0E29DE"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456" w:type="dxa"/>
          </w:tcPr>
          <w:p w14:paraId="4368DF86"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3885" w:type="dxa"/>
          </w:tcPr>
          <w:p w14:paraId="6F036584"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r>
      <w:tr w:rsidR="003869D0" w:rsidRPr="00AE4266" w14:paraId="4F76DC83" w14:textId="69EC2AED" w:rsidTr="00415181">
        <w:trPr>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12180781" w14:textId="77777777" w:rsidR="003869D0" w:rsidRPr="00AE4266" w:rsidRDefault="003869D0">
            <w:pPr>
              <w:pStyle w:val="Table-small"/>
            </w:pPr>
            <w:r w:rsidRPr="00AE4266">
              <w:t>BootS</w:t>
            </w:r>
          </w:p>
        </w:tc>
        <w:tc>
          <w:tcPr>
            <w:tcW w:w="717" w:type="dxa"/>
          </w:tcPr>
          <w:p w14:paraId="3EE493B7"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616" w:type="dxa"/>
          </w:tcPr>
          <w:p w14:paraId="6203A1A1"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766" w:type="dxa"/>
          </w:tcPr>
          <w:p w14:paraId="405C88A3"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861" w:type="dxa"/>
          </w:tcPr>
          <w:p w14:paraId="38F2A550"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528" w:type="dxa"/>
          </w:tcPr>
          <w:p w14:paraId="4FBCCE92"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456" w:type="dxa"/>
          </w:tcPr>
          <w:p w14:paraId="194D8F15"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3885" w:type="dxa"/>
          </w:tcPr>
          <w:p w14:paraId="2437A4F5"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r>
      <w:tr w:rsidR="003869D0" w:rsidRPr="00AE4266" w14:paraId="35D37F21" w14:textId="6FFFD8DF" w:rsidTr="004151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1DF67D29" w14:textId="77777777" w:rsidR="003869D0" w:rsidRPr="00AE4266" w:rsidRDefault="003869D0">
            <w:pPr>
              <w:pStyle w:val="Table-small"/>
            </w:pPr>
            <w:r w:rsidRPr="00AE4266">
              <w:lastRenderedPageBreak/>
              <w:t>BGP_EA</w:t>
            </w:r>
          </w:p>
        </w:tc>
        <w:tc>
          <w:tcPr>
            <w:tcW w:w="717" w:type="dxa"/>
          </w:tcPr>
          <w:p w14:paraId="142C5322"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616" w:type="dxa"/>
          </w:tcPr>
          <w:p w14:paraId="037DEC8A"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766" w:type="dxa"/>
          </w:tcPr>
          <w:p w14:paraId="10E80B8E"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r w:rsidRPr="00AE4266">
              <w:t>HI_IN</w:t>
            </w:r>
          </w:p>
        </w:tc>
        <w:tc>
          <w:tcPr>
            <w:tcW w:w="861" w:type="dxa"/>
          </w:tcPr>
          <w:p w14:paraId="310FFA83"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528" w:type="dxa"/>
          </w:tcPr>
          <w:p w14:paraId="4D0A48B5"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456" w:type="dxa"/>
          </w:tcPr>
          <w:p w14:paraId="1E942EC8"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3885" w:type="dxa"/>
          </w:tcPr>
          <w:p w14:paraId="452FCF5C"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r>
      <w:tr w:rsidR="003869D0" w:rsidRPr="00AE4266" w14:paraId="39A22FF9" w14:textId="668271B8" w:rsidTr="00415181">
        <w:trPr>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0DC0F1FA" w14:textId="77777777" w:rsidR="003869D0" w:rsidRPr="00AE4266" w:rsidRDefault="003869D0">
            <w:pPr>
              <w:pStyle w:val="Table-small"/>
            </w:pPr>
            <w:r w:rsidRPr="00AE4266">
              <w:t>Inv_Enable</w:t>
            </w:r>
          </w:p>
        </w:tc>
        <w:tc>
          <w:tcPr>
            <w:tcW w:w="717" w:type="dxa"/>
          </w:tcPr>
          <w:p w14:paraId="3E0FC742"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616" w:type="dxa"/>
          </w:tcPr>
          <w:p w14:paraId="7E5BF4BB"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r w:rsidRPr="00AE4266">
              <w:t>F,S</w:t>
            </w:r>
          </w:p>
        </w:tc>
        <w:tc>
          <w:tcPr>
            <w:tcW w:w="766" w:type="dxa"/>
          </w:tcPr>
          <w:p w14:paraId="28C8AE42"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861" w:type="dxa"/>
          </w:tcPr>
          <w:p w14:paraId="35D1EB6D"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528" w:type="dxa"/>
          </w:tcPr>
          <w:p w14:paraId="51417915"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456" w:type="dxa"/>
          </w:tcPr>
          <w:p w14:paraId="57CEF537"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r w:rsidRPr="00AE4266">
              <w:t>F</w:t>
            </w:r>
          </w:p>
        </w:tc>
        <w:tc>
          <w:tcPr>
            <w:tcW w:w="3885" w:type="dxa"/>
          </w:tcPr>
          <w:p w14:paraId="35519F4C"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r>
      <w:tr w:rsidR="003869D0" w:rsidRPr="00AE4266" w14:paraId="6FB1C764" w14:textId="7EB799CE" w:rsidTr="004151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1E173A00" w14:textId="77777777" w:rsidR="003869D0" w:rsidRPr="00AE4266" w:rsidRDefault="003869D0">
            <w:pPr>
              <w:pStyle w:val="Table-small"/>
            </w:pPr>
            <w:r w:rsidRPr="00AE4266">
              <w:t>HalfSW</w:t>
            </w:r>
          </w:p>
        </w:tc>
        <w:tc>
          <w:tcPr>
            <w:tcW w:w="717" w:type="dxa"/>
          </w:tcPr>
          <w:p w14:paraId="7C18E3F8"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616" w:type="dxa"/>
          </w:tcPr>
          <w:p w14:paraId="61EE965B"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r w:rsidRPr="00AE4266">
              <w:t>F,S</w:t>
            </w:r>
          </w:p>
        </w:tc>
        <w:tc>
          <w:tcPr>
            <w:tcW w:w="766" w:type="dxa"/>
          </w:tcPr>
          <w:p w14:paraId="190B053E"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861" w:type="dxa"/>
          </w:tcPr>
          <w:p w14:paraId="56D4C961"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528" w:type="dxa"/>
          </w:tcPr>
          <w:p w14:paraId="3C3E6E5F"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456" w:type="dxa"/>
          </w:tcPr>
          <w:p w14:paraId="421D0E13"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r w:rsidRPr="00AE4266">
              <w:t>F</w:t>
            </w:r>
          </w:p>
        </w:tc>
        <w:tc>
          <w:tcPr>
            <w:tcW w:w="3885" w:type="dxa"/>
          </w:tcPr>
          <w:p w14:paraId="649462CE"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r>
      <w:tr w:rsidR="003869D0" w:rsidRPr="00AE4266" w14:paraId="43C30B6D" w14:textId="5BAFAB0C" w:rsidTr="00415181">
        <w:trPr>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123B3507" w14:textId="77777777" w:rsidR="003869D0" w:rsidRPr="00AE4266" w:rsidRDefault="003869D0">
            <w:pPr>
              <w:pStyle w:val="Table-small"/>
            </w:pPr>
            <w:r w:rsidRPr="00AE4266">
              <w:t>Vout</w:t>
            </w:r>
          </w:p>
        </w:tc>
        <w:tc>
          <w:tcPr>
            <w:tcW w:w="717" w:type="dxa"/>
          </w:tcPr>
          <w:p w14:paraId="046DFE07"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616" w:type="dxa"/>
          </w:tcPr>
          <w:p w14:paraId="0AB6F3AA"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766" w:type="dxa"/>
          </w:tcPr>
          <w:p w14:paraId="27AE7F2D"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861" w:type="dxa"/>
          </w:tcPr>
          <w:p w14:paraId="6C51A096"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528" w:type="dxa"/>
          </w:tcPr>
          <w:p w14:paraId="128A8006"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456" w:type="dxa"/>
          </w:tcPr>
          <w:p w14:paraId="665E1E73"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3885" w:type="dxa"/>
          </w:tcPr>
          <w:p w14:paraId="7D41E231"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r>
      <w:tr w:rsidR="003869D0" w:rsidRPr="00AE4266" w14:paraId="0519D731" w14:textId="13EF0BF1" w:rsidTr="004151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2C9A32C9" w14:textId="77777777" w:rsidR="003869D0" w:rsidRPr="00AE4266" w:rsidRDefault="003869D0">
            <w:pPr>
              <w:pStyle w:val="Table-small"/>
            </w:pPr>
            <w:r w:rsidRPr="00AE4266">
              <w:t>PTAT</w:t>
            </w:r>
          </w:p>
        </w:tc>
        <w:tc>
          <w:tcPr>
            <w:tcW w:w="717" w:type="dxa"/>
          </w:tcPr>
          <w:p w14:paraId="329B08DC"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616" w:type="dxa"/>
          </w:tcPr>
          <w:p w14:paraId="00AFB079"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766" w:type="dxa"/>
          </w:tcPr>
          <w:p w14:paraId="6F11CF8C"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r w:rsidRPr="00AE4266">
              <w:t>HI_IN</w:t>
            </w:r>
          </w:p>
        </w:tc>
        <w:tc>
          <w:tcPr>
            <w:tcW w:w="861" w:type="dxa"/>
          </w:tcPr>
          <w:p w14:paraId="1954138A"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528" w:type="dxa"/>
          </w:tcPr>
          <w:p w14:paraId="497E66E1"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456" w:type="dxa"/>
          </w:tcPr>
          <w:p w14:paraId="113DA619"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c>
          <w:tcPr>
            <w:tcW w:w="3885" w:type="dxa"/>
          </w:tcPr>
          <w:p w14:paraId="54A9D007" w14:textId="77777777" w:rsidR="003869D0" w:rsidRPr="00AE4266" w:rsidRDefault="003869D0">
            <w:pPr>
              <w:pStyle w:val="Table-small"/>
              <w:cnfStyle w:val="000000100000" w:firstRow="0" w:lastRow="0" w:firstColumn="0" w:lastColumn="0" w:oddVBand="0" w:evenVBand="0" w:oddHBand="1" w:evenHBand="0" w:firstRowFirstColumn="0" w:firstRowLastColumn="0" w:lastRowFirstColumn="0" w:lastRowLastColumn="0"/>
            </w:pPr>
          </w:p>
        </w:tc>
      </w:tr>
      <w:tr w:rsidR="003869D0" w:rsidRPr="00AE4266" w14:paraId="5E039D4D" w14:textId="71C8C3BC" w:rsidTr="00415181">
        <w:trPr>
          <w:jc w:val="center"/>
        </w:trPr>
        <w:tc>
          <w:tcPr>
            <w:cnfStyle w:val="001000000000" w:firstRow="0" w:lastRow="0" w:firstColumn="1" w:lastColumn="0" w:oddVBand="0" w:evenVBand="0" w:oddHBand="0" w:evenHBand="0" w:firstRowFirstColumn="0" w:firstRowLastColumn="0" w:lastRowFirstColumn="0" w:lastRowLastColumn="0"/>
            <w:tcW w:w="1272" w:type="dxa"/>
            <w:vAlign w:val="center"/>
          </w:tcPr>
          <w:p w14:paraId="4B611890" w14:textId="77777777" w:rsidR="003869D0" w:rsidRPr="00AE4266" w:rsidRDefault="003869D0">
            <w:pPr>
              <w:pStyle w:val="Table-small"/>
            </w:pPr>
            <w:r w:rsidRPr="00AE4266">
              <w:t>En</w:t>
            </w:r>
          </w:p>
        </w:tc>
        <w:tc>
          <w:tcPr>
            <w:tcW w:w="717" w:type="dxa"/>
          </w:tcPr>
          <w:p w14:paraId="66F83B21"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616" w:type="dxa"/>
          </w:tcPr>
          <w:p w14:paraId="5C0153A1"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r w:rsidRPr="00AE4266">
              <w:t>F,S</w:t>
            </w:r>
          </w:p>
        </w:tc>
        <w:tc>
          <w:tcPr>
            <w:tcW w:w="766" w:type="dxa"/>
          </w:tcPr>
          <w:p w14:paraId="39F21DE2"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861" w:type="dxa"/>
          </w:tcPr>
          <w:p w14:paraId="18712B24"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528" w:type="dxa"/>
          </w:tcPr>
          <w:p w14:paraId="4890B4DB"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c>
          <w:tcPr>
            <w:tcW w:w="456" w:type="dxa"/>
          </w:tcPr>
          <w:p w14:paraId="727718E9"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r w:rsidRPr="00AE4266">
              <w:t>F</w:t>
            </w:r>
          </w:p>
        </w:tc>
        <w:tc>
          <w:tcPr>
            <w:tcW w:w="3885" w:type="dxa"/>
          </w:tcPr>
          <w:p w14:paraId="3E09F56A" w14:textId="77777777" w:rsidR="003869D0" w:rsidRPr="00AE4266" w:rsidRDefault="003869D0">
            <w:pPr>
              <w:pStyle w:val="Table-small"/>
              <w:cnfStyle w:val="000000000000" w:firstRow="0" w:lastRow="0" w:firstColumn="0" w:lastColumn="0" w:oddVBand="0" w:evenVBand="0" w:oddHBand="0" w:evenHBand="0" w:firstRowFirstColumn="0" w:firstRowLastColumn="0" w:lastRowFirstColumn="0" w:lastRowLastColumn="0"/>
            </w:pPr>
          </w:p>
        </w:tc>
      </w:tr>
    </w:tbl>
    <w:p w14:paraId="77EFD626" w14:textId="77777777" w:rsidR="00961C07" w:rsidRPr="00AE4266" w:rsidRDefault="00961C07" w:rsidP="00961C07">
      <w:pPr>
        <w:rPr>
          <w:lang w:eastAsia="en-US"/>
        </w:rPr>
      </w:pPr>
    </w:p>
    <w:p w14:paraId="288AC33F" w14:textId="77777777" w:rsidR="00B62A06" w:rsidRPr="00AE4266" w:rsidRDefault="00B62A06" w:rsidP="00A71AAA">
      <w:pPr>
        <w:pStyle w:val="Heading3"/>
        <w:rPr>
          <w:lang w:val="en-GB"/>
        </w:rPr>
      </w:pPr>
      <w:bookmarkStart w:id="87" w:name="_Toc211426726"/>
      <w:r w:rsidRPr="00AE4266">
        <w:rPr>
          <w:lang w:val="en-GB"/>
        </w:rPr>
        <w:t>Pin load requirements</w:t>
      </w:r>
      <w:bookmarkEnd w:id="87"/>
    </w:p>
    <w:p w14:paraId="2BEC13E6" w14:textId="77777777" w:rsidR="00BE4681" w:rsidRPr="00AE4266" w:rsidRDefault="00BE4681" w:rsidP="00BE4681">
      <w:r w:rsidRPr="00AE4266">
        <w:t xml:space="preserve">During the hardware development attention needs to be given to following items: </w:t>
      </w:r>
    </w:p>
    <w:p w14:paraId="6E71131D" w14:textId="03CFD3F5" w:rsidR="00B62A06" w:rsidRPr="00AE4266" w:rsidRDefault="00B62A06" w:rsidP="008212BB">
      <w:pPr>
        <w:pStyle w:val="ListParagraph"/>
        <w:numPr>
          <w:ilvl w:val="0"/>
          <w:numId w:val="15"/>
        </w:numPr>
      </w:pPr>
      <w:r w:rsidRPr="00AE4266">
        <w:t>Load cap specs</w:t>
      </w:r>
    </w:p>
    <w:p w14:paraId="24643A16" w14:textId="2C9C5269" w:rsidR="00132DF5" w:rsidRDefault="00580092" w:rsidP="008212BB">
      <w:pPr>
        <w:pStyle w:val="ListParagraph"/>
        <w:numPr>
          <w:ilvl w:val="1"/>
          <w:numId w:val="15"/>
        </w:numPr>
      </w:pPr>
      <w:r>
        <w:t xml:space="preserve">In order to ensure </w:t>
      </w:r>
      <w:r w:rsidR="00B974B3">
        <w:t xml:space="preserve">minimal coupling to sensitive nodes (Rf and Vi), the mux is partially implemented </w:t>
      </w:r>
      <w:r w:rsidR="00D4453E">
        <w:t>on the socket-board.</w:t>
      </w:r>
    </w:p>
    <w:p w14:paraId="5F416BDF" w14:textId="63E3B6F3" w:rsidR="00B91A9F" w:rsidRDefault="00B91A9F" w:rsidP="00B91A9F">
      <w:pPr>
        <w:pStyle w:val="ListParagraph"/>
        <w:numPr>
          <w:ilvl w:val="0"/>
          <w:numId w:val="15"/>
        </w:numPr>
      </w:pPr>
      <w:r>
        <w:t>Load</w:t>
      </w:r>
      <w:r w:rsidR="00672CA0">
        <w:t xml:space="preserve"> res specs</w:t>
      </w:r>
    </w:p>
    <w:p w14:paraId="236A5CB0" w14:textId="3616D1F9" w:rsidR="00672CA0" w:rsidRPr="00AE4266" w:rsidRDefault="00672CA0" w:rsidP="00672CA0">
      <w:pPr>
        <w:pStyle w:val="ListParagraph"/>
        <w:numPr>
          <w:ilvl w:val="1"/>
          <w:numId w:val="15"/>
        </w:numPr>
      </w:pPr>
      <w:r>
        <w:t xml:space="preserve">The sink-current of Pgood is limited to </w:t>
      </w:r>
      <w:r w:rsidR="005112DB">
        <w:t>50μA</w:t>
      </w:r>
    </w:p>
    <w:p w14:paraId="02F72777" w14:textId="505C016F" w:rsidR="00B62A06" w:rsidRDefault="00B62A06" w:rsidP="008212BB">
      <w:pPr>
        <w:pStyle w:val="ListParagraph"/>
        <w:numPr>
          <w:ilvl w:val="0"/>
          <w:numId w:val="15"/>
        </w:numPr>
      </w:pPr>
      <w:r w:rsidRPr="00AE4266">
        <w:t xml:space="preserve">Low-ohmic connections </w:t>
      </w:r>
    </w:p>
    <w:p w14:paraId="66AC1D3D" w14:textId="5795F1B1" w:rsidR="008E1738" w:rsidRDefault="00F83E7A" w:rsidP="008E1738">
      <w:pPr>
        <w:pStyle w:val="ListParagraph"/>
        <w:numPr>
          <w:ilvl w:val="1"/>
          <w:numId w:val="15"/>
        </w:numPr>
      </w:pPr>
      <w:r>
        <w:t xml:space="preserve">Main power connection to the DUT </w:t>
      </w:r>
      <w:r w:rsidR="00B62DFA">
        <w:t>needs to be able to drive 4A 10W</w:t>
      </w:r>
    </w:p>
    <w:p w14:paraId="1AE4E61C" w14:textId="00D1CA67" w:rsidR="00B62DFA" w:rsidRPr="00AE4266" w:rsidRDefault="00B62DFA" w:rsidP="008E1738">
      <w:pPr>
        <w:pStyle w:val="ListParagraph"/>
        <w:numPr>
          <w:ilvl w:val="1"/>
          <w:numId w:val="15"/>
        </w:numPr>
      </w:pPr>
      <w:r>
        <w:t xml:space="preserve">Secondary power connection to </w:t>
      </w:r>
      <w:r w:rsidR="00B91A9F">
        <w:t>VIS module needs to be able to drive 500mA</w:t>
      </w:r>
    </w:p>
    <w:p w14:paraId="5EB1B14F" w14:textId="30E42E8A" w:rsidR="00B62A06" w:rsidRDefault="00B62A06" w:rsidP="008212BB">
      <w:pPr>
        <w:pStyle w:val="ListParagraph"/>
        <w:numPr>
          <w:ilvl w:val="0"/>
          <w:numId w:val="15"/>
        </w:numPr>
      </w:pPr>
      <w:r w:rsidRPr="00AE4266">
        <w:t>Kelvin connections</w:t>
      </w:r>
    </w:p>
    <w:p w14:paraId="4DF98C1A" w14:textId="6299EBF7" w:rsidR="007E3F21" w:rsidRDefault="007E3F21" w:rsidP="00E918A1">
      <w:pPr>
        <w:pStyle w:val="ListParagraph"/>
        <w:numPr>
          <w:ilvl w:val="1"/>
          <w:numId w:val="15"/>
        </w:numPr>
      </w:pPr>
      <w:r>
        <w:t xml:space="preserve">Muxed Kelvin connection on </w:t>
      </w:r>
      <w:r w:rsidR="006C68CF">
        <w:t>EXT_S</w:t>
      </w:r>
    </w:p>
    <w:p w14:paraId="3BBBB466" w14:textId="3C910D1A" w:rsidR="00A65130" w:rsidRDefault="00A65130" w:rsidP="00E918A1">
      <w:pPr>
        <w:pStyle w:val="ListParagraph"/>
        <w:numPr>
          <w:ilvl w:val="1"/>
          <w:numId w:val="15"/>
        </w:numPr>
      </w:pPr>
      <w:r>
        <w:t xml:space="preserve">On the </w:t>
      </w:r>
      <w:r w:rsidR="00D42D41">
        <w:t xml:space="preserve">Power input and output terminals </w:t>
      </w:r>
      <w:r w:rsidR="00512508">
        <w:t>(after filter)</w:t>
      </w:r>
    </w:p>
    <w:p w14:paraId="6955D68E" w14:textId="0596D68F" w:rsidR="00512508" w:rsidRPr="00AE4266" w:rsidRDefault="00512508" w:rsidP="00E918A1">
      <w:pPr>
        <w:pStyle w:val="ListParagraph"/>
        <w:numPr>
          <w:ilvl w:val="1"/>
          <w:numId w:val="15"/>
        </w:numPr>
      </w:pPr>
      <w:r>
        <w:t>On the Power ground</w:t>
      </w:r>
    </w:p>
    <w:p w14:paraId="382297F2" w14:textId="5DA8C2E6" w:rsidR="00B62A06" w:rsidRPr="00AE4266" w:rsidRDefault="00AC124F" w:rsidP="002B4E50">
      <w:pPr>
        <w:pStyle w:val="Heading3"/>
        <w:rPr>
          <w:lang w:val="en-GB"/>
        </w:rPr>
      </w:pPr>
      <w:bookmarkStart w:id="88" w:name="_Ref190288331"/>
      <w:bookmarkStart w:id="89" w:name="_Toc211426727"/>
      <w:r w:rsidRPr="00AE4266">
        <w:rPr>
          <w:lang w:val="en-GB"/>
        </w:rPr>
        <w:t>Daughter</w:t>
      </w:r>
      <w:r w:rsidR="00B62A06" w:rsidRPr="00AE4266">
        <w:rPr>
          <w:lang w:val="en-GB"/>
        </w:rPr>
        <w:t xml:space="preserve"> board and external components</w:t>
      </w:r>
      <w:bookmarkEnd w:id="88"/>
      <w:bookmarkEnd w:id="89"/>
      <w:r w:rsidR="00B62A06" w:rsidRPr="00AE4266">
        <w:rPr>
          <w:lang w:val="en-GB"/>
        </w:rPr>
        <w:t xml:space="preserve"> </w:t>
      </w:r>
    </w:p>
    <w:p w14:paraId="4CD436EE" w14:textId="2DFA716A" w:rsidR="00523ADD" w:rsidRDefault="000D4E05" w:rsidP="000D4E05">
      <w:r w:rsidRPr="00AE4266">
        <w:t>A dedicated daughter board will be designed to serve as an interface between the DUT</w:t>
      </w:r>
      <w:r w:rsidR="009B462C" w:rsidRPr="00AE4266">
        <w:t xml:space="preserve"> </w:t>
      </w:r>
      <w:r w:rsidRPr="00AE4266">
        <w:t xml:space="preserve">and the measurement board. </w:t>
      </w:r>
    </w:p>
    <w:p w14:paraId="06235147" w14:textId="1F33A9ED" w:rsidR="00E2609C" w:rsidRPr="00E2609C" w:rsidRDefault="00E2609C" w:rsidP="000D4E05">
      <w:r>
        <w:t xml:space="preserve">Most signals </w:t>
      </w:r>
      <w:r w:rsidR="00280875">
        <w:t xml:space="preserve">can be probed </w:t>
      </w:r>
      <w:r w:rsidR="00755833">
        <w:t xml:space="preserve">on test-board terminal </w:t>
      </w:r>
      <w:commentRangeStart w:id="90"/>
      <w:r w:rsidR="00755833">
        <w:t>EXT</w:t>
      </w:r>
      <w:r w:rsidR="00C74646">
        <w:t xml:space="preserve">_S </w:t>
      </w:r>
      <w:commentRangeEnd w:id="90"/>
      <w:r w:rsidR="00F81A7E">
        <w:rPr>
          <w:rStyle w:val="CommentReference"/>
          <w:sz w:val="22"/>
        </w:rPr>
        <w:commentReference w:id="90"/>
      </w:r>
      <w:r w:rsidR="00C74646">
        <w:t xml:space="preserve">or V_TEST. These terminals are in this setup </w:t>
      </w:r>
      <w:r w:rsidR="0044590D">
        <w:t xml:space="preserve">connected to an SMU and DMM respectively. Alternatively, </w:t>
      </w:r>
      <w:r w:rsidR="00A65E8C">
        <w:t>the daughter board also has probe-points</w:t>
      </w:r>
      <w:r w:rsidR="00473B97">
        <w:t xml:space="preserve"> as defined in </w:t>
      </w:r>
      <w:r w:rsidR="00777F23">
        <w:fldChar w:fldCharType="begin"/>
      </w:r>
      <w:r w:rsidR="00777F23">
        <w:instrText xml:space="preserve"> REF _Ref196819037 \h </w:instrText>
      </w:r>
      <w:r w:rsidR="00777F23">
        <w:fldChar w:fldCharType="separate"/>
      </w:r>
      <w:r w:rsidR="00777F23">
        <w:t xml:space="preserve">Table </w:t>
      </w:r>
      <w:r w:rsidR="00777F23">
        <w:rPr>
          <w:noProof/>
        </w:rPr>
        <w:t>7</w:t>
      </w:r>
      <w:r w:rsidR="00777F23">
        <w:fldChar w:fldCharType="end"/>
      </w:r>
      <w:r w:rsidR="00777F23">
        <w:t>.</w:t>
      </w:r>
    </w:p>
    <w:p w14:paraId="531531FC" w14:textId="5B70012D" w:rsidR="00473B97" w:rsidRDefault="00473B97" w:rsidP="00473B97">
      <w:pPr>
        <w:pStyle w:val="Caption"/>
        <w:keepNext/>
      </w:pPr>
      <w:bookmarkStart w:id="91" w:name="_Ref196819037"/>
      <w:bookmarkStart w:id="92" w:name="_Toc211426675"/>
      <w:r>
        <w:t xml:space="preserve">Table </w:t>
      </w:r>
      <w:r>
        <w:fldChar w:fldCharType="begin"/>
      </w:r>
      <w:r>
        <w:instrText xml:space="preserve"> SEQ Table \* ARABIC </w:instrText>
      </w:r>
      <w:r>
        <w:fldChar w:fldCharType="separate"/>
      </w:r>
      <w:r w:rsidR="00F93DF5">
        <w:rPr>
          <w:noProof/>
        </w:rPr>
        <w:t>7</w:t>
      </w:r>
      <w:r>
        <w:fldChar w:fldCharType="end"/>
      </w:r>
      <w:bookmarkEnd w:id="91"/>
      <w:r>
        <w:t>: Socket board probe-points</w:t>
      </w:r>
      <w:bookmarkEnd w:id="92"/>
    </w:p>
    <w:tbl>
      <w:tblPr>
        <w:tblStyle w:val="GridTable4-Accent3"/>
        <w:tblW w:w="6374" w:type="dxa"/>
        <w:jc w:val="center"/>
        <w:tblLook w:val="04A0" w:firstRow="1" w:lastRow="0" w:firstColumn="1" w:lastColumn="0" w:noHBand="0" w:noVBand="1"/>
      </w:tblPr>
      <w:tblGrid>
        <w:gridCol w:w="1973"/>
        <w:gridCol w:w="4401"/>
      </w:tblGrid>
      <w:tr w:rsidR="00B73775" w:rsidRPr="00AE4266" w14:paraId="6CE6CD16" w14:textId="77777777" w:rsidTr="00473B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tcPr>
          <w:p w14:paraId="7D058816" w14:textId="6DA5F786" w:rsidR="00B73775" w:rsidRPr="00AE4266" w:rsidRDefault="00B73775">
            <w:pPr>
              <w:pStyle w:val="Table-small"/>
            </w:pPr>
            <w:r>
              <w:t>Chip terminal</w:t>
            </w:r>
          </w:p>
        </w:tc>
        <w:tc>
          <w:tcPr>
            <w:tcW w:w="4401" w:type="dxa"/>
          </w:tcPr>
          <w:p w14:paraId="5842AA4E" w14:textId="15DDBD70" w:rsidR="00B73775" w:rsidRPr="00AE4266" w:rsidRDefault="00B73775">
            <w:pPr>
              <w:pStyle w:val="Table-small"/>
              <w:cnfStyle w:val="100000000000" w:firstRow="1" w:lastRow="0" w:firstColumn="0" w:lastColumn="0" w:oddVBand="0" w:evenVBand="0" w:oddHBand="0" w:evenHBand="0" w:firstRowFirstColumn="0" w:firstRowLastColumn="0" w:lastRowFirstColumn="0" w:lastRowLastColumn="0"/>
            </w:pPr>
            <w:r>
              <w:t>Board Label</w:t>
            </w:r>
          </w:p>
        </w:tc>
      </w:tr>
      <w:tr w:rsidR="00B73775" w:rsidRPr="00AE4266" w14:paraId="087DA15F" w14:textId="77777777" w:rsidTr="00473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tcPr>
          <w:p w14:paraId="6D56B6E1" w14:textId="1C197327" w:rsidR="00B73775" w:rsidRPr="00AE4266" w:rsidRDefault="00B73775">
            <w:pPr>
              <w:pStyle w:val="Table-small"/>
            </w:pPr>
            <w:r>
              <w:t>V33Dr</w:t>
            </w:r>
          </w:p>
        </w:tc>
        <w:tc>
          <w:tcPr>
            <w:tcW w:w="4401" w:type="dxa"/>
          </w:tcPr>
          <w:p w14:paraId="32B2D98A" w14:textId="644670C1" w:rsidR="00B73775" w:rsidRPr="00AE4266" w:rsidRDefault="00100856">
            <w:pPr>
              <w:pStyle w:val="Table-small"/>
              <w:cnfStyle w:val="000000100000" w:firstRow="0" w:lastRow="0" w:firstColumn="0" w:lastColumn="0" w:oddVBand="0" w:evenVBand="0" w:oddHBand="1" w:evenHBand="0" w:firstRowFirstColumn="0" w:firstRowLastColumn="0" w:lastRowFirstColumn="0" w:lastRowLastColumn="0"/>
            </w:pPr>
            <w:r>
              <w:t>LDO</w:t>
            </w:r>
          </w:p>
        </w:tc>
      </w:tr>
      <w:tr w:rsidR="00B73775" w:rsidRPr="00AE4266" w14:paraId="1DB86860" w14:textId="77777777" w:rsidTr="00473B97">
        <w:trPr>
          <w:jc w:val="center"/>
        </w:trPr>
        <w:tc>
          <w:tcPr>
            <w:cnfStyle w:val="001000000000" w:firstRow="0" w:lastRow="0" w:firstColumn="1" w:lastColumn="0" w:oddVBand="0" w:evenVBand="0" w:oddHBand="0" w:evenHBand="0" w:firstRowFirstColumn="0" w:firstRowLastColumn="0" w:lastRowFirstColumn="0" w:lastRowLastColumn="0"/>
            <w:tcW w:w="1973" w:type="dxa"/>
          </w:tcPr>
          <w:p w14:paraId="1F013B01" w14:textId="273BDCF3" w:rsidR="00B73775" w:rsidRDefault="00B73775">
            <w:pPr>
              <w:pStyle w:val="Table-small"/>
            </w:pPr>
            <w:r>
              <w:t>Vin</w:t>
            </w:r>
          </w:p>
        </w:tc>
        <w:tc>
          <w:tcPr>
            <w:tcW w:w="4401" w:type="dxa"/>
          </w:tcPr>
          <w:p w14:paraId="0D41550E" w14:textId="28643E4F" w:rsidR="00B73775" w:rsidRPr="00AE4266" w:rsidRDefault="00100856">
            <w:pPr>
              <w:pStyle w:val="Table-small"/>
              <w:cnfStyle w:val="000000000000" w:firstRow="0" w:lastRow="0" w:firstColumn="0" w:lastColumn="0" w:oddVBand="0" w:evenVBand="0" w:oddHBand="0" w:evenHBand="0" w:firstRowFirstColumn="0" w:firstRowLastColumn="0" w:lastRowFirstColumn="0" w:lastRowLastColumn="0"/>
            </w:pPr>
            <w:r>
              <w:t>VIN</w:t>
            </w:r>
          </w:p>
        </w:tc>
      </w:tr>
      <w:tr w:rsidR="00B73775" w:rsidRPr="00AE4266" w14:paraId="1C82C9E8" w14:textId="77777777" w:rsidTr="00473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tcPr>
          <w:p w14:paraId="2AE7EC06" w14:textId="1B4D728A" w:rsidR="00B73775" w:rsidRDefault="00B73775">
            <w:pPr>
              <w:pStyle w:val="Table-small"/>
            </w:pPr>
            <w:r>
              <w:t>PTAT</w:t>
            </w:r>
          </w:p>
        </w:tc>
        <w:tc>
          <w:tcPr>
            <w:tcW w:w="4401" w:type="dxa"/>
          </w:tcPr>
          <w:p w14:paraId="1E566624" w14:textId="1D915920" w:rsidR="00B73775" w:rsidRPr="00AE4266" w:rsidRDefault="00100856">
            <w:pPr>
              <w:pStyle w:val="Table-small"/>
              <w:cnfStyle w:val="000000100000" w:firstRow="0" w:lastRow="0" w:firstColumn="0" w:lastColumn="0" w:oddVBand="0" w:evenVBand="0" w:oddHBand="1" w:evenHBand="0" w:firstRowFirstColumn="0" w:firstRowLastColumn="0" w:lastRowFirstColumn="0" w:lastRowLastColumn="0"/>
            </w:pPr>
            <w:r>
              <w:t>PTT</w:t>
            </w:r>
          </w:p>
        </w:tc>
      </w:tr>
      <w:tr w:rsidR="00B73775" w:rsidRPr="00AE4266" w14:paraId="58FFA67C" w14:textId="77777777" w:rsidTr="00473B97">
        <w:trPr>
          <w:jc w:val="center"/>
        </w:trPr>
        <w:tc>
          <w:tcPr>
            <w:cnfStyle w:val="001000000000" w:firstRow="0" w:lastRow="0" w:firstColumn="1" w:lastColumn="0" w:oddVBand="0" w:evenVBand="0" w:oddHBand="0" w:evenHBand="0" w:firstRowFirstColumn="0" w:firstRowLastColumn="0" w:lastRowFirstColumn="0" w:lastRowLastColumn="0"/>
            <w:tcW w:w="1973" w:type="dxa"/>
          </w:tcPr>
          <w:p w14:paraId="1E9178E9" w14:textId="53526721" w:rsidR="00B73775" w:rsidRDefault="00B73775">
            <w:pPr>
              <w:pStyle w:val="Table-small"/>
            </w:pPr>
            <w:r>
              <w:t>BGP_EA</w:t>
            </w:r>
          </w:p>
        </w:tc>
        <w:tc>
          <w:tcPr>
            <w:tcW w:w="4401" w:type="dxa"/>
          </w:tcPr>
          <w:p w14:paraId="4DD8446E" w14:textId="7110FBA4" w:rsidR="00B73775" w:rsidRPr="00AE4266" w:rsidRDefault="00100856">
            <w:pPr>
              <w:pStyle w:val="Table-small"/>
              <w:cnfStyle w:val="000000000000" w:firstRow="0" w:lastRow="0" w:firstColumn="0" w:lastColumn="0" w:oddVBand="0" w:evenVBand="0" w:oddHBand="0" w:evenHBand="0" w:firstRowFirstColumn="0" w:firstRowLastColumn="0" w:lastRowFirstColumn="0" w:lastRowLastColumn="0"/>
            </w:pPr>
            <w:r>
              <w:t>BGP</w:t>
            </w:r>
          </w:p>
        </w:tc>
      </w:tr>
      <w:tr w:rsidR="00B73775" w:rsidRPr="00AE4266" w14:paraId="27D6C790" w14:textId="77777777" w:rsidTr="00473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tcPr>
          <w:p w14:paraId="106E1278" w14:textId="084B584A" w:rsidR="00B73775" w:rsidRDefault="00B73775">
            <w:pPr>
              <w:pStyle w:val="Table-small"/>
            </w:pPr>
            <w:r>
              <w:t>Vout</w:t>
            </w:r>
          </w:p>
        </w:tc>
        <w:tc>
          <w:tcPr>
            <w:tcW w:w="4401" w:type="dxa"/>
          </w:tcPr>
          <w:p w14:paraId="69C74235" w14:textId="66DD6588" w:rsidR="00B73775" w:rsidRPr="00AE4266" w:rsidRDefault="00100856">
            <w:pPr>
              <w:pStyle w:val="Table-small"/>
              <w:cnfStyle w:val="000000100000" w:firstRow="0" w:lastRow="0" w:firstColumn="0" w:lastColumn="0" w:oddVBand="0" w:evenVBand="0" w:oddHBand="1" w:evenHBand="0" w:firstRowFirstColumn="0" w:firstRowLastColumn="0" w:lastRowFirstColumn="0" w:lastRowLastColumn="0"/>
            </w:pPr>
            <w:r>
              <w:t>VOUT</w:t>
            </w:r>
          </w:p>
        </w:tc>
      </w:tr>
      <w:tr w:rsidR="00B73775" w:rsidRPr="00AE4266" w14:paraId="33592E37" w14:textId="77777777" w:rsidTr="00473B97">
        <w:trPr>
          <w:jc w:val="center"/>
        </w:trPr>
        <w:tc>
          <w:tcPr>
            <w:cnfStyle w:val="001000000000" w:firstRow="0" w:lastRow="0" w:firstColumn="1" w:lastColumn="0" w:oddVBand="0" w:evenVBand="0" w:oddHBand="0" w:evenHBand="0" w:firstRowFirstColumn="0" w:firstRowLastColumn="0" w:lastRowFirstColumn="0" w:lastRowLastColumn="0"/>
            <w:tcW w:w="1973" w:type="dxa"/>
          </w:tcPr>
          <w:p w14:paraId="4912C85D" w14:textId="06E44A7F" w:rsidR="00B73775" w:rsidRDefault="00B73775">
            <w:pPr>
              <w:pStyle w:val="Table-small"/>
            </w:pPr>
            <w:r>
              <w:t>Phase</w:t>
            </w:r>
          </w:p>
        </w:tc>
        <w:tc>
          <w:tcPr>
            <w:tcW w:w="4401" w:type="dxa"/>
          </w:tcPr>
          <w:p w14:paraId="709D7FA2" w14:textId="0E9459BC" w:rsidR="00B73775" w:rsidRPr="00AE4266" w:rsidRDefault="00E2609C">
            <w:pPr>
              <w:pStyle w:val="Table-small"/>
              <w:cnfStyle w:val="000000000000" w:firstRow="0" w:lastRow="0" w:firstColumn="0" w:lastColumn="0" w:oddVBand="0" w:evenVBand="0" w:oddHBand="0" w:evenHBand="0" w:firstRowFirstColumn="0" w:firstRowLastColumn="0" w:lastRowFirstColumn="0" w:lastRowLastColumn="0"/>
            </w:pPr>
            <w:r>
              <w:t>PHS</w:t>
            </w:r>
          </w:p>
        </w:tc>
      </w:tr>
      <w:tr w:rsidR="00B73775" w:rsidRPr="00AE4266" w14:paraId="541CFF73" w14:textId="77777777" w:rsidTr="00473B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tcPr>
          <w:p w14:paraId="14A14B1D" w14:textId="7AB12140" w:rsidR="00B73775" w:rsidRDefault="00B73775">
            <w:pPr>
              <w:pStyle w:val="Table-small"/>
            </w:pPr>
            <w:r>
              <w:t>Gnd</w:t>
            </w:r>
          </w:p>
        </w:tc>
        <w:tc>
          <w:tcPr>
            <w:tcW w:w="4401" w:type="dxa"/>
          </w:tcPr>
          <w:p w14:paraId="0ACB64DD" w14:textId="770A647E" w:rsidR="00B73775" w:rsidRPr="00AE4266" w:rsidRDefault="00E2609C">
            <w:pPr>
              <w:pStyle w:val="Table-small"/>
              <w:cnfStyle w:val="000000100000" w:firstRow="0" w:lastRow="0" w:firstColumn="0" w:lastColumn="0" w:oddVBand="0" w:evenVBand="0" w:oddHBand="1" w:evenHBand="0" w:firstRowFirstColumn="0" w:firstRowLastColumn="0" w:lastRowFirstColumn="0" w:lastRowLastColumn="0"/>
            </w:pPr>
            <w:r>
              <w:t>GND</w:t>
            </w:r>
          </w:p>
        </w:tc>
      </w:tr>
    </w:tbl>
    <w:p w14:paraId="2FA1EB4F" w14:textId="36296397" w:rsidR="000D4E05" w:rsidRPr="00AE4266" w:rsidRDefault="000D4E05" w:rsidP="000D4E05">
      <w:r w:rsidRPr="00AE4266">
        <w:t>Each daughter board will have a unique serial number for identification.</w:t>
      </w:r>
    </w:p>
    <w:p w14:paraId="3D2564FE" w14:textId="5DA8C2E6" w:rsidR="00B62A06" w:rsidRPr="00AE4266" w:rsidRDefault="004357B9" w:rsidP="00A71AAA">
      <w:pPr>
        <w:pStyle w:val="Heading3"/>
        <w:rPr>
          <w:lang w:val="en-GB"/>
        </w:rPr>
      </w:pPr>
      <w:bookmarkStart w:id="93" w:name="_Toc211426728"/>
      <w:r w:rsidRPr="00AE4266">
        <w:rPr>
          <w:lang w:val="en-GB"/>
        </w:rPr>
        <w:t>Measurement board</w:t>
      </w:r>
      <w:bookmarkEnd w:id="93"/>
    </w:p>
    <w:p w14:paraId="49649C3D" w14:textId="68DDF1CC" w:rsidR="000A6F93" w:rsidRPr="00AE4266" w:rsidRDefault="000A6F93" w:rsidP="000A6F93">
      <w:r w:rsidRPr="00AE4266">
        <w:t xml:space="preserve">The measurement board will serve as an interface between the daughter board and the power supplies, </w:t>
      </w:r>
      <w:r w:rsidR="00DE6A7D">
        <w:t>microcontroller</w:t>
      </w:r>
      <w:r w:rsidRPr="00AE4266">
        <w:t xml:space="preserve">, and other required </w:t>
      </w:r>
      <w:r w:rsidR="00207AE9" w:rsidRPr="00AE4266">
        <w:t>equipment</w:t>
      </w:r>
      <w:r w:rsidRPr="00AE4266">
        <w:t xml:space="preserve">. These connections will be made using a </w:t>
      </w:r>
      <w:r w:rsidRPr="00AE4266">
        <w:lastRenderedPageBreak/>
        <w:t xml:space="preserve">combination of </w:t>
      </w:r>
      <w:r w:rsidR="00DE6A7D">
        <w:t>banana</w:t>
      </w:r>
      <w:r w:rsidR="00EF744F">
        <w:t>-connectors and</w:t>
      </w:r>
      <w:r w:rsidRPr="00AE4266">
        <w:t xml:space="preserve"> SMA connectors. Additionally, the measurement board will function as a load board.</w:t>
      </w:r>
    </w:p>
    <w:p w14:paraId="33CAA37B" w14:textId="320B9194" w:rsidR="000A6F93" w:rsidRPr="00AE4266" w:rsidRDefault="000A6F93" w:rsidP="000A6F93">
      <w:r w:rsidRPr="00AE4266">
        <w:t>The design will support connections for a single daughter board</w:t>
      </w:r>
      <w:r w:rsidR="00B169C0" w:rsidRPr="00AE4266">
        <w:t xml:space="preserve"> (</w:t>
      </w:r>
      <w:r w:rsidRPr="00AE4266">
        <w:t>single-site testing</w:t>
      </w:r>
      <w:r w:rsidR="00177DB1">
        <w:t>)</w:t>
      </w:r>
      <w:r w:rsidRPr="00AE4266">
        <w:t>. To ensure compatibility with different test environments, the measurement board will be designed for use with a thermostreamer</w:t>
      </w:r>
      <w:r w:rsidR="00177DB1">
        <w:t>.</w:t>
      </w:r>
    </w:p>
    <w:p w14:paraId="7B880A62" w14:textId="70FFEC90" w:rsidR="000A6F93" w:rsidRPr="00AE4266" w:rsidRDefault="000A6F93" w:rsidP="000A6F93">
      <w:r w:rsidRPr="00AE4266">
        <w:t xml:space="preserve">Each measurement board will be assigned a unique serial number for identification. </w:t>
      </w:r>
    </w:p>
    <w:p w14:paraId="2C1F62A8" w14:textId="6DDEBB58" w:rsidR="00DC2999" w:rsidRPr="00AE4266" w:rsidRDefault="000A6F93" w:rsidP="00D212BE">
      <w:r w:rsidRPr="00AE4266">
        <w:t>All supply domains will be individually accessible on this board.</w:t>
      </w:r>
    </w:p>
    <w:p w14:paraId="5EA03738" w14:textId="606FB40E" w:rsidR="00B62A06" w:rsidRPr="00AE4266" w:rsidRDefault="00B62A06" w:rsidP="00A71AAA">
      <w:pPr>
        <w:pStyle w:val="Heading3"/>
        <w:rPr>
          <w:lang w:val="en-GB"/>
        </w:rPr>
      </w:pPr>
      <w:bookmarkStart w:id="94" w:name="_Ref189555845"/>
      <w:bookmarkStart w:id="95" w:name="_Toc211426729"/>
      <w:r w:rsidRPr="00AE4266">
        <w:rPr>
          <w:lang w:val="en-GB"/>
        </w:rPr>
        <w:t>Power supplies</w:t>
      </w:r>
      <w:bookmarkEnd w:id="94"/>
      <w:bookmarkEnd w:id="95"/>
      <w:r w:rsidRPr="00AE4266">
        <w:rPr>
          <w:lang w:val="en-GB"/>
        </w:rPr>
        <w:t xml:space="preserve"> </w:t>
      </w:r>
    </w:p>
    <w:p w14:paraId="4EBE2D0E" w14:textId="27CD6864" w:rsidR="0009025F" w:rsidRPr="00AE4266" w:rsidRDefault="0009025F" w:rsidP="0009025F">
      <w:r w:rsidRPr="00AE4266">
        <w:t>Power is supplied to the DUT using bench Power Supply Units (PSUs).</w:t>
      </w:r>
      <w:r w:rsidR="00073123" w:rsidRPr="00AE4266">
        <w:t xml:space="preserve"> </w:t>
      </w:r>
      <w:r w:rsidR="00093A03">
        <w:t xml:space="preserve">The setup contains two </w:t>
      </w:r>
      <w:r w:rsidR="00EF56BF">
        <w:t xml:space="preserve">power domains. One main power-supply (VDD), that </w:t>
      </w:r>
      <w:r w:rsidR="006300DF">
        <w:t>powers the DUT, and the other a 3.3V power-</w:t>
      </w:r>
      <w:r w:rsidR="00583C05">
        <w:t>domain</w:t>
      </w:r>
      <w:r w:rsidR="006300DF">
        <w:t xml:space="preserve"> </w:t>
      </w:r>
      <w:r w:rsidR="00583C05">
        <w:t>for</w:t>
      </w:r>
      <w:r w:rsidR="006300DF">
        <w:t xml:space="preserve"> the </w:t>
      </w:r>
      <w:r w:rsidR="00D4280E">
        <w:t>microcontroller and integrated mux.</w:t>
      </w:r>
    </w:p>
    <w:p w14:paraId="24F0C6DD" w14:textId="78689169" w:rsidR="0009025F" w:rsidRPr="00AE4266" w:rsidRDefault="0009025F" w:rsidP="00024630">
      <w:r w:rsidRPr="00AE4266">
        <w:t xml:space="preserve">The power-up and power-down sequence for default-connected supplies is detailed in Section </w:t>
      </w:r>
      <w:r w:rsidR="00037E00" w:rsidRPr="00AE4266">
        <w:fldChar w:fldCharType="begin"/>
      </w:r>
      <w:r w:rsidR="00037E00" w:rsidRPr="00AE4266">
        <w:instrText xml:space="preserve"> REF _Ref189294338 \r \h </w:instrText>
      </w:r>
      <w:r w:rsidR="00037E00" w:rsidRPr="00AE4266">
        <w:fldChar w:fldCharType="separate"/>
      </w:r>
      <w:r w:rsidR="00C31325" w:rsidRPr="00AE4266">
        <w:t>3.2.3</w:t>
      </w:r>
      <w:r w:rsidR="00037E00" w:rsidRPr="00AE4266">
        <w:fldChar w:fldCharType="end"/>
      </w:r>
      <w:r w:rsidRPr="00AE4266">
        <w:t>. To prevent voltage overshoot, it is strongly recommended to use power sources with a controllable soft ramp.</w:t>
      </w:r>
    </w:p>
    <w:p w14:paraId="2B07DE5A" w14:textId="7D23B8ED" w:rsidR="00E5241C" w:rsidRPr="00AE4266" w:rsidRDefault="00E5241C" w:rsidP="00E5241C">
      <w:pPr>
        <w:pStyle w:val="Caption"/>
        <w:keepNext/>
        <w:rPr>
          <w:lang w:val="en-GB"/>
        </w:rPr>
      </w:pPr>
      <w:bookmarkStart w:id="96" w:name="_Ref189294250"/>
      <w:bookmarkStart w:id="97" w:name="_Toc211426676"/>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8</w:t>
      </w:r>
      <w:r w:rsidRPr="00AE4266">
        <w:rPr>
          <w:lang w:val="en-GB"/>
        </w:rPr>
        <w:fldChar w:fldCharType="end"/>
      </w:r>
      <w:bookmarkEnd w:id="96"/>
      <w:r w:rsidRPr="00AE4266">
        <w:rPr>
          <w:lang w:val="en-GB"/>
        </w:rPr>
        <w:t xml:space="preserve">: </w:t>
      </w:r>
      <w:r w:rsidR="009016D4" w:rsidRPr="00AE4266">
        <w:rPr>
          <w:lang w:val="en-GB"/>
        </w:rPr>
        <w:t>Power suppl</w:t>
      </w:r>
      <w:r w:rsidR="00FA7E8F" w:rsidRPr="00AE4266">
        <w:rPr>
          <w:lang w:val="en-GB"/>
        </w:rPr>
        <w:t>ies</w:t>
      </w:r>
      <w:bookmarkEnd w:id="97"/>
    </w:p>
    <w:tbl>
      <w:tblPr>
        <w:tblStyle w:val="GridTable4-Accent3"/>
        <w:tblW w:w="4929" w:type="pct"/>
        <w:tblLook w:val="04A0" w:firstRow="1" w:lastRow="0" w:firstColumn="1" w:lastColumn="0" w:noHBand="0" w:noVBand="1"/>
      </w:tblPr>
      <w:tblGrid>
        <w:gridCol w:w="1969"/>
        <w:gridCol w:w="2625"/>
        <w:gridCol w:w="1538"/>
        <w:gridCol w:w="1177"/>
        <w:gridCol w:w="2183"/>
      </w:tblGrid>
      <w:tr w:rsidR="00CC15CC" w:rsidRPr="00AE4266" w14:paraId="2DEC827F" w14:textId="77777777" w:rsidTr="00181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pct"/>
          </w:tcPr>
          <w:p w14:paraId="67E9E4C8" w14:textId="10CBC2EB" w:rsidR="00CC15CC" w:rsidRPr="00AE4266" w:rsidRDefault="00CC15CC">
            <w:pPr>
              <w:pStyle w:val="Table-small"/>
            </w:pPr>
            <w:r w:rsidRPr="00AE4266">
              <w:t>DUT pin name</w:t>
            </w:r>
          </w:p>
        </w:tc>
        <w:tc>
          <w:tcPr>
            <w:tcW w:w="1383" w:type="pct"/>
          </w:tcPr>
          <w:p w14:paraId="12FAAE71" w14:textId="281C423F" w:rsidR="00CC15CC" w:rsidRPr="00AE4266" w:rsidRDefault="00CC15CC">
            <w:pPr>
              <w:pStyle w:val="Table-small"/>
              <w:cnfStyle w:val="100000000000" w:firstRow="1" w:lastRow="0" w:firstColumn="0" w:lastColumn="0" w:oddVBand="0" w:evenVBand="0" w:oddHBand="0" w:evenHBand="0" w:firstRowFirstColumn="0" w:firstRowLastColumn="0" w:lastRowFirstColumn="0" w:lastRowLastColumn="0"/>
            </w:pPr>
            <w:r w:rsidRPr="00AE4266">
              <w:t>Supply domain (</w:t>
            </w:r>
            <w:r w:rsidRPr="00AE4266">
              <w:fldChar w:fldCharType="begin"/>
            </w:r>
            <w:r w:rsidRPr="00AE4266">
              <w:rPr>
                <w:b w:val="0"/>
                <w:bCs w:val="0"/>
              </w:rPr>
              <w:instrText xml:space="preserve"> </w:instrText>
            </w:r>
            <w:r w:rsidRPr="00AE4266">
              <w:instrText xml:space="preserve">REF </w:instrText>
            </w:r>
            <w:r w:rsidRPr="00AE4266">
              <w:rPr>
                <w:b w:val="0"/>
                <w:bCs w:val="0"/>
              </w:rPr>
              <w:instrText xml:space="preserve">_Ref189216569 \h </w:instrText>
            </w:r>
            <w:r w:rsidR="003E2409">
              <w:instrText xml:space="preserve"> \* MERGEFORMAT </w:instrText>
            </w:r>
            <w:r w:rsidRPr="00AE4266">
              <w:fldChar w:fldCharType="separate"/>
            </w:r>
            <w:r w:rsidRPr="00AE4266">
              <w:t>Table 1</w:t>
            </w:r>
            <w:r w:rsidRPr="00AE4266">
              <w:fldChar w:fldCharType="end"/>
            </w:r>
            <w:r w:rsidRPr="00AE4266">
              <w:t>)</w:t>
            </w:r>
          </w:p>
        </w:tc>
        <w:tc>
          <w:tcPr>
            <w:tcW w:w="810" w:type="pct"/>
          </w:tcPr>
          <w:p w14:paraId="2675E200" w14:textId="3DA6736E" w:rsidR="00CC15CC" w:rsidRPr="00AE4266" w:rsidRDefault="00CC15CC">
            <w:pPr>
              <w:pStyle w:val="Table-small"/>
              <w:cnfStyle w:val="100000000000" w:firstRow="1" w:lastRow="0" w:firstColumn="0" w:lastColumn="0" w:oddVBand="0" w:evenVBand="0" w:oddHBand="0" w:evenHBand="0" w:firstRowFirstColumn="0" w:firstRowLastColumn="0" w:lastRowFirstColumn="0" w:lastRowLastColumn="0"/>
            </w:pPr>
            <w:r w:rsidRPr="00AE4266">
              <w:t>PSU channel</w:t>
            </w:r>
          </w:p>
        </w:tc>
        <w:tc>
          <w:tcPr>
            <w:tcW w:w="620" w:type="pct"/>
          </w:tcPr>
          <w:p w14:paraId="2D50CC95" w14:textId="2565C7DF" w:rsidR="00CC15CC" w:rsidRPr="00AE4266" w:rsidRDefault="00CC15CC">
            <w:pPr>
              <w:pStyle w:val="Table-small"/>
              <w:cnfStyle w:val="100000000000" w:firstRow="1" w:lastRow="0" w:firstColumn="0" w:lastColumn="0" w:oddVBand="0" w:evenVBand="0" w:oddHBand="0" w:evenHBand="0" w:firstRowFirstColumn="0" w:firstRowLastColumn="0" w:lastRowFirstColumn="0" w:lastRowLastColumn="0"/>
            </w:pPr>
            <w:r w:rsidRPr="00AE4266">
              <w:t>Alias</w:t>
            </w:r>
          </w:p>
        </w:tc>
        <w:tc>
          <w:tcPr>
            <w:tcW w:w="1151" w:type="pct"/>
          </w:tcPr>
          <w:p w14:paraId="136BE994" w14:textId="40CA55F7" w:rsidR="00CC15CC" w:rsidRPr="00AE4266" w:rsidRDefault="00CC15CC">
            <w:pPr>
              <w:pStyle w:val="Table-small"/>
              <w:cnfStyle w:val="100000000000" w:firstRow="1" w:lastRow="0" w:firstColumn="0" w:lastColumn="0" w:oddVBand="0" w:evenVBand="0" w:oddHBand="0" w:evenHBand="0" w:firstRowFirstColumn="0" w:firstRowLastColumn="0" w:lastRowFirstColumn="0" w:lastRowLastColumn="0"/>
            </w:pPr>
            <w:r w:rsidRPr="00AE4266">
              <w:t>Comments</w:t>
            </w:r>
          </w:p>
        </w:tc>
      </w:tr>
      <w:tr w:rsidR="00CC15CC" w:rsidRPr="00AE4266" w14:paraId="7129DC72" w14:textId="77777777" w:rsidTr="00181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pct"/>
          </w:tcPr>
          <w:p w14:paraId="655710A9" w14:textId="4B166646" w:rsidR="00CC15CC" w:rsidRPr="00AE4266" w:rsidRDefault="00CC15CC">
            <w:pPr>
              <w:pStyle w:val="Table-small"/>
            </w:pPr>
            <w:r>
              <w:t>Pvin</w:t>
            </w:r>
          </w:p>
        </w:tc>
        <w:tc>
          <w:tcPr>
            <w:tcW w:w="1383" w:type="pct"/>
          </w:tcPr>
          <w:p w14:paraId="58270B05" w14:textId="4646A8DD" w:rsidR="00CC15CC" w:rsidRPr="00AE4266" w:rsidRDefault="0062183F">
            <w:pPr>
              <w:pStyle w:val="Table-small"/>
              <w:cnfStyle w:val="000000100000" w:firstRow="0" w:lastRow="0" w:firstColumn="0" w:lastColumn="0" w:oddVBand="0" w:evenVBand="0" w:oddHBand="1" w:evenHBand="0" w:firstRowFirstColumn="0" w:firstRowLastColumn="0" w:lastRowFirstColumn="0" w:lastRowLastColumn="0"/>
            </w:pPr>
            <w:r w:rsidRPr="00AE4266">
              <w:rPr>
                <w:i/>
                <w:iCs/>
              </w:rPr>
              <w:t>PSU-</w:t>
            </w:r>
            <w:r>
              <w:rPr>
                <w:i/>
                <w:iCs/>
              </w:rPr>
              <w:t>supply</w:t>
            </w:r>
          </w:p>
        </w:tc>
        <w:tc>
          <w:tcPr>
            <w:tcW w:w="810" w:type="pct"/>
          </w:tcPr>
          <w:p w14:paraId="33C6C8DE" w14:textId="3F60C560" w:rsidR="00CC15CC" w:rsidRPr="00AE4266" w:rsidRDefault="00CC15CC">
            <w:pPr>
              <w:pStyle w:val="Table-small"/>
              <w:cnfStyle w:val="000000100000" w:firstRow="0" w:lastRow="0" w:firstColumn="0" w:lastColumn="0" w:oddVBand="0" w:evenVBand="0" w:oddHBand="1" w:evenHBand="0" w:firstRowFirstColumn="0" w:firstRowLastColumn="0" w:lastRowFirstColumn="0" w:lastRowLastColumn="0"/>
            </w:pPr>
            <w:r w:rsidRPr="00AE4266">
              <w:t>1</w:t>
            </w:r>
          </w:p>
        </w:tc>
        <w:tc>
          <w:tcPr>
            <w:tcW w:w="620" w:type="pct"/>
          </w:tcPr>
          <w:p w14:paraId="3EA9F3E5" w14:textId="1EFACCD0" w:rsidR="00CC15CC" w:rsidRPr="00AE4266" w:rsidRDefault="00CC15CC">
            <w:pPr>
              <w:pStyle w:val="Table-small"/>
              <w:cnfStyle w:val="000000100000" w:firstRow="0" w:lastRow="0" w:firstColumn="0" w:lastColumn="0" w:oddVBand="0" w:evenVBand="0" w:oddHBand="1" w:evenHBand="0" w:firstRowFirstColumn="0" w:firstRowLastColumn="0" w:lastRowFirstColumn="0" w:lastRowLastColumn="0"/>
            </w:pPr>
          </w:p>
        </w:tc>
        <w:tc>
          <w:tcPr>
            <w:tcW w:w="1151" w:type="pct"/>
          </w:tcPr>
          <w:p w14:paraId="6C14B327" w14:textId="20B79A5F" w:rsidR="00CC15CC" w:rsidRPr="00AE4266" w:rsidRDefault="00CC15CC">
            <w:pPr>
              <w:pStyle w:val="Table-small"/>
              <w:cnfStyle w:val="000000100000" w:firstRow="0" w:lastRow="0" w:firstColumn="0" w:lastColumn="0" w:oddVBand="0" w:evenVBand="0" w:oddHBand="1" w:evenHBand="0" w:firstRowFirstColumn="0" w:firstRowLastColumn="0" w:lastRowFirstColumn="0" w:lastRowLastColumn="0"/>
            </w:pPr>
          </w:p>
        </w:tc>
      </w:tr>
      <w:tr w:rsidR="00CC15CC" w:rsidRPr="00AE4266" w14:paraId="4885EA12" w14:textId="77777777" w:rsidTr="0018116E">
        <w:tc>
          <w:tcPr>
            <w:cnfStyle w:val="001000000000" w:firstRow="0" w:lastRow="0" w:firstColumn="1" w:lastColumn="0" w:oddVBand="0" w:evenVBand="0" w:oddHBand="0" w:evenHBand="0" w:firstRowFirstColumn="0" w:firstRowLastColumn="0" w:lastRowFirstColumn="0" w:lastRowLastColumn="0"/>
            <w:tcW w:w="1037" w:type="pct"/>
          </w:tcPr>
          <w:p w14:paraId="6DFAF63A" w14:textId="672BC741" w:rsidR="00CC15CC" w:rsidRPr="00AE4266" w:rsidRDefault="00CC15CC" w:rsidP="00600844">
            <w:pPr>
              <w:pStyle w:val="Table-small"/>
            </w:pPr>
            <w:r>
              <w:t>Vin</w:t>
            </w:r>
          </w:p>
        </w:tc>
        <w:tc>
          <w:tcPr>
            <w:tcW w:w="1383" w:type="pct"/>
          </w:tcPr>
          <w:p w14:paraId="4FC4EFCD" w14:textId="6B3619FF" w:rsidR="00CC15CC" w:rsidRPr="0062183F" w:rsidRDefault="0062183F" w:rsidP="00600844">
            <w:pPr>
              <w:pStyle w:val="Table-small"/>
              <w:cnfStyle w:val="000000000000" w:firstRow="0" w:lastRow="0" w:firstColumn="0" w:lastColumn="0" w:oddVBand="0" w:evenVBand="0" w:oddHBand="0" w:evenHBand="0" w:firstRowFirstColumn="0" w:firstRowLastColumn="0" w:lastRowFirstColumn="0" w:lastRowLastColumn="0"/>
              <w:rPr>
                <w:i/>
                <w:iCs/>
              </w:rPr>
            </w:pPr>
            <w:r w:rsidRPr="00AE4266">
              <w:rPr>
                <w:i/>
                <w:iCs/>
              </w:rPr>
              <w:t>PSU-</w:t>
            </w:r>
            <w:r>
              <w:rPr>
                <w:i/>
                <w:iCs/>
              </w:rPr>
              <w:t>supply</w:t>
            </w:r>
          </w:p>
        </w:tc>
        <w:tc>
          <w:tcPr>
            <w:tcW w:w="810" w:type="pct"/>
          </w:tcPr>
          <w:p w14:paraId="4B8B5EA0" w14:textId="498B3581" w:rsidR="00CC15CC" w:rsidRPr="00AE4266" w:rsidRDefault="00CC15CC" w:rsidP="00600844">
            <w:pPr>
              <w:pStyle w:val="Table-small"/>
              <w:cnfStyle w:val="000000000000" w:firstRow="0" w:lastRow="0" w:firstColumn="0" w:lastColumn="0" w:oddVBand="0" w:evenVBand="0" w:oddHBand="0" w:evenHBand="0" w:firstRowFirstColumn="0" w:firstRowLastColumn="0" w:lastRowFirstColumn="0" w:lastRowLastColumn="0"/>
            </w:pPr>
            <w:r>
              <w:t>1</w:t>
            </w:r>
          </w:p>
        </w:tc>
        <w:tc>
          <w:tcPr>
            <w:tcW w:w="620" w:type="pct"/>
          </w:tcPr>
          <w:p w14:paraId="493BAA83" w14:textId="16900C93" w:rsidR="00CC15CC" w:rsidRPr="00AE4266" w:rsidRDefault="00CC15CC" w:rsidP="00600844">
            <w:pPr>
              <w:pStyle w:val="Table-small"/>
              <w:cnfStyle w:val="000000000000" w:firstRow="0" w:lastRow="0" w:firstColumn="0" w:lastColumn="0" w:oddVBand="0" w:evenVBand="0" w:oddHBand="0" w:evenHBand="0" w:firstRowFirstColumn="0" w:firstRowLastColumn="0" w:lastRowFirstColumn="0" w:lastRowLastColumn="0"/>
            </w:pPr>
          </w:p>
        </w:tc>
        <w:tc>
          <w:tcPr>
            <w:tcW w:w="1151" w:type="pct"/>
          </w:tcPr>
          <w:p w14:paraId="3CBA0CB2" w14:textId="7BD22E00" w:rsidR="00CC15CC" w:rsidRPr="00AE4266" w:rsidRDefault="00CC15CC" w:rsidP="00600844">
            <w:pPr>
              <w:pStyle w:val="Table-small"/>
              <w:cnfStyle w:val="000000000000" w:firstRow="0" w:lastRow="0" w:firstColumn="0" w:lastColumn="0" w:oddVBand="0" w:evenVBand="0" w:oddHBand="0" w:evenHBand="0" w:firstRowFirstColumn="0" w:firstRowLastColumn="0" w:lastRowFirstColumn="0" w:lastRowLastColumn="0"/>
            </w:pPr>
          </w:p>
        </w:tc>
      </w:tr>
      <w:tr w:rsidR="001E1A35" w:rsidRPr="00AE4266" w14:paraId="141DD583" w14:textId="77777777" w:rsidTr="001811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7" w:type="pct"/>
          </w:tcPr>
          <w:p w14:paraId="34C13F0E" w14:textId="0D56EE66" w:rsidR="001E1A35" w:rsidRDefault="003240E3" w:rsidP="00600844">
            <w:pPr>
              <w:pStyle w:val="Table-small"/>
            </w:pPr>
            <w:r>
              <w:t>/</w:t>
            </w:r>
          </w:p>
        </w:tc>
        <w:tc>
          <w:tcPr>
            <w:tcW w:w="1383" w:type="pct"/>
          </w:tcPr>
          <w:p w14:paraId="749CC284" w14:textId="417D7989" w:rsidR="001E1A35" w:rsidRDefault="0062183F" w:rsidP="00600844">
            <w:pPr>
              <w:pStyle w:val="Table-small"/>
              <w:cnfStyle w:val="000000100000" w:firstRow="0" w:lastRow="0" w:firstColumn="0" w:lastColumn="0" w:oddVBand="0" w:evenVBand="0" w:oddHBand="1" w:evenHBand="0" w:firstRowFirstColumn="0" w:firstRowLastColumn="0" w:lastRowFirstColumn="0" w:lastRowLastColumn="0"/>
            </w:pPr>
            <w:r w:rsidRPr="00AE4266">
              <w:rPr>
                <w:i/>
                <w:iCs/>
              </w:rPr>
              <w:t>PSU-3v3</w:t>
            </w:r>
          </w:p>
        </w:tc>
        <w:tc>
          <w:tcPr>
            <w:tcW w:w="810" w:type="pct"/>
          </w:tcPr>
          <w:p w14:paraId="3CDF3844" w14:textId="64CD1595" w:rsidR="001E1A35" w:rsidRDefault="003240E3" w:rsidP="00600844">
            <w:pPr>
              <w:pStyle w:val="Table-small"/>
              <w:cnfStyle w:val="000000100000" w:firstRow="0" w:lastRow="0" w:firstColumn="0" w:lastColumn="0" w:oddVBand="0" w:evenVBand="0" w:oddHBand="1" w:evenHBand="0" w:firstRowFirstColumn="0" w:firstRowLastColumn="0" w:lastRowFirstColumn="0" w:lastRowLastColumn="0"/>
            </w:pPr>
            <w:r>
              <w:t>2</w:t>
            </w:r>
          </w:p>
        </w:tc>
        <w:tc>
          <w:tcPr>
            <w:tcW w:w="620" w:type="pct"/>
          </w:tcPr>
          <w:p w14:paraId="5A7E5B59" w14:textId="77777777" w:rsidR="001E1A35" w:rsidRPr="00AE4266" w:rsidRDefault="001E1A35" w:rsidP="00600844">
            <w:pPr>
              <w:pStyle w:val="Table-small"/>
              <w:cnfStyle w:val="000000100000" w:firstRow="0" w:lastRow="0" w:firstColumn="0" w:lastColumn="0" w:oddVBand="0" w:evenVBand="0" w:oddHBand="1" w:evenHBand="0" w:firstRowFirstColumn="0" w:firstRowLastColumn="0" w:lastRowFirstColumn="0" w:lastRowLastColumn="0"/>
            </w:pPr>
          </w:p>
        </w:tc>
        <w:tc>
          <w:tcPr>
            <w:tcW w:w="1151" w:type="pct"/>
          </w:tcPr>
          <w:p w14:paraId="3C834C95" w14:textId="7E34D95C" w:rsidR="001E1A35" w:rsidRPr="00AE4266" w:rsidRDefault="003240E3" w:rsidP="00600844">
            <w:pPr>
              <w:pStyle w:val="Table-small"/>
              <w:cnfStyle w:val="000000100000" w:firstRow="0" w:lastRow="0" w:firstColumn="0" w:lastColumn="0" w:oddVBand="0" w:evenVBand="0" w:oddHBand="1" w:evenHBand="0" w:firstRowFirstColumn="0" w:firstRowLastColumn="0" w:lastRowFirstColumn="0" w:lastRowLastColumn="0"/>
            </w:pPr>
            <w:r>
              <w:t>For external components</w:t>
            </w:r>
          </w:p>
        </w:tc>
      </w:tr>
    </w:tbl>
    <w:p w14:paraId="1D9B33EF" w14:textId="4F659E16" w:rsidR="00495E5E" w:rsidRPr="00AE4266" w:rsidRDefault="00495E5E" w:rsidP="00A71AAA">
      <w:pPr>
        <w:pStyle w:val="Heading2"/>
      </w:pPr>
      <w:bookmarkStart w:id="98" w:name="_Toc131774882"/>
      <w:bookmarkStart w:id="99" w:name="_Toc211426730"/>
      <w:r w:rsidRPr="00AE4266">
        <w:t>Test software</w:t>
      </w:r>
      <w:bookmarkEnd w:id="98"/>
      <w:bookmarkEnd w:id="99"/>
    </w:p>
    <w:p w14:paraId="418C9ADF" w14:textId="070D2042" w:rsidR="00B62A06" w:rsidRPr="00AE4266" w:rsidRDefault="00B62A06" w:rsidP="00A71AAA">
      <w:pPr>
        <w:pStyle w:val="Heading3"/>
        <w:rPr>
          <w:lang w:val="en-GB"/>
        </w:rPr>
      </w:pPr>
      <w:bookmarkStart w:id="100" w:name="_Toc211426731"/>
      <w:r w:rsidRPr="00AE4266">
        <w:rPr>
          <w:lang w:val="en-GB"/>
        </w:rPr>
        <w:t>Overview</w:t>
      </w:r>
      <w:bookmarkEnd w:id="100"/>
    </w:p>
    <w:p w14:paraId="4A1E2ADD" w14:textId="77777777" w:rsidR="00B62A06" w:rsidRPr="00AE4266" w:rsidRDefault="00B62A06" w:rsidP="00B62A06">
      <w:r w:rsidRPr="00AE4266">
        <w:t>The software test suite is an in-house build environment using Python scripts to control following:</w:t>
      </w:r>
    </w:p>
    <w:p w14:paraId="025F2F90" w14:textId="0BB4AA57" w:rsidR="00B62A06" w:rsidRPr="00AE4266" w:rsidRDefault="00B62A06" w:rsidP="008212BB">
      <w:pPr>
        <w:pStyle w:val="ListParagraph"/>
        <w:numPr>
          <w:ilvl w:val="0"/>
          <w:numId w:val="14"/>
        </w:numPr>
      </w:pPr>
      <w:r w:rsidRPr="00AE4266">
        <w:t xml:space="preserve">settings for MaTeR and </w:t>
      </w:r>
      <w:r w:rsidR="00481095" w:rsidRPr="00AE4266">
        <w:t>measurement</w:t>
      </w:r>
      <w:r w:rsidRPr="00AE4266">
        <w:t xml:space="preserve"> equipment,</w:t>
      </w:r>
    </w:p>
    <w:p w14:paraId="18B06189" w14:textId="77777777" w:rsidR="00B62A06" w:rsidRPr="00AE4266" w:rsidRDefault="00B62A06" w:rsidP="008212BB">
      <w:pPr>
        <w:pStyle w:val="ListParagraph"/>
        <w:numPr>
          <w:ilvl w:val="0"/>
          <w:numId w:val="14"/>
        </w:numPr>
      </w:pPr>
      <w:r w:rsidRPr="00AE4266">
        <w:t>connectivity between the DUTs and the equipment,</w:t>
      </w:r>
    </w:p>
    <w:p w14:paraId="419A7D6B" w14:textId="0AD741CE" w:rsidR="00B62A06" w:rsidRPr="00AE4266" w:rsidRDefault="00B62A06" w:rsidP="008212BB">
      <w:pPr>
        <w:pStyle w:val="ListParagraph"/>
        <w:numPr>
          <w:ilvl w:val="0"/>
          <w:numId w:val="14"/>
        </w:numPr>
      </w:pPr>
      <w:r w:rsidRPr="00AE4266">
        <w:t xml:space="preserve">supply and temperature </w:t>
      </w:r>
      <w:r w:rsidR="00481095" w:rsidRPr="00AE4266">
        <w:t>control</w:t>
      </w:r>
      <w:r w:rsidRPr="00AE4266">
        <w:t>,</w:t>
      </w:r>
    </w:p>
    <w:p w14:paraId="5ECA48A3" w14:textId="181D6101" w:rsidR="00B62A06" w:rsidRPr="00AE4266" w:rsidRDefault="00FB35FE" w:rsidP="008212BB">
      <w:pPr>
        <w:pStyle w:val="ListParagraph"/>
        <w:numPr>
          <w:ilvl w:val="0"/>
          <w:numId w:val="14"/>
        </w:numPr>
      </w:pPr>
      <w:r>
        <w:t>microcontroller</w:t>
      </w:r>
      <w:r w:rsidR="00B62A06" w:rsidRPr="00AE4266">
        <w:t xml:space="preserve"> for e.g. interfacing with the DUT,</w:t>
      </w:r>
    </w:p>
    <w:p w14:paraId="11517C18" w14:textId="595AFBEE" w:rsidR="00B62A06" w:rsidRPr="00AE4266" w:rsidRDefault="00B62A06" w:rsidP="008212BB">
      <w:pPr>
        <w:pStyle w:val="ListParagraph"/>
        <w:numPr>
          <w:ilvl w:val="0"/>
          <w:numId w:val="14"/>
        </w:numPr>
      </w:pPr>
      <w:r w:rsidRPr="00AE4266">
        <w:t>logging of measurement data and meta data to a database</w:t>
      </w:r>
      <w:r w:rsidR="002343C9" w:rsidRPr="00AE4266">
        <w:t xml:space="preserve"> and</w:t>
      </w:r>
    </w:p>
    <w:p w14:paraId="64A617E1" w14:textId="13FA6667" w:rsidR="00BC7F76" w:rsidRPr="00AE4266" w:rsidRDefault="00BC7F76" w:rsidP="008212BB">
      <w:pPr>
        <w:pStyle w:val="ListParagraph"/>
        <w:numPr>
          <w:ilvl w:val="0"/>
          <w:numId w:val="14"/>
        </w:numPr>
      </w:pPr>
      <w:r w:rsidRPr="00AE4266">
        <w:t>settings for the load board</w:t>
      </w:r>
      <w:r w:rsidR="002343C9" w:rsidRPr="00AE4266">
        <w:t>.</w:t>
      </w:r>
    </w:p>
    <w:p w14:paraId="7E126740" w14:textId="77777777" w:rsidR="00B62A06" w:rsidRPr="00AE4266" w:rsidRDefault="00B62A06" w:rsidP="00A71AAA">
      <w:pPr>
        <w:pStyle w:val="Heading3"/>
        <w:rPr>
          <w:lang w:val="en-GB"/>
        </w:rPr>
      </w:pPr>
      <w:bookmarkStart w:id="101" w:name="routine_park"/>
      <w:bookmarkStart w:id="102" w:name="_Ref188129717"/>
      <w:bookmarkStart w:id="103" w:name="_Toc211426732"/>
      <w:r w:rsidRPr="00AE4266">
        <w:rPr>
          <w:lang w:val="en-GB"/>
        </w:rPr>
        <w:t>Park state</w:t>
      </w:r>
      <w:bookmarkEnd w:id="101"/>
      <w:r w:rsidRPr="00AE4266">
        <w:rPr>
          <w:lang w:val="en-GB"/>
        </w:rPr>
        <w:t xml:space="preserve"> routine</w:t>
      </w:r>
      <w:bookmarkEnd w:id="102"/>
      <w:bookmarkEnd w:id="103"/>
    </w:p>
    <w:p w14:paraId="23100DD8" w14:textId="44F1C0F7" w:rsidR="00B62A06" w:rsidRPr="00AE4266" w:rsidRDefault="00B62A06" w:rsidP="00B62A06">
      <w:r w:rsidRPr="00AE4266">
        <w:t>Before each test procedure starts</w:t>
      </w:r>
      <w:r w:rsidR="00521D50" w:rsidRPr="00AE4266">
        <w:t>,</w:t>
      </w:r>
      <w:r w:rsidRPr="00AE4266">
        <w:t xml:space="preserve"> the DUT and the test setup is brought to a known default state (park state). This includes driving following IO pins to:</w:t>
      </w:r>
    </w:p>
    <w:p w14:paraId="254D2ADA" w14:textId="1BDBB689" w:rsidR="00F30CB8" w:rsidRPr="00AE4266" w:rsidRDefault="00F30CB8" w:rsidP="00F30CB8">
      <w:pPr>
        <w:pStyle w:val="Caption"/>
        <w:keepNext/>
        <w:rPr>
          <w:lang w:val="en-GB"/>
        </w:rPr>
      </w:pPr>
      <w:bookmarkStart w:id="104" w:name="_Toc211426677"/>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9</w:t>
      </w:r>
      <w:r w:rsidRPr="00AE4266">
        <w:rPr>
          <w:lang w:val="en-GB"/>
        </w:rPr>
        <w:fldChar w:fldCharType="end"/>
      </w:r>
      <w:r w:rsidRPr="00AE4266">
        <w:rPr>
          <w:lang w:val="en-GB"/>
        </w:rPr>
        <w:t xml:space="preserve">: </w:t>
      </w:r>
      <w:r w:rsidR="00184B64" w:rsidRPr="00AE4266">
        <w:rPr>
          <w:lang w:val="en-GB"/>
        </w:rPr>
        <w:t>Park state pin biasing</w:t>
      </w:r>
      <w:bookmarkEnd w:id="104"/>
      <w:r w:rsidR="00184B64" w:rsidRPr="00AE4266">
        <w:rPr>
          <w:lang w:val="en-GB"/>
        </w:rPr>
        <w:t xml:space="preserve"> </w:t>
      </w:r>
    </w:p>
    <w:tbl>
      <w:tblPr>
        <w:tblStyle w:val="GridTable4-Accent3"/>
        <w:tblW w:w="5000" w:type="pct"/>
        <w:tblLook w:val="04A0" w:firstRow="1" w:lastRow="0" w:firstColumn="1" w:lastColumn="0" w:noHBand="0" w:noVBand="1"/>
      </w:tblPr>
      <w:tblGrid>
        <w:gridCol w:w="2702"/>
        <w:gridCol w:w="5061"/>
        <w:gridCol w:w="1866"/>
      </w:tblGrid>
      <w:tr w:rsidR="00317A2E" w:rsidRPr="00AE4266" w14:paraId="72016A0D" w14:textId="30D59D28" w:rsidTr="005E769B">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03" w:type="pct"/>
          </w:tcPr>
          <w:p w14:paraId="1C71AFA9" w14:textId="23846F3F" w:rsidR="00317A2E" w:rsidRPr="00AE4266" w:rsidRDefault="00317A2E" w:rsidP="00A23C14">
            <w:pPr>
              <w:pStyle w:val="Table-small"/>
              <w:rPr>
                <w:lang w:eastAsia="en-GB"/>
              </w:rPr>
            </w:pPr>
            <w:r w:rsidRPr="00AE4266">
              <w:rPr>
                <w:lang w:eastAsia="en-GB"/>
              </w:rPr>
              <w:t>Pin name</w:t>
            </w:r>
          </w:p>
        </w:tc>
        <w:tc>
          <w:tcPr>
            <w:tcW w:w="2628" w:type="pct"/>
          </w:tcPr>
          <w:p w14:paraId="506C9E4A" w14:textId="2BB75C06" w:rsidR="00317A2E" w:rsidRPr="00AE4266" w:rsidRDefault="00317A2E" w:rsidP="00A15BB8">
            <w:pPr>
              <w:pStyle w:val="Table-small"/>
              <w:cnfStyle w:val="100000000000" w:firstRow="1" w:lastRow="0" w:firstColumn="0" w:lastColumn="0" w:oddVBand="0" w:evenVBand="0" w:oddHBand="0" w:evenHBand="0" w:firstRowFirstColumn="0" w:firstRowLastColumn="0" w:lastRowFirstColumn="0" w:lastRowLastColumn="0"/>
              <w:rPr>
                <w:lang w:eastAsia="en-GB"/>
              </w:rPr>
            </w:pPr>
            <w:r w:rsidRPr="00AE4266">
              <w:rPr>
                <w:lang w:eastAsia="en-GB"/>
              </w:rPr>
              <w:t>Biased to</w:t>
            </w:r>
            <w:r w:rsidR="00F2564F" w:rsidRPr="00AE4266">
              <w:rPr>
                <w:lang w:eastAsia="en-GB"/>
              </w:rPr>
              <w:t xml:space="preserve"> level</w:t>
            </w:r>
            <w:r w:rsidR="006B3DDE" w:rsidRPr="00AE4266">
              <w:rPr>
                <w:lang w:eastAsia="en-GB"/>
              </w:rPr>
              <w:t xml:space="preserve"> / dynamic </w:t>
            </w:r>
            <w:r w:rsidR="003476F8" w:rsidRPr="00AE4266">
              <w:rPr>
                <w:lang w:eastAsia="en-GB"/>
              </w:rPr>
              <w:t>signal (f</w:t>
            </w:r>
            <w:r w:rsidR="00670C0B" w:rsidRPr="00AE4266">
              <w:rPr>
                <w:lang w:eastAsia="en-GB"/>
              </w:rPr>
              <w:t>, dc, swing)</w:t>
            </w:r>
          </w:p>
        </w:tc>
        <w:tc>
          <w:tcPr>
            <w:tcW w:w="969" w:type="pct"/>
          </w:tcPr>
          <w:p w14:paraId="0DFAE4E5" w14:textId="280CA474" w:rsidR="00317A2E" w:rsidRPr="00AE4266" w:rsidRDefault="00317A2E" w:rsidP="00A15BB8">
            <w:pPr>
              <w:pStyle w:val="Table-small"/>
              <w:cnfStyle w:val="100000000000" w:firstRow="1" w:lastRow="0" w:firstColumn="0" w:lastColumn="0" w:oddVBand="0" w:evenVBand="0" w:oddHBand="0" w:evenHBand="0" w:firstRowFirstColumn="0" w:firstRowLastColumn="0" w:lastRowFirstColumn="0" w:lastRowLastColumn="0"/>
              <w:rPr>
                <w:lang w:eastAsia="en-GB"/>
              </w:rPr>
            </w:pPr>
            <w:r w:rsidRPr="00AE4266">
              <w:rPr>
                <w:lang w:eastAsia="en-GB"/>
              </w:rPr>
              <w:t>Comment</w:t>
            </w:r>
          </w:p>
        </w:tc>
      </w:tr>
      <w:tr w:rsidR="00336386" w:rsidRPr="00AE4266" w14:paraId="15584988" w14:textId="6C7593FC" w:rsidTr="005E769B">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3B4E6783" w14:textId="4DC855FC" w:rsidR="00317A2E" w:rsidRPr="00AE4266" w:rsidRDefault="00BE3F68" w:rsidP="00A23C14">
            <w:pPr>
              <w:pStyle w:val="Table-small"/>
              <w:rPr>
                <w:lang w:eastAsia="en-GB"/>
              </w:rPr>
            </w:pPr>
            <w:r w:rsidRPr="00AE4266">
              <w:rPr>
                <w:lang w:eastAsia="en-GB"/>
              </w:rPr>
              <w:t>Phase</w:t>
            </w:r>
          </w:p>
        </w:tc>
        <w:tc>
          <w:tcPr>
            <w:tcW w:w="2628" w:type="pct"/>
          </w:tcPr>
          <w:p w14:paraId="49E5F0EB" w14:textId="332188EA" w:rsidR="00317A2E" w:rsidRPr="00AE4266" w:rsidRDefault="00DB69D0" w:rsidP="00A15BB8">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High-Z</w:t>
            </w:r>
          </w:p>
        </w:tc>
        <w:tc>
          <w:tcPr>
            <w:tcW w:w="969" w:type="pct"/>
          </w:tcPr>
          <w:p w14:paraId="75BB1099" w14:textId="4A40BBFF" w:rsidR="00317A2E" w:rsidRPr="00AE4266" w:rsidRDefault="00EC4C3A" w:rsidP="00A15BB8">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 xml:space="preserve">Via </w:t>
            </w:r>
            <w:r w:rsidR="008532B6" w:rsidRPr="00AE4266">
              <w:rPr>
                <w:lang w:eastAsia="en-GB"/>
              </w:rPr>
              <w:t>r</w:t>
            </w:r>
            <w:r w:rsidR="00C7719E" w:rsidRPr="00AE4266">
              <w:rPr>
                <w:lang w:eastAsia="en-GB"/>
              </w:rPr>
              <w:t>elay</w:t>
            </w:r>
            <w:r w:rsidR="004E55E1">
              <w:rPr>
                <w:lang w:eastAsia="en-GB"/>
              </w:rPr>
              <w:t xml:space="preserve"> (pin after filter)</w:t>
            </w:r>
          </w:p>
        </w:tc>
      </w:tr>
      <w:tr w:rsidR="00EC4C3A" w:rsidRPr="00AE4266" w14:paraId="08446340" w14:textId="77777777" w:rsidTr="005E769B">
        <w:trPr>
          <w:trHeight w:val="93"/>
        </w:trPr>
        <w:tc>
          <w:tcPr>
            <w:cnfStyle w:val="001000000000" w:firstRow="0" w:lastRow="0" w:firstColumn="1" w:lastColumn="0" w:oddVBand="0" w:evenVBand="0" w:oddHBand="0" w:evenHBand="0" w:firstRowFirstColumn="0" w:firstRowLastColumn="0" w:lastRowFirstColumn="0" w:lastRowLastColumn="0"/>
            <w:tcW w:w="1403" w:type="pct"/>
          </w:tcPr>
          <w:p w14:paraId="45C2D8D5" w14:textId="53B021F2" w:rsidR="00EC4C3A" w:rsidRPr="00AE4266" w:rsidRDefault="000D08D2" w:rsidP="00EC4C3A">
            <w:pPr>
              <w:pStyle w:val="Table-small"/>
              <w:rPr>
                <w:lang w:eastAsia="en-GB"/>
              </w:rPr>
            </w:pPr>
            <w:r w:rsidRPr="00AE4266">
              <w:rPr>
                <w:lang w:eastAsia="en-GB"/>
              </w:rPr>
              <w:t>Pvin</w:t>
            </w:r>
          </w:p>
        </w:tc>
        <w:tc>
          <w:tcPr>
            <w:tcW w:w="2628" w:type="pct"/>
          </w:tcPr>
          <w:p w14:paraId="5F0536C6" w14:textId="0555B484" w:rsidR="00EC4C3A" w:rsidRPr="00AE4266" w:rsidRDefault="00322880" w:rsidP="00EC4C3A">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 xml:space="preserve">Supply </w:t>
            </w:r>
            <w:commentRangeStart w:id="105"/>
            <w:r w:rsidRPr="00AE4266">
              <w:rPr>
                <w:lang w:eastAsia="en-GB"/>
              </w:rPr>
              <w:t>5V</w:t>
            </w:r>
            <w:commentRangeEnd w:id="105"/>
            <w:r w:rsidR="00DC0488" w:rsidRPr="00AE4266">
              <w:rPr>
                <w:rStyle w:val="CommentReference"/>
                <w:sz w:val="20"/>
                <w:lang w:eastAsia="en-GB"/>
              </w:rPr>
              <w:commentReference w:id="105"/>
            </w:r>
          </w:p>
        </w:tc>
        <w:tc>
          <w:tcPr>
            <w:tcW w:w="969" w:type="pct"/>
          </w:tcPr>
          <w:p w14:paraId="66132A23" w14:textId="43FAD8E9" w:rsidR="00EC4C3A" w:rsidRPr="00AE4266" w:rsidRDefault="00EC4C3A" w:rsidP="00EC4C3A">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336386" w:rsidRPr="00AE4266" w14:paraId="490DE4D0" w14:textId="41D06404" w:rsidTr="005E769B">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23192B4D" w14:textId="260C3993" w:rsidR="00EC4C3A" w:rsidRPr="00AE4266" w:rsidRDefault="000D08D2" w:rsidP="00EC4C3A">
            <w:pPr>
              <w:pStyle w:val="Table-small"/>
              <w:rPr>
                <w:lang w:eastAsia="en-GB"/>
              </w:rPr>
            </w:pPr>
            <w:r w:rsidRPr="00AE4266">
              <w:rPr>
                <w:lang w:eastAsia="en-GB"/>
              </w:rPr>
              <w:t>Vin</w:t>
            </w:r>
          </w:p>
        </w:tc>
        <w:tc>
          <w:tcPr>
            <w:tcW w:w="2628" w:type="pct"/>
          </w:tcPr>
          <w:p w14:paraId="179EFAF2" w14:textId="78A4430E" w:rsidR="00EC4C3A" w:rsidRPr="00AE4266" w:rsidRDefault="00FA2311" w:rsidP="00EC4C3A">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 xml:space="preserve">Supply </w:t>
            </w:r>
            <w:commentRangeStart w:id="106"/>
            <w:r w:rsidRPr="00AE4266">
              <w:rPr>
                <w:lang w:eastAsia="en-GB"/>
              </w:rPr>
              <w:t>5V</w:t>
            </w:r>
            <w:commentRangeEnd w:id="106"/>
            <w:r w:rsidR="006A1452" w:rsidRPr="00AE4266">
              <w:rPr>
                <w:rStyle w:val="CommentReference"/>
                <w:sz w:val="20"/>
                <w:lang w:eastAsia="en-GB"/>
              </w:rPr>
              <w:commentReference w:id="106"/>
            </w:r>
          </w:p>
        </w:tc>
        <w:tc>
          <w:tcPr>
            <w:tcW w:w="969" w:type="pct"/>
          </w:tcPr>
          <w:p w14:paraId="7299CC9C" w14:textId="00B0008A" w:rsidR="00EC4C3A" w:rsidRPr="00AE4266" w:rsidRDefault="00EC4C3A" w:rsidP="00EC4C3A">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BF28E0" w:rsidRPr="00AE4266" w14:paraId="1BFE1D37" w14:textId="77777777" w:rsidTr="005E769B">
        <w:trPr>
          <w:trHeight w:val="93"/>
        </w:trPr>
        <w:tc>
          <w:tcPr>
            <w:cnfStyle w:val="001000000000" w:firstRow="0" w:lastRow="0" w:firstColumn="1" w:lastColumn="0" w:oddVBand="0" w:evenVBand="0" w:oddHBand="0" w:evenHBand="0" w:firstRowFirstColumn="0" w:firstRowLastColumn="0" w:lastRowFirstColumn="0" w:lastRowLastColumn="0"/>
            <w:tcW w:w="1403" w:type="pct"/>
          </w:tcPr>
          <w:p w14:paraId="6270A76B" w14:textId="59C478EB" w:rsidR="00BF28E0" w:rsidRPr="00AE4266" w:rsidRDefault="00BF28E0" w:rsidP="00EC4C3A">
            <w:pPr>
              <w:pStyle w:val="Table-small"/>
              <w:rPr>
                <w:lang w:eastAsia="en-GB"/>
              </w:rPr>
            </w:pPr>
            <w:r w:rsidRPr="00AE4266">
              <w:rPr>
                <w:lang w:eastAsia="en-GB"/>
              </w:rPr>
              <w:t>Gnd</w:t>
            </w:r>
          </w:p>
        </w:tc>
        <w:tc>
          <w:tcPr>
            <w:tcW w:w="2628" w:type="pct"/>
          </w:tcPr>
          <w:p w14:paraId="16D3AE4F" w14:textId="42B9EBAC" w:rsidR="00BF28E0" w:rsidRPr="00AE4266" w:rsidRDefault="00EB78AE" w:rsidP="00EC4C3A">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Ground</w:t>
            </w:r>
          </w:p>
        </w:tc>
        <w:tc>
          <w:tcPr>
            <w:tcW w:w="969" w:type="pct"/>
          </w:tcPr>
          <w:p w14:paraId="51D2B888" w14:textId="77777777" w:rsidR="00BF28E0" w:rsidRPr="00AE4266" w:rsidRDefault="00BF28E0" w:rsidP="00EC4C3A">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BF28E0" w:rsidRPr="00AE4266" w14:paraId="2A878716" w14:textId="77777777" w:rsidTr="005E769B">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2E62A150" w14:textId="6AA2375F" w:rsidR="00BF28E0" w:rsidRPr="00AE4266" w:rsidRDefault="00BF28E0" w:rsidP="00EC4C3A">
            <w:pPr>
              <w:pStyle w:val="Table-small"/>
              <w:rPr>
                <w:lang w:eastAsia="en-GB"/>
              </w:rPr>
            </w:pPr>
            <w:r w:rsidRPr="00AE4266">
              <w:rPr>
                <w:lang w:eastAsia="en-GB"/>
              </w:rPr>
              <w:lastRenderedPageBreak/>
              <w:t>PGdn</w:t>
            </w:r>
          </w:p>
        </w:tc>
        <w:tc>
          <w:tcPr>
            <w:tcW w:w="2628" w:type="pct"/>
          </w:tcPr>
          <w:p w14:paraId="18D33D80" w14:textId="0D68BBBE" w:rsidR="00BF28E0" w:rsidRPr="00AE4266" w:rsidRDefault="00EB78AE" w:rsidP="00EC4C3A">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Ground</w:t>
            </w:r>
          </w:p>
        </w:tc>
        <w:tc>
          <w:tcPr>
            <w:tcW w:w="969" w:type="pct"/>
          </w:tcPr>
          <w:p w14:paraId="7AEB28C2" w14:textId="77777777" w:rsidR="00BF28E0" w:rsidRPr="00AE4266" w:rsidRDefault="00BF28E0" w:rsidP="00EC4C3A">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BF28E0" w:rsidRPr="00AE4266" w14:paraId="7C7EBFF8" w14:textId="77777777" w:rsidTr="005E769B">
        <w:trPr>
          <w:trHeight w:val="93"/>
        </w:trPr>
        <w:tc>
          <w:tcPr>
            <w:cnfStyle w:val="001000000000" w:firstRow="0" w:lastRow="0" w:firstColumn="1" w:lastColumn="0" w:oddVBand="0" w:evenVBand="0" w:oddHBand="0" w:evenHBand="0" w:firstRowFirstColumn="0" w:firstRowLastColumn="0" w:lastRowFirstColumn="0" w:lastRowLastColumn="0"/>
            <w:tcW w:w="1403" w:type="pct"/>
          </w:tcPr>
          <w:p w14:paraId="3DA13D29" w14:textId="61887B58" w:rsidR="00BF28E0" w:rsidRPr="00AE4266" w:rsidRDefault="00BF28E0" w:rsidP="00EC4C3A">
            <w:pPr>
              <w:pStyle w:val="Table-small"/>
              <w:rPr>
                <w:lang w:eastAsia="en-GB"/>
              </w:rPr>
            </w:pPr>
            <w:r w:rsidRPr="00AE4266">
              <w:rPr>
                <w:lang w:eastAsia="en-GB"/>
              </w:rPr>
              <w:t>V33Dr</w:t>
            </w:r>
          </w:p>
        </w:tc>
        <w:tc>
          <w:tcPr>
            <w:tcW w:w="2628" w:type="pct"/>
          </w:tcPr>
          <w:p w14:paraId="6DB4185F" w14:textId="5306698C" w:rsidR="00BF28E0" w:rsidRPr="00AE4266" w:rsidRDefault="00FA2311" w:rsidP="00EC4C3A">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High-Z</w:t>
            </w:r>
          </w:p>
        </w:tc>
        <w:tc>
          <w:tcPr>
            <w:tcW w:w="969" w:type="pct"/>
          </w:tcPr>
          <w:p w14:paraId="3117E37B" w14:textId="77777777" w:rsidR="00BF28E0" w:rsidRPr="00AE4266" w:rsidRDefault="00BF28E0" w:rsidP="00EC4C3A">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BF28E0" w:rsidRPr="00AE4266" w14:paraId="3A84D96A" w14:textId="77777777" w:rsidTr="005E769B">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42366C57" w14:textId="70C5C2A4" w:rsidR="00BF28E0" w:rsidRPr="00AE4266" w:rsidRDefault="00BF28E0" w:rsidP="00EC4C3A">
            <w:pPr>
              <w:pStyle w:val="Table-small"/>
              <w:rPr>
                <w:lang w:eastAsia="en-GB"/>
              </w:rPr>
            </w:pPr>
            <w:r w:rsidRPr="00AE4266">
              <w:rPr>
                <w:lang w:eastAsia="en-GB"/>
              </w:rPr>
              <w:t>Rf</w:t>
            </w:r>
          </w:p>
        </w:tc>
        <w:tc>
          <w:tcPr>
            <w:tcW w:w="2628" w:type="pct"/>
          </w:tcPr>
          <w:p w14:paraId="3CE720CB" w14:textId="347CE789" w:rsidR="00BF28E0" w:rsidRPr="00AE4266" w:rsidRDefault="00FA2311" w:rsidP="00EC4C3A">
            <w:pPr>
              <w:pStyle w:val="Table-small"/>
              <w:cnfStyle w:val="000000100000" w:firstRow="0" w:lastRow="0" w:firstColumn="0" w:lastColumn="0" w:oddVBand="0" w:evenVBand="0" w:oddHBand="1" w:evenHBand="0" w:firstRowFirstColumn="0" w:firstRowLastColumn="0" w:lastRowFirstColumn="0" w:lastRowLastColumn="0"/>
              <w:rPr>
                <w:lang w:eastAsia="en-GB"/>
              </w:rPr>
            </w:pPr>
            <w:commentRangeStart w:id="107"/>
            <w:r w:rsidRPr="00AE4266">
              <w:rPr>
                <w:lang w:eastAsia="en-GB"/>
              </w:rPr>
              <w:t>Pull-down</w:t>
            </w:r>
            <w:commentRangeEnd w:id="107"/>
            <w:r w:rsidR="00510EE9">
              <w:rPr>
                <w:rStyle w:val="CommentReference"/>
                <w:sz w:val="20"/>
                <w:lang w:eastAsia="en-GB"/>
              </w:rPr>
              <w:commentReference w:id="107"/>
            </w:r>
            <w:r w:rsidR="00B73A8C">
              <w:rPr>
                <w:lang w:eastAsia="en-GB"/>
              </w:rPr>
              <w:t xml:space="preserve"> (</w:t>
            </w:r>
            <w:r w:rsidR="00584F95">
              <w:rPr>
                <w:lang w:eastAsia="en-GB"/>
              </w:rPr>
              <w:t>270kΩ</w:t>
            </w:r>
            <w:r w:rsidR="00B73A8C">
              <w:rPr>
                <w:lang w:eastAsia="en-GB"/>
              </w:rPr>
              <w:t>)</w:t>
            </w:r>
          </w:p>
        </w:tc>
        <w:tc>
          <w:tcPr>
            <w:tcW w:w="969" w:type="pct"/>
          </w:tcPr>
          <w:p w14:paraId="09E1E7C3" w14:textId="27F69FB6" w:rsidR="00BF28E0" w:rsidRPr="00AE4266" w:rsidRDefault="00892C67" w:rsidP="00EC4C3A">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Via mux</w:t>
            </w:r>
          </w:p>
        </w:tc>
      </w:tr>
      <w:tr w:rsidR="00670826" w:rsidRPr="00AE4266" w14:paraId="0E7B6116" w14:textId="77777777" w:rsidTr="005E769B">
        <w:trPr>
          <w:trHeight w:val="93"/>
        </w:trPr>
        <w:tc>
          <w:tcPr>
            <w:cnfStyle w:val="001000000000" w:firstRow="0" w:lastRow="0" w:firstColumn="1" w:lastColumn="0" w:oddVBand="0" w:evenVBand="0" w:oddHBand="0" w:evenHBand="0" w:firstRowFirstColumn="0" w:firstRowLastColumn="0" w:lastRowFirstColumn="0" w:lastRowLastColumn="0"/>
            <w:tcW w:w="1403" w:type="pct"/>
            <w:vMerge w:val="restart"/>
          </w:tcPr>
          <w:p w14:paraId="4C9294A3" w14:textId="0353B362" w:rsidR="00670826" w:rsidRPr="00AE4266" w:rsidRDefault="00670826" w:rsidP="00EC4C3A">
            <w:pPr>
              <w:pStyle w:val="Table-small"/>
              <w:rPr>
                <w:lang w:eastAsia="en-GB"/>
              </w:rPr>
            </w:pPr>
            <w:r w:rsidRPr="00AE4266">
              <w:rPr>
                <w:lang w:eastAsia="en-GB"/>
              </w:rPr>
              <w:t>Pgood</w:t>
            </w:r>
          </w:p>
        </w:tc>
        <w:tc>
          <w:tcPr>
            <w:tcW w:w="2628" w:type="pct"/>
          </w:tcPr>
          <w:p w14:paraId="2E5D2235" w14:textId="04D38BB8" w:rsidR="00670826" w:rsidRPr="00AE4266" w:rsidRDefault="00670826" w:rsidP="00EC4C3A">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Pull-up</w:t>
            </w:r>
            <w:r w:rsidR="00BB5EE7">
              <w:rPr>
                <w:lang w:eastAsia="en-GB"/>
              </w:rPr>
              <w:t xml:space="preserve"> (250k</w:t>
            </w:r>
            <w:r w:rsidR="00BB5EE7">
              <w:rPr>
                <w:rFonts w:cstheme="minorHAnsi"/>
                <w:lang w:eastAsia="en-GB"/>
              </w:rPr>
              <w:t>Ω</w:t>
            </w:r>
            <w:r w:rsidR="00BB5EE7">
              <w:rPr>
                <w:lang w:eastAsia="en-GB"/>
              </w:rPr>
              <w:t>)</w:t>
            </w:r>
          </w:p>
        </w:tc>
        <w:tc>
          <w:tcPr>
            <w:tcW w:w="969" w:type="pct"/>
          </w:tcPr>
          <w:p w14:paraId="45F621CC" w14:textId="3A9F0B2E" w:rsidR="00670826" w:rsidRPr="00AE4266" w:rsidRDefault="00670826" w:rsidP="00EC4C3A">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Via relay</w:t>
            </w:r>
          </w:p>
        </w:tc>
      </w:tr>
      <w:tr w:rsidR="00670826" w:rsidRPr="00AE4266" w14:paraId="3F744D2B" w14:textId="77777777" w:rsidTr="005E769B">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vMerge/>
          </w:tcPr>
          <w:p w14:paraId="3B95CB28" w14:textId="77777777" w:rsidR="00670826" w:rsidRPr="00AE4266" w:rsidRDefault="00670826" w:rsidP="00EC4C3A">
            <w:pPr>
              <w:pStyle w:val="Table-small"/>
              <w:rPr>
                <w:lang w:eastAsia="en-GB"/>
              </w:rPr>
            </w:pPr>
          </w:p>
        </w:tc>
        <w:tc>
          <w:tcPr>
            <w:tcW w:w="2628" w:type="pct"/>
          </w:tcPr>
          <w:p w14:paraId="7C9F847C" w14:textId="4BDD6ED1" w:rsidR="00670826" w:rsidRPr="00AE4266" w:rsidRDefault="00670826" w:rsidP="00EC4C3A">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High-Z</w:t>
            </w:r>
          </w:p>
        </w:tc>
        <w:tc>
          <w:tcPr>
            <w:tcW w:w="969" w:type="pct"/>
          </w:tcPr>
          <w:p w14:paraId="0EAA89C7" w14:textId="2FDBC28E" w:rsidR="00670826" w:rsidRPr="00AE4266" w:rsidRDefault="00473A53" w:rsidP="00EC4C3A">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Connected to micro-controller</w:t>
            </w:r>
          </w:p>
        </w:tc>
      </w:tr>
      <w:tr w:rsidR="00BF28E0" w:rsidRPr="00AE4266" w14:paraId="4DD68646" w14:textId="77777777" w:rsidTr="005E769B">
        <w:trPr>
          <w:trHeight w:val="93"/>
        </w:trPr>
        <w:tc>
          <w:tcPr>
            <w:cnfStyle w:val="001000000000" w:firstRow="0" w:lastRow="0" w:firstColumn="1" w:lastColumn="0" w:oddVBand="0" w:evenVBand="0" w:oddHBand="0" w:evenHBand="0" w:firstRowFirstColumn="0" w:firstRowLastColumn="0" w:lastRowFirstColumn="0" w:lastRowLastColumn="0"/>
            <w:tcW w:w="1403" w:type="pct"/>
          </w:tcPr>
          <w:p w14:paraId="539751B8" w14:textId="33F406B6" w:rsidR="00BF28E0" w:rsidRPr="00AE4266" w:rsidRDefault="00BF28E0" w:rsidP="00EC4C3A">
            <w:pPr>
              <w:pStyle w:val="Table-small"/>
              <w:rPr>
                <w:lang w:eastAsia="en-GB"/>
              </w:rPr>
            </w:pPr>
            <w:r w:rsidRPr="00AE4266">
              <w:rPr>
                <w:lang w:eastAsia="en-GB"/>
              </w:rPr>
              <w:t>Vi</w:t>
            </w:r>
          </w:p>
        </w:tc>
        <w:tc>
          <w:tcPr>
            <w:tcW w:w="2628" w:type="pct"/>
          </w:tcPr>
          <w:p w14:paraId="6F26DB1B" w14:textId="64DAA006" w:rsidR="00BF28E0" w:rsidRPr="00AE4266" w:rsidRDefault="00BB524E" w:rsidP="00EC4C3A">
            <w:pPr>
              <w:pStyle w:val="Table-small"/>
              <w:cnfStyle w:val="000000000000" w:firstRow="0" w:lastRow="0" w:firstColumn="0" w:lastColumn="0" w:oddVBand="0" w:evenVBand="0" w:oddHBand="0" w:evenHBand="0" w:firstRowFirstColumn="0" w:firstRowLastColumn="0" w:lastRowFirstColumn="0" w:lastRowLastColumn="0"/>
              <w:rPr>
                <w:lang w:eastAsia="en-GB"/>
              </w:rPr>
            </w:pPr>
            <w:commentRangeStart w:id="108"/>
            <w:r w:rsidRPr="00AE4266">
              <w:rPr>
                <w:lang w:eastAsia="en-GB"/>
              </w:rPr>
              <w:t>Pull-down</w:t>
            </w:r>
            <w:commentRangeEnd w:id="108"/>
            <w:r w:rsidR="00CC2D06">
              <w:rPr>
                <w:rStyle w:val="CommentReference"/>
                <w:sz w:val="20"/>
                <w:lang w:eastAsia="en-GB"/>
              </w:rPr>
              <w:commentReference w:id="108"/>
            </w:r>
            <w:r w:rsidR="003402E6">
              <w:rPr>
                <w:lang w:eastAsia="en-GB"/>
              </w:rPr>
              <w:t xml:space="preserve"> (</w:t>
            </w:r>
            <w:r w:rsidR="002776D7">
              <w:rPr>
                <w:lang w:eastAsia="en-GB"/>
              </w:rPr>
              <w:t>1</w:t>
            </w:r>
            <w:r w:rsidR="00C6783B">
              <w:rPr>
                <w:lang w:eastAsia="en-GB"/>
              </w:rPr>
              <w:t>M</w:t>
            </w:r>
            <w:r w:rsidR="00C6783B">
              <w:rPr>
                <w:rFonts w:cstheme="minorHAnsi"/>
                <w:lang w:eastAsia="en-GB"/>
              </w:rPr>
              <w:t>Ω</w:t>
            </w:r>
            <w:r w:rsidR="00C6783B">
              <w:rPr>
                <w:lang w:eastAsia="en-GB"/>
              </w:rPr>
              <w:t>)</w:t>
            </w:r>
          </w:p>
        </w:tc>
        <w:tc>
          <w:tcPr>
            <w:tcW w:w="969" w:type="pct"/>
          </w:tcPr>
          <w:p w14:paraId="40B07DCA" w14:textId="00BA2DC2" w:rsidR="00BF28E0" w:rsidRPr="00AE4266" w:rsidRDefault="00BB524E" w:rsidP="00EC4C3A">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Via mux</w:t>
            </w:r>
          </w:p>
        </w:tc>
      </w:tr>
      <w:tr w:rsidR="00BF28E0" w:rsidRPr="00AE4266" w14:paraId="083E7B4F" w14:textId="77777777" w:rsidTr="005E769B">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5B106604" w14:textId="58E37908" w:rsidR="00BF28E0" w:rsidRPr="00AE4266" w:rsidRDefault="00BF28E0" w:rsidP="00EC4C3A">
            <w:pPr>
              <w:pStyle w:val="Table-small"/>
              <w:rPr>
                <w:lang w:eastAsia="en-GB"/>
              </w:rPr>
            </w:pPr>
            <w:r w:rsidRPr="00AE4266">
              <w:rPr>
                <w:lang w:eastAsia="en-GB"/>
              </w:rPr>
              <w:t>BootS</w:t>
            </w:r>
          </w:p>
        </w:tc>
        <w:tc>
          <w:tcPr>
            <w:tcW w:w="2628" w:type="pct"/>
          </w:tcPr>
          <w:p w14:paraId="1F269D05" w14:textId="20FBCBAC" w:rsidR="00BF28E0" w:rsidRPr="00AE4266" w:rsidRDefault="00A71933" w:rsidP="00EC4C3A">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High-Z</w:t>
            </w:r>
          </w:p>
        </w:tc>
        <w:tc>
          <w:tcPr>
            <w:tcW w:w="969" w:type="pct"/>
          </w:tcPr>
          <w:p w14:paraId="27627C12" w14:textId="77777777" w:rsidR="00BF28E0" w:rsidRPr="00AE4266" w:rsidRDefault="00BF28E0" w:rsidP="00EC4C3A">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BF28E0" w:rsidRPr="00AE4266" w14:paraId="12ED3004" w14:textId="77777777" w:rsidTr="005E769B">
        <w:trPr>
          <w:trHeight w:val="93"/>
        </w:trPr>
        <w:tc>
          <w:tcPr>
            <w:cnfStyle w:val="001000000000" w:firstRow="0" w:lastRow="0" w:firstColumn="1" w:lastColumn="0" w:oddVBand="0" w:evenVBand="0" w:oddHBand="0" w:evenHBand="0" w:firstRowFirstColumn="0" w:firstRowLastColumn="0" w:lastRowFirstColumn="0" w:lastRowLastColumn="0"/>
            <w:tcW w:w="1403" w:type="pct"/>
          </w:tcPr>
          <w:p w14:paraId="71AAD6A8" w14:textId="50F71C1E" w:rsidR="00BF28E0" w:rsidRPr="00AE4266" w:rsidRDefault="00BF28E0" w:rsidP="00EC4C3A">
            <w:pPr>
              <w:pStyle w:val="Table-small"/>
              <w:rPr>
                <w:lang w:eastAsia="en-GB"/>
              </w:rPr>
            </w:pPr>
            <w:r w:rsidRPr="00AE4266">
              <w:rPr>
                <w:lang w:eastAsia="en-GB"/>
              </w:rPr>
              <w:t>BGP_EA</w:t>
            </w:r>
          </w:p>
        </w:tc>
        <w:tc>
          <w:tcPr>
            <w:tcW w:w="2628" w:type="pct"/>
          </w:tcPr>
          <w:p w14:paraId="41F9DB46" w14:textId="53A31855" w:rsidR="00BF28E0" w:rsidRPr="00AE4266" w:rsidRDefault="0083704A" w:rsidP="00EC4C3A">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High-Z</w:t>
            </w:r>
          </w:p>
        </w:tc>
        <w:tc>
          <w:tcPr>
            <w:tcW w:w="969" w:type="pct"/>
          </w:tcPr>
          <w:p w14:paraId="295DEA2B" w14:textId="48BB5CA4" w:rsidR="00BF28E0" w:rsidRPr="00AE4266" w:rsidRDefault="0083704A" w:rsidP="00EC4C3A">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Via mux</w:t>
            </w:r>
          </w:p>
        </w:tc>
      </w:tr>
      <w:tr w:rsidR="00836D0F" w:rsidRPr="00AE4266" w14:paraId="7F3EBCB5" w14:textId="77777777" w:rsidTr="005E769B">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7114831E" w14:textId="2B6DF1C9" w:rsidR="00836D0F" w:rsidRPr="00AE4266" w:rsidRDefault="00836D0F" w:rsidP="00836D0F">
            <w:pPr>
              <w:pStyle w:val="Table-small"/>
              <w:rPr>
                <w:lang w:eastAsia="en-GB"/>
              </w:rPr>
            </w:pPr>
            <w:r w:rsidRPr="00AE4266">
              <w:rPr>
                <w:lang w:eastAsia="en-GB"/>
              </w:rPr>
              <w:t>Inv_Enable</w:t>
            </w:r>
          </w:p>
        </w:tc>
        <w:tc>
          <w:tcPr>
            <w:tcW w:w="2628" w:type="pct"/>
          </w:tcPr>
          <w:p w14:paraId="3AF70338" w14:textId="4881B438" w:rsidR="00836D0F" w:rsidRPr="00AE4266" w:rsidRDefault="00836D0F" w:rsidP="00836D0F">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Logic “0”</w:t>
            </w:r>
          </w:p>
        </w:tc>
        <w:tc>
          <w:tcPr>
            <w:tcW w:w="969" w:type="pct"/>
          </w:tcPr>
          <w:p w14:paraId="314355C9" w14:textId="7A5E3949" w:rsidR="00836D0F" w:rsidRPr="00AE4266" w:rsidRDefault="00836D0F" w:rsidP="00836D0F">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Driven by micro-controller</w:t>
            </w:r>
          </w:p>
        </w:tc>
      </w:tr>
      <w:tr w:rsidR="00836D0F" w:rsidRPr="00AE4266" w14:paraId="509EB815" w14:textId="77777777" w:rsidTr="005E769B">
        <w:trPr>
          <w:trHeight w:val="93"/>
        </w:trPr>
        <w:tc>
          <w:tcPr>
            <w:cnfStyle w:val="001000000000" w:firstRow="0" w:lastRow="0" w:firstColumn="1" w:lastColumn="0" w:oddVBand="0" w:evenVBand="0" w:oddHBand="0" w:evenHBand="0" w:firstRowFirstColumn="0" w:firstRowLastColumn="0" w:lastRowFirstColumn="0" w:lastRowLastColumn="0"/>
            <w:tcW w:w="1403" w:type="pct"/>
          </w:tcPr>
          <w:p w14:paraId="157601F4" w14:textId="6F84F0B1" w:rsidR="00836D0F" w:rsidRPr="00AE4266" w:rsidRDefault="00836D0F" w:rsidP="00836D0F">
            <w:pPr>
              <w:pStyle w:val="Table-small"/>
              <w:rPr>
                <w:lang w:eastAsia="en-GB"/>
              </w:rPr>
            </w:pPr>
            <w:r w:rsidRPr="00AE4266">
              <w:rPr>
                <w:lang w:eastAsia="en-GB"/>
              </w:rPr>
              <w:t>HalfSw</w:t>
            </w:r>
          </w:p>
        </w:tc>
        <w:tc>
          <w:tcPr>
            <w:tcW w:w="2628" w:type="pct"/>
          </w:tcPr>
          <w:p w14:paraId="6B35A0AA" w14:textId="6C779B2A" w:rsidR="00836D0F" w:rsidRPr="00AE4266" w:rsidRDefault="00836D0F" w:rsidP="00836D0F">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Logic “0”</w:t>
            </w:r>
          </w:p>
        </w:tc>
        <w:tc>
          <w:tcPr>
            <w:tcW w:w="969" w:type="pct"/>
          </w:tcPr>
          <w:p w14:paraId="03618E5A" w14:textId="2E738A49" w:rsidR="00836D0F" w:rsidRPr="00AE4266" w:rsidRDefault="00836D0F" w:rsidP="00836D0F">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Driven by micro-controller</w:t>
            </w:r>
          </w:p>
        </w:tc>
      </w:tr>
      <w:tr w:rsidR="00836D0F" w:rsidRPr="00AE4266" w14:paraId="446C00E2" w14:textId="77777777" w:rsidTr="005E769B">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2A172504" w14:textId="359AA000" w:rsidR="00836D0F" w:rsidRPr="00AE4266" w:rsidRDefault="00836D0F" w:rsidP="00836D0F">
            <w:pPr>
              <w:pStyle w:val="Table-small"/>
              <w:rPr>
                <w:lang w:eastAsia="en-GB"/>
              </w:rPr>
            </w:pPr>
            <w:r w:rsidRPr="00AE4266">
              <w:rPr>
                <w:lang w:eastAsia="en-GB"/>
              </w:rPr>
              <w:t>Vout</w:t>
            </w:r>
          </w:p>
        </w:tc>
        <w:tc>
          <w:tcPr>
            <w:tcW w:w="2628" w:type="pct"/>
          </w:tcPr>
          <w:p w14:paraId="54F3E018" w14:textId="3D51528E" w:rsidR="00836D0F" w:rsidRPr="00AE4266" w:rsidRDefault="000765AE" w:rsidP="00836D0F">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High-Z</w:t>
            </w:r>
          </w:p>
        </w:tc>
        <w:tc>
          <w:tcPr>
            <w:tcW w:w="969" w:type="pct"/>
          </w:tcPr>
          <w:p w14:paraId="2AE8EA29" w14:textId="77777777" w:rsidR="00836D0F" w:rsidRPr="00AE4266" w:rsidRDefault="00836D0F" w:rsidP="00836D0F">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836D0F" w:rsidRPr="00AE4266" w14:paraId="136A6BAF" w14:textId="77777777" w:rsidTr="005E769B">
        <w:trPr>
          <w:trHeight w:val="93"/>
        </w:trPr>
        <w:tc>
          <w:tcPr>
            <w:cnfStyle w:val="001000000000" w:firstRow="0" w:lastRow="0" w:firstColumn="1" w:lastColumn="0" w:oddVBand="0" w:evenVBand="0" w:oddHBand="0" w:evenHBand="0" w:firstRowFirstColumn="0" w:firstRowLastColumn="0" w:lastRowFirstColumn="0" w:lastRowLastColumn="0"/>
            <w:tcW w:w="1403" w:type="pct"/>
          </w:tcPr>
          <w:p w14:paraId="3E22848D" w14:textId="034FBCAD" w:rsidR="00836D0F" w:rsidRPr="00AE4266" w:rsidRDefault="00836D0F" w:rsidP="00836D0F">
            <w:pPr>
              <w:pStyle w:val="Table-small"/>
              <w:rPr>
                <w:lang w:eastAsia="en-GB"/>
              </w:rPr>
            </w:pPr>
            <w:r w:rsidRPr="00AE4266">
              <w:rPr>
                <w:lang w:eastAsia="en-GB"/>
              </w:rPr>
              <w:t>PTAT</w:t>
            </w:r>
          </w:p>
        </w:tc>
        <w:tc>
          <w:tcPr>
            <w:tcW w:w="2628" w:type="pct"/>
          </w:tcPr>
          <w:p w14:paraId="4D43E373" w14:textId="31DEC9E0" w:rsidR="00836D0F" w:rsidRPr="00AE4266" w:rsidRDefault="0083704A" w:rsidP="00836D0F">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High-Z</w:t>
            </w:r>
          </w:p>
        </w:tc>
        <w:tc>
          <w:tcPr>
            <w:tcW w:w="969" w:type="pct"/>
          </w:tcPr>
          <w:p w14:paraId="40799588" w14:textId="36E65B54" w:rsidR="00836D0F" w:rsidRPr="00AE4266" w:rsidRDefault="0083704A" w:rsidP="00836D0F">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Via mux</w:t>
            </w:r>
          </w:p>
        </w:tc>
      </w:tr>
      <w:tr w:rsidR="00836D0F" w:rsidRPr="00AE4266" w14:paraId="261F7A7C" w14:textId="77777777" w:rsidTr="005E769B">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119B0E7A" w14:textId="70C08CE2" w:rsidR="00836D0F" w:rsidRPr="00AE4266" w:rsidRDefault="00836D0F" w:rsidP="00836D0F">
            <w:pPr>
              <w:pStyle w:val="Table-small"/>
              <w:rPr>
                <w:lang w:eastAsia="en-GB"/>
              </w:rPr>
            </w:pPr>
            <w:r w:rsidRPr="00AE4266">
              <w:rPr>
                <w:lang w:eastAsia="en-GB"/>
              </w:rPr>
              <w:t>En</w:t>
            </w:r>
          </w:p>
        </w:tc>
        <w:tc>
          <w:tcPr>
            <w:tcW w:w="2628" w:type="pct"/>
          </w:tcPr>
          <w:p w14:paraId="04871180" w14:textId="43ECF58F" w:rsidR="00836D0F" w:rsidRPr="00AE4266" w:rsidRDefault="00746856" w:rsidP="00836D0F">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Logic “0”</w:t>
            </w:r>
          </w:p>
        </w:tc>
        <w:tc>
          <w:tcPr>
            <w:tcW w:w="969" w:type="pct"/>
          </w:tcPr>
          <w:p w14:paraId="4CB7114C" w14:textId="76F222E3" w:rsidR="00836D0F" w:rsidRPr="00AE4266" w:rsidRDefault="00746856" w:rsidP="00836D0F">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Driven by micro-controll</w:t>
            </w:r>
            <w:r w:rsidR="00B10D30" w:rsidRPr="00AE4266">
              <w:rPr>
                <w:lang w:eastAsia="en-GB"/>
              </w:rPr>
              <w:t>er</w:t>
            </w:r>
          </w:p>
        </w:tc>
      </w:tr>
    </w:tbl>
    <w:p w14:paraId="0330FA0C" w14:textId="77777777" w:rsidR="008E696E" w:rsidRPr="00AE4266" w:rsidRDefault="008E696E" w:rsidP="00B62A06">
      <w:pPr>
        <w:pStyle w:val="multilevellist"/>
        <w:numPr>
          <w:ilvl w:val="0"/>
          <w:numId w:val="0"/>
        </w:numPr>
        <w:rPr>
          <w:lang w:val="en-GB"/>
        </w:rPr>
      </w:pPr>
    </w:p>
    <w:p w14:paraId="094B5ECA" w14:textId="77777777" w:rsidR="003C75DF" w:rsidRPr="00AE4266" w:rsidRDefault="003C75DF" w:rsidP="00B62A06">
      <w:pPr>
        <w:pStyle w:val="multilevellist"/>
        <w:numPr>
          <w:ilvl w:val="0"/>
          <w:numId w:val="0"/>
        </w:numPr>
        <w:rPr>
          <w:lang w:val="en-GB"/>
        </w:rPr>
      </w:pPr>
    </w:p>
    <w:p w14:paraId="6EB39E01" w14:textId="62D68A6D" w:rsidR="003C75DF" w:rsidRPr="00AE4266" w:rsidRDefault="00025758" w:rsidP="003C75DF">
      <w:pPr>
        <w:pStyle w:val="Heading3"/>
        <w:rPr>
          <w:lang w:val="en-GB"/>
        </w:rPr>
      </w:pPr>
      <w:bookmarkStart w:id="109" w:name="routine_power_down"/>
      <w:bookmarkStart w:id="110" w:name="_Toc211426733"/>
      <w:r w:rsidRPr="00AE4266">
        <w:rPr>
          <w:lang w:val="en-GB"/>
        </w:rPr>
        <w:t>Power-down state</w:t>
      </w:r>
      <w:bookmarkEnd w:id="109"/>
      <w:r w:rsidR="006614E1" w:rsidRPr="00AE4266">
        <w:rPr>
          <w:lang w:val="en-GB"/>
        </w:rPr>
        <w:t xml:space="preserve"> routine</w:t>
      </w:r>
      <w:bookmarkEnd w:id="110"/>
    </w:p>
    <w:p w14:paraId="5CADCC42" w14:textId="2DFE2186" w:rsidR="00025758" w:rsidRPr="00AE4266" w:rsidRDefault="00C04284" w:rsidP="00025758">
      <w:r w:rsidRPr="00AE4266">
        <w:t xml:space="preserve">During </w:t>
      </w:r>
      <w:fldSimple w:instr=" REF stage_CONN ">
        <w:r w:rsidR="00F90331" w:rsidRPr="00AE4266">
          <w:t>CONN</w:t>
        </w:r>
      </w:fldSimple>
      <w:r w:rsidR="00F90331" w:rsidRPr="00AE4266">
        <w:t xml:space="preserve"> testing, the </w:t>
      </w:r>
      <w:r w:rsidR="00DF2A2E" w:rsidRPr="00AE4266">
        <w:t>initial state is different from th</w:t>
      </w:r>
      <w:r w:rsidR="000F55D9" w:rsidRPr="00AE4266">
        <w:t>e park state. This Power-down state is a more conservative state</w:t>
      </w:r>
      <w:r w:rsidR="001F1E75" w:rsidRPr="00AE4266">
        <w:t xml:space="preserve">. Here the </w:t>
      </w:r>
      <w:r w:rsidR="002660C8" w:rsidRPr="00AE4266">
        <w:t xml:space="preserve">3v3 power-domain of the mux and micro-controller is powered on, but the </w:t>
      </w:r>
      <w:commentRangeStart w:id="111"/>
      <w:r w:rsidR="004923A4" w:rsidRPr="00AE4266">
        <w:t>main p</w:t>
      </w:r>
      <w:r w:rsidR="00927FAA" w:rsidRPr="00AE4266">
        <w:t>ower-supply connected to Vin/Pvin is</w:t>
      </w:r>
      <w:r w:rsidR="007F203E" w:rsidRPr="00AE4266">
        <w:t>n’t</w:t>
      </w:r>
      <w:r w:rsidR="00927FAA" w:rsidRPr="00AE4266">
        <w:t>.</w:t>
      </w:r>
      <w:r w:rsidR="00CD7586" w:rsidRPr="00AE4266">
        <w:t xml:space="preserve"> </w:t>
      </w:r>
      <w:commentRangeEnd w:id="111"/>
      <w:r w:rsidR="004B5177" w:rsidRPr="00AE4266">
        <w:rPr>
          <w:rStyle w:val="CommentReference"/>
          <w:sz w:val="22"/>
        </w:rPr>
        <w:commentReference w:id="111"/>
      </w:r>
      <w:r w:rsidR="00B80251" w:rsidRPr="00AE4266">
        <w:t>All terminals of the DUT are</w:t>
      </w:r>
      <w:r w:rsidR="0080127A" w:rsidRPr="00AE4266">
        <w:t xml:space="preserve"> either high-Z or</w:t>
      </w:r>
      <w:r w:rsidR="00B80251" w:rsidRPr="00AE4266">
        <w:t xml:space="preserve"> grounded.</w:t>
      </w:r>
    </w:p>
    <w:p w14:paraId="62D22F72" w14:textId="5FB16691" w:rsidR="00856570" w:rsidRPr="00AE4266" w:rsidRDefault="00856570" w:rsidP="00856570">
      <w:pPr>
        <w:pStyle w:val="Caption"/>
        <w:keepNext/>
        <w:rPr>
          <w:lang w:val="en-GB"/>
        </w:rPr>
      </w:pPr>
      <w:bookmarkStart w:id="112" w:name="_Toc211426678"/>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10</w:t>
      </w:r>
      <w:r w:rsidRPr="00AE4266">
        <w:rPr>
          <w:lang w:val="en-GB"/>
        </w:rPr>
        <w:fldChar w:fldCharType="end"/>
      </w:r>
      <w:r w:rsidRPr="00AE4266">
        <w:rPr>
          <w:lang w:val="en-GB"/>
        </w:rPr>
        <w:t>: Power-down state pin biasing</w:t>
      </w:r>
      <w:bookmarkEnd w:id="112"/>
    </w:p>
    <w:tbl>
      <w:tblPr>
        <w:tblStyle w:val="GridTable4-Accent3"/>
        <w:tblW w:w="5000" w:type="pct"/>
        <w:tblLook w:val="04A0" w:firstRow="1" w:lastRow="0" w:firstColumn="1" w:lastColumn="0" w:noHBand="0" w:noVBand="1"/>
      </w:tblPr>
      <w:tblGrid>
        <w:gridCol w:w="2702"/>
        <w:gridCol w:w="5061"/>
        <w:gridCol w:w="1866"/>
      </w:tblGrid>
      <w:tr w:rsidR="00856570" w:rsidRPr="00AE4266" w14:paraId="7CA2084D" w14:textId="77777777">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403" w:type="pct"/>
          </w:tcPr>
          <w:p w14:paraId="74B03C48" w14:textId="77777777" w:rsidR="00856570" w:rsidRPr="00AE4266" w:rsidRDefault="00856570">
            <w:pPr>
              <w:pStyle w:val="Table-small"/>
              <w:rPr>
                <w:lang w:eastAsia="en-GB"/>
              </w:rPr>
            </w:pPr>
            <w:r w:rsidRPr="00AE4266">
              <w:rPr>
                <w:lang w:eastAsia="en-GB"/>
              </w:rPr>
              <w:t>Pin name</w:t>
            </w:r>
          </w:p>
        </w:tc>
        <w:tc>
          <w:tcPr>
            <w:tcW w:w="2628" w:type="pct"/>
          </w:tcPr>
          <w:p w14:paraId="28058BF2" w14:textId="77777777" w:rsidR="00856570" w:rsidRPr="00AE4266" w:rsidRDefault="00856570">
            <w:pPr>
              <w:pStyle w:val="Table-small"/>
              <w:cnfStyle w:val="100000000000" w:firstRow="1" w:lastRow="0" w:firstColumn="0" w:lastColumn="0" w:oddVBand="0" w:evenVBand="0" w:oddHBand="0" w:evenHBand="0" w:firstRowFirstColumn="0" w:firstRowLastColumn="0" w:lastRowFirstColumn="0" w:lastRowLastColumn="0"/>
              <w:rPr>
                <w:lang w:eastAsia="en-GB"/>
              </w:rPr>
            </w:pPr>
            <w:r w:rsidRPr="00AE4266">
              <w:rPr>
                <w:lang w:eastAsia="en-GB"/>
              </w:rPr>
              <w:t>Biased to level / dynamic signal (f, dc, swing)</w:t>
            </w:r>
          </w:p>
        </w:tc>
        <w:tc>
          <w:tcPr>
            <w:tcW w:w="969" w:type="pct"/>
          </w:tcPr>
          <w:p w14:paraId="77D68B11" w14:textId="77777777" w:rsidR="00856570" w:rsidRPr="00AE4266" w:rsidRDefault="00856570">
            <w:pPr>
              <w:pStyle w:val="Table-small"/>
              <w:cnfStyle w:val="100000000000" w:firstRow="1" w:lastRow="0" w:firstColumn="0" w:lastColumn="0" w:oddVBand="0" w:evenVBand="0" w:oddHBand="0" w:evenHBand="0" w:firstRowFirstColumn="0" w:firstRowLastColumn="0" w:lastRowFirstColumn="0" w:lastRowLastColumn="0"/>
              <w:rPr>
                <w:lang w:eastAsia="en-GB"/>
              </w:rPr>
            </w:pPr>
            <w:r w:rsidRPr="00AE4266">
              <w:rPr>
                <w:lang w:eastAsia="en-GB"/>
              </w:rPr>
              <w:t>Comment</w:t>
            </w:r>
          </w:p>
        </w:tc>
      </w:tr>
      <w:tr w:rsidR="00856570" w:rsidRPr="00AE4266" w14:paraId="2CF30BEE" w14:textId="77777777">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6F257F5C" w14:textId="77777777" w:rsidR="00856570" w:rsidRPr="00AE4266" w:rsidRDefault="00856570">
            <w:pPr>
              <w:pStyle w:val="Table-small"/>
              <w:rPr>
                <w:lang w:eastAsia="en-GB"/>
              </w:rPr>
            </w:pPr>
            <w:r w:rsidRPr="00AE4266">
              <w:rPr>
                <w:lang w:eastAsia="en-GB"/>
              </w:rPr>
              <w:t>Phase</w:t>
            </w:r>
          </w:p>
        </w:tc>
        <w:tc>
          <w:tcPr>
            <w:tcW w:w="2628" w:type="pct"/>
          </w:tcPr>
          <w:p w14:paraId="0C93E356"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High-Z</w:t>
            </w:r>
          </w:p>
        </w:tc>
        <w:tc>
          <w:tcPr>
            <w:tcW w:w="969" w:type="pct"/>
          </w:tcPr>
          <w:p w14:paraId="208517E9"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Via relay</w:t>
            </w:r>
          </w:p>
        </w:tc>
      </w:tr>
      <w:tr w:rsidR="00856570" w:rsidRPr="00AE4266" w14:paraId="30006AA1" w14:textId="77777777">
        <w:trPr>
          <w:trHeight w:val="93"/>
        </w:trPr>
        <w:tc>
          <w:tcPr>
            <w:cnfStyle w:val="001000000000" w:firstRow="0" w:lastRow="0" w:firstColumn="1" w:lastColumn="0" w:oddVBand="0" w:evenVBand="0" w:oddHBand="0" w:evenHBand="0" w:firstRowFirstColumn="0" w:firstRowLastColumn="0" w:lastRowFirstColumn="0" w:lastRowLastColumn="0"/>
            <w:tcW w:w="1403" w:type="pct"/>
          </w:tcPr>
          <w:p w14:paraId="031D6B7A" w14:textId="77777777" w:rsidR="00856570" w:rsidRPr="00AE4266" w:rsidRDefault="00856570">
            <w:pPr>
              <w:pStyle w:val="Table-small"/>
              <w:rPr>
                <w:lang w:eastAsia="en-GB"/>
              </w:rPr>
            </w:pPr>
            <w:r w:rsidRPr="00AE4266">
              <w:rPr>
                <w:lang w:eastAsia="en-GB"/>
              </w:rPr>
              <w:t>Pvin</w:t>
            </w:r>
          </w:p>
        </w:tc>
        <w:tc>
          <w:tcPr>
            <w:tcW w:w="2628" w:type="pct"/>
          </w:tcPr>
          <w:p w14:paraId="1AB0DBC6" w14:textId="1588A301"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 xml:space="preserve">Supply </w:t>
            </w:r>
            <w:r w:rsidR="0080127A" w:rsidRPr="00AE4266">
              <w:rPr>
                <w:lang w:eastAsia="en-GB"/>
              </w:rPr>
              <w:t>0</w:t>
            </w:r>
            <w:r w:rsidRPr="00AE4266">
              <w:rPr>
                <w:lang w:eastAsia="en-GB"/>
              </w:rPr>
              <w:t>V</w:t>
            </w:r>
          </w:p>
        </w:tc>
        <w:tc>
          <w:tcPr>
            <w:tcW w:w="969" w:type="pct"/>
          </w:tcPr>
          <w:p w14:paraId="0DEBF41B" w14:textId="77777777"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856570" w:rsidRPr="00AE4266" w14:paraId="67CA2E74" w14:textId="77777777">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1B076C85" w14:textId="77777777" w:rsidR="00856570" w:rsidRPr="00AE4266" w:rsidRDefault="00856570">
            <w:pPr>
              <w:pStyle w:val="Table-small"/>
              <w:rPr>
                <w:lang w:eastAsia="en-GB"/>
              </w:rPr>
            </w:pPr>
            <w:r w:rsidRPr="00AE4266">
              <w:rPr>
                <w:lang w:eastAsia="en-GB"/>
              </w:rPr>
              <w:t>Vin</w:t>
            </w:r>
          </w:p>
        </w:tc>
        <w:tc>
          <w:tcPr>
            <w:tcW w:w="2628" w:type="pct"/>
          </w:tcPr>
          <w:p w14:paraId="06DAEF7B" w14:textId="301FC3B8"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 xml:space="preserve">Supply </w:t>
            </w:r>
            <w:r w:rsidR="0080127A" w:rsidRPr="00AE4266">
              <w:rPr>
                <w:lang w:eastAsia="en-GB"/>
              </w:rPr>
              <w:t>0</w:t>
            </w:r>
            <w:r w:rsidRPr="00AE4266">
              <w:rPr>
                <w:lang w:eastAsia="en-GB"/>
              </w:rPr>
              <w:t>V</w:t>
            </w:r>
          </w:p>
        </w:tc>
        <w:tc>
          <w:tcPr>
            <w:tcW w:w="969" w:type="pct"/>
          </w:tcPr>
          <w:p w14:paraId="1821E7E6"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856570" w:rsidRPr="00AE4266" w14:paraId="20FFC586" w14:textId="77777777">
        <w:trPr>
          <w:trHeight w:val="93"/>
        </w:trPr>
        <w:tc>
          <w:tcPr>
            <w:cnfStyle w:val="001000000000" w:firstRow="0" w:lastRow="0" w:firstColumn="1" w:lastColumn="0" w:oddVBand="0" w:evenVBand="0" w:oddHBand="0" w:evenHBand="0" w:firstRowFirstColumn="0" w:firstRowLastColumn="0" w:lastRowFirstColumn="0" w:lastRowLastColumn="0"/>
            <w:tcW w:w="1403" w:type="pct"/>
          </w:tcPr>
          <w:p w14:paraId="5265186B" w14:textId="77777777" w:rsidR="00856570" w:rsidRPr="00AE4266" w:rsidRDefault="00856570">
            <w:pPr>
              <w:pStyle w:val="Table-small"/>
              <w:rPr>
                <w:lang w:eastAsia="en-GB"/>
              </w:rPr>
            </w:pPr>
            <w:r w:rsidRPr="00AE4266">
              <w:rPr>
                <w:lang w:eastAsia="en-GB"/>
              </w:rPr>
              <w:t>Gnd</w:t>
            </w:r>
          </w:p>
        </w:tc>
        <w:tc>
          <w:tcPr>
            <w:tcW w:w="2628" w:type="pct"/>
          </w:tcPr>
          <w:p w14:paraId="0B669984" w14:textId="77777777"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Ground</w:t>
            </w:r>
          </w:p>
        </w:tc>
        <w:tc>
          <w:tcPr>
            <w:tcW w:w="969" w:type="pct"/>
          </w:tcPr>
          <w:p w14:paraId="7A1C0BDB" w14:textId="77777777"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856570" w:rsidRPr="00AE4266" w14:paraId="611A51C0" w14:textId="77777777">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0F496DFD" w14:textId="77777777" w:rsidR="00856570" w:rsidRPr="00AE4266" w:rsidRDefault="00856570">
            <w:pPr>
              <w:pStyle w:val="Table-small"/>
              <w:rPr>
                <w:lang w:eastAsia="en-GB"/>
              </w:rPr>
            </w:pPr>
            <w:r w:rsidRPr="00AE4266">
              <w:rPr>
                <w:lang w:eastAsia="en-GB"/>
              </w:rPr>
              <w:t>PGdn</w:t>
            </w:r>
          </w:p>
        </w:tc>
        <w:tc>
          <w:tcPr>
            <w:tcW w:w="2628" w:type="pct"/>
          </w:tcPr>
          <w:p w14:paraId="0F0D4141"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Ground</w:t>
            </w:r>
          </w:p>
        </w:tc>
        <w:tc>
          <w:tcPr>
            <w:tcW w:w="969" w:type="pct"/>
          </w:tcPr>
          <w:p w14:paraId="0A8D12E3"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856570" w:rsidRPr="00AE4266" w14:paraId="3C7D9E4F" w14:textId="77777777">
        <w:trPr>
          <w:trHeight w:val="93"/>
        </w:trPr>
        <w:tc>
          <w:tcPr>
            <w:cnfStyle w:val="001000000000" w:firstRow="0" w:lastRow="0" w:firstColumn="1" w:lastColumn="0" w:oddVBand="0" w:evenVBand="0" w:oddHBand="0" w:evenHBand="0" w:firstRowFirstColumn="0" w:firstRowLastColumn="0" w:lastRowFirstColumn="0" w:lastRowLastColumn="0"/>
            <w:tcW w:w="1403" w:type="pct"/>
          </w:tcPr>
          <w:p w14:paraId="49BF10EF" w14:textId="77777777" w:rsidR="00856570" w:rsidRPr="00AE4266" w:rsidRDefault="00856570">
            <w:pPr>
              <w:pStyle w:val="Table-small"/>
              <w:rPr>
                <w:lang w:eastAsia="en-GB"/>
              </w:rPr>
            </w:pPr>
            <w:r w:rsidRPr="00AE4266">
              <w:rPr>
                <w:lang w:eastAsia="en-GB"/>
              </w:rPr>
              <w:t>V33Dr</w:t>
            </w:r>
          </w:p>
        </w:tc>
        <w:tc>
          <w:tcPr>
            <w:tcW w:w="2628" w:type="pct"/>
          </w:tcPr>
          <w:p w14:paraId="41F98707" w14:textId="77777777"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High-Z</w:t>
            </w:r>
          </w:p>
        </w:tc>
        <w:tc>
          <w:tcPr>
            <w:tcW w:w="969" w:type="pct"/>
          </w:tcPr>
          <w:p w14:paraId="1CBDE818" w14:textId="77777777"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p>
        </w:tc>
      </w:tr>
      <w:tr w:rsidR="00856570" w:rsidRPr="00AE4266" w14:paraId="578BFC55" w14:textId="77777777">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3A2F2261" w14:textId="77777777" w:rsidR="00856570" w:rsidRPr="00AE4266" w:rsidRDefault="00856570">
            <w:pPr>
              <w:pStyle w:val="Table-small"/>
              <w:rPr>
                <w:lang w:eastAsia="en-GB"/>
              </w:rPr>
            </w:pPr>
            <w:r w:rsidRPr="00AE4266">
              <w:rPr>
                <w:lang w:eastAsia="en-GB"/>
              </w:rPr>
              <w:t>Rf</w:t>
            </w:r>
          </w:p>
        </w:tc>
        <w:tc>
          <w:tcPr>
            <w:tcW w:w="2628" w:type="pct"/>
          </w:tcPr>
          <w:p w14:paraId="3D46A95F" w14:textId="5BE95D6A"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Pull-down</w:t>
            </w:r>
            <w:r w:rsidR="00590F97">
              <w:rPr>
                <w:lang w:eastAsia="en-GB"/>
              </w:rPr>
              <w:t xml:space="preserve"> </w:t>
            </w:r>
            <w:r w:rsidR="005F25A5">
              <w:rPr>
                <w:lang w:eastAsia="en-GB"/>
              </w:rPr>
              <w:t>(270kΩ)</w:t>
            </w:r>
          </w:p>
        </w:tc>
        <w:tc>
          <w:tcPr>
            <w:tcW w:w="969" w:type="pct"/>
          </w:tcPr>
          <w:p w14:paraId="5ADC7BF3"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Via mux</w:t>
            </w:r>
          </w:p>
        </w:tc>
      </w:tr>
      <w:tr w:rsidR="00856570" w:rsidRPr="00AE4266" w14:paraId="5A6E5693" w14:textId="77777777">
        <w:trPr>
          <w:trHeight w:val="93"/>
        </w:trPr>
        <w:tc>
          <w:tcPr>
            <w:cnfStyle w:val="001000000000" w:firstRow="0" w:lastRow="0" w:firstColumn="1" w:lastColumn="0" w:oddVBand="0" w:evenVBand="0" w:oddHBand="0" w:evenHBand="0" w:firstRowFirstColumn="0" w:firstRowLastColumn="0" w:lastRowFirstColumn="0" w:lastRowLastColumn="0"/>
            <w:tcW w:w="1403" w:type="pct"/>
            <w:vMerge w:val="restart"/>
          </w:tcPr>
          <w:p w14:paraId="305C27AA" w14:textId="77777777" w:rsidR="00856570" w:rsidRPr="00AE4266" w:rsidRDefault="00856570">
            <w:pPr>
              <w:pStyle w:val="Table-small"/>
              <w:rPr>
                <w:lang w:eastAsia="en-GB"/>
              </w:rPr>
            </w:pPr>
            <w:r w:rsidRPr="00AE4266">
              <w:rPr>
                <w:lang w:eastAsia="en-GB"/>
              </w:rPr>
              <w:t>Pgood</w:t>
            </w:r>
          </w:p>
        </w:tc>
        <w:tc>
          <w:tcPr>
            <w:tcW w:w="2628" w:type="pct"/>
          </w:tcPr>
          <w:p w14:paraId="5A6A75FB" w14:textId="0382E340" w:rsidR="00856570" w:rsidRPr="00AE4266" w:rsidRDefault="008E4DD3">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No p</w:t>
            </w:r>
            <w:r w:rsidR="00856570" w:rsidRPr="00AE4266">
              <w:rPr>
                <w:lang w:eastAsia="en-GB"/>
              </w:rPr>
              <w:t>ull-up</w:t>
            </w:r>
          </w:p>
        </w:tc>
        <w:tc>
          <w:tcPr>
            <w:tcW w:w="969" w:type="pct"/>
          </w:tcPr>
          <w:p w14:paraId="413CF420" w14:textId="77777777"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Via relay</w:t>
            </w:r>
          </w:p>
        </w:tc>
      </w:tr>
      <w:tr w:rsidR="00856570" w:rsidRPr="00AE4266" w14:paraId="6E40636C" w14:textId="77777777">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vMerge/>
          </w:tcPr>
          <w:p w14:paraId="55FC3545" w14:textId="77777777" w:rsidR="00856570" w:rsidRPr="00AE4266" w:rsidRDefault="00856570">
            <w:pPr>
              <w:pStyle w:val="Table-small"/>
              <w:rPr>
                <w:lang w:eastAsia="en-GB"/>
              </w:rPr>
            </w:pPr>
          </w:p>
        </w:tc>
        <w:tc>
          <w:tcPr>
            <w:tcW w:w="2628" w:type="pct"/>
          </w:tcPr>
          <w:p w14:paraId="4794792C"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High-Z</w:t>
            </w:r>
          </w:p>
        </w:tc>
        <w:tc>
          <w:tcPr>
            <w:tcW w:w="969" w:type="pct"/>
          </w:tcPr>
          <w:p w14:paraId="25F97669"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Connected to micro-controller</w:t>
            </w:r>
          </w:p>
        </w:tc>
      </w:tr>
      <w:tr w:rsidR="00856570" w:rsidRPr="00AE4266" w14:paraId="6489E0C6" w14:textId="77777777">
        <w:trPr>
          <w:trHeight w:val="93"/>
        </w:trPr>
        <w:tc>
          <w:tcPr>
            <w:cnfStyle w:val="001000000000" w:firstRow="0" w:lastRow="0" w:firstColumn="1" w:lastColumn="0" w:oddVBand="0" w:evenVBand="0" w:oddHBand="0" w:evenHBand="0" w:firstRowFirstColumn="0" w:firstRowLastColumn="0" w:lastRowFirstColumn="0" w:lastRowLastColumn="0"/>
            <w:tcW w:w="1403" w:type="pct"/>
          </w:tcPr>
          <w:p w14:paraId="373318CD" w14:textId="77777777" w:rsidR="00856570" w:rsidRPr="00AE4266" w:rsidRDefault="00856570">
            <w:pPr>
              <w:pStyle w:val="Table-small"/>
              <w:rPr>
                <w:lang w:eastAsia="en-GB"/>
              </w:rPr>
            </w:pPr>
            <w:r w:rsidRPr="00AE4266">
              <w:rPr>
                <w:lang w:eastAsia="en-GB"/>
              </w:rPr>
              <w:t>Vi</w:t>
            </w:r>
          </w:p>
        </w:tc>
        <w:tc>
          <w:tcPr>
            <w:tcW w:w="2628" w:type="pct"/>
          </w:tcPr>
          <w:p w14:paraId="3E4B3FF9" w14:textId="77777777"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Pull-down</w:t>
            </w:r>
          </w:p>
        </w:tc>
        <w:tc>
          <w:tcPr>
            <w:tcW w:w="969" w:type="pct"/>
          </w:tcPr>
          <w:p w14:paraId="67E20294" w14:textId="77777777"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Via mux</w:t>
            </w:r>
          </w:p>
        </w:tc>
      </w:tr>
      <w:tr w:rsidR="00856570" w:rsidRPr="00AE4266" w14:paraId="6FEEB4BE" w14:textId="77777777">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1880F32F" w14:textId="77777777" w:rsidR="00856570" w:rsidRPr="00AE4266" w:rsidRDefault="00856570">
            <w:pPr>
              <w:pStyle w:val="Table-small"/>
              <w:rPr>
                <w:lang w:eastAsia="en-GB"/>
              </w:rPr>
            </w:pPr>
            <w:r w:rsidRPr="00AE4266">
              <w:rPr>
                <w:lang w:eastAsia="en-GB"/>
              </w:rPr>
              <w:t>BootS</w:t>
            </w:r>
          </w:p>
        </w:tc>
        <w:tc>
          <w:tcPr>
            <w:tcW w:w="2628" w:type="pct"/>
          </w:tcPr>
          <w:p w14:paraId="25FE1117"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High-Z</w:t>
            </w:r>
          </w:p>
        </w:tc>
        <w:tc>
          <w:tcPr>
            <w:tcW w:w="969" w:type="pct"/>
          </w:tcPr>
          <w:p w14:paraId="1EE26FFB"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856570" w:rsidRPr="00AE4266" w14:paraId="6B6D8E95" w14:textId="77777777">
        <w:trPr>
          <w:trHeight w:val="93"/>
        </w:trPr>
        <w:tc>
          <w:tcPr>
            <w:cnfStyle w:val="001000000000" w:firstRow="0" w:lastRow="0" w:firstColumn="1" w:lastColumn="0" w:oddVBand="0" w:evenVBand="0" w:oddHBand="0" w:evenHBand="0" w:firstRowFirstColumn="0" w:firstRowLastColumn="0" w:lastRowFirstColumn="0" w:lastRowLastColumn="0"/>
            <w:tcW w:w="1403" w:type="pct"/>
          </w:tcPr>
          <w:p w14:paraId="3398BE95" w14:textId="77777777" w:rsidR="00856570" w:rsidRPr="00AE4266" w:rsidRDefault="00856570">
            <w:pPr>
              <w:pStyle w:val="Table-small"/>
              <w:rPr>
                <w:lang w:eastAsia="en-GB"/>
              </w:rPr>
            </w:pPr>
            <w:r w:rsidRPr="00AE4266">
              <w:rPr>
                <w:lang w:eastAsia="en-GB"/>
              </w:rPr>
              <w:t>BGP_EA</w:t>
            </w:r>
          </w:p>
        </w:tc>
        <w:tc>
          <w:tcPr>
            <w:tcW w:w="2628" w:type="pct"/>
          </w:tcPr>
          <w:p w14:paraId="05D420CA" w14:textId="77777777"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High-Z</w:t>
            </w:r>
          </w:p>
        </w:tc>
        <w:tc>
          <w:tcPr>
            <w:tcW w:w="969" w:type="pct"/>
          </w:tcPr>
          <w:p w14:paraId="35FAA3E0" w14:textId="77777777"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Via mux</w:t>
            </w:r>
          </w:p>
        </w:tc>
      </w:tr>
      <w:tr w:rsidR="00856570" w:rsidRPr="00AE4266" w14:paraId="32DD73ED" w14:textId="77777777">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6503CB89" w14:textId="77777777" w:rsidR="00856570" w:rsidRPr="00AE4266" w:rsidRDefault="00856570">
            <w:pPr>
              <w:pStyle w:val="Table-small"/>
              <w:rPr>
                <w:lang w:eastAsia="en-GB"/>
              </w:rPr>
            </w:pPr>
            <w:r w:rsidRPr="00AE4266">
              <w:rPr>
                <w:lang w:eastAsia="en-GB"/>
              </w:rPr>
              <w:t>Inv_Enable</w:t>
            </w:r>
          </w:p>
        </w:tc>
        <w:tc>
          <w:tcPr>
            <w:tcW w:w="2628" w:type="pct"/>
          </w:tcPr>
          <w:p w14:paraId="5DA425B4" w14:textId="5C2714D5"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Logic “</w:t>
            </w:r>
            <w:r w:rsidR="000635DE">
              <w:rPr>
                <w:lang w:eastAsia="en-GB"/>
              </w:rPr>
              <w:t>1</w:t>
            </w:r>
            <w:r w:rsidRPr="00AE4266">
              <w:rPr>
                <w:lang w:eastAsia="en-GB"/>
              </w:rPr>
              <w:t>”</w:t>
            </w:r>
            <w:r w:rsidR="000635DE">
              <w:rPr>
                <w:lang w:eastAsia="en-GB"/>
              </w:rPr>
              <w:t xml:space="preserve"> (</w:t>
            </w:r>
            <w:r w:rsidR="00E1024F">
              <w:rPr>
                <w:lang w:eastAsia="en-GB"/>
              </w:rPr>
              <w:t>0V</w:t>
            </w:r>
            <w:r w:rsidR="000635DE">
              <w:rPr>
                <w:lang w:eastAsia="en-GB"/>
              </w:rPr>
              <w:t>)</w:t>
            </w:r>
          </w:p>
        </w:tc>
        <w:tc>
          <w:tcPr>
            <w:tcW w:w="969" w:type="pct"/>
          </w:tcPr>
          <w:p w14:paraId="7D47498C"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Driven by micro-controller</w:t>
            </w:r>
          </w:p>
        </w:tc>
      </w:tr>
      <w:tr w:rsidR="00856570" w:rsidRPr="00AE4266" w14:paraId="21345230" w14:textId="77777777">
        <w:trPr>
          <w:trHeight w:val="93"/>
        </w:trPr>
        <w:tc>
          <w:tcPr>
            <w:cnfStyle w:val="001000000000" w:firstRow="0" w:lastRow="0" w:firstColumn="1" w:lastColumn="0" w:oddVBand="0" w:evenVBand="0" w:oddHBand="0" w:evenHBand="0" w:firstRowFirstColumn="0" w:firstRowLastColumn="0" w:lastRowFirstColumn="0" w:lastRowLastColumn="0"/>
            <w:tcW w:w="1403" w:type="pct"/>
          </w:tcPr>
          <w:p w14:paraId="74B50C82" w14:textId="77777777" w:rsidR="00856570" w:rsidRPr="00AE4266" w:rsidRDefault="00856570">
            <w:pPr>
              <w:pStyle w:val="Table-small"/>
              <w:rPr>
                <w:lang w:eastAsia="en-GB"/>
              </w:rPr>
            </w:pPr>
            <w:r w:rsidRPr="00AE4266">
              <w:rPr>
                <w:lang w:eastAsia="en-GB"/>
              </w:rPr>
              <w:t>HalfSw</w:t>
            </w:r>
          </w:p>
        </w:tc>
        <w:tc>
          <w:tcPr>
            <w:tcW w:w="2628" w:type="pct"/>
          </w:tcPr>
          <w:p w14:paraId="60ADC705" w14:textId="62572816"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Logic “</w:t>
            </w:r>
            <w:r w:rsidR="000635DE">
              <w:rPr>
                <w:lang w:eastAsia="en-GB"/>
              </w:rPr>
              <w:t>1</w:t>
            </w:r>
            <w:r w:rsidRPr="00AE4266">
              <w:rPr>
                <w:lang w:eastAsia="en-GB"/>
              </w:rPr>
              <w:t>”</w:t>
            </w:r>
            <w:r w:rsidR="000635DE">
              <w:rPr>
                <w:lang w:eastAsia="en-GB"/>
              </w:rPr>
              <w:t xml:space="preserve"> (0V)</w:t>
            </w:r>
          </w:p>
        </w:tc>
        <w:tc>
          <w:tcPr>
            <w:tcW w:w="969" w:type="pct"/>
          </w:tcPr>
          <w:p w14:paraId="05B8E4F6" w14:textId="77777777"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Driven by micro-controller</w:t>
            </w:r>
          </w:p>
        </w:tc>
      </w:tr>
      <w:tr w:rsidR="00856570" w:rsidRPr="00AE4266" w14:paraId="253C102A" w14:textId="77777777">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6F41C457" w14:textId="77777777" w:rsidR="00856570" w:rsidRPr="00AE4266" w:rsidRDefault="00856570">
            <w:pPr>
              <w:pStyle w:val="Table-small"/>
              <w:rPr>
                <w:lang w:eastAsia="en-GB"/>
              </w:rPr>
            </w:pPr>
            <w:r w:rsidRPr="00AE4266">
              <w:rPr>
                <w:lang w:eastAsia="en-GB"/>
              </w:rPr>
              <w:t>Vout</w:t>
            </w:r>
          </w:p>
        </w:tc>
        <w:tc>
          <w:tcPr>
            <w:tcW w:w="2628" w:type="pct"/>
          </w:tcPr>
          <w:p w14:paraId="491633B1"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High-Z</w:t>
            </w:r>
          </w:p>
        </w:tc>
        <w:tc>
          <w:tcPr>
            <w:tcW w:w="969" w:type="pct"/>
          </w:tcPr>
          <w:p w14:paraId="73C9F154"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p>
        </w:tc>
      </w:tr>
      <w:tr w:rsidR="00856570" w:rsidRPr="00AE4266" w14:paraId="10698D04" w14:textId="77777777">
        <w:trPr>
          <w:trHeight w:val="93"/>
        </w:trPr>
        <w:tc>
          <w:tcPr>
            <w:cnfStyle w:val="001000000000" w:firstRow="0" w:lastRow="0" w:firstColumn="1" w:lastColumn="0" w:oddVBand="0" w:evenVBand="0" w:oddHBand="0" w:evenHBand="0" w:firstRowFirstColumn="0" w:firstRowLastColumn="0" w:lastRowFirstColumn="0" w:lastRowLastColumn="0"/>
            <w:tcW w:w="1403" w:type="pct"/>
          </w:tcPr>
          <w:p w14:paraId="0C44DD6C" w14:textId="77777777" w:rsidR="00856570" w:rsidRPr="00AE4266" w:rsidRDefault="00856570">
            <w:pPr>
              <w:pStyle w:val="Table-small"/>
              <w:rPr>
                <w:lang w:eastAsia="en-GB"/>
              </w:rPr>
            </w:pPr>
            <w:r w:rsidRPr="00AE4266">
              <w:rPr>
                <w:lang w:eastAsia="en-GB"/>
              </w:rPr>
              <w:t>PTAT</w:t>
            </w:r>
          </w:p>
        </w:tc>
        <w:tc>
          <w:tcPr>
            <w:tcW w:w="2628" w:type="pct"/>
          </w:tcPr>
          <w:p w14:paraId="48EF3A9F" w14:textId="77777777"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High-Z</w:t>
            </w:r>
          </w:p>
        </w:tc>
        <w:tc>
          <w:tcPr>
            <w:tcW w:w="969" w:type="pct"/>
          </w:tcPr>
          <w:p w14:paraId="1CA8BD0E" w14:textId="77777777" w:rsidR="00856570" w:rsidRPr="00AE4266" w:rsidRDefault="00856570">
            <w:pPr>
              <w:pStyle w:val="Table-small"/>
              <w:cnfStyle w:val="000000000000" w:firstRow="0" w:lastRow="0" w:firstColumn="0" w:lastColumn="0" w:oddVBand="0" w:evenVBand="0" w:oddHBand="0" w:evenHBand="0" w:firstRowFirstColumn="0" w:firstRowLastColumn="0" w:lastRowFirstColumn="0" w:lastRowLastColumn="0"/>
              <w:rPr>
                <w:lang w:eastAsia="en-GB"/>
              </w:rPr>
            </w:pPr>
            <w:r w:rsidRPr="00AE4266">
              <w:rPr>
                <w:lang w:eastAsia="en-GB"/>
              </w:rPr>
              <w:t>Via mux</w:t>
            </w:r>
          </w:p>
        </w:tc>
      </w:tr>
      <w:tr w:rsidR="00856570" w:rsidRPr="00AE4266" w14:paraId="09618BD6" w14:textId="77777777">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1403" w:type="pct"/>
          </w:tcPr>
          <w:p w14:paraId="3C539E82" w14:textId="77777777" w:rsidR="00856570" w:rsidRPr="00AE4266" w:rsidRDefault="00856570">
            <w:pPr>
              <w:pStyle w:val="Table-small"/>
              <w:rPr>
                <w:lang w:eastAsia="en-GB"/>
              </w:rPr>
            </w:pPr>
            <w:r w:rsidRPr="00AE4266">
              <w:rPr>
                <w:lang w:eastAsia="en-GB"/>
              </w:rPr>
              <w:lastRenderedPageBreak/>
              <w:t>En</w:t>
            </w:r>
          </w:p>
        </w:tc>
        <w:tc>
          <w:tcPr>
            <w:tcW w:w="2628" w:type="pct"/>
          </w:tcPr>
          <w:p w14:paraId="6EF4A2B6"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Logic “0”</w:t>
            </w:r>
          </w:p>
        </w:tc>
        <w:tc>
          <w:tcPr>
            <w:tcW w:w="969" w:type="pct"/>
          </w:tcPr>
          <w:p w14:paraId="3A1316E1" w14:textId="77777777" w:rsidR="00856570" w:rsidRPr="00AE4266" w:rsidRDefault="00856570">
            <w:pPr>
              <w:pStyle w:val="Table-small"/>
              <w:cnfStyle w:val="000000100000" w:firstRow="0" w:lastRow="0" w:firstColumn="0" w:lastColumn="0" w:oddVBand="0" w:evenVBand="0" w:oddHBand="1" w:evenHBand="0" w:firstRowFirstColumn="0" w:firstRowLastColumn="0" w:lastRowFirstColumn="0" w:lastRowLastColumn="0"/>
              <w:rPr>
                <w:lang w:eastAsia="en-GB"/>
              </w:rPr>
            </w:pPr>
            <w:r w:rsidRPr="00AE4266">
              <w:rPr>
                <w:lang w:eastAsia="en-GB"/>
              </w:rPr>
              <w:t>Driven by micro-controller</w:t>
            </w:r>
          </w:p>
        </w:tc>
      </w:tr>
    </w:tbl>
    <w:p w14:paraId="32A16519" w14:textId="77777777" w:rsidR="00856570" w:rsidRPr="00AE4266" w:rsidRDefault="00856570" w:rsidP="00025758"/>
    <w:p w14:paraId="2597E527" w14:textId="44A71C13" w:rsidR="00B62A06" w:rsidRPr="00AE4266" w:rsidRDefault="00B62A06" w:rsidP="00A71AAA">
      <w:pPr>
        <w:pStyle w:val="Heading3"/>
        <w:rPr>
          <w:lang w:val="en-GB"/>
        </w:rPr>
      </w:pPr>
      <w:bookmarkStart w:id="113" w:name="_Ref188129565"/>
      <w:bookmarkStart w:id="114" w:name="_Ref189216905"/>
      <w:bookmarkStart w:id="115" w:name="_Ref189294338"/>
      <w:bookmarkStart w:id="116" w:name="_Toc211426734"/>
      <w:r w:rsidRPr="00AE4266">
        <w:rPr>
          <w:lang w:val="en-GB"/>
        </w:rPr>
        <w:t>Power cycle routine</w:t>
      </w:r>
      <w:bookmarkEnd w:id="113"/>
      <w:r w:rsidR="008950A7" w:rsidRPr="00AE4266">
        <w:rPr>
          <w:lang w:val="en-GB"/>
        </w:rPr>
        <w:t>s</w:t>
      </w:r>
      <w:bookmarkEnd w:id="114"/>
      <w:bookmarkEnd w:id="115"/>
      <w:bookmarkEnd w:id="116"/>
    </w:p>
    <w:p w14:paraId="6DF09ECA" w14:textId="7A1E6C1F" w:rsidR="008950A7" w:rsidRPr="00AE4266" w:rsidRDefault="00CB57CB" w:rsidP="00B100B4">
      <w:r w:rsidRPr="00AE4266">
        <w:t>Power-up sequence:</w:t>
      </w:r>
    </w:p>
    <w:p w14:paraId="5599C09F" w14:textId="77777777" w:rsidR="00CB57CB" w:rsidRPr="00AE4266" w:rsidRDefault="00CB57CB" w:rsidP="008212BB">
      <w:pPr>
        <w:pStyle w:val="numberedlist"/>
        <w:numPr>
          <w:ilvl w:val="0"/>
          <w:numId w:val="20"/>
        </w:numPr>
        <w:rPr>
          <w:lang w:val="en-GB"/>
        </w:rPr>
      </w:pPr>
      <w:r w:rsidRPr="00AE4266">
        <w:rPr>
          <w:lang w:val="en-GB"/>
        </w:rPr>
        <w:t>Disconnect all measurement equipment</w:t>
      </w:r>
    </w:p>
    <w:p w14:paraId="7869B31C" w14:textId="0B3526BE" w:rsidR="00CB57CB" w:rsidRPr="00AE4266" w:rsidRDefault="00CB57CB" w:rsidP="008212BB">
      <w:pPr>
        <w:pStyle w:val="numberedlist"/>
        <w:numPr>
          <w:ilvl w:val="0"/>
          <w:numId w:val="20"/>
        </w:numPr>
        <w:rPr>
          <w:lang w:val="en-GB"/>
        </w:rPr>
      </w:pPr>
      <w:r w:rsidRPr="00AE4266">
        <w:rPr>
          <w:lang w:val="en-GB"/>
        </w:rPr>
        <w:t xml:space="preserve">Apply </w:t>
      </w:r>
      <w:bookmarkStart w:id="117" w:name="sup_x"/>
      <w:r w:rsidR="003909A4" w:rsidRPr="00AE4266">
        <w:rPr>
          <w:i/>
          <w:iCs/>
          <w:lang w:val="en-GB"/>
        </w:rPr>
        <w:t>PSU-3</w:t>
      </w:r>
      <w:r w:rsidR="00843631" w:rsidRPr="00AE4266">
        <w:rPr>
          <w:i/>
          <w:iCs/>
          <w:lang w:val="en-GB"/>
        </w:rPr>
        <w:t>v3</w:t>
      </w:r>
      <w:bookmarkEnd w:id="117"/>
      <w:r w:rsidR="00334FE4" w:rsidRPr="00AE4266">
        <w:rPr>
          <w:lang w:val="en-GB"/>
        </w:rPr>
        <w:t xml:space="preserve"> = </w:t>
      </w:r>
      <w:bookmarkStart w:id="118" w:name="sup_y"/>
      <w:commentRangeStart w:id="119"/>
      <w:r w:rsidR="003909A4" w:rsidRPr="00AE4266">
        <w:rPr>
          <w:i/>
          <w:iCs/>
          <w:lang w:val="en-GB"/>
        </w:rPr>
        <w:t>PSU-</w:t>
      </w:r>
      <w:r w:rsidR="00455A3F" w:rsidRPr="00AE4266">
        <w:rPr>
          <w:i/>
          <w:iCs/>
          <w:lang w:val="en-GB"/>
        </w:rPr>
        <w:t>supply</w:t>
      </w:r>
      <w:bookmarkEnd w:id="118"/>
      <w:r w:rsidR="00334FE4" w:rsidRPr="00AE4266">
        <w:rPr>
          <w:lang w:val="en-GB"/>
        </w:rPr>
        <w:t xml:space="preserve"> </w:t>
      </w:r>
      <w:commentRangeEnd w:id="119"/>
      <w:r w:rsidR="00171657" w:rsidRPr="00AE4266">
        <w:rPr>
          <w:rStyle w:val="CommentReference"/>
          <w:sz w:val="22"/>
          <w:lang w:val="en-GB"/>
        </w:rPr>
        <w:commentReference w:id="119"/>
      </w:r>
      <w:r w:rsidR="004E1805" w:rsidRPr="00AE4266">
        <w:rPr>
          <w:lang w:val="en-GB"/>
        </w:rPr>
        <w:t>=</w:t>
      </w:r>
      <w:r w:rsidR="00334FE4" w:rsidRPr="00AE4266">
        <w:rPr>
          <w:lang w:val="en-GB"/>
        </w:rPr>
        <w:t xml:space="preserve"> </w:t>
      </w:r>
      <w:r w:rsidRPr="00AE4266">
        <w:rPr>
          <w:lang w:val="en-GB"/>
        </w:rPr>
        <w:t>0V</w:t>
      </w:r>
    </w:p>
    <w:p w14:paraId="4F6B7B12" w14:textId="77777777" w:rsidR="004E1805" w:rsidRPr="00AE4266" w:rsidRDefault="004E1805" w:rsidP="008212BB">
      <w:pPr>
        <w:pStyle w:val="numberedlist"/>
        <w:numPr>
          <w:ilvl w:val="0"/>
          <w:numId w:val="20"/>
        </w:numPr>
        <w:rPr>
          <w:lang w:val="en-GB"/>
        </w:rPr>
      </w:pPr>
      <w:r w:rsidRPr="00AE4266">
        <w:rPr>
          <w:lang w:val="en-GB"/>
        </w:rPr>
        <w:t>Wait 10ms</w:t>
      </w:r>
    </w:p>
    <w:p w14:paraId="096DE74D" w14:textId="280E8145" w:rsidR="00627615" w:rsidRPr="00AE4266" w:rsidRDefault="00627615" w:rsidP="008212BB">
      <w:pPr>
        <w:pStyle w:val="numberedlist"/>
        <w:numPr>
          <w:ilvl w:val="0"/>
          <w:numId w:val="20"/>
        </w:numPr>
        <w:rPr>
          <w:lang w:val="en-GB"/>
        </w:rPr>
      </w:pPr>
      <w:r w:rsidRPr="00AE4266">
        <w:rPr>
          <w:lang w:val="en-GB"/>
        </w:rPr>
        <w:t xml:space="preserve">Ramp up </w:t>
      </w:r>
      <w:r w:rsidR="00A13E9A" w:rsidRPr="00AE4266">
        <w:rPr>
          <w:lang w:val="en-GB"/>
        </w:rPr>
        <w:fldChar w:fldCharType="begin"/>
      </w:r>
      <w:r w:rsidR="00A13E9A" w:rsidRPr="00AE4266">
        <w:rPr>
          <w:lang w:val="en-GB"/>
        </w:rPr>
        <w:instrText xml:space="preserve"> REF sup_x </w:instrText>
      </w:r>
      <w:r w:rsidR="00A13E9A" w:rsidRPr="00AE4266">
        <w:rPr>
          <w:lang w:val="en-GB"/>
        </w:rPr>
        <w:fldChar w:fldCharType="separate"/>
      </w:r>
      <w:r w:rsidR="003909A4" w:rsidRPr="00AE4266">
        <w:rPr>
          <w:i/>
          <w:iCs/>
          <w:lang w:val="en-GB"/>
        </w:rPr>
        <w:t>PSU-3v3</w:t>
      </w:r>
      <w:r w:rsidR="00A13E9A" w:rsidRPr="00AE4266">
        <w:rPr>
          <w:lang w:val="en-GB"/>
        </w:rPr>
        <w:fldChar w:fldCharType="end"/>
      </w:r>
      <w:r w:rsidRPr="00AE4266">
        <w:rPr>
          <w:lang w:val="en-GB"/>
        </w:rPr>
        <w:t xml:space="preserve"> to its defined operating condition 3.3V in </w:t>
      </w:r>
      <w:r w:rsidR="00973815" w:rsidRPr="00973815">
        <w:rPr>
          <w:lang w:val="en-GB"/>
        </w:rPr>
        <w:t>10</w:t>
      </w:r>
      <w:r w:rsidRPr="00AE4266">
        <w:rPr>
          <w:lang w:val="en-GB"/>
        </w:rPr>
        <w:t>ms or slower</w:t>
      </w:r>
    </w:p>
    <w:p w14:paraId="5AB14094" w14:textId="0F8FEC34" w:rsidR="009912CB" w:rsidRPr="00AE4266" w:rsidRDefault="009912CB" w:rsidP="008212BB">
      <w:pPr>
        <w:pStyle w:val="numberedlist"/>
        <w:numPr>
          <w:ilvl w:val="0"/>
          <w:numId w:val="20"/>
        </w:numPr>
        <w:rPr>
          <w:lang w:val="en-GB"/>
        </w:rPr>
      </w:pPr>
      <w:r w:rsidRPr="00AE4266">
        <w:rPr>
          <w:lang w:val="en-GB"/>
        </w:rPr>
        <w:t>Wait 10ms</w:t>
      </w:r>
    </w:p>
    <w:p w14:paraId="727C906F" w14:textId="7613C150" w:rsidR="00F22FE0" w:rsidRPr="00AE4266" w:rsidRDefault="000370BC" w:rsidP="008212BB">
      <w:pPr>
        <w:pStyle w:val="numberedlist"/>
        <w:numPr>
          <w:ilvl w:val="0"/>
          <w:numId w:val="20"/>
        </w:numPr>
        <w:rPr>
          <w:lang w:val="en-GB"/>
        </w:rPr>
      </w:pPr>
      <w:r w:rsidRPr="00AE4266">
        <w:rPr>
          <w:rFonts w:cstheme="minorHAnsi"/>
          <w:szCs w:val="20"/>
          <w:lang w:val="en-GB"/>
        </w:rPr>
        <w:t xml:space="preserve">Set IO’s as defined in the park state routine (section </w:t>
      </w:r>
      <w:r w:rsidRPr="00AE4266">
        <w:rPr>
          <w:rFonts w:cstheme="minorHAnsi"/>
          <w:szCs w:val="20"/>
          <w:lang w:val="en-GB"/>
        </w:rPr>
        <w:fldChar w:fldCharType="begin"/>
      </w:r>
      <w:r w:rsidRPr="00AE4266">
        <w:rPr>
          <w:rFonts w:cstheme="minorHAnsi"/>
          <w:szCs w:val="20"/>
          <w:lang w:val="en-GB"/>
        </w:rPr>
        <w:instrText xml:space="preserve"> REF _Ref188129717 \r \h </w:instrText>
      </w:r>
      <w:r w:rsidRPr="00AE4266">
        <w:rPr>
          <w:rFonts w:cstheme="minorHAnsi"/>
          <w:szCs w:val="20"/>
          <w:lang w:val="en-GB"/>
        </w:rPr>
      </w:r>
      <w:r w:rsidRPr="00AE4266">
        <w:rPr>
          <w:rFonts w:cstheme="minorHAnsi"/>
          <w:szCs w:val="20"/>
          <w:lang w:val="en-GB"/>
        </w:rPr>
        <w:fldChar w:fldCharType="separate"/>
      </w:r>
      <w:r w:rsidR="00C31325" w:rsidRPr="00AE4266">
        <w:rPr>
          <w:rFonts w:cstheme="minorHAnsi"/>
          <w:szCs w:val="20"/>
          <w:lang w:val="en-GB"/>
        </w:rPr>
        <w:t>3.2.2</w:t>
      </w:r>
      <w:r w:rsidRPr="00AE4266">
        <w:rPr>
          <w:rFonts w:cstheme="minorHAnsi"/>
          <w:szCs w:val="20"/>
          <w:lang w:val="en-GB"/>
        </w:rPr>
        <w:fldChar w:fldCharType="end"/>
      </w:r>
      <w:r w:rsidRPr="00AE4266">
        <w:rPr>
          <w:rFonts w:cstheme="minorHAnsi"/>
          <w:szCs w:val="20"/>
          <w:lang w:val="en-GB"/>
        </w:rPr>
        <w:t>)</w:t>
      </w:r>
    </w:p>
    <w:p w14:paraId="3678BD35" w14:textId="10630A95" w:rsidR="00333479" w:rsidRPr="00AE4266" w:rsidRDefault="00333479" w:rsidP="008212BB">
      <w:pPr>
        <w:pStyle w:val="numberedlist"/>
        <w:numPr>
          <w:ilvl w:val="0"/>
          <w:numId w:val="20"/>
        </w:numPr>
        <w:rPr>
          <w:lang w:val="en-GB"/>
        </w:rPr>
      </w:pPr>
      <w:r w:rsidRPr="00AE4266">
        <w:rPr>
          <w:lang w:val="en-GB"/>
        </w:rPr>
        <w:t xml:space="preserve">Ramp up </w:t>
      </w:r>
      <w:r w:rsidR="00A13E9A" w:rsidRPr="00AE4266">
        <w:rPr>
          <w:lang w:val="en-GB"/>
        </w:rPr>
        <w:fldChar w:fldCharType="begin"/>
      </w:r>
      <w:r w:rsidR="00A13E9A" w:rsidRPr="00AE4266">
        <w:rPr>
          <w:lang w:val="en-GB"/>
        </w:rPr>
        <w:instrText xml:space="preserve"> REF sup_y </w:instrText>
      </w:r>
      <w:r w:rsidR="00A13E9A" w:rsidRPr="00AE4266">
        <w:rPr>
          <w:lang w:val="en-GB"/>
        </w:rPr>
        <w:fldChar w:fldCharType="separate"/>
      </w:r>
      <w:r w:rsidR="00455A3F" w:rsidRPr="00AE4266">
        <w:rPr>
          <w:i/>
          <w:iCs/>
          <w:lang w:val="en-GB"/>
        </w:rPr>
        <w:t>PSU-supply</w:t>
      </w:r>
      <w:r w:rsidR="00A13E9A" w:rsidRPr="00AE4266">
        <w:rPr>
          <w:lang w:val="en-GB"/>
        </w:rPr>
        <w:fldChar w:fldCharType="end"/>
      </w:r>
      <w:r w:rsidRPr="00AE4266">
        <w:rPr>
          <w:lang w:val="en-GB"/>
        </w:rPr>
        <w:t xml:space="preserve"> to its defined operating condition </w:t>
      </w:r>
      <w:r w:rsidR="00750948" w:rsidRPr="00AE4266">
        <w:rPr>
          <w:lang w:val="en-GB"/>
        </w:rPr>
        <w:t>5V-11V</w:t>
      </w:r>
      <w:r w:rsidRPr="00AE4266">
        <w:rPr>
          <w:lang w:val="en-GB"/>
        </w:rPr>
        <w:t xml:space="preserve"> in </w:t>
      </w:r>
      <w:r w:rsidR="00973815" w:rsidRPr="00973815">
        <w:rPr>
          <w:lang w:val="en-GB"/>
        </w:rPr>
        <w:t>10</w:t>
      </w:r>
      <w:r w:rsidRPr="00AE4266">
        <w:rPr>
          <w:lang w:val="en-GB"/>
        </w:rPr>
        <w:t>ms or slower</w:t>
      </w:r>
    </w:p>
    <w:p w14:paraId="3F686EF6" w14:textId="0C6FF243" w:rsidR="0060387A" w:rsidRPr="00AE4266" w:rsidRDefault="0060387A" w:rsidP="0060387A">
      <w:r w:rsidRPr="00AE4266">
        <w:t>Power-down sequence:</w:t>
      </w:r>
    </w:p>
    <w:p w14:paraId="047E5672" w14:textId="786E9E59" w:rsidR="001E3363" w:rsidRPr="00AE4266" w:rsidRDefault="00EF7127" w:rsidP="008212BB">
      <w:pPr>
        <w:pStyle w:val="numberedlist"/>
        <w:numPr>
          <w:ilvl w:val="0"/>
          <w:numId w:val="21"/>
        </w:numPr>
        <w:rPr>
          <w:lang w:val="en-GB"/>
        </w:rPr>
      </w:pPr>
      <w:r w:rsidRPr="00AE4266">
        <w:rPr>
          <w:lang w:val="en-GB"/>
        </w:rPr>
        <w:t>Ramp down</w:t>
      </w:r>
      <w:r w:rsidR="00750948" w:rsidRPr="00AE4266">
        <w:rPr>
          <w:lang w:val="en-GB"/>
        </w:rPr>
        <w:t xml:space="preserve"> </w:t>
      </w:r>
      <w:r w:rsidR="00A13E9A" w:rsidRPr="00AE4266">
        <w:rPr>
          <w:lang w:val="en-GB"/>
        </w:rPr>
        <w:fldChar w:fldCharType="begin"/>
      </w:r>
      <w:r w:rsidR="00A13E9A" w:rsidRPr="00AE4266">
        <w:rPr>
          <w:lang w:val="en-GB"/>
        </w:rPr>
        <w:instrText xml:space="preserve"> REF sup_y </w:instrText>
      </w:r>
      <w:r w:rsidR="00A13E9A" w:rsidRPr="00AE4266">
        <w:rPr>
          <w:lang w:val="en-GB"/>
        </w:rPr>
        <w:fldChar w:fldCharType="separate"/>
      </w:r>
      <w:r w:rsidR="00455A3F" w:rsidRPr="00AE4266">
        <w:rPr>
          <w:i/>
          <w:iCs/>
          <w:lang w:val="en-GB"/>
        </w:rPr>
        <w:t>PSU-supply</w:t>
      </w:r>
      <w:r w:rsidR="00A13E9A" w:rsidRPr="00AE4266">
        <w:rPr>
          <w:lang w:val="en-GB"/>
        </w:rPr>
        <w:fldChar w:fldCharType="end"/>
      </w:r>
      <w:r w:rsidRPr="00AE4266">
        <w:rPr>
          <w:lang w:val="en-GB"/>
        </w:rPr>
        <w:t xml:space="preserve"> to 0V in </w:t>
      </w:r>
      <w:r w:rsidR="00973815" w:rsidRPr="00973815">
        <w:rPr>
          <w:lang w:val="en-GB"/>
        </w:rPr>
        <w:t>10</w:t>
      </w:r>
      <w:r w:rsidRPr="00AE4266">
        <w:rPr>
          <w:lang w:val="en-GB"/>
        </w:rPr>
        <w:t>ms or slower</w:t>
      </w:r>
    </w:p>
    <w:p w14:paraId="2A70DC42" w14:textId="05907B17" w:rsidR="00EF7127" w:rsidRPr="00AE4266" w:rsidRDefault="001E3363" w:rsidP="008212BB">
      <w:pPr>
        <w:pStyle w:val="numberedlist"/>
        <w:numPr>
          <w:ilvl w:val="0"/>
          <w:numId w:val="21"/>
        </w:numPr>
        <w:rPr>
          <w:lang w:val="en-GB"/>
        </w:rPr>
      </w:pPr>
      <w:r w:rsidRPr="00AE4266">
        <w:rPr>
          <w:lang w:val="en-GB"/>
        </w:rPr>
        <w:t xml:space="preserve">Ramp down </w:t>
      </w:r>
      <w:r w:rsidR="00A13E9A" w:rsidRPr="00AE4266">
        <w:rPr>
          <w:lang w:val="en-GB"/>
        </w:rPr>
        <w:fldChar w:fldCharType="begin"/>
      </w:r>
      <w:r w:rsidR="00A13E9A" w:rsidRPr="00AE4266">
        <w:rPr>
          <w:lang w:val="en-GB"/>
        </w:rPr>
        <w:instrText xml:space="preserve"> REF sup_x </w:instrText>
      </w:r>
      <w:r w:rsidR="00A13E9A" w:rsidRPr="00AE4266">
        <w:rPr>
          <w:lang w:val="en-GB"/>
        </w:rPr>
        <w:fldChar w:fldCharType="separate"/>
      </w:r>
      <w:r w:rsidR="00455A3F" w:rsidRPr="00AE4266">
        <w:rPr>
          <w:i/>
          <w:iCs/>
          <w:lang w:val="en-GB"/>
        </w:rPr>
        <w:t>PSU-3v3</w:t>
      </w:r>
      <w:r w:rsidR="00A13E9A" w:rsidRPr="00AE4266">
        <w:rPr>
          <w:lang w:val="en-GB"/>
        </w:rPr>
        <w:fldChar w:fldCharType="end"/>
      </w:r>
      <w:r w:rsidRPr="00AE4266">
        <w:rPr>
          <w:lang w:val="en-GB"/>
        </w:rPr>
        <w:t xml:space="preserve"> to 0V in </w:t>
      </w:r>
      <w:r w:rsidR="00973815" w:rsidRPr="00973815">
        <w:rPr>
          <w:lang w:val="en-GB"/>
        </w:rPr>
        <w:t>10</w:t>
      </w:r>
      <w:r w:rsidRPr="00AE4266">
        <w:rPr>
          <w:lang w:val="en-GB"/>
        </w:rPr>
        <w:t>ms or slower</w:t>
      </w:r>
    </w:p>
    <w:p w14:paraId="7A1A6A2F" w14:textId="2F0FAAE2" w:rsidR="00CB57CB" w:rsidRPr="00AE4266" w:rsidRDefault="0060387A" w:rsidP="008212BB">
      <w:pPr>
        <w:pStyle w:val="numberedlist"/>
        <w:numPr>
          <w:ilvl w:val="0"/>
          <w:numId w:val="21"/>
        </w:numPr>
        <w:rPr>
          <w:lang w:val="en-GB"/>
        </w:rPr>
      </w:pPr>
      <w:r w:rsidRPr="00AE4266">
        <w:rPr>
          <w:lang w:val="en-GB"/>
        </w:rPr>
        <w:t>Disconnect all measurement equipment</w:t>
      </w:r>
    </w:p>
    <w:p w14:paraId="6E715110" w14:textId="77777777" w:rsidR="00530414" w:rsidRPr="00AE4266" w:rsidRDefault="00530414" w:rsidP="00530414">
      <w:pPr>
        <w:pStyle w:val="numberedlist"/>
        <w:numPr>
          <w:ilvl w:val="0"/>
          <w:numId w:val="0"/>
        </w:numPr>
        <w:rPr>
          <w:lang w:val="en-GB"/>
        </w:rPr>
      </w:pPr>
    </w:p>
    <w:p w14:paraId="3417EC58" w14:textId="78B95774" w:rsidR="00530414" w:rsidRDefault="00530414" w:rsidP="00530414">
      <w:pPr>
        <w:pStyle w:val="Heading3"/>
        <w:rPr>
          <w:lang w:val="en-GB"/>
        </w:rPr>
      </w:pPr>
      <w:bookmarkStart w:id="120" w:name="_Toc131774883"/>
      <w:bookmarkStart w:id="121" w:name="_Toc177112353"/>
      <w:bookmarkStart w:id="122" w:name="_Toc211426735"/>
      <w:r w:rsidRPr="00AE4266">
        <w:rPr>
          <w:lang w:val="en-GB"/>
        </w:rPr>
        <w:t>Design for test (DfT) features</w:t>
      </w:r>
      <w:bookmarkEnd w:id="120"/>
      <w:bookmarkEnd w:id="121"/>
      <w:bookmarkEnd w:id="122"/>
    </w:p>
    <w:p w14:paraId="654A3427" w14:textId="1F9D8284" w:rsidR="007F4D4C" w:rsidRPr="007F4D4C" w:rsidRDefault="007F4D4C" w:rsidP="007F4D4C">
      <w:r>
        <w:t xml:space="preserve">The DUT doesn’t </w:t>
      </w:r>
      <w:r w:rsidR="00C83246">
        <w:t xml:space="preserve">have a build-in testmux or other </w:t>
      </w:r>
      <w:r w:rsidR="00EF0091">
        <w:t>DfT features.</w:t>
      </w:r>
      <w:r w:rsidR="000C70A2">
        <w:t xml:space="preserve"> The following tables contain </w:t>
      </w:r>
      <w:r w:rsidR="00183A1B">
        <w:t>the configurations of the</w:t>
      </w:r>
      <w:r w:rsidR="00500516">
        <w:t xml:space="preserve"> mux integrated in the setup. </w:t>
      </w:r>
      <w:r w:rsidR="00B646BB">
        <w:t xml:space="preserve">Here the chip-terminals are connected to measurement equipment via specific </w:t>
      </w:r>
      <w:r w:rsidR="00B9367B">
        <w:t>mux settings</w:t>
      </w:r>
    </w:p>
    <w:p w14:paraId="347AC038" w14:textId="1DF1ED82" w:rsidR="00C53BB6" w:rsidRPr="00AE4266" w:rsidRDefault="00C53BB6" w:rsidP="00C53BB6">
      <w:pPr>
        <w:pStyle w:val="Caption"/>
        <w:keepNext/>
        <w:rPr>
          <w:lang w:val="en-GB"/>
        </w:rPr>
      </w:pPr>
      <w:bookmarkStart w:id="123" w:name="_Toc211426679"/>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11</w:t>
      </w:r>
      <w:r w:rsidRPr="00AE4266">
        <w:rPr>
          <w:lang w:val="en-GB"/>
        </w:rPr>
        <w:fldChar w:fldCharType="end"/>
      </w:r>
      <w:r w:rsidRPr="00AE4266">
        <w:rPr>
          <w:lang w:val="en-GB"/>
        </w:rPr>
        <w:t>: Test Mux chip connections</w:t>
      </w:r>
      <w:bookmarkEnd w:id="123"/>
    </w:p>
    <w:tbl>
      <w:tblPr>
        <w:tblStyle w:val="GridTable4-Accent3"/>
        <w:tblW w:w="9602" w:type="dxa"/>
        <w:tblLook w:val="04A0" w:firstRow="1" w:lastRow="0" w:firstColumn="1" w:lastColumn="0" w:noHBand="0" w:noVBand="1"/>
      </w:tblPr>
      <w:tblGrid>
        <w:gridCol w:w="1465"/>
        <w:gridCol w:w="2070"/>
        <w:gridCol w:w="1700"/>
        <w:gridCol w:w="4367"/>
      </w:tblGrid>
      <w:tr w:rsidR="00942197" w:rsidRPr="00AE4266" w14:paraId="447E9E6E" w14:textId="77777777" w:rsidTr="00B33C32">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467" w:type="dxa"/>
          </w:tcPr>
          <w:p w14:paraId="1E5F2788" w14:textId="77777777" w:rsidR="00942197" w:rsidRPr="00AE4266" w:rsidRDefault="00942197" w:rsidP="001416A7">
            <w:pPr>
              <w:spacing w:before="0" w:after="0"/>
            </w:pPr>
            <w:bookmarkStart w:id="124" w:name="_Ref120807274"/>
            <w:bookmarkStart w:id="125" w:name="_Toc131774884"/>
            <w:r w:rsidRPr="00AE4266">
              <w:t>Chip pin</w:t>
            </w:r>
          </w:p>
        </w:tc>
        <w:tc>
          <w:tcPr>
            <w:tcW w:w="2072" w:type="dxa"/>
          </w:tcPr>
          <w:p w14:paraId="437C449A" w14:textId="77777777" w:rsidR="00942197" w:rsidRPr="00AE4266" w:rsidRDefault="00942197" w:rsidP="001416A7">
            <w:pPr>
              <w:spacing w:before="0" w:after="0"/>
              <w:cnfStyle w:val="100000000000" w:firstRow="1" w:lastRow="0" w:firstColumn="0" w:lastColumn="0" w:oddVBand="0" w:evenVBand="0" w:oddHBand="0" w:evenHBand="0" w:firstRowFirstColumn="0" w:firstRowLastColumn="0" w:lastRowFirstColumn="0" w:lastRowLastColumn="0"/>
            </w:pPr>
            <w:r w:rsidRPr="00AE4266">
              <w:t>Connections</w:t>
            </w:r>
          </w:p>
        </w:tc>
        <w:tc>
          <w:tcPr>
            <w:tcW w:w="6063" w:type="dxa"/>
            <w:gridSpan w:val="2"/>
          </w:tcPr>
          <w:p w14:paraId="1160AAA1" w14:textId="51C6A040" w:rsidR="00942197" w:rsidRPr="00AE4266" w:rsidRDefault="00942197" w:rsidP="001416A7">
            <w:pPr>
              <w:spacing w:before="0" w:after="0"/>
              <w:cnfStyle w:val="100000000000" w:firstRow="1" w:lastRow="0" w:firstColumn="0" w:lastColumn="0" w:oddVBand="0" w:evenVBand="0" w:oddHBand="0" w:evenHBand="0" w:firstRowFirstColumn="0" w:firstRowLastColumn="0" w:lastRowFirstColumn="0" w:lastRowLastColumn="0"/>
            </w:pPr>
            <w:r w:rsidRPr="00AE4266">
              <w:t xml:space="preserve"> </w:t>
            </w:r>
            <w:r w:rsidR="005732E2">
              <w:t xml:space="preserve">Mux </w:t>
            </w:r>
            <w:r w:rsidRPr="00AE4266">
              <w:t>setting</w:t>
            </w:r>
          </w:p>
        </w:tc>
      </w:tr>
      <w:tr w:rsidR="00942197" w:rsidRPr="00AE4266" w14:paraId="56B696F8" w14:textId="77777777" w:rsidTr="00B33C3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467" w:type="dxa"/>
          </w:tcPr>
          <w:p w14:paraId="4890C7CA" w14:textId="77777777" w:rsidR="00942197" w:rsidRPr="00AE4266" w:rsidRDefault="00942197" w:rsidP="001416A7">
            <w:pPr>
              <w:spacing w:before="0" w:after="0"/>
            </w:pPr>
            <w:r w:rsidRPr="00AE4266">
              <w:t>PTAT</w:t>
            </w:r>
          </w:p>
        </w:tc>
        <w:tc>
          <w:tcPr>
            <w:tcW w:w="2072" w:type="dxa"/>
          </w:tcPr>
          <w:p w14:paraId="754D6473"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DMM</w:t>
            </w:r>
          </w:p>
        </w:tc>
        <w:tc>
          <w:tcPr>
            <w:tcW w:w="1701" w:type="dxa"/>
          </w:tcPr>
          <w:p w14:paraId="35138857"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Tst_trim</w:t>
            </w:r>
          </w:p>
        </w:tc>
        <w:tc>
          <w:tcPr>
            <w:tcW w:w="4362" w:type="dxa"/>
          </w:tcPr>
          <w:p w14:paraId="49622F1F"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0x3</w:t>
            </w:r>
          </w:p>
        </w:tc>
      </w:tr>
      <w:tr w:rsidR="00942197" w:rsidRPr="00AE4266" w14:paraId="014F4BFF" w14:textId="77777777" w:rsidTr="00B33C32">
        <w:trPr>
          <w:trHeight w:val="250"/>
        </w:trPr>
        <w:tc>
          <w:tcPr>
            <w:cnfStyle w:val="001000000000" w:firstRow="0" w:lastRow="0" w:firstColumn="1" w:lastColumn="0" w:oddVBand="0" w:evenVBand="0" w:oddHBand="0" w:evenHBand="0" w:firstRowFirstColumn="0" w:firstRowLastColumn="0" w:lastRowFirstColumn="0" w:lastRowLastColumn="0"/>
            <w:tcW w:w="1467" w:type="dxa"/>
          </w:tcPr>
          <w:p w14:paraId="35CA98B6" w14:textId="77777777" w:rsidR="00942197" w:rsidRPr="00AE4266" w:rsidRDefault="00942197" w:rsidP="001416A7">
            <w:pPr>
              <w:spacing w:before="0" w:after="0"/>
            </w:pPr>
            <w:r w:rsidRPr="00AE4266">
              <w:t>BGP_EA</w:t>
            </w:r>
          </w:p>
        </w:tc>
        <w:tc>
          <w:tcPr>
            <w:tcW w:w="2072" w:type="dxa"/>
          </w:tcPr>
          <w:p w14:paraId="3851582F" w14:textId="77777777" w:rsidR="00942197" w:rsidRPr="00AE4266" w:rsidRDefault="00942197" w:rsidP="001416A7">
            <w:pPr>
              <w:spacing w:before="0" w:after="0"/>
              <w:cnfStyle w:val="000000000000" w:firstRow="0" w:lastRow="0" w:firstColumn="0" w:lastColumn="0" w:oddVBand="0" w:evenVBand="0" w:oddHBand="0" w:evenHBand="0" w:firstRowFirstColumn="0" w:firstRowLastColumn="0" w:lastRowFirstColumn="0" w:lastRowLastColumn="0"/>
            </w:pPr>
            <w:r w:rsidRPr="00AE4266">
              <w:t>DMM</w:t>
            </w:r>
          </w:p>
        </w:tc>
        <w:tc>
          <w:tcPr>
            <w:tcW w:w="1701" w:type="dxa"/>
          </w:tcPr>
          <w:p w14:paraId="23B0C34A" w14:textId="77777777" w:rsidR="00942197" w:rsidRPr="00AE4266" w:rsidRDefault="00942197" w:rsidP="001416A7">
            <w:pPr>
              <w:spacing w:before="0" w:after="0"/>
              <w:cnfStyle w:val="000000000000" w:firstRow="0" w:lastRow="0" w:firstColumn="0" w:lastColumn="0" w:oddVBand="0" w:evenVBand="0" w:oddHBand="0" w:evenHBand="0" w:firstRowFirstColumn="0" w:firstRowLastColumn="0" w:lastRowFirstColumn="0" w:lastRowLastColumn="0"/>
            </w:pPr>
            <w:r w:rsidRPr="00AE4266">
              <w:t>Tst_trim</w:t>
            </w:r>
          </w:p>
        </w:tc>
        <w:tc>
          <w:tcPr>
            <w:tcW w:w="4362" w:type="dxa"/>
          </w:tcPr>
          <w:p w14:paraId="4F40BAE9" w14:textId="77777777" w:rsidR="00942197" w:rsidRPr="00AE4266" w:rsidRDefault="00942197" w:rsidP="001416A7">
            <w:pPr>
              <w:spacing w:before="0" w:after="0"/>
              <w:cnfStyle w:val="000000000000" w:firstRow="0" w:lastRow="0" w:firstColumn="0" w:lastColumn="0" w:oddVBand="0" w:evenVBand="0" w:oddHBand="0" w:evenHBand="0" w:firstRowFirstColumn="0" w:firstRowLastColumn="0" w:lastRowFirstColumn="0" w:lastRowLastColumn="0"/>
            </w:pPr>
            <w:r w:rsidRPr="00AE4266">
              <w:t>0x2</w:t>
            </w:r>
          </w:p>
        </w:tc>
      </w:tr>
      <w:tr w:rsidR="00942197" w:rsidRPr="00AE4266" w14:paraId="395AD924" w14:textId="77777777" w:rsidTr="00B33C32">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1467" w:type="dxa"/>
          </w:tcPr>
          <w:p w14:paraId="5A2336D3" w14:textId="77777777" w:rsidR="00942197" w:rsidRPr="00AE4266" w:rsidRDefault="00942197" w:rsidP="001416A7">
            <w:pPr>
              <w:spacing w:before="0" w:after="0"/>
            </w:pPr>
            <w:r w:rsidRPr="00AE4266">
              <w:t>Pgood</w:t>
            </w:r>
          </w:p>
        </w:tc>
        <w:tc>
          <w:tcPr>
            <w:tcW w:w="2072" w:type="dxa"/>
          </w:tcPr>
          <w:p w14:paraId="13FB178B"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SMU</w:t>
            </w:r>
          </w:p>
          <w:p w14:paraId="22C2FB1A"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Pull-up resistor</w:t>
            </w:r>
          </w:p>
        </w:tc>
        <w:tc>
          <w:tcPr>
            <w:tcW w:w="1701" w:type="dxa"/>
          </w:tcPr>
          <w:p w14:paraId="2D27D27D"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Ext_trim</w:t>
            </w:r>
          </w:p>
          <w:p w14:paraId="6BC2C82B"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PGood_res</w:t>
            </w:r>
          </w:p>
        </w:tc>
        <w:tc>
          <w:tcPr>
            <w:tcW w:w="4362" w:type="dxa"/>
          </w:tcPr>
          <w:p w14:paraId="2A8613C1"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0x6</w:t>
            </w:r>
          </w:p>
          <w:p w14:paraId="74B0AFF2"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0x1</w:t>
            </w:r>
          </w:p>
        </w:tc>
      </w:tr>
      <w:tr w:rsidR="00942197" w:rsidRPr="00AE4266" w14:paraId="3819E462" w14:textId="77777777" w:rsidTr="00B33C32">
        <w:trPr>
          <w:trHeight w:val="501"/>
        </w:trPr>
        <w:tc>
          <w:tcPr>
            <w:cnfStyle w:val="001000000000" w:firstRow="0" w:lastRow="0" w:firstColumn="1" w:lastColumn="0" w:oddVBand="0" w:evenVBand="0" w:oddHBand="0" w:evenHBand="0" w:firstRowFirstColumn="0" w:firstRowLastColumn="0" w:lastRowFirstColumn="0" w:lastRowLastColumn="0"/>
            <w:tcW w:w="1467" w:type="dxa"/>
          </w:tcPr>
          <w:p w14:paraId="6D49083A" w14:textId="77777777" w:rsidR="00942197" w:rsidRPr="00AE4266" w:rsidRDefault="00942197" w:rsidP="001416A7">
            <w:pPr>
              <w:spacing w:before="0" w:after="0"/>
            </w:pPr>
            <w:r w:rsidRPr="00AE4266">
              <w:t>Vi</w:t>
            </w:r>
          </w:p>
        </w:tc>
        <w:tc>
          <w:tcPr>
            <w:tcW w:w="2072" w:type="dxa"/>
          </w:tcPr>
          <w:p w14:paraId="25CD8438" w14:textId="77777777" w:rsidR="00942197" w:rsidRPr="00AE4266" w:rsidRDefault="00942197" w:rsidP="001416A7">
            <w:pPr>
              <w:spacing w:before="0" w:after="0"/>
              <w:cnfStyle w:val="000000000000" w:firstRow="0" w:lastRow="0" w:firstColumn="0" w:lastColumn="0" w:oddVBand="0" w:evenVBand="0" w:oddHBand="0" w:evenHBand="0" w:firstRowFirstColumn="0" w:firstRowLastColumn="0" w:lastRowFirstColumn="0" w:lastRowLastColumn="0"/>
            </w:pPr>
            <w:r w:rsidRPr="00AE4266">
              <w:t>Pull-down-trim</w:t>
            </w:r>
          </w:p>
          <w:p w14:paraId="58562897" w14:textId="77777777" w:rsidR="00942197" w:rsidRPr="00AE4266" w:rsidRDefault="00942197" w:rsidP="001416A7">
            <w:pPr>
              <w:spacing w:before="0" w:after="0"/>
              <w:cnfStyle w:val="000000000000" w:firstRow="0" w:lastRow="0" w:firstColumn="0" w:lastColumn="0" w:oddVBand="0" w:evenVBand="0" w:oddHBand="0" w:evenHBand="0" w:firstRowFirstColumn="0" w:firstRowLastColumn="0" w:lastRowFirstColumn="0" w:lastRowLastColumn="0"/>
            </w:pPr>
            <w:r w:rsidRPr="00AE4266">
              <w:t>SMU</w:t>
            </w:r>
          </w:p>
        </w:tc>
        <w:tc>
          <w:tcPr>
            <w:tcW w:w="1701" w:type="dxa"/>
          </w:tcPr>
          <w:p w14:paraId="0D6AB4C6" w14:textId="04A59F74" w:rsidR="00942197" w:rsidRPr="00AE4266" w:rsidRDefault="00942197" w:rsidP="001416A7">
            <w:pPr>
              <w:spacing w:before="0" w:after="0"/>
              <w:cnfStyle w:val="000000000000" w:firstRow="0" w:lastRow="0" w:firstColumn="0" w:lastColumn="0" w:oddVBand="0" w:evenVBand="0" w:oddHBand="0" w:evenHBand="0" w:firstRowFirstColumn="0" w:firstRowLastColumn="0" w:lastRowFirstColumn="0" w:lastRowLastColumn="0"/>
            </w:pPr>
            <w:r w:rsidRPr="00AE4266">
              <w:t>Vi_trim</w:t>
            </w:r>
          </w:p>
        </w:tc>
        <w:tc>
          <w:tcPr>
            <w:tcW w:w="4362" w:type="dxa"/>
          </w:tcPr>
          <w:tbl>
            <w:tblPr>
              <w:tblStyle w:val="GridTable4-Accent3"/>
              <w:tblW w:w="4141" w:type="dxa"/>
              <w:tblLook w:val="04A0" w:firstRow="1" w:lastRow="0" w:firstColumn="1" w:lastColumn="0" w:noHBand="0" w:noVBand="1"/>
            </w:tblPr>
            <w:tblGrid>
              <w:gridCol w:w="889"/>
              <w:gridCol w:w="2118"/>
              <w:gridCol w:w="1134"/>
            </w:tblGrid>
            <w:tr w:rsidR="00EA587A" w14:paraId="4A02D256" w14:textId="77777777" w:rsidTr="00B33C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tcPr>
                <w:p w14:paraId="06C65619" w14:textId="0212F6B7" w:rsidR="00EA587A" w:rsidRDefault="00EA587A" w:rsidP="001416A7">
                  <w:pPr>
                    <w:spacing w:before="0" w:after="0"/>
                  </w:pPr>
                  <w:r>
                    <w:t>Code</w:t>
                  </w:r>
                </w:p>
              </w:tc>
              <w:tc>
                <w:tcPr>
                  <w:tcW w:w="2118" w:type="dxa"/>
                </w:tcPr>
                <w:p w14:paraId="2B09AF29" w14:textId="77777777" w:rsidR="00EA587A" w:rsidRDefault="00EA587A" w:rsidP="001416A7">
                  <w:pPr>
                    <w:spacing w:before="0" w:after="0"/>
                    <w:cnfStyle w:val="100000000000" w:firstRow="1" w:lastRow="0" w:firstColumn="0" w:lastColumn="0" w:oddVBand="0" w:evenVBand="0" w:oddHBand="0" w:evenHBand="0" w:firstRowFirstColumn="0" w:firstRowLastColumn="0" w:lastRowFirstColumn="0" w:lastRowLastColumn="0"/>
                    <w:rPr>
                      <w:b w:val="0"/>
                      <w:bCs w:val="0"/>
                    </w:rPr>
                  </w:pPr>
                  <w:r>
                    <w:t>[</w:t>
                  </w:r>
                  <w:r w:rsidRPr="004D2AA8">
                    <w:rPr>
                      <w:b w:val="0"/>
                      <w:bCs w:val="0"/>
                    </w:rPr>
                    <w:t>k</w:t>
                  </w:r>
                  <w:r w:rsidRPr="004261DF">
                    <w:rPr>
                      <w:b w:val="0"/>
                      <w:bCs w:val="0"/>
                    </w:rPr>
                    <w:t>Ω</w:t>
                  </w:r>
                  <w:r>
                    <w:t>]</w:t>
                  </w:r>
                </w:p>
              </w:tc>
              <w:tc>
                <w:tcPr>
                  <w:tcW w:w="1134" w:type="dxa"/>
                </w:tcPr>
                <w:p w14:paraId="01E1AEFD" w14:textId="61D97A2A" w:rsidR="00EA587A" w:rsidRDefault="005C3D3A" w:rsidP="001416A7">
                  <w:pPr>
                    <w:spacing w:before="0" w:after="0"/>
                    <w:cnfStyle w:val="100000000000" w:firstRow="1" w:lastRow="0" w:firstColumn="0" w:lastColumn="0" w:oddVBand="0" w:evenVBand="0" w:oddHBand="0" w:evenHBand="0" w:firstRowFirstColumn="0" w:firstRowLastColumn="0" w:lastRowFirstColumn="0" w:lastRowLastColumn="0"/>
                  </w:pPr>
                  <w:r>
                    <w:t xml:space="preserve">Vout </w:t>
                  </w:r>
                  <w:r w:rsidR="00EA587A">
                    <w:t>[</w:t>
                  </w:r>
                  <w:r w:rsidR="00EA587A" w:rsidRPr="00EA587A">
                    <w:rPr>
                      <w:b w:val="0"/>
                      <w:bCs w:val="0"/>
                    </w:rPr>
                    <w:t>V</w:t>
                  </w:r>
                  <w:r w:rsidR="00EA587A">
                    <w:t>]</w:t>
                  </w:r>
                </w:p>
              </w:tc>
            </w:tr>
            <w:tr w:rsidR="00EA587A" w14:paraId="313FC9FE" w14:textId="77777777" w:rsidTr="00B33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tcPr>
                <w:p w14:paraId="694C1073" w14:textId="39E13380" w:rsidR="00EA587A" w:rsidRDefault="00EA587A" w:rsidP="001416A7">
                  <w:pPr>
                    <w:spacing w:before="0" w:after="0"/>
                  </w:pPr>
                  <w:r>
                    <w:t>0x0</w:t>
                  </w:r>
                </w:p>
              </w:tc>
              <w:tc>
                <w:tcPr>
                  <w:tcW w:w="2118" w:type="dxa"/>
                </w:tcPr>
                <w:p w14:paraId="53F6839E" w14:textId="77777777" w:rsidR="00EA587A" w:rsidRDefault="00EA587A" w:rsidP="001416A7">
                  <w:pPr>
                    <w:spacing w:before="0" w:after="0"/>
                    <w:cnfStyle w:val="000000100000" w:firstRow="0" w:lastRow="0" w:firstColumn="0" w:lastColumn="0" w:oddVBand="0" w:evenVBand="0" w:oddHBand="1" w:evenHBand="0" w:firstRowFirstColumn="0" w:firstRowLastColumn="0" w:lastRowFirstColumn="0" w:lastRowLastColumn="0"/>
                  </w:pPr>
                  <w:r>
                    <w:t>2200</w:t>
                  </w:r>
                </w:p>
              </w:tc>
              <w:tc>
                <w:tcPr>
                  <w:tcW w:w="1134" w:type="dxa"/>
                </w:tcPr>
                <w:p w14:paraId="261FE924" w14:textId="20749162" w:rsidR="00EA587A" w:rsidRDefault="00EB6264" w:rsidP="001416A7">
                  <w:pPr>
                    <w:spacing w:before="0" w:after="0"/>
                    <w:cnfStyle w:val="000000100000" w:firstRow="0" w:lastRow="0" w:firstColumn="0" w:lastColumn="0" w:oddVBand="0" w:evenVBand="0" w:oddHBand="1" w:evenHBand="0" w:firstRowFirstColumn="0" w:firstRowLastColumn="0" w:lastRowFirstColumn="0" w:lastRowLastColumn="0"/>
                  </w:pPr>
                  <w:r>
                    <w:t>1.2</w:t>
                  </w:r>
                </w:p>
              </w:tc>
            </w:tr>
            <w:tr w:rsidR="00EA587A" w14:paraId="2008E11C" w14:textId="77777777" w:rsidTr="00B33C32">
              <w:tc>
                <w:tcPr>
                  <w:cnfStyle w:val="001000000000" w:firstRow="0" w:lastRow="0" w:firstColumn="1" w:lastColumn="0" w:oddVBand="0" w:evenVBand="0" w:oddHBand="0" w:evenHBand="0" w:firstRowFirstColumn="0" w:firstRowLastColumn="0" w:lastRowFirstColumn="0" w:lastRowLastColumn="0"/>
                  <w:tcW w:w="889" w:type="dxa"/>
                </w:tcPr>
                <w:p w14:paraId="7734ECC9" w14:textId="56A09214" w:rsidR="00EA587A" w:rsidRDefault="00EA587A" w:rsidP="001416A7">
                  <w:pPr>
                    <w:spacing w:before="0" w:after="0"/>
                  </w:pPr>
                  <w:r>
                    <w:t>0x1</w:t>
                  </w:r>
                </w:p>
              </w:tc>
              <w:tc>
                <w:tcPr>
                  <w:tcW w:w="2118" w:type="dxa"/>
                </w:tcPr>
                <w:p w14:paraId="64D36F7D" w14:textId="77777777" w:rsidR="00EA587A" w:rsidRDefault="00EA587A" w:rsidP="001416A7">
                  <w:pPr>
                    <w:spacing w:before="0" w:after="0"/>
                    <w:cnfStyle w:val="000000000000" w:firstRow="0" w:lastRow="0" w:firstColumn="0" w:lastColumn="0" w:oddVBand="0" w:evenVBand="0" w:oddHBand="0" w:evenHBand="0" w:firstRowFirstColumn="0" w:firstRowLastColumn="0" w:lastRowFirstColumn="0" w:lastRowLastColumn="0"/>
                  </w:pPr>
                  <w:r>
                    <w:t>1000</w:t>
                  </w:r>
                </w:p>
              </w:tc>
              <w:tc>
                <w:tcPr>
                  <w:tcW w:w="1134" w:type="dxa"/>
                </w:tcPr>
                <w:p w14:paraId="446CE137" w14:textId="1D49E248" w:rsidR="00EA587A" w:rsidRDefault="00EB6264" w:rsidP="001416A7">
                  <w:pPr>
                    <w:spacing w:before="0" w:after="0"/>
                    <w:cnfStyle w:val="000000000000" w:firstRow="0" w:lastRow="0" w:firstColumn="0" w:lastColumn="0" w:oddVBand="0" w:evenVBand="0" w:oddHBand="0" w:evenHBand="0" w:firstRowFirstColumn="0" w:firstRowLastColumn="0" w:lastRowFirstColumn="0" w:lastRowLastColumn="0"/>
                  </w:pPr>
                  <w:r>
                    <w:t>1.5</w:t>
                  </w:r>
                </w:p>
              </w:tc>
            </w:tr>
            <w:tr w:rsidR="00EA587A" w14:paraId="3A96D4F5" w14:textId="77777777" w:rsidTr="00B33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tcPr>
                <w:p w14:paraId="0FB0B8C1" w14:textId="3DB5AB74" w:rsidR="00EA587A" w:rsidRDefault="00EA587A" w:rsidP="001416A7">
                  <w:pPr>
                    <w:spacing w:before="0" w:after="0"/>
                  </w:pPr>
                  <w:r>
                    <w:t>0x2</w:t>
                  </w:r>
                </w:p>
              </w:tc>
              <w:tc>
                <w:tcPr>
                  <w:tcW w:w="2118" w:type="dxa"/>
                </w:tcPr>
                <w:p w14:paraId="1546E51A" w14:textId="77777777" w:rsidR="00EA587A" w:rsidRDefault="00EA587A" w:rsidP="001416A7">
                  <w:pPr>
                    <w:spacing w:before="0" w:after="0"/>
                    <w:cnfStyle w:val="000000100000" w:firstRow="0" w:lastRow="0" w:firstColumn="0" w:lastColumn="0" w:oddVBand="0" w:evenVBand="0" w:oddHBand="1" w:evenHBand="0" w:firstRowFirstColumn="0" w:firstRowLastColumn="0" w:lastRowFirstColumn="0" w:lastRowLastColumn="0"/>
                  </w:pPr>
                  <w:r>
                    <w:t>680</w:t>
                  </w:r>
                </w:p>
              </w:tc>
              <w:tc>
                <w:tcPr>
                  <w:tcW w:w="1134" w:type="dxa"/>
                </w:tcPr>
                <w:p w14:paraId="09AC85D4" w14:textId="367AB574" w:rsidR="00EA587A" w:rsidRDefault="00EB6264" w:rsidP="001416A7">
                  <w:pPr>
                    <w:spacing w:before="0" w:after="0"/>
                    <w:cnfStyle w:val="000000100000" w:firstRow="0" w:lastRow="0" w:firstColumn="0" w:lastColumn="0" w:oddVBand="0" w:evenVBand="0" w:oddHBand="1" w:evenHBand="0" w:firstRowFirstColumn="0" w:firstRowLastColumn="0" w:lastRowFirstColumn="0" w:lastRowLastColumn="0"/>
                  </w:pPr>
                  <w:r>
                    <w:t>1.8</w:t>
                  </w:r>
                </w:p>
              </w:tc>
            </w:tr>
            <w:tr w:rsidR="00EA587A" w14:paraId="3BFF8A16" w14:textId="77777777" w:rsidTr="00B33C32">
              <w:tc>
                <w:tcPr>
                  <w:cnfStyle w:val="001000000000" w:firstRow="0" w:lastRow="0" w:firstColumn="1" w:lastColumn="0" w:oddVBand="0" w:evenVBand="0" w:oddHBand="0" w:evenHBand="0" w:firstRowFirstColumn="0" w:firstRowLastColumn="0" w:lastRowFirstColumn="0" w:lastRowLastColumn="0"/>
                  <w:tcW w:w="889" w:type="dxa"/>
                </w:tcPr>
                <w:p w14:paraId="477484A9" w14:textId="3CD7C2DB" w:rsidR="00EA587A" w:rsidRDefault="00EA587A" w:rsidP="001416A7">
                  <w:pPr>
                    <w:spacing w:before="0" w:after="0"/>
                  </w:pPr>
                  <w:r>
                    <w:t>0x3</w:t>
                  </w:r>
                </w:p>
              </w:tc>
              <w:tc>
                <w:tcPr>
                  <w:tcW w:w="2118" w:type="dxa"/>
                </w:tcPr>
                <w:p w14:paraId="06E79D7F" w14:textId="77777777" w:rsidR="00EA587A" w:rsidRDefault="00EA587A" w:rsidP="001416A7">
                  <w:pPr>
                    <w:spacing w:before="0" w:after="0"/>
                    <w:cnfStyle w:val="000000000000" w:firstRow="0" w:lastRow="0" w:firstColumn="0" w:lastColumn="0" w:oddVBand="0" w:evenVBand="0" w:oddHBand="0" w:evenHBand="0" w:firstRowFirstColumn="0" w:firstRowLastColumn="0" w:lastRowFirstColumn="0" w:lastRowLastColumn="0"/>
                  </w:pPr>
                  <w:r>
                    <w:t>500</w:t>
                  </w:r>
                </w:p>
              </w:tc>
              <w:tc>
                <w:tcPr>
                  <w:tcW w:w="1134" w:type="dxa"/>
                </w:tcPr>
                <w:p w14:paraId="5C121013" w14:textId="1C287318" w:rsidR="00EA587A" w:rsidRDefault="00B86F8F" w:rsidP="001416A7">
                  <w:pPr>
                    <w:spacing w:before="0" w:after="0"/>
                    <w:cnfStyle w:val="000000000000" w:firstRow="0" w:lastRow="0" w:firstColumn="0" w:lastColumn="0" w:oddVBand="0" w:evenVBand="0" w:oddHBand="0" w:evenHBand="0" w:firstRowFirstColumn="0" w:firstRowLastColumn="0" w:lastRowFirstColumn="0" w:lastRowLastColumn="0"/>
                  </w:pPr>
                  <w:r>
                    <w:t>2</w:t>
                  </w:r>
                </w:p>
              </w:tc>
            </w:tr>
            <w:tr w:rsidR="00EA587A" w14:paraId="0E1FED30" w14:textId="77777777" w:rsidTr="00B33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tcPr>
                <w:p w14:paraId="55613805" w14:textId="4FC0A92E" w:rsidR="00EA587A" w:rsidRDefault="00EA587A" w:rsidP="001416A7">
                  <w:pPr>
                    <w:spacing w:before="0" w:after="0"/>
                  </w:pPr>
                  <w:r>
                    <w:t>0x4</w:t>
                  </w:r>
                </w:p>
              </w:tc>
              <w:tc>
                <w:tcPr>
                  <w:tcW w:w="2118" w:type="dxa"/>
                </w:tcPr>
                <w:p w14:paraId="2A9B3B50" w14:textId="77777777" w:rsidR="00EA587A" w:rsidRDefault="00EA587A" w:rsidP="001416A7">
                  <w:pPr>
                    <w:spacing w:before="0" w:after="0"/>
                    <w:cnfStyle w:val="000000100000" w:firstRow="0" w:lastRow="0" w:firstColumn="0" w:lastColumn="0" w:oddVBand="0" w:evenVBand="0" w:oddHBand="1" w:evenHBand="0" w:firstRowFirstColumn="0" w:firstRowLastColumn="0" w:lastRowFirstColumn="0" w:lastRowLastColumn="0"/>
                  </w:pPr>
                  <w:r>
                    <w:t>390</w:t>
                  </w:r>
                </w:p>
              </w:tc>
              <w:tc>
                <w:tcPr>
                  <w:tcW w:w="1134" w:type="dxa"/>
                </w:tcPr>
                <w:p w14:paraId="0DAF0358" w14:textId="5ADEA2BA" w:rsidR="00EA587A" w:rsidRDefault="00B86F8F" w:rsidP="001416A7">
                  <w:pPr>
                    <w:spacing w:before="0" w:after="0"/>
                    <w:cnfStyle w:val="000000100000" w:firstRow="0" w:lastRow="0" w:firstColumn="0" w:lastColumn="0" w:oddVBand="0" w:evenVBand="0" w:oddHBand="1" w:evenHBand="0" w:firstRowFirstColumn="0" w:firstRowLastColumn="0" w:lastRowFirstColumn="0" w:lastRowLastColumn="0"/>
                  </w:pPr>
                  <w:r>
                    <w:t>2.5</w:t>
                  </w:r>
                </w:p>
              </w:tc>
            </w:tr>
            <w:tr w:rsidR="00EA587A" w14:paraId="255796A9" w14:textId="77777777" w:rsidTr="00B33C32">
              <w:tc>
                <w:tcPr>
                  <w:cnfStyle w:val="001000000000" w:firstRow="0" w:lastRow="0" w:firstColumn="1" w:lastColumn="0" w:oddVBand="0" w:evenVBand="0" w:oddHBand="0" w:evenHBand="0" w:firstRowFirstColumn="0" w:firstRowLastColumn="0" w:lastRowFirstColumn="0" w:lastRowLastColumn="0"/>
                  <w:tcW w:w="889" w:type="dxa"/>
                </w:tcPr>
                <w:p w14:paraId="2AD0FA97" w14:textId="5D7CBFCE" w:rsidR="00EA587A" w:rsidRDefault="00EA587A" w:rsidP="001416A7">
                  <w:pPr>
                    <w:spacing w:before="0" w:after="0"/>
                  </w:pPr>
                  <w:r>
                    <w:t>0x5</w:t>
                  </w:r>
                </w:p>
              </w:tc>
              <w:tc>
                <w:tcPr>
                  <w:tcW w:w="2118" w:type="dxa"/>
                </w:tcPr>
                <w:p w14:paraId="06798925" w14:textId="77777777" w:rsidR="00EA587A" w:rsidRDefault="00EA587A" w:rsidP="001416A7">
                  <w:pPr>
                    <w:spacing w:before="0" w:after="0"/>
                    <w:cnfStyle w:val="000000000000" w:firstRow="0" w:lastRow="0" w:firstColumn="0" w:lastColumn="0" w:oddVBand="0" w:evenVBand="0" w:oddHBand="0" w:evenHBand="0" w:firstRowFirstColumn="0" w:firstRowLastColumn="0" w:lastRowFirstColumn="0" w:lastRowLastColumn="0"/>
                  </w:pPr>
                  <w:r>
                    <w:t>250</w:t>
                  </w:r>
                </w:p>
              </w:tc>
              <w:tc>
                <w:tcPr>
                  <w:tcW w:w="1134" w:type="dxa"/>
                </w:tcPr>
                <w:p w14:paraId="2E2A3C49" w14:textId="7490323C" w:rsidR="00EA587A" w:rsidRDefault="00B86F8F" w:rsidP="001416A7">
                  <w:pPr>
                    <w:spacing w:before="0" w:after="0"/>
                    <w:cnfStyle w:val="000000000000" w:firstRow="0" w:lastRow="0" w:firstColumn="0" w:lastColumn="0" w:oddVBand="0" w:evenVBand="0" w:oddHBand="0" w:evenHBand="0" w:firstRowFirstColumn="0" w:firstRowLastColumn="0" w:lastRowFirstColumn="0" w:lastRowLastColumn="0"/>
                  </w:pPr>
                  <w:r>
                    <w:t>3.3</w:t>
                  </w:r>
                </w:p>
              </w:tc>
            </w:tr>
            <w:tr w:rsidR="00EA587A" w14:paraId="4B856AF8" w14:textId="77777777" w:rsidTr="00B33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tcPr>
                <w:p w14:paraId="4C632C13" w14:textId="7D2AA012" w:rsidR="00EA587A" w:rsidRDefault="00EA587A" w:rsidP="001416A7">
                  <w:pPr>
                    <w:spacing w:before="0" w:after="0"/>
                  </w:pPr>
                  <w:r>
                    <w:t>0x6</w:t>
                  </w:r>
                </w:p>
              </w:tc>
              <w:tc>
                <w:tcPr>
                  <w:tcW w:w="2118" w:type="dxa"/>
                </w:tcPr>
                <w:p w14:paraId="4DA0FBB7" w14:textId="77777777" w:rsidR="00EA587A" w:rsidRDefault="00EA587A" w:rsidP="001416A7">
                  <w:pPr>
                    <w:spacing w:before="0" w:after="0"/>
                    <w:cnfStyle w:val="000000100000" w:firstRow="0" w:lastRow="0" w:firstColumn="0" w:lastColumn="0" w:oddVBand="0" w:evenVBand="0" w:oddHBand="1" w:evenHBand="0" w:firstRowFirstColumn="0" w:firstRowLastColumn="0" w:lastRowFirstColumn="0" w:lastRowLastColumn="0"/>
                  </w:pPr>
                  <w:r>
                    <w:t>147</w:t>
                  </w:r>
                </w:p>
              </w:tc>
              <w:tc>
                <w:tcPr>
                  <w:tcW w:w="1134" w:type="dxa"/>
                </w:tcPr>
                <w:p w14:paraId="139EBB55" w14:textId="5AE40B86" w:rsidR="00EA587A" w:rsidRDefault="00B86F8F" w:rsidP="001416A7">
                  <w:pPr>
                    <w:spacing w:before="0" w:after="0"/>
                    <w:cnfStyle w:val="000000100000" w:firstRow="0" w:lastRow="0" w:firstColumn="0" w:lastColumn="0" w:oddVBand="0" w:evenVBand="0" w:oddHBand="1" w:evenHBand="0" w:firstRowFirstColumn="0" w:firstRowLastColumn="0" w:lastRowFirstColumn="0" w:lastRowLastColumn="0"/>
                  </w:pPr>
                  <w:r>
                    <w:t>5</w:t>
                  </w:r>
                </w:p>
              </w:tc>
            </w:tr>
            <w:tr w:rsidR="00EB6264" w14:paraId="7C02FECB" w14:textId="77777777" w:rsidTr="00B33C32">
              <w:tc>
                <w:tcPr>
                  <w:cnfStyle w:val="001000000000" w:firstRow="0" w:lastRow="0" w:firstColumn="1" w:lastColumn="0" w:oddVBand="0" w:evenVBand="0" w:oddHBand="0" w:evenHBand="0" w:firstRowFirstColumn="0" w:firstRowLastColumn="0" w:lastRowFirstColumn="0" w:lastRowLastColumn="0"/>
                  <w:tcW w:w="889" w:type="dxa"/>
                </w:tcPr>
                <w:p w14:paraId="1C706B59" w14:textId="551C99AB" w:rsidR="00EB6264" w:rsidRDefault="00EB6264" w:rsidP="001416A7">
                  <w:pPr>
                    <w:spacing w:before="0" w:after="0"/>
                  </w:pPr>
                  <w:r>
                    <w:t>0x7</w:t>
                  </w:r>
                </w:p>
              </w:tc>
              <w:tc>
                <w:tcPr>
                  <w:tcW w:w="2118" w:type="dxa"/>
                </w:tcPr>
                <w:p w14:paraId="612177DC" w14:textId="77777777" w:rsidR="00EB6264" w:rsidRDefault="00EB6264" w:rsidP="001416A7">
                  <w:pPr>
                    <w:spacing w:before="0" w:after="0"/>
                    <w:cnfStyle w:val="000000000000" w:firstRow="0" w:lastRow="0" w:firstColumn="0" w:lastColumn="0" w:oddVBand="0" w:evenVBand="0" w:oddHBand="0" w:evenHBand="0" w:firstRowFirstColumn="0" w:firstRowLastColumn="0" w:lastRowFirstColumn="0" w:lastRowLastColumn="0"/>
                  </w:pPr>
                  <w:r>
                    <w:t>Connected to SMU</w:t>
                  </w:r>
                </w:p>
              </w:tc>
              <w:tc>
                <w:tcPr>
                  <w:tcW w:w="1134" w:type="dxa"/>
                </w:tcPr>
                <w:p w14:paraId="1FD2FB64" w14:textId="17A10D59" w:rsidR="00EB6264" w:rsidRDefault="004B7BBF" w:rsidP="001416A7">
                  <w:pPr>
                    <w:spacing w:before="0" w:after="0"/>
                    <w:cnfStyle w:val="000000000000" w:firstRow="0" w:lastRow="0" w:firstColumn="0" w:lastColumn="0" w:oddVBand="0" w:evenVBand="0" w:oddHBand="0" w:evenHBand="0" w:firstRowFirstColumn="0" w:firstRowLastColumn="0" w:lastRowFirstColumn="0" w:lastRowLastColumn="0"/>
                  </w:pPr>
                  <w:r>
                    <w:t>0.9</w:t>
                  </w:r>
                </w:p>
              </w:tc>
            </w:tr>
          </w:tbl>
          <w:p w14:paraId="61DB60B5" w14:textId="234E195C" w:rsidR="00942197" w:rsidRPr="00AE4266" w:rsidRDefault="00942197" w:rsidP="001416A7">
            <w:pPr>
              <w:spacing w:before="0" w:after="0"/>
              <w:cnfStyle w:val="000000000000" w:firstRow="0" w:lastRow="0" w:firstColumn="0" w:lastColumn="0" w:oddVBand="0" w:evenVBand="0" w:oddHBand="0" w:evenHBand="0" w:firstRowFirstColumn="0" w:firstRowLastColumn="0" w:lastRowFirstColumn="0" w:lastRowLastColumn="0"/>
            </w:pPr>
          </w:p>
        </w:tc>
      </w:tr>
      <w:tr w:rsidR="00942197" w:rsidRPr="00AE4266" w14:paraId="4B502FD9" w14:textId="77777777" w:rsidTr="00B33C32">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67" w:type="dxa"/>
          </w:tcPr>
          <w:p w14:paraId="545B5B44" w14:textId="77777777" w:rsidR="00942197" w:rsidRPr="00AE4266" w:rsidRDefault="00942197" w:rsidP="001416A7">
            <w:pPr>
              <w:spacing w:before="0" w:after="0"/>
            </w:pPr>
            <w:r w:rsidRPr="00AE4266">
              <w:t>V33Dr</w:t>
            </w:r>
          </w:p>
        </w:tc>
        <w:tc>
          <w:tcPr>
            <w:tcW w:w="2072" w:type="dxa"/>
          </w:tcPr>
          <w:p w14:paraId="4FC92D79"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SMU</w:t>
            </w:r>
          </w:p>
          <w:p w14:paraId="73E258C4"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DMM</w:t>
            </w:r>
          </w:p>
        </w:tc>
        <w:tc>
          <w:tcPr>
            <w:tcW w:w="1701" w:type="dxa"/>
          </w:tcPr>
          <w:p w14:paraId="4D7440ED"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Ext_trim</w:t>
            </w:r>
          </w:p>
          <w:p w14:paraId="7FEBA952"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Tst_trim</w:t>
            </w:r>
          </w:p>
        </w:tc>
        <w:tc>
          <w:tcPr>
            <w:tcW w:w="4362" w:type="dxa"/>
          </w:tcPr>
          <w:p w14:paraId="0ECBBE35"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0x1</w:t>
            </w:r>
          </w:p>
          <w:p w14:paraId="394C9DD8" w14:textId="77777777" w:rsidR="00942197" w:rsidRPr="00AE4266" w:rsidRDefault="0094219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0x1</w:t>
            </w:r>
          </w:p>
        </w:tc>
      </w:tr>
      <w:tr w:rsidR="00942197" w:rsidRPr="00AE4266" w14:paraId="1B885837" w14:textId="77777777" w:rsidTr="00CC247F">
        <w:trPr>
          <w:trHeight w:val="501"/>
        </w:trPr>
        <w:tc>
          <w:tcPr>
            <w:cnfStyle w:val="001000000000" w:firstRow="0" w:lastRow="0" w:firstColumn="1" w:lastColumn="0" w:oddVBand="0" w:evenVBand="0" w:oddHBand="0" w:evenHBand="0" w:firstRowFirstColumn="0" w:firstRowLastColumn="0" w:lastRowFirstColumn="0" w:lastRowLastColumn="0"/>
            <w:tcW w:w="1467" w:type="dxa"/>
            <w:shd w:val="clear" w:color="auto" w:fill="FBD8D2" w:themeFill="text2" w:themeFillTint="33"/>
          </w:tcPr>
          <w:p w14:paraId="5E488381" w14:textId="77777777" w:rsidR="00942197" w:rsidRPr="00513DBE" w:rsidRDefault="00942197" w:rsidP="001416A7">
            <w:pPr>
              <w:spacing w:before="0" w:after="0"/>
              <w:rPr>
                <w:color w:val="7F1A09" w:themeColor="text2" w:themeShade="80"/>
              </w:rPr>
            </w:pPr>
            <w:r w:rsidRPr="00513DBE">
              <w:rPr>
                <w:color w:val="7F1A09" w:themeColor="text2" w:themeShade="80"/>
              </w:rPr>
              <w:t>Rf</w:t>
            </w:r>
          </w:p>
        </w:tc>
        <w:tc>
          <w:tcPr>
            <w:tcW w:w="2072" w:type="dxa"/>
            <w:shd w:val="clear" w:color="auto" w:fill="FBD8D2" w:themeFill="text2" w:themeFillTint="33"/>
          </w:tcPr>
          <w:p w14:paraId="1EE9C661" w14:textId="77777777" w:rsidR="00942197" w:rsidRPr="008010BA" w:rsidRDefault="00942197" w:rsidP="001416A7">
            <w:pPr>
              <w:spacing w:before="0" w:after="0"/>
              <w:cnfStyle w:val="000000000000" w:firstRow="0" w:lastRow="0" w:firstColumn="0" w:lastColumn="0" w:oddVBand="0" w:evenVBand="0" w:oddHBand="0" w:evenHBand="0" w:firstRowFirstColumn="0" w:firstRowLastColumn="0" w:lastRowFirstColumn="0" w:lastRowLastColumn="0"/>
              <w:rPr>
                <w:strike/>
                <w:color w:val="7F1A09" w:themeColor="text2" w:themeShade="80"/>
              </w:rPr>
            </w:pPr>
            <w:r w:rsidRPr="008010BA">
              <w:rPr>
                <w:strike/>
                <w:color w:val="7F1A09" w:themeColor="text2" w:themeShade="80"/>
              </w:rPr>
              <w:t>Pull-down-trim</w:t>
            </w:r>
          </w:p>
          <w:p w14:paraId="096C3AE7" w14:textId="77777777" w:rsidR="00942197" w:rsidRPr="008010BA" w:rsidRDefault="00942197" w:rsidP="001416A7">
            <w:pPr>
              <w:spacing w:before="0" w:after="0"/>
              <w:cnfStyle w:val="000000000000" w:firstRow="0" w:lastRow="0" w:firstColumn="0" w:lastColumn="0" w:oddVBand="0" w:evenVBand="0" w:oddHBand="0" w:evenHBand="0" w:firstRowFirstColumn="0" w:firstRowLastColumn="0" w:lastRowFirstColumn="0" w:lastRowLastColumn="0"/>
              <w:rPr>
                <w:strike/>
                <w:color w:val="7F1A09" w:themeColor="text2" w:themeShade="80"/>
              </w:rPr>
            </w:pPr>
            <w:r w:rsidRPr="008010BA">
              <w:rPr>
                <w:strike/>
                <w:color w:val="7F1A09" w:themeColor="text2" w:themeShade="80"/>
              </w:rPr>
              <w:t>SMU</w:t>
            </w:r>
          </w:p>
        </w:tc>
        <w:tc>
          <w:tcPr>
            <w:tcW w:w="1701" w:type="dxa"/>
            <w:shd w:val="clear" w:color="auto" w:fill="FBD8D2" w:themeFill="text2" w:themeFillTint="33"/>
          </w:tcPr>
          <w:p w14:paraId="143D89F2" w14:textId="55044DA8" w:rsidR="00942197" w:rsidRPr="008010BA" w:rsidRDefault="00942197" w:rsidP="001416A7">
            <w:pPr>
              <w:spacing w:before="0" w:after="0"/>
              <w:cnfStyle w:val="000000000000" w:firstRow="0" w:lastRow="0" w:firstColumn="0" w:lastColumn="0" w:oddVBand="0" w:evenVBand="0" w:oddHBand="0" w:evenHBand="0" w:firstRowFirstColumn="0" w:firstRowLastColumn="0" w:lastRowFirstColumn="0" w:lastRowLastColumn="0"/>
              <w:rPr>
                <w:strike/>
                <w:color w:val="7F1A09" w:themeColor="text2" w:themeShade="80"/>
              </w:rPr>
            </w:pPr>
            <w:r w:rsidRPr="008010BA">
              <w:rPr>
                <w:strike/>
                <w:color w:val="7F1A09" w:themeColor="text2" w:themeShade="80"/>
              </w:rPr>
              <w:t>Rf_trim</w:t>
            </w:r>
          </w:p>
        </w:tc>
        <w:tc>
          <w:tcPr>
            <w:tcW w:w="4362" w:type="dxa"/>
            <w:shd w:val="clear" w:color="auto" w:fill="FBD8D2" w:themeFill="text2" w:themeFillTint="33"/>
          </w:tcPr>
          <w:tbl>
            <w:tblPr>
              <w:tblStyle w:val="GridTable4-Accent3"/>
              <w:tblW w:w="3087" w:type="dxa"/>
              <w:tblLook w:val="04A0" w:firstRow="1" w:lastRow="0" w:firstColumn="1" w:lastColumn="0" w:noHBand="0" w:noVBand="1"/>
            </w:tblPr>
            <w:tblGrid>
              <w:gridCol w:w="889"/>
              <w:gridCol w:w="1099"/>
              <w:gridCol w:w="1099"/>
            </w:tblGrid>
            <w:tr w:rsidR="00864000" w14:paraId="0D5A515C" w14:textId="77777777" w:rsidTr="00513D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shd w:val="clear" w:color="auto" w:fill="BF270E" w:themeFill="text2" w:themeFillShade="BF"/>
                </w:tcPr>
                <w:p w14:paraId="0DE9645D" w14:textId="77777777" w:rsidR="00864000" w:rsidRPr="00513DBE" w:rsidRDefault="00864000" w:rsidP="002F765C">
                  <w:pPr>
                    <w:spacing w:before="0" w:after="0"/>
                    <w:rPr>
                      <w:color w:val="FBD8D2" w:themeColor="text2" w:themeTint="33"/>
                    </w:rPr>
                  </w:pPr>
                  <w:r w:rsidRPr="00513DBE">
                    <w:rPr>
                      <w:color w:val="FBD8D2" w:themeColor="text2" w:themeTint="33"/>
                    </w:rPr>
                    <w:t>Code</w:t>
                  </w:r>
                </w:p>
              </w:tc>
              <w:tc>
                <w:tcPr>
                  <w:tcW w:w="1099" w:type="dxa"/>
                  <w:shd w:val="clear" w:color="auto" w:fill="BF270E" w:themeFill="text2" w:themeFillShade="BF"/>
                </w:tcPr>
                <w:p w14:paraId="6F304B31" w14:textId="77777777" w:rsidR="00864000" w:rsidRPr="00513DBE" w:rsidRDefault="00864000" w:rsidP="002F765C">
                  <w:pPr>
                    <w:spacing w:before="0" w:after="0"/>
                    <w:cnfStyle w:val="100000000000" w:firstRow="1" w:lastRow="0" w:firstColumn="0" w:lastColumn="0" w:oddVBand="0" w:evenVBand="0" w:oddHBand="0" w:evenHBand="0" w:firstRowFirstColumn="0" w:firstRowLastColumn="0" w:lastRowFirstColumn="0" w:lastRowLastColumn="0"/>
                    <w:rPr>
                      <w:color w:val="FBD8D2" w:themeColor="text2" w:themeTint="33"/>
                    </w:rPr>
                  </w:pPr>
                  <w:commentRangeStart w:id="126"/>
                  <w:r w:rsidRPr="00513DBE">
                    <w:rPr>
                      <w:color w:val="FBD8D2" w:themeColor="text2" w:themeTint="33"/>
                    </w:rPr>
                    <w:t>[</w:t>
                  </w:r>
                  <w:r w:rsidRPr="00513DBE">
                    <w:rPr>
                      <w:b w:val="0"/>
                      <w:bCs w:val="0"/>
                      <w:color w:val="FBD8D2" w:themeColor="text2" w:themeTint="33"/>
                    </w:rPr>
                    <w:t>kΩ</w:t>
                  </w:r>
                  <w:r w:rsidRPr="00513DBE">
                    <w:rPr>
                      <w:color w:val="FBD8D2" w:themeColor="text2" w:themeTint="33"/>
                    </w:rPr>
                    <w:t>]</w:t>
                  </w:r>
                  <w:commentRangeEnd w:id="126"/>
                  <w:r w:rsidRPr="00513DBE">
                    <w:rPr>
                      <w:rStyle w:val="CommentReference"/>
                      <w:color w:val="FBD8D2" w:themeColor="text2" w:themeTint="33"/>
                      <w:sz w:val="22"/>
                    </w:rPr>
                    <w:commentReference w:id="126"/>
                  </w:r>
                </w:p>
              </w:tc>
              <w:tc>
                <w:tcPr>
                  <w:tcW w:w="1099" w:type="dxa"/>
                  <w:shd w:val="clear" w:color="auto" w:fill="BF270E" w:themeFill="text2" w:themeFillShade="BF"/>
                </w:tcPr>
                <w:p w14:paraId="4DBBFB75" w14:textId="472231BA" w:rsidR="00864000" w:rsidRPr="00513DBE" w:rsidRDefault="000C5AD2" w:rsidP="002F765C">
                  <w:pPr>
                    <w:spacing w:before="0" w:after="0"/>
                    <w:cnfStyle w:val="100000000000" w:firstRow="1" w:lastRow="0" w:firstColumn="0" w:lastColumn="0" w:oddVBand="0" w:evenVBand="0" w:oddHBand="0" w:evenHBand="0" w:firstRowFirstColumn="0" w:firstRowLastColumn="0" w:lastRowFirstColumn="0" w:lastRowLastColumn="0"/>
                    <w:rPr>
                      <w:b w:val="0"/>
                      <w:bCs w:val="0"/>
                      <w:color w:val="FBD8D2" w:themeColor="text2" w:themeTint="33"/>
                    </w:rPr>
                  </w:pPr>
                  <w:r w:rsidRPr="00513DBE">
                    <w:rPr>
                      <w:b w:val="0"/>
                      <w:bCs w:val="0"/>
                      <w:color w:val="FBD8D2" w:themeColor="text2" w:themeTint="33"/>
                    </w:rPr>
                    <w:t>[</w:t>
                  </w:r>
                  <w:r w:rsidR="00FF00DD" w:rsidRPr="00513DBE">
                    <w:rPr>
                      <w:b w:val="0"/>
                      <w:bCs w:val="0"/>
                      <w:color w:val="FBD8D2" w:themeColor="text2" w:themeTint="33"/>
                    </w:rPr>
                    <w:t>M</w:t>
                  </w:r>
                  <w:r w:rsidRPr="00513DBE">
                    <w:rPr>
                      <w:b w:val="0"/>
                      <w:bCs w:val="0"/>
                      <w:color w:val="FBD8D2" w:themeColor="text2" w:themeTint="33"/>
                    </w:rPr>
                    <w:t>Hz]</w:t>
                  </w:r>
                </w:p>
              </w:tc>
            </w:tr>
            <w:tr w:rsidR="00864000" w14:paraId="426DA697" w14:textId="77777777" w:rsidTr="00513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shd w:val="clear" w:color="auto" w:fill="F8B2A6" w:themeFill="text2" w:themeFillTint="66"/>
                </w:tcPr>
                <w:p w14:paraId="5CEFF343" w14:textId="77777777" w:rsidR="00864000" w:rsidRPr="008010BA" w:rsidRDefault="00864000" w:rsidP="002F765C">
                  <w:pPr>
                    <w:spacing w:before="0" w:after="0"/>
                    <w:rPr>
                      <w:strike/>
                      <w:color w:val="7F1A09" w:themeColor="text2" w:themeShade="80"/>
                    </w:rPr>
                  </w:pPr>
                  <w:r w:rsidRPr="008010BA">
                    <w:rPr>
                      <w:strike/>
                      <w:color w:val="7F1A09" w:themeColor="text2" w:themeShade="80"/>
                    </w:rPr>
                    <w:t>0x0</w:t>
                  </w:r>
                </w:p>
              </w:tc>
              <w:tc>
                <w:tcPr>
                  <w:tcW w:w="1099" w:type="dxa"/>
                  <w:shd w:val="clear" w:color="auto" w:fill="F8B2A6" w:themeFill="text2" w:themeFillTint="66"/>
                </w:tcPr>
                <w:p w14:paraId="70FC2D8D" w14:textId="77777777" w:rsidR="00864000" w:rsidRPr="008010BA" w:rsidRDefault="00864000" w:rsidP="002F765C">
                  <w:pPr>
                    <w:spacing w:before="0" w:after="0"/>
                    <w:cnfStyle w:val="000000100000" w:firstRow="0" w:lastRow="0" w:firstColumn="0" w:lastColumn="0" w:oddVBand="0" w:evenVBand="0" w:oddHBand="1" w:evenHBand="0" w:firstRowFirstColumn="0" w:firstRowLastColumn="0" w:lastRowFirstColumn="0" w:lastRowLastColumn="0"/>
                    <w:rPr>
                      <w:strike/>
                      <w:color w:val="7F1A09" w:themeColor="text2" w:themeShade="80"/>
                    </w:rPr>
                  </w:pPr>
                  <w:r w:rsidRPr="008010BA">
                    <w:rPr>
                      <w:strike/>
                      <w:color w:val="7F1A09" w:themeColor="text2" w:themeShade="80"/>
                    </w:rPr>
                    <w:t>270</w:t>
                  </w:r>
                </w:p>
              </w:tc>
              <w:tc>
                <w:tcPr>
                  <w:tcW w:w="1099" w:type="dxa"/>
                  <w:shd w:val="clear" w:color="auto" w:fill="F8B2A6" w:themeFill="text2" w:themeFillTint="66"/>
                </w:tcPr>
                <w:p w14:paraId="7C543E0F" w14:textId="7C019D2D" w:rsidR="00864000" w:rsidRPr="008010BA" w:rsidRDefault="00FF00DD" w:rsidP="002F765C">
                  <w:pPr>
                    <w:spacing w:before="0" w:after="0"/>
                    <w:cnfStyle w:val="000000100000" w:firstRow="0" w:lastRow="0" w:firstColumn="0" w:lastColumn="0" w:oddVBand="0" w:evenVBand="0" w:oddHBand="1" w:evenHBand="0" w:firstRowFirstColumn="0" w:firstRowLastColumn="0" w:lastRowFirstColumn="0" w:lastRowLastColumn="0"/>
                    <w:rPr>
                      <w:strike/>
                      <w:color w:val="7F1A09" w:themeColor="text2" w:themeShade="80"/>
                    </w:rPr>
                  </w:pPr>
                  <w:r w:rsidRPr="008010BA">
                    <w:rPr>
                      <w:strike/>
                      <w:color w:val="7F1A09" w:themeColor="text2" w:themeShade="80"/>
                    </w:rPr>
                    <w:t>1.03</w:t>
                  </w:r>
                </w:p>
              </w:tc>
            </w:tr>
            <w:tr w:rsidR="00864000" w14:paraId="7FB57565" w14:textId="77777777" w:rsidTr="00513DBE">
              <w:tc>
                <w:tcPr>
                  <w:cnfStyle w:val="001000000000" w:firstRow="0" w:lastRow="0" w:firstColumn="1" w:lastColumn="0" w:oddVBand="0" w:evenVBand="0" w:oddHBand="0" w:evenHBand="0" w:firstRowFirstColumn="0" w:firstRowLastColumn="0" w:lastRowFirstColumn="0" w:lastRowLastColumn="0"/>
                  <w:tcW w:w="889" w:type="dxa"/>
                  <w:shd w:val="clear" w:color="auto" w:fill="FBD8D2" w:themeFill="text2" w:themeFillTint="33"/>
                </w:tcPr>
                <w:p w14:paraId="039CB657" w14:textId="77777777" w:rsidR="00864000" w:rsidRPr="008010BA" w:rsidRDefault="00864000" w:rsidP="002F765C">
                  <w:pPr>
                    <w:spacing w:before="0" w:after="0"/>
                    <w:rPr>
                      <w:strike/>
                      <w:color w:val="7F1A09" w:themeColor="text2" w:themeShade="80"/>
                    </w:rPr>
                  </w:pPr>
                  <w:r w:rsidRPr="008010BA">
                    <w:rPr>
                      <w:strike/>
                      <w:color w:val="7F1A09" w:themeColor="text2" w:themeShade="80"/>
                    </w:rPr>
                    <w:t>0x1</w:t>
                  </w:r>
                </w:p>
              </w:tc>
              <w:tc>
                <w:tcPr>
                  <w:tcW w:w="1099" w:type="dxa"/>
                  <w:shd w:val="clear" w:color="auto" w:fill="FBD8D2" w:themeFill="text2" w:themeFillTint="33"/>
                </w:tcPr>
                <w:p w14:paraId="44E94C82" w14:textId="77777777" w:rsidR="00864000" w:rsidRPr="008010BA" w:rsidRDefault="00864000" w:rsidP="002F765C">
                  <w:pPr>
                    <w:spacing w:before="0" w:after="0"/>
                    <w:cnfStyle w:val="000000000000" w:firstRow="0" w:lastRow="0" w:firstColumn="0" w:lastColumn="0" w:oddVBand="0" w:evenVBand="0" w:oddHBand="0" w:evenHBand="0" w:firstRowFirstColumn="0" w:firstRowLastColumn="0" w:lastRowFirstColumn="0" w:lastRowLastColumn="0"/>
                    <w:rPr>
                      <w:strike/>
                      <w:color w:val="7F1A09" w:themeColor="text2" w:themeShade="80"/>
                    </w:rPr>
                  </w:pPr>
                  <w:r w:rsidRPr="008010BA">
                    <w:rPr>
                      <w:strike/>
                      <w:color w:val="7F1A09" w:themeColor="text2" w:themeShade="80"/>
                    </w:rPr>
                    <w:t>200</w:t>
                  </w:r>
                </w:p>
              </w:tc>
              <w:tc>
                <w:tcPr>
                  <w:tcW w:w="1099" w:type="dxa"/>
                  <w:shd w:val="clear" w:color="auto" w:fill="FBD8D2" w:themeFill="text2" w:themeFillTint="33"/>
                </w:tcPr>
                <w:p w14:paraId="2E0BE606" w14:textId="6E452E2F" w:rsidR="00864000" w:rsidRPr="008010BA" w:rsidRDefault="00FF00DD" w:rsidP="002F765C">
                  <w:pPr>
                    <w:spacing w:before="0" w:after="0"/>
                    <w:cnfStyle w:val="000000000000" w:firstRow="0" w:lastRow="0" w:firstColumn="0" w:lastColumn="0" w:oddVBand="0" w:evenVBand="0" w:oddHBand="0" w:evenHBand="0" w:firstRowFirstColumn="0" w:firstRowLastColumn="0" w:lastRowFirstColumn="0" w:lastRowLastColumn="0"/>
                    <w:rPr>
                      <w:strike/>
                      <w:color w:val="7F1A09" w:themeColor="text2" w:themeShade="80"/>
                    </w:rPr>
                  </w:pPr>
                  <w:r w:rsidRPr="008010BA">
                    <w:rPr>
                      <w:strike/>
                      <w:color w:val="7F1A09" w:themeColor="text2" w:themeShade="80"/>
                    </w:rPr>
                    <w:t>1.35</w:t>
                  </w:r>
                </w:p>
              </w:tc>
            </w:tr>
            <w:tr w:rsidR="00864000" w14:paraId="694AC77F" w14:textId="77777777" w:rsidTr="00513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shd w:val="clear" w:color="auto" w:fill="F8B2A6" w:themeFill="text2" w:themeFillTint="66"/>
                </w:tcPr>
                <w:p w14:paraId="6F65A89D" w14:textId="77777777" w:rsidR="00864000" w:rsidRPr="008010BA" w:rsidRDefault="00864000" w:rsidP="002F765C">
                  <w:pPr>
                    <w:spacing w:before="0" w:after="0"/>
                    <w:rPr>
                      <w:strike/>
                      <w:color w:val="7F1A09" w:themeColor="text2" w:themeShade="80"/>
                    </w:rPr>
                  </w:pPr>
                  <w:r w:rsidRPr="008010BA">
                    <w:rPr>
                      <w:strike/>
                      <w:color w:val="7F1A09" w:themeColor="text2" w:themeShade="80"/>
                    </w:rPr>
                    <w:t>0x2</w:t>
                  </w:r>
                </w:p>
              </w:tc>
              <w:tc>
                <w:tcPr>
                  <w:tcW w:w="1099" w:type="dxa"/>
                  <w:shd w:val="clear" w:color="auto" w:fill="F8B2A6" w:themeFill="text2" w:themeFillTint="66"/>
                </w:tcPr>
                <w:p w14:paraId="1BCCA17A" w14:textId="77777777" w:rsidR="00864000" w:rsidRPr="008010BA" w:rsidRDefault="00864000" w:rsidP="002F765C">
                  <w:pPr>
                    <w:spacing w:before="0" w:after="0"/>
                    <w:cnfStyle w:val="000000100000" w:firstRow="0" w:lastRow="0" w:firstColumn="0" w:lastColumn="0" w:oddVBand="0" w:evenVBand="0" w:oddHBand="1" w:evenHBand="0" w:firstRowFirstColumn="0" w:firstRowLastColumn="0" w:lastRowFirstColumn="0" w:lastRowLastColumn="0"/>
                    <w:rPr>
                      <w:strike/>
                      <w:color w:val="7F1A09" w:themeColor="text2" w:themeShade="80"/>
                    </w:rPr>
                  </w:pPr>
                  <w:r w:rsidRPr="008010BA">
                    <w:rPr>
                      <w:strike/>
                      <w:color w:val="7F1A09" w:themeColor="text2" w:themeShade="80"/>
                    </w:rPr>
                    <w:t>180</w:t>
                  </w:r>
                </w:p>
              </w:tc>
              <w:tc>
                <w:tcPr>
                  <w:tcW w:w="1099" w:type="dxa"/>
                  <w:shd w:val="clear" w:color="auto" w:fill="F8B2A6" w:themeFill="text2" w:themeFillTint="66"/>
                </w:tcPr>
                <w:p w14:paraId="2A0271DE" w14:textId="357F899E" w:rsidR="00864000" w:rsidRPr="008010BA" w:rsidRDefault="00FF00DD" w:rsidP="002F765C">
                  <w:pPr>
                    <w:spacing w:before="0" w:after="0"/>
                    <w:cnfStyle w:val="000000100000" w:firstRow="0" w:lastRow="0" w:firstColumn="0" w:lastColumn="0" w:oddVBand="0" w:evenVBand="0" w:oddHBand="1" w:evenHBand="0" w:firstRowFirstColumn="0" w:firstRowLastColumn="0" w:lastRowFirstColumn="0" w:lastRowLastColumn="0"/>
                    <w:rPr>
                      <w:strike/>
                      <w:color w:val="7F1A09" w:themeColor="text2" w:themeShade="80"/>
                    </w:rPr>
                  </w:pPr>
                  <w:r w:rsidRPr="008010BA">
                    <w:rPr>
                      <w:strike/>
                      <w:color w:val="7F1A09" w:themeColor="text2" w:themeShade="80"/>
                    </w:rPr>
                    <w:t>1.48</w:t>
                  </w:r>
                </w:p>
              </w:tc>
            </w:tr>
            <w:tr w:rsidR="00864000" w14:paraId="31C59B90" w14:textId="77777777" w:rsidTr="00513DBE">
              <w:tc>
                <w:tcPr>
                  <w:cnfStyle w:val="001000000000" w:firstRow="0" w:lastRow="0" w:firstColumn="1" w:lastColumn="0" w:oddVBand="0" w:evenVBand="0" w:oddHBand="0" w:evenHBand="0" w:firstRowFirstColumn="0" w:firstRowLastColumn="0" w:lastRowFirstColumn="0" w:lastRowLastColumn="0"/>
                  <w:tcW w:w="889" w:type="dxa"/>
                  <w:shd w:val="clear" w:color="auto" w:fill="FBD8D2" w:themeFill="text2" w:themeFillTint="33"/>
                </w:tcPr>
                <w:p w14:paraId="74D44A32" w14:textId="77777777" w:rsidR="00864000" w:rsidRPr="00513DBE" w:rsidRDefault="00864000" w:rsidP="002F765C">
                  <w:pPr>
                    <w:spacing w:before="0" w:after="0"/>
                    <w:rPr>
                      <w:color w:val="7F1A09" w:themeColor="text2" w:themeShade="80"/>
                    </w:rPr>
                  </w:pPr>
                  <w:r w:rsidRPr="00513DBE">
                    <w:rPr>
                      <w:color w:val="7F1A09" w:themeColor="text2" w:themeShade="80"/>
                    </w:rPr>
                    <w:t>0x3</w:t>
                  </w:r>
                </w:p>
              </w:tc>
              <w:tc>
                <w:tcPr>
                  <w:tcW w:w="1099" w:type="dxa"/>
                  <w:shd w:val="clear" w:color="auto" w:fill="FBD8D2" w:themeFill="text2" w:themeFillTint="33"/>
                </w:tcPr>
                <w:p w14:paraId="3FA12F8F" w14:textId="77777777" w:rsidR="00864000" w:rsidRPr="00513DBE" w:rsidRDefault="00864000" w:rsidP="002F765C">
                  <w:pPr>
                    <w:spacing w:before="0" w:after="0"/>
                    <w:cnfStyle w:val="000000000000" w:firstRow="0" w:lastRow="0" w:firstColumn="0" w:lastColumn="0" w:oddVBand="0" w:evenVBand="0" w:oddHBand="0" w:evenHBand="0" w:firstRowFirstColumn="0" w:firstRowLastColumn="0" w:lastRowFirstColumn="0" w:lastRowLastColumn="0"/>
                    <w:rPr>
                      <w:color w:val="7F1A09" w:themeColor="text2" w:themeShade="80"/>
                    </w:rPr>
                  </w:pPr>
                  <w:r w:rsidRPr="00513DBE">
                    <w:rPr>
                      <w:color w:val="7F1A09" w:themeColor="text2" w:themeShade="80"/>
                    </w:rPr>
                    <w:t>150</w:t>
                  </w:r>
                </w:p>
              </w:tc>
              <w:tc>
                <w:tcPr>
                  <w:tcW w:w="1099" w:type="dxa"/>
                  <w:shd w:val="clear" w:color="auto" w:fill="FBD8D2" w:themeFill="text2" w:themeFillTint="33"/>
                </w:tcPr>
                <w:p w14:paraId="0F2F520F" w14:textId="248BCD5D" w:rsidR="00864000" w:rsidRPr="00513DBE" w:rsidRDefault="00FF00DD" w:rsidP="002F765C">
                  <w:pPr>
                    <w:spacing w:before="0" w:after="0"/>
                    <w:cnfStyle w:val="000000000000" w:firstRow="0" w:lastRow="0" w:firstColumn="0" w:lastColumn="0" w:oddVBand="0" w:evenVBand="0" w:oddHBand="0" w:evenHBand="0" w:firstRowFirstColumn="0" w:firstRowLastColumn="0" w:lastRowFirstColumn="0" w:lastRowLastColumn="0"/>
                    <w:rPr>
                      <w:color w:val="7F1A09" w:themeColor="text2" w:themeShade="80"/>
                    </w:rPr>
                  </w:pPr>
                  <w:r w:rsidRPr="00513DBE">
                    <w:rPr>
                      <w:color w:val="7F1A09" w:themeColor="text2" w:themeShade="80"/>
                    </w:rPr>
                    <w:t>1.65</w:t>
                  </w:r>
                </w:p>
              </w:tc>
            </w:tr>
            <w:tr w:rsidR="00864000" w14:paraId="4A1A73EC" w14:textId="77777777" w:rsidTr="00513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shd w:val="clear" w:color="auto" w:fill="F8B2A6" w:themeFill="text2" w:themeFillTint="66"/>
                </w:tcPr>
                <w:p w14:paraId="04EDB6B6" w14:textId="77777777" w:rsidR="00864000" w:rsidRPr="008010BA" w:rsidRDefault="00864000" w:rsidP="002F765C">
                  <w:pPr>
                    <w:spacing w:before="0" w:after="0"/>
                    <w:rPr>
                      <w:strike/>
                      <w:color w:val="7F1A09" w:themeColor="text2" w:themeShade="80"/>
                    </w:rPr>
                  </w:pPr>
                  <w:r w:rsidRPr="008010BA">
                    <w:rPr>
                      <w:strike/>
                      <w:color w:val="7F1A09" w:themeColor="text2" w:themeShade="80"/>
                    </w:rPr>
                    <w:t>0x4</w:t>
                  </w:r>
                </w:p>
              </w:tc>
              <w:tc>
                <w:tcPr>
                  <w:tcW w:w="1099" w:type="dxa"/>
                  <w:shd w:val="clear" w:color="auto" w:fill="F8B2A6" w:themeFill="text2" w:themeFillTint="66"/>
                </w:tcPr>
                <w:p w14:paraId="53C63029" w14:textId="77777777" w:rsidR="00864000" w:rsidRPr="008010BA" w:rsidRDefault="00864000" w:rsidP="002F765C">
                  <w:pPr>
                    <w:spacing w:before="0" w:after="0"/>
                    <w:cnfStyle w:val="000000100000" w:firstRow="0" w:lastRow="0" w:firstColumn="0" w:lastColumn="0" w:oddVBand="0" w:evenVBand="0" w:oddHBand="1" w:evenHBand="0" w:firstRowFirstColumn="0" w:firstRowLastColumn="0" w:lastRowFirstColumn="0" w:lastRowLastColumn="0"/>
                    <w:rPr>
                      <w:strike/>
                      <w:color w:val="7F1A09" w:themeColor="text2" w:themeShade="80"/>
                    </w:rPr>
                  </w:pPr>
                  <w:r w:rsidRPr="008010BA">
                    <w:rPr>
                      <w:strike/>
                      <w:color w:val="7F1A09" w:themeColor="text2" w:themeShade="80"/>
                    </w:rPr>
                    <w:t>120</w:t>
                  </w:r>
                </w:p>
              </w:tc>
              <w:tc>
                <w:tcPr>
                  <w:tcW w:w="1099" w:type="dxa"/>
                  <w:shd w:val="clear" w:color="auto" w:fill="F8B2A6" w:themeFill="text2" w:themeFillTint="66"/>
                </w:tcPr>
                <w:p w14:paraId="2E871DF7" w14:textId="414829FF" w:rsidR="00864000" w:rsidRPr="008010BA" w:rsidRDefault="0038763C" w:rsidP="002F765C">
                  <w:pPr>
                    <w:spacing w:before="0" w:after="0"/>
                    <w:cnfStyle w:val="000000100000" w:firstRow="0" w:lastRow="0" w:firstColumn="0" w:lastColumn="0" w:oddVBand="0" w:evenVBand="0" w:oddHBand="1" w:evenHBand="0" w:firstRowFirstColumn="0" w:firstRowLastColumn="0" w:lastRowFirstColumn="0" w:lastRowLastColumn="0"/>
                    <w:rPr>
                      <w:strike/>
                      <w:color w:val="7F1A09" w:themeColor="text2" w:themeShade="80"/>
                    </w:rPr>
                  </w:pPr>
                  <w:r w:rsidRPr="008010BA">
                    <w:rPr>
                      <w:strike/>
                      <w:color w:val="7F1A09" w:themeColor="text2" w:themeShade="80"/>
                    </w:rPr>
                    <w:t>1.99</w:t>
                  </w:r>
                </w:p>
              </w:tc>
            </w:tr>
            <w:tr w:rsidR="0038763C" w14:paraId="3A0BA338" w14:textId="77777777" w:rsidTr="00513DBE">
              <w:tc>
                <w:tcPr>
                  <w:cnfStyle w:val="001000000000" w:firstRow="0" w:lastRow="0" w:firstColumn="1" w:lastColumn="0" w:oddVBand="0" w:evenVBand="0" w:oddHBand="0" w:evenHBand="0" w:firstRowFirstColumn="0" w:firstRowLastColumn="0" w:lastRowFirstColumn="0" w:lastRowLastColumn="0"/>
                  <w:tcW w:w="889" w:type="dxa"/>
                  <w:shd w:val="clear" w:color="auto" w:fill="FBD8D2" w:themeFill="text2" w:themeFillTint="33"/>
                </w:tcPr>
                <w:p w14:paraId="73DE12CD" w14:textId="77777777" w:rsidR="0038763C" w:rsidRPr="008010BA" w:rsidRDefault="0038763C" w:rsidP="002F765C">
                  <w:pPr>
                    <w:spacing w:before="0" w:after="0"/>
                    <w:rPr>
                      <w:strike/>
                      <w:color w:val="7F1A09" w:themeColor="text2" w:themeShade="80"/>
                    </w:rPr>
                  </w:pPr>
                  <w:r w:rsidRPr="008010BA">
                    <w:rPr>
                      <w:strike/>
                      <w:color w:val="7F1A09" w:themeColor="text2" w:themeShade="80"/>
                    </w:rPr>
                    <w:lastRenderedPageBreak/>
                    <w:t>0x5</w:t>
                  </w:r>
                </w:p>
              </w:tc>
              <w:tc>
                <w:tcPr>
                  <w:tcW w:w="1099" w:type="dxa"/>
                  <w:shd w:val="clear" w:color="auto" w:fill="FBD8D2" w:themeFill="text2" w:themeFillTint="33"/>
                </w:tcPr>
                <w:p w14:paraId="477274C7" w14:textId="77777777" w:rsidR="0038763C" w:rsidRPr="008010BA" w:rsidRDefault="0038763C" w:rsidP="002F765C">
                  <w:pPr>
                    <w:spacing w:before="0" w:after="0"/>
                    <w:cnfStyle w:val="000000000000" w:firstRow="0" w:lastRow="0" w:firstColumn="0" w:lastColumn="0" w:oddVBand="0" w:evenVBand="0" w:oddHBand="0" w:evenHBand="0" w:firstRowFirstColumn="0" w:firstRowLastColumn="0" w:lastRowFirstColumn="0" w:lastRowLastColumn="0"/>
                    <w:rPr>
                      <w:strike/>
                      <w:color w:val="7F1A09" w:themeColor="text2" w:themeShade="80"/>
                    </w:rPr>
                  </w:pPr>
                  <w:r w:rsidRPr="008010BA">
                    <w:rPr>
                      <w:strike/>
                      <w:color w:val="7F1A09" w:themeColor="text2" w:themeShade="80"/>
                    </w:rPr>
                    <w:t>100</w:t>
                  </w:r>
                </w:p>
              </w:tc>
              <w:tc>
                <w:tcPr>
                  <w:tcW w:w="1099" w:type="dxa"/>
                  <w:shd w:val="clear" w:color="auto" w:fill="FBD8D2" w:themeFill="text2" w:themeFillTint="33"/>
                </w:tcPr>
                <w:p w14:paraId="29843C28" w14:textId="6E3486F4" w:rsidR="0038763C" w:rsidRPr="008010BA" w:rsidRDefault="0038763C" w:rsidP="002F765C">
                  <w:pPr>
                    <w:spacing w:before="0" w:after="0"/>
                    <w:cnfStyle w:val="000000000000" w:firstRow="0" w:lastRow="0" w:firstColumn="0" w:lastColumn="0" w:oddVBand="0" w:evenVBand="0" w:oddHBand="0" w:evenHBand="0" w:firstRowFirstColumn="0" w:firstRowLastColumn="0" w:lastRowFirstColumn="0" w:lastRowLastColumn="0"/>
                    <w:rPr>
                      <w:strike/>
                      <w:color w:val="7F1A09" w:themeColor="text2" w:themeShade="80"/>
                    </w:rPr>
                  </w:pPr>
                  <w:r w:rsidRPr="008010BA">
                    <w:rPr>
                      <w:strike/>
                      <w:color w:val="7F1A09" w:themeColor="text2" w:themeShade="80"/>
                    </w:rPr>
                    <w:t>2.51</w:t>
                  </w:r>
                </w:p>
              </w:tc>
            </w:tr>
            <w:tr w:rsidR="0038763C" w14:paraId="5BBDCDB3" w14:textId="77777777" w:rsidTr="00513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shd w:val="clear" w:color="auto" w:fill="F8B2A6" w:themeFill="text2" w:themeFillTint="66"/>
                </w:tcPr>
                <w:p w14:paraId="6B816F56" w14:textId="77777777" w:rsidR="0038763C" w:rsidRPr="008010BA" w:rsidRDefault="0038763C" w:rsidP="002F765C">
                  <w:pPr>
                    <w:spacing w:before="0" w:after="0"/>
                    <w:rPr>
                      <w:strike/>
                      <w:color w:val="7F1A09" w:themeColor="text2" w:themeShade="80"/>
                    </w:rPr>
                  </w:pPr>
                  <w:r w:rsidRPr="008010BA">
                    <w:rPr>
                      <w:strike/>
                      <w:color w:val="7F1A09" w:themeColor="text2" w:themeShade="80"/>
                    </w:rPr>
                    <w:t>0x6</w:t>
                  </w:r>
                </w:p>
              </w:tc>
              <w:tc>
                <w:tcPr>
                  <w:tcW w:w="1099" w:type="dxa"/>
                  <w:shd w:val="clear" w:color="auto" w:fill="F8B2A6" w:themeFill="text2" w:themeFillTint="66"/>
                </w:tcPr>
                <w:p w14:paraId="36E11D1F" w14:textId="77777777" w:rsidR="0038763C" w:rsidRPr="008010BA" w:rsidRDefault="0038763C" w:rsidP="002F765C">
                  <w:pPr>
                    <w:spacing w:before="0" w:after="0"/>
                    <w:cnfStyle w:val="000000100000" w:firstRow="0" w:lastRow="0" w:firstColumn="0" w:lastColumn="0" w:oddVBand="0" w:evenVBand="0" w:oddHBand="1" w:evenHBand="0" w:firstRowFirstColumn="0" w:firstRowLastColumn="0" w:lastRowFirstColumn="0" w:lastRowLastColumn="0"/>
                    <w:rPr>
                      <w:strike/>
                      <w:color w:val="7F1A09" w:themeColor="text2" w:themeShade="80"/>
                    </w:rPr>
                  </w:pPr>
                  <w:r w:rsidRPr="008010BA">
                    <w:rPr>
                      <w:strike/>
                      <w:color w:val="7F1A09" w:themeColor="text2" w:themeShade="80"/>
                    </w:rPr>
                    <w:t>82</w:t>
                  </w:r>
                </w:p>
              </w:tc>
              <w:tc>
                <w:tcPr>
                  <w:tcW w:w="1099" w:type="dxa"/>
                  <w:shd w:val="clear" w:color="auto" w:fill="F8B2A6" w:themeFill="text2" w:themeFillTint="66"/>
                </w:tcPr>
                <w:p w14:paraId="5F9927D5" w14:textId="26418515" w:rsidR="0038763C" w:rsidRPr="008010BA" w:rsidRDefault="0038763C" w:rsidP="002F765C">
                  <w:pPr>
                    <w:spacing w:before="0" w:after="0"/>
                    <w:cnfStyle w:val="000000100000" w:firstRow="0" w:lastRow="0" w:firstColumn="0" w:lastColumn="0" w:oddVBand="0" w:evenVBand="0" w:oddHBand="1" w:evenHBand="0" w:firstRowFirstColumn="0" w:firstRowLastColumn="0" w:lastRowFirstColumn="0" w:lastRowLastColumn="0"/>
                    <w:rPr>
                      <w:strike/>
                      <w:color w:val="7F1A09" w:themeColor="text2" w:themeShade="80"/>
                    </w:rPr>
                  </w:pPr>
                  <w:r w:rsidRPr="008010BA">
                    <w:rPr>
                      <w:strike/>
                      <w:color w:val="7F1A09" w:themeColor="text2" w:themeShade="80"/>
                    </w:rPr>
                    <w:t>2.98</w:t>
                  </w:r>
                </w:p>
              </w:tc>
            </w:tr>
            <w:tr w:rsidR="002F765C" w14:paraId="5E719B55" w14:textId="77777777" w:rsidTr="00513DBE">
              <w:tc>
                <w:tcPr>
                  <w:cnfStyle w:val="001000000000" w:firstRow="0" w:lastRow="0" w:firstColumn="1" w:lastColumn="0" w:oddVBand="0" w:evenVBand="0" w:oddHBand="0" w:evenHBand="0" w:firstRowFirstColumn="0" w:firstRowLastColumn="0" w:lastRowFirstColumn="0" w:lastRowLastColumn="0"/>
                  <w:tcW w:w="889" w:type="dxa"/>
                  <w:shd w:val="clear" w:color="auto" w:fill="FBD8D2" w:themeFill="text2" w:themeFillTint="33"/>
                </w:tcPr>
                <w:p w14:paraId="1B89444A" w14:textId="77777777" w:rsidR="002F765C" w:rsidRPr="008010BA" w:rsidRDefault="002F765C" w:rsidP="002F765C">
                  <w:pPr>
                    <w:spacing w:before="0" w:after="0"/>
                    <w:rPr>
                      <w:strike/>
                      <w:color w:val="7F1A09" w:themeColor="text2" w:themeShade="80"/>
                    </w:rPr>
                  </w:pPr>
                  <w:r w:rsidRPr="008010BA">
                    <w:rPr>
                      <w:strike/>
                      <w:color w:val="7F1A09" w:themeColor="text2" w:themeShade="80"/>
                    </w:rPr>
                    <w:t>0x7</w:t>
                  </w:r>
                </w:p>
              </w:tc>
              <w:tc>
                <w:tcPr>
                  <w:tcW w:w="2198" w:type="dxa"/>
                  <w:gridSpan w:val="2"/>
                  <w:shd w:val="clear" w:color="auto" w:fill="FBD8D2" w:themeFill="text2" w:themeFillTint="33"/>
                </w:tcPr>
                <w:p w14:paraId="7C0D92D0" w14:textId="77777777" w:rsidR="002F765C" w:rsidRPr="008010BA" w:rsidRDefault="002F765C" w:rsidP="002F765C">
                  <w:pPr>
                    <w:spacing w:before="0" w:after="0"/>
                    <w:cnfStyle w:val="000000000000" w:firstRow="0" w:lastRow="0" w:firstColumn="0" w:lastColumn="0" w:oddVBand="0" w:evenVBand="0" w:oddHBand="0" w:evenHBand="0" w:firstRowFirstColumn="0" w:firstRowLastColumn="0" w:lastRowFirstColumn="0" w:lastRowLastColumn="0"/>
                    <w:rPr>
                      <w:strike/>
                      <w:color w:val="7F1A09" w:themeColor="text2" w:themeShade="80"/>
                    </w:rPr>
                  </w:pPr>
                  <w:r w:rsidRPr="008010BA">
                    <w:rPr>
                      <w:strike/>
                      <w:color w:val="7F1A09" w:themeColor="text2" w:themeShade="80"/>
                    </w:rPr>
                    <w:t>Connected to SMU</w:t>
                  </w:r>
                </w:p>
              </w:tc>
            </w:tr>
          </w:tbl>
          <w:p w14:paraId="48E886CE" w14:textId="6893D976" w:rsidR="00942197" w:rsidRPr="00AE4266" w:rsidRDefault="00942197" w:rsidP="001416A7">
            <w:pPr>
              <w:spacing w:before="0" w:after="0"/>
              <w:cnfStyle w:val="000000000000" w:firstRow="0" w:lastRow="0" w:firstColumn="0" w:lastColumn="0" w:oddVBand="0" w:evenVBand="0" w:oddHBand="0" w:evenHBand="0" w:firstRowFirstColumn="0" w:firstRowLastColumn="0" w:lastRowFirstColumn="0" w:lastRowLastColumn="0"/>
            </w:pPr>
          </w:p>
        </w:tc>
      </w:tr>
    </w:tbl>
    <w:p w14:paraId="5AA46645" w14:textId="1556E503" w:rsidR="00C53BB6" w:rsidRPr="00AE4266" w:rsidRDefault="00C53BB6" w:rsidP="00C53BB6">
      <w:pPr>
        <w:pStyle w:val="Caption"/>
        <w:keepNext/>
        <w:rPr>
          <w:lang w:val="en-GB"/>
        </w:rPr>
      </w:pPr>
      <w:bookmarkStart w:id="127" w:name="_Toc211426680"/>
      <w:r w:rsidRPr="00AE4266">
        <w:rPr>
          <w:lang w:val="en-GB"/>
        </w:rPr>
        <w:lastRenderedPageBreak/>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12</w:t>
      </w:r>
      <w:r w:rsidRPr="00AE4266">
        <w:rPr>
          <w:lang w:val="en-GB"/>
        </w:rPr>
        <w:fldChar w:fldCharType="end"/>
      </w:r>
      <w:r w:rsidRPr="00AE4266">
        <w:rPr>
          <w:lang w:val="en-GB"/>
        </w:rPr>
        <w:t>: Test Mux Load terminal settings</w:t>
      </w:r>
      <w:bookmarkEnd w:id="127"/>
    </w:p>
    <w:tbl>
      <w:tblPr>
        <w:tblStyle w:val="GridTable4-Accent3"/>
        <w:tblW w:w="9918" w:type="dxa"/>
        <w:tblLook w:val="04A0" w:firstRow="1" w:lastRow="0" w:firstColumn="1" w:lastColumn="0" w:noHBand="0" w:noVBand="1"/>
      </w:tblPr>
      <w:tblGrid>
        <w:gridCol w:w="2120"/>
        <w:gridCol w:w="3545"/>
        <w:gridCol w:w="2268"/>
        <w:gridCol w:w="1985"/>
      </w:tblGrid>
      <w:tr w:rsidR="00217C63" w:rsidRPr="00AE4266" w14:paraId="4BCB5D3B" w14:textId="77777777" w:rsidTr="00217C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0" w:type="dxa"/>
          </w:tcPr>
          <w:p w14:paraId="06E4FA85" w14:textId="77777777" w:rsidR="001416A7" w:rsidRPr="00AE4266" w:rsidRDefault="001416A7" w:rsidP="001416A7">
            <w:pPr>
              <w:spacing w:before="0" w:after="0"/>
            </w:pPr>
            <w:r w:rsidRPr="00AE4266">
              <w:t>Load functionality</w:t>
            </w:r>
          </w:p>
        </w:tc>
        <w:tc>
          <w:tcPr>
            <w:tcW w:w="3545" w:type="dxa"/>
          </w:tcPr>
          <w:p w14:paraId="196B773E" w14:textId="77777777" w:rsidR="001416A7" w:rsidRPr="00AE4266" w:rsidRDefault="001416A7" w:rsidP="001416A7">
            <w:pPr>
              <w:spacing w:before="0" w:after="0"/>
              <w:cnfStyle w:val="100000000000" w:firstRow="1" w:lastRow="0" w:firstColumn="0" w:lastColumn="0" w:oddVBand="0" w:evenVBand="0" w:oddHBand="0" w:evenHBand="0" w:firstRowFirstColumn="0" w:firstRowLastColumn="0" w:lastRowFirstColumn="0" w:lastRowLastColumn="0"/>
            </w:pPr>
            <w:r w:rsidRPr="00AE4266">
              <w:t>Comment</w:t>
            </w:r>
          </w:p>
        </w:tc>
        <w:tc>
          <w:tcPr>
            <w:tcW w:w="4253" w:type="dxa"/>
            <w:gridSpan w:val="2"/>
          </w:tcPr>
          <w:p w14:paraId="4ACA3E78" w14:textId="77777777" w:rsidR="001416A7" w:rsidRPr="00AE4266" w:rsidRDefault="001416A7" w:rsidP="001416A7">
            <w:pPr>
              <w:spacing w:before="0" w:after="0"/>
              <w:cnfStyle w:val="100000000000" w:firstRow="1" w:lastRow="0" w:firstColumn="0" w:lastColumn="0" w:oddVBand="0" w:evenVBand="0" w:oddHBand="0" w:evenHBand="0" w:firstRowFirstColumn="0" w:firstRowLastColumn="0" w:lastRowFirstColumn="0" w:lastRowLastColumn="0"/>
            </w:pPr>
            <w:r w:rsidRPr="00AE4266">
              <w:t>Trim setting</w:t>
            </w:r>
          </w:p>
        </w:tc>
      </w:tr>
      <w:tr w:rsidR="0020699E" w:rsidRPr="00AE4266" w14:paraId="5AD3E47B" w14:textId="77777777" w:rsidTr="00217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0" w:type="dxa"/>
          </w:tcPr>
          <w:p w14:paraId="53C47FE4" w14:textId="77777777" w:rsidR="001416A7" w:rsidRPr="00AE4266" w:rsidRDefault="001416A7" w:rsidP="001416A7">
            <w:pPr>
              <w:spacing w:before="0" w:after="0"/>
            </w:pPr>
            <w:r w:rsidRPr="00AE4266">
              <w:t>Channel-switch</w:t>
            </w:r>
          </w:p>
        </w:tc>
        <w:tc>
          <w:tcPr>
            <w:tcW w:w="3545" w:type="dxa"/>
          </w:tcPr>
          <w:p w14:paraId="346B3767" w14:textId="7EECC063" w:rsidR="001416A7" w:rsidRPr="00AE4266" w:rsidRDefault="001416A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 xml:space="preserve">In case of </w:t>
            </w:r>
            <w:commentRangeStart w:id="128"/>
            <w:r w:rsidRPr="00AE4266">
              <w:t>MAG-</w:t>
            </w:r>
            <w:r w:rsidR="00A2792E">
              <w:t>VIS4001x</w:t>
            </w:r>
            <w:r w:rsidRPr="00AE4266">
              <w:t xml:space="preserve">-N </w:t>
            </w:r>
            <w:commentRangeEnd w:id="128"/>
            <w:r w:rsidR="00F500C5" w:rsidRPr="00AE4266">
              <w:rPr>
                <w:rStyle w:val="CommentReference"/>
                <w:sz w:val="22"/>
              </w:rPr>
              <w:commentReference w:id="128"/>
            </w:r>
            <w:r w:rsidRPr="00AE4266">
              <w:t>module-test, either one of the PSU chips can be chosen to connect to the measurement equipment. Not used for Socket tests</w:t>
            </w:r>
          </w:p>
        </w:tc>
        <w:tc>
          <w:tcPr>
            <w:tcW w:w="2268" w:type="dxa"/>
          </w:tcPr>
          <w:p w14:paraId="103941A3" w14:textId="77777777" w:rsidR="001416A7" w:rsidRPr="00AE4266" w:rsidRDefault="001416A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Channel 1: Load_Sw</w:t>
            </w:r>
          </w:p>
          <w:p w14:paraId="7F97CE2C" w14:textId="77777777" w:rsidR="001416A7" w:rsidRPr="00AE4266" w:rsidRDefault="001416A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Channel 2: Load_Sw</w:t>
            </w:r>
          </w:p>
        </w:tc>
        <w:tc>
          <w:tcPr>
            <w:tcW w:w="1985" w:type="dxa"/>
          </w:tcPr>
          <w:p w14:paraId="7DCD6484" w14:textId="77777777" w:rsidR="001416A7" w:rsidRPr="00AE4266" w:rsidRDefault="001416A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0x0</w:t>
            </w:r>
          </w:p>
          <w:p w14:paraId="4B9629F1" w14:textId="77777777" w:rsidR="001416A7" w:rsidRPr="00AE4266" w:rsidRDefault="001416A7" w:rsidP="001416A7">
            <w:pPr>
              <w:spacing w:before="0" w:after="0"/>
              <w:cnfStyle w:val="000000100000" w:firstRow="0" w:lastRow="0" w:firstColumn="0" w:lastColumn="0" w:oddVBand="0" w:evenVBand="0" w:oddHBand="1" w:evenHBand="0" w:firstRowFirstColumn="0" w:firstRowLastColumn="0" w:lastRowFirstColumn="0" w:lastRowLastColumn="0"/>
            </w:pPr>
            <w:r w:rsidRPr="00AE4266">
              <w:t>0x1</w:t>
            </w:r>
          </w:p>
        </w:tc>
      </w:tr>
      <w:tr w:rsidR="000D474D" w:rsidRPr="00AE4266" w14:paraId="4474A77A" w14:textId="77777777" w:rsidTr="00217C63">
        <w:trPr>
          <w:trHeight w:val="1521"/>
        </w:trPr>
        <w:tc>
          <w:tcPr>
            <w:cnfStyle w:val="001000000000" w:firstRow="0" w:lastRow="0" w:firstColumn="1" w:lastColumn="0" w:oddVBand="0" w:evenVBand="0" w:oddHBand="0" w:evenHBand="0" w:firstRowFirstColumn="0" w:firstRowLastColumn="0" w:lastRowFirstColumn="0" w:lastRowLastColumn="0"/>
            <w:tcW w:w="2120" w:type="dxa"/>
          </w:tcPr>
          <w:p w14:paraId="0DF12C09" w14:textId="7201AE16" w:rsidR="001416A7" w:rsidRPr="00AE4266" w:rsidRDefault="001416A7" w:rsidP="001416A7">
            <w:pPr>
              <w:spacing w:before="0" w:after="0"/>
            </w:pPr>
            <w:r w:rsidRPr="00AE4266">
              <w:t xml:space="preserve">Static-load </w:t>
            </w:r>
          </w:p>
        </w:tc>
        <w:tc>
          <w:tcPr>
            <w:tcW w:w="3545" w:type="dxa"/>
          </w:tcPr>
          <w:p w14:paraId="78331794" w14:textId="1AD14412" w:rsidR="001416A7" w:rsidRPr="00AE4266" w:rsidRDefault="001416A7" w:rsidP="001416A7">
            <w:pPr>
              <w:spacing w:before="0" w:after="0"/>
              <w:cnfStyle w:val="000000000000" w:firstRow="0" w:lastRow="0" w:firstColumn="0" w:lastColumn="0" w:oddVBand="0" w:evenVBand="0" w:oddHBand="0" w:evenHBand="0" w:firstRowFirstColumn="0" w:firstRowLastColumn="0" w:lastRowFirstColumn="0" w:lastRowLastColumn="0"/>
            </w:pPr>
            <w:r w:rsidRPr="00AE4266">
              <w:t>Some fixed</w:t>
            </w:r>
            <w:r w:rsidR="002321C8">
              <w:t xml:space="preserve"> resistive output</w:t>
            </w:r>
            <w:r w:rsidRPr="00AE4266">
              <w:t xml:space="preserve"> loads can be provided for functional tests.</w:t>
            </w:r>
          </w:p>
        </w:tc>
        <w:tc>
          <w:tcPr>
            <w:tcW w:w="2268" w:type="dxa"/>
          </w:tcPr>
          <w:p w14:paraId="5B1C7F73" w14:textId="77777777" w:rsidR="001416A7" w:rsidRPr="00AE4266" w:rsidRDefault="001416A7" w:rsidP="001416A7">
            <w:pPr>
              <w:spacing w:before="0" w:after="0"/>
              <w:cnfStyle w:val="000000000000" w:firstRow="0" w:lastRow="0" w:firstColumn="0" w:lastColumn="0" w:oddVBand="0" w:evenVBand="0" w:oddHBand="0" w:evenHBand="0" w:firstRowFirstColumn="0" w:firstRowLastColumn="0" w:lastRowFirstColumn="0" w:lastRowLastColumn="0"/>
            </w:pPr>
            <w:r w:rsidRPr="00AE4266">
              <w:t>Load_res</w:t>
            </w:r>
          </w:p>
        </w:tc>
        <w:tc>
          <w:tcPr>
            <w:tcW w:w="1985" w:type="dxa"/>
          </w:tcPr>
          <w:tbl>
            <w:tblPr>
              <w:tblStyle w:val="GridTable4-Accent3"/>
              <w:tblW w:w="1754" w:type="dxa"/>
              <w:tblLook w:val="04A0" w:firstRow="1" w:lastRow="0" w:firstColumn="1" w:lastColumn="0" w:noHBand="0" w:noVBand="1"/>
            </w:tblPr>
            <w:tblGrid>
              <w:gridCol w:w="950"/>
              <w:gridCol w:w="804"/>
            </w:tblGrid>
            <w:tr w:rsidR="0020699E" w14:paraId="1ECAABA0" w14:textId="77777777" w:rsidTr="0020699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50" w:type="dxa"/>
                </w:tcPr>
                <w:p w14:paraId="44BC5526" w14:textId="4EE758F9" w:rsidR="00DD7D8C" w:rsidRDefault="00DD7D8C" w:rsidP="001416A7">
                  <w:pPr>
                    <w:spacing w:before="0" w:after="0"/>
                  </w:pPr>
                  <w:r>
                    <w:t>Code</w:t>
                  </w:r>
                </w:p>
              </w:tc>
              <w:tc>
                <w:tcPr>
                  <w:tcW w:w="804" w:type="dxa"/>
                </w:tcPr>
                <w:p w14:paraId="081B6A53" w14:textId="3A1C5334" w:rsidR="00DD7D8C" w:rsidRDefault="0034372B" w:rsidP="001416A7">
                  <w:pPr>
                    <w:spacing w:before="0" w:after="0"/>
                    <w:cnfStyle w:val="100000000000" w:firstRow="1" w:lastRow="0" w:firstColumn="0" w:lastColumn="0" w:oddVBand="0" w:evenVBand="0" w:oddHBand="0" w:evenHBand="0" w:firstRowFirstColumn="0" w:firstRowLastColumn="0" w:lastRowFirstColumn="0" w:lastRowLastColumn="0"/>
                  </w:pPr>
                  <w:r>
                    <w:t>[</w:t>
                  </w:r>
                  <w:r w:rsidR="00E1514C" w:rsidRPr="004261DF">
                    <w:rPr>
                      <w:b w:val="0"/>
                      <w:bCs w:val="0"/>
                    </w:rPr>
                    <w:t>Ω</w:t>
                  </w:r>
                  <w:r>
                    <w:t>]</w:t>
                  </w:r>
                </w:p>
              </w:tc>
            </w:tr>
            <w:tr w:rsidR="0020699E" w14:paraId="59144FF7" w14:textId="77777777" w:rsidTr="0020699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50" w:type="dxa"/>
                </w:tcPr>
                <w:p w14:paraId="6026D8D0" w14:textId="33E9EC58" w:rsidR="00DD7D8C" w:rsidRDefault="00E1514C" w:rsidP="001416A7">
                  <w:pPr>
                    <w:spacing w:before="0" w:after="0"/>
                  </w:pPr>
                  <w:r>
                    <w:t>0</w:t>
                  </w:r>
                  <w:r w:rsidR="00122E99">
                    <w:t>x0</w:t>
                  </w:r>
                </w:p>
              </w:tc>
              <w:tc>
                <w:tcPr>
                  <w:tcW w:w="804" w:type="dxa"/>
                </w:tcPr>
                <w:p w14:paraId="4D588C89" w14:textId="7285C5A6" w:rsidR="00DD7D8C" w:rsidRDefault="00E157D3" w:rsidP="001416A7">
                  <w:pPr>
                    <w:spacing w:before="0" w:after="0"/>
                    <w:cnfStyle w:val="000000100000" w:firstRow="0" w:lastRow="0" w:firstColumn="0" w:lastColumn="0" w:oddVBand="0" w:evenVBand="0" w:oddHBand="1" w:evenHBand="0" w:firstRowFirstColumn="0" w:firstRowLastColumn="0" w:lastRowFirstColumn="0" w:lastRowLastColumn="0"/>
                  </w:pPr>
                  <w:r>
                    <w:t>-</w:t>
                  </w:r>
                </w:p>
              </w:tc>
            </w:tr>
            <w:tr w:rsidR="00583AB2" w14:paraId="409974E8" w14:textId="77777777" w:rsidTr="0020699E">
              <w:trPr>
                <w:trHeight w:val="266"/>
              </w:trPr>
              <w:tc>
                <w:tcPr>
                  <w:cnfStyle w:val="001000000000" w:firstRow="0" w:lastRow="0" w:firstColumn="1" w:lastColumn="0" w:oddVBand="0" w:evenVBand="0" w:oddHBand="0" w:evenHBand="0" w:firstRowFirstColumn="0" w:firstRowLastColumn="0" w:lastRowFirstColumn="0" w:lastRowLastColumn="0"/>
                  <w:tcW w:w="950" w:type="dxa"/>
                </w:tcPr>
                <w:p w14:paraId="788F6717" w14:textId="01EBF95D" w:rsidR="00583AB2" w:rsidRDefault="00122E99" w:rsidP="001416A7">
                  <w:pPr>
                    <w:spacing w:before="0" w:after="0"/>
                  </w:pPr>
                  <w:r>
                    <w:t>0x1</w:t>
                  </w:r>
                </w:p>
              </w:tc>
              <w:tc>
                <w:tcPr>
                  <w:tcW w:w="804" w:type="dxa"/>
                </w:tcPr>
                <w:p w14:paraId="3072D671" w14:textId="77380EC0" w:rsidR="00583AB2" w:rsidRDefault="0004175C" w:rsidP="001416A7">
                  <w:pPr>
                    <w:spacing w:before="0" w:after="0"/>
                    <w:cnfStyle w:val="000000000000" w:firstRow="0" w:lastRow="0" w:firstColumn="0" w:lastColumn="0" w:oddVBand="0" w:evenVBand="0" w:oddHBand="0" w:evenHBand="0" w:firstRowFirstColumn="0" w:firstRowLastColumn="0" w:lastRowFirstColumn="0" w:lastRowLastColumn="0"/>
                  </w:pPr>
                  <w:r>
                    <w:t>270</w:t>
                  </w:r>
                </w:p>
              </w:tc>
            </w:tr>
            <w:tr w:rsidR="00583AB2" w14:paraId="0B8884A2" w14:textId="77777777" w:rsidTr="0020699E">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950" w:type="dxa"/>
                </w:tcPr>
                <w:p w14:paraId="391DD56C" w14:textId="672E7E3B" w:rsidR="00583AB2" w:rsidRDefault="00122E99" w:rsidP="001416A7">
                  <w:pPr>
                    <w:spacing w:before="0" w:after="0"/>
                  </w:pPr>
                  <w:r>
                    <w:t>0x2</w:t>
                  </w:r>
                </w:p>
              </w:tc>
              <w:tc>
                <w:tcPr>
                  <w:tcW w:w="804" w:type="dxa"/>
                </w:tcPr>
                <w:p w14:paraId="48915C23" w14:textId="435AA8D7" w:rsidR="00583AB2" w:rsidRDefault="00A814E0" w:rsidP="001416A7">
                  <w:pPr>
                    <w:spacing w:before="0" w:after="0"/>
                    <w:cnfStyle w:val="000000100000" w:firstRow="0" w:lastRow="0" w:firstColumn="0" w:lastColumn="0" w:oddVBand="0" w:evenVBand="0" w:oddHBand="1" w:evenHBand="0" w:firstRowFirstColumn="0" w:firstRowLastColumn="0" w:lastRowFirstColumn="0" w:lastRowLastColumn="0"/>
                  </w:pPr>
                  <w:r>
                    <w:t>50</w:t>
                  </w:r>
                </w:p>
              </w:tc>
            </w:tr>
            <w:tr w:rsidR="00DD7D8C" w14:paraId="2351117A" w14:textId="77777777" w:rsidTr="0020699E">
              <w:trPr>
                <w:trHeight w:val="260"/>
              </w:trPr>
              <w:tc>
                <w:tcPr>
                  <w:cnfStyle w:val="001000000000" w:firstRow="0" w:lastRow="0" w:firstColumn="1" w:lastColumn="0" w:oddVBand="0" w:evenVBand="0" w:oddHBand="0" w:evenHBand="0" w:firstRowFirstColumn="0" w:firstRowLastColumn="0" w:lastRowFirstColumn="0" w:lastRowLastColumn="0"/>
                  <w:tcW w:w="950" w:type="dxa"/>
                </w:tcPr>
                <w:p w14:paraId="7B4C9BA8" w14:textId="4DC398AE" w:rsidR="00DD7D8C" w:rsidRDefault="00122E99" w:rsidP="001416A7">
                  <w:pPr>
                    <w:spacing w:before="0" w:after="0"/>
                  </w:pPr>
                  <w:r>
                    <w:t>0x3</w:t>
                  </w:r>
                </w:p>
              </w:tc>
              <w:tc>
                <w:tcPr>
                  <w:tcW w:w="804" w:type="dxa"/>
                </w:tcPr>
                <w:p w14:paraId="44FC6F92" w14:textId="54AEF362" w:rsidR="00DD7D8C" w:rsidRDefault="00850CED" w:rsidP="001416A7">
                  <w:pPr>
                    <w:spacing w:before="0" w:after="0"/>
                    <w:cnfStyle w:val="000000000000" w:firstRow="0" w:lastRow="0" w:firstColumn="0" w:lastColumn="0" w:oddVBand="0" w:evenVBand="0" w:oddHBand="0" w:evenHBand="0" w:firstRowFirstColumn="0" w:firstRowLastColumn="0" w:lastRowFirstColumn="0" w:lastRowLastColumn="0"/>
                  </w:pPr>
                  <w:r>
                    <w:t>10</w:t>
                  </w:r>
                </w:p>
              </w:tc>
            </w:tr>
          </w:tbl>
          <w:p w14:paraId="6F525430" w14:textId="2D9A9E6F" w:rsidR="001416A7" w:rsidRPr="00AE4266" w:rsidRDefault="001416A7" w:rsidP="001416A7">
            <w:pPr>
              <w:spacing w:before="0" w:after="0"/>
              <w:cnfStyle w:val="000000000000" w:firstRow="0" w:lastRow="0" w:firstColumn="0" w:lastColumn="0" w:oddVBand="0" w:evenVBand="0" w:oddHBand="0" w:evenHBand="0" w:firstRowFirstColumn="0" w:firstRowLastColumn="0" w:lastRowFirstColumn="0" w:lastRowLastColumn="0"/>
            </w:pPr>
          </w:p>
        </w:tc>
      </w:tr>
    </w:tbl>
    <w:p w14:paraId="3F73CE5D" w14:textId="77777777" w:rsidR="00011F34" w:rsidRDefault="00011F34" w:rsidP="00011F34">
      <w:bookmarkStart w:id="129" w:name="_Ref189170844"/>
      <w:bookmarkStart w:id="130" w:name="_Ref189294218"/>
    </w:p>
    <w:p w14:paraId="5E056536" w14:textId="12EB0FFA" w:rsidR="00F93DF5" w:rsidRDefault="00F93DF5" w:rsidP="00F93DF5">
      <w:pPr>
        <w:pStyle w:val="Caption"/>
        <w:keepNext/>
      </w:pPr>
      <w:bookmarkStart w:id="131" w:name="_Toc211426681"/>
      <w:r>
        <w:t xml:space="preserve">Table </w:t>
      </w:r>
      <w:r>
        <w:fldChar w:fldCharType="begin"/>
      </w:r>
      <w:r>
        <w:instrText xml:space="preserve"> SEQ Table \* ARABIC </w:instrText>
      </w:r>
      <w:r>
        <w:fldChar w:fldCharType="separate"/>
      </w:r>
      <w:r>
        <w:rPr>
          <w:noProof/>
        </w:rPr>
        <w:t>13</w:t>
      </w:r>
      <w:r>
        <w:fldChar w:fldCharType="end"/>
      </w:r>
      <w:r>
        <w:t>: microcontroller</w:t>
      </w:r>
      <w:r w:rsidR="00A97FF9">
        <w:t xml:space="preserve"> pin</w:t>
      </w:r>
      <w:r>
        <w:t xml:space="preserve"> settings</w:t>
      </w:r>
      <w:bookmarkEnd w:id="131"/>
    </w:p>
    <w:tbl>
      <w:tblPr>
        <w:tblStyle w:val="GridTable4-Accent3"/>
        <w:tblW w:w="9918" w:type="dxa"/>
        <w:tblLook w:val="04A0" w:firstRow="1" w:lastRow="0" w:firstColumn="1" w:lastColumn="0" w:noHBand="0" w:noVBand="1"/>
      </w:tblPr>
      <w:tblGrid>
        <w:gridCol w:w="2120"/>
        <w:gridCol w:w="4112"/>
        <w:gridCol w:w="1418"/>
        <w:gridCol w:w="2268"/>
      </w:tblGrid>
      <w:tr w:rsidR="00A97FF9" w:rsidRPr="00AE4266" w14:paraId="7258F796" w14:textId="77777777" w:rsidTr="00FF26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0" w:type="dxa"/>
          </w:tcPr>
          <w:p w14:paraId="6A66CEE3" w14:textId="31F2FEF6" w:rsidR="00A97FF9" w:rsidRPr="00AE4266" w:rsidRDefault="00A97FF9">
            <w:pPr>
              <w:spacing w:before="0" w:after="0"/>
            </w:pPr>
            <w:r>
              <w:t>Parameter name</w:t>
            </w:r>
          </w:p>
        </w:tc>
        <w:tc>
          <w:tcPr>
            <w:tcW w:w="4112" w:type="dxa"/>
          </w:tcPr>
          <w:p w14:paraId="051BBA27" w14:textId="0816BE8A" w:rsidR="00A97FF9" w:rsidRPr="00AE4266" w:rsidRDefault="00A97FF9">
            <w:pPr>
              <w:spacing w:before="0" w:after="0"/>
              <w:cnfStyle w:val="100000000000" w:firstRow="1" w:lastRow="0" w:firstColumn="0" w:lastColumn="0" w:oddVBand="0" w:evenVBand="0" w:oddHBand="0" w:evenHBand="0" w:firstRowFirstColumn="0" w:firstRowLastColumn="0" w:lastRowFirstColumn="0" w:lastRowLastColumn="0"/>
            </w:pPr>
            <w:r>
              <w:t>Range</w:t>
            </w:r>
          </w:p>
        </w:tc>
        <w:tc>
          <w:tcPr>
            <w:tcW w:w="1418" w:type="dxa"/>
          </w:tcPr>
          <w:p w14:paraId="2F85BFE3" w14:textId="57169261" w:rsidR="00A97FF9" w:rsidRDefault="00D30BBC">
            <w:pPr>
              <w:spacing w:before="0" w:after="0"/>
              <w:cnfStyle w:val="100000000000" w:firstRow="1" w:lastRow="0" w:firstColumn="0" w:lastColumn="0" w:oddVBand="0" w:evenVBand="0" w:oddHBand="0" w:evenHBand="0" w:firstRowFirstColumn="0" w:firstRowLastColumn="0" w:lastRowFirstColumn="0" w:lastRowLastColumn="0"/>
            </w:pPr>
            <w:r>
              <w:t>Park state</w:t>
            </w:r>
          </w:p>
        </w:tc>
        <w:tc>
          <w:tcPr>
            <w:tcW w:w="2268" w:type="dxa"/>
          </w:tcPr>
          <w:p w14:paraId="13C11BEC" w14:textId="6035E73A" w:rsidR="00A97FF9" w:rsidRPr="00AE4266" w:rsidRDefault="00D30BBC">
            <w:pPr>
              <w:spacing w:before="0" w:after="0"/>
              <w:cnfStyle w:val="100000000000" w:firstRow="1" w:lastRow="0" w:firstColumn="0" w:lastColumn="0" w:oddVBand="0" w:evenVBand="0" w:oddHBand="0" w:evenHBand="0" w:firstRowFirstColumn="0" w:firstRowLastColumn="0" w:lastRowFirstColumn="0" w:lastRowLastColumn="0"/>
            </w:pPr>
            <w:r>
              <w:t>Power-down state</w:t>
            </w:r>
          </w:p>
        </w:tc>
      </w:tr>
      <w:tr w:rsidR="00A97FF9" w:rsidRPr="00AE4266" w14:paraId="7BEB220F" w14:textId="77777777" w:rsidTr="00FF26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0" w:type="dxa"/>
          </w:tcPr>
          <w:p w14:paraId="5A1F20F0" w14:textId="7933E156" w:rsidR="00A97FF9" w:rsidRPr="00AE4266" w:rsidRDefault="000429C8">
            <w:pPr>
              <w:spacing w:before="0" w:after="0"/>
            </w:pPr>
            <w:r>
              <w:t>en</w:t>
            </w:r>
          </w:p>
        </w:tc>
        <w:tc>
          <w:tcPr>
            <w:tcW w:w="4112" w:type="dxa"/>
          </w:tcPr>
          <w:p w14:paraId="773F834E" w14:textId="66415BE5" w:rsidR="00A97FF9" w:rsidRPr="00AE4266" w:rsidRDefault="00516D76">
            <w:pPr>
              <w:spacing w:before="0" w:after="0"/>
              <w:cnfStyle w:val="000000100000" w:firstRow="0" w:lastRow="0" w:firstColumn="0" w:lastColumn="0" w:oddVBand="0" w:evenVBand="0" w:oddHBand="1" w:evenHBand="0" w:firstRowFirstColumn="0" w:firstRowLastColumn="0" w:lastRowFirstColumn="0" w:lastRowLastColumn="0"/>
            </w:pPr>
            <w:r>
              <w:t>0 / 1</w:t>
            </w:r>
          </w:p>
        </w:tc>
        <w:tc>
          <w:tcPr>
            <w:tcW w:w="1418" w:type="dxa"/>
          </w:tcPr>
          <w:p w14:paraId="7A12816D" w14:textId="62393A04" w:rsidR="00A97FF9" w:rsidRPr="00AE4266" w:rsidRDefault="00761060">
            <w:pPr>
              <w:spacing w:before="0" w:after="0"/>
              <w:cnfStyle w:val="000000100000" w:firstRow="0" w:lastRow="0" w:firstColumn="0" w:lastColumn="0" w:oddVBand="0" w:evenVBand="0" w:oddHBand="1" w:evenHBand="0" w:firstRowFirstColumn="0" w:firstRowLastColumn="0" w:lastRowFirstColumn="0" w:lastRowLastColumn="0"/>
            </w:pPr>
            <w:r>
              <w:t>0</w:t>
            </w:r>
          </w:p>
        </w:tc>
        <w:tc>
          <w:tcPr>
            <w:tcW w:w="2268" w:type="dxa"/>
          </w:tcPr>
          <w:p w14:paraId="7BD3803A" w14:textId="4873933B" w:rsidR="00A97FF9" w:rsidRPr="00AE4266" w:rsidRDefault="00761060">
            <w:pPr>
              <w:spacing w:before="0" w:after="0"/>
              <w:cnfStyle w:val="000000100000" w:firstRow="0" w:lastRow="0" w:firstColumn="0" w:lastColumn="0" w:oddVBand="0" w:evenVBand="0" w:oddHBand="1" w:evenHBand="0" w:firstRowFirstColumn="0" w:firstRowLastColumn="0" w:lastRowFirstColumn="0" w:lastRowLastColumn="0"/>
            </w:pPr>
            <w:r>
              <w:t>0</w:t>
            </w:r>
          </w:p>
        </w:tc>
      </w:tr>
      <w:tr w:rsidR="00A97FF9" w:rsidRPr="00AE4266" w14:paraId="2253FDBC" w14:textId="77777777" w:rsidTr="00FF26AD">
        <w:trPr>
          <w:trHeight w:val="253"/>
        </w:trPr>
        <w:tc>
          <w:tcPr>
            <w:cnfStyle w:val="001000000000" w:firstRow="0" w:lastRow="0" w:firstColumn="1" w:lastColumn="0" w:oddVBand="0" w:evenVBand="0" w:oddHBand="0" w:evenHBand="0" w:firstRowFirstColumn="0" w:firstRowLastColumn="0" w:lastRowFirstColumn="0" w:lastRowLastColumn="0"/>
            <w:tcW w:w="2120" w:type="dxa"/>
          </w:tcPr>
          <w:p w14:paraId="0686965C" w14:textId="56458C54" w:rsidR="00A97FF9" w:rsidRPr="00AE4266" w:rsidRDefault="000429C8">
            <w:pPr>
              <w:spacing w:before="0" w:after="0"/>
            </w:pPr>
            <w:r>
              <w:t>in_en</w:t>
            </w:r>
          </w:p>
        </w:tc>
        <w:tc>
          <w:tcPr>
            <w:tcW w:w="4112" w:type="dxa"/>
          </w:tcPr>
          <w:p w14:paraId="7442F31A" w14:textId="69A2E963" w:rsidR="00A97FF9" w:rsidRPr="00AE4266" w:rsidRDefault="00516D76">
            <w:pPr>
              <w:spacing w:before="0" w:after="0"/>
              <w:cnfStyle w:val="000000000000" w:firstRow="0" w:lastRow="0" w:firstColumn="0" w:lastColumn="0" w:oddVBand="0" w:evenVBand="0" w:oddHBand="0" w:evenHBand="0" w:firstRowFirstColumn="0" w:firstRowLastColumn="0" w:lastRowFirstColumn="0" w:lastRowLastColumn="0"/>
            </w:pPr>
            <w:r>
              <w:t>0 / 1</w:t>
            </w:r>
          </w:p>
        </w:tc>
        <w:tc>
          <w:tcPr>
            <w:tcW w:w="1418" w:type="dxa"/>
          </w:tcPr>
          <w:p w14:paraId="1D797276" w14:textId="14E407DE" w:rsidR="00A97FF9" w:rsidRPr="00AE4266" w:rsidRDefault="00761060">
            <w:pPr>
              <w:spacing w:before="0" w:after="0"/>
              <w:cnfStyle w:val="000000000000" w:firstRow="0" w:lastRow="0" w:firstColumn="0" w:lastColumn="0" w:oddVBand="0" w:evenVBand="0" w:oddHBand="0" w:evenHBand="0" w:firstRowFirstColumn="0" w:firstRowLastColumn="0" w:lastRowFirstColumn="0" w:lastRowLastColumn="0"/>
            </w:pPr>
            <w:r>
              <w:t>0</w:t>
            </w:r>
          </w:p>
        </w:tc>
        <w:tc>
          <w:tcPr>
            <w:tcW w:w="2268" w:type="dxa"/>
          </w:tcPr>
          <w:p w14:paraId="3ACE95C2" w14:textId="7D16C23C" w:rsidR="00A97FF9" w:rsidRPr="00AE4266" w:rsidRDefault="00140BA2">
            <w:pPr>
              <w:spacing w:before="0" w:after="0"/>
              <w:cnfStyle w:val="000000000000" w:firstRow="0" w:lastRow="0" w:firstColumn="0" w:lastColumn="0" w:oddVBand="0" w:evenVBand="0" w:oddHBand="0" w:evenHBand="0" w:firstRowFirstColumn="0" w:firstRowLastColumn="0" w:lastRowFirstColumn="0" w:lastRowLastColumn="0"/>
            </w:pPr>
            <w:r>
              <w:t>0</w:t>
            </w:r>
          </w:p>
        </w:tc>
      </w:tr>
      <w:tr w:rsidR="003D458D" w:rsidRPr="00AE4266" w14:paraId="596CB2EE" w14:textId="77777777" w:rsidTr="00FF26A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120" w:type="dxa"/>
          </w:tcPr>
          <w:p w14:paraId="153535BA" w14:textId="1483AF48" w:rsidR="003D458D" w:rsidRPr="00AE4266" w:rsidRDefault="000429C8">
            <w:pPr>
              <w:spacing w:before="0" w:after="0"/>
            </w:pPr>
            <w:r>
              <w:t>half_sw</w:t>
            </w:r>
          </w:p>
        </w:tc>
        <w:tc>
          <w:tcPr>
            <w:tcW w:w="4112" w:type="dxa"/>
          </w:tcPr>
          <w:p w14:paraId="355ACF40" w14:textId="7EBD6127" w:rsidR="003D458D" w:rsidRPr="00AE4266" w:rsidRDefault="00516D76">
            <w:pPr>
              <w:spacing w:before="0" w:after="0"/>
              <w:cnfStyle w:val="000000100000" w:firstRow="0" w:lastRow="0" w:firstColumn="0" w:lastColumn="0" w:oddVBand="0" w:evenVBand="0" w:oddHBand="1" w:evenHBand="0" w:firstRowFirstColumn="0" w:firstRowLastColumn="0" w:lastRowFirstColumn="0" w:lastRowLastColumn="0"/>
            </w:pPr>
            <w:r>
              <w:t>0 / 1</w:t>
            </w:r>
          </w:p>
        </w:tc>
        <w:tc>
          <w:tcPr>
            <w:tcW w:w="1418" w:type="dxa"/>
          </w:tcPr>
          <w:p w14:paraId="77CDAA4E" w14:textId="0B0E836D" w:rsidR="003D458D" w:rsidRPr="00AE4266" w:rsidRDefault="00761060">
            <w:pPr>
              <w:spacing w:before="0" w:after="0"/>
              <w:cnfStyle w:val="000000100000" w:firstRow="0" w:lastRow="0" w:firstColumn="0" w:lastColumn="0" w:oddVBand="0" w:evenVBand="0" w:oddHBand="1" w:evenHBand="0" w:firstRowFirstColumn="0" w:firstRowLastColumn="0" w:lastRowFirstColumn="0" w:lastRowLastColumn="0"/>
            </w:pPr>
            <w:r>
              <w:t>0</w:t>
            </w:r>
          </w:p>
        </w:tc>
        <w:tc>
          <w:tcPr>
            <w:tcW w:w="2268" w:type="dxa"/>
          </w:tcPr>
          <w:p w14:paraId="280B6D4C" w14:textId="6D26615E" w:rsidR="003D458D" w:rsidRPr="00AE4266" w:rsidRDefault="00140BA2">
            <w:pPr>
              <w:spacing w:before="0" w:after="0"/>
              <w:cnfStyle w:val="000000100000" w:firstRow="0" w:lastRow="0" w:firstColumn="0" w:lastColumn="0" w:oddVBand="0" w:evenVBand="0" w:oddHBand="1" w:evenHBand="0" w:firstRowFirstColumn="0" w:firstRowLastColumn="0" w:lastRowFirstColumn="0" w:lastRowLastColumn="0"/>
            </w:pPr>
            <w:r>
              <w:t>0</w:t>
            </w:r>
          </w:p>
        </w:tc>
      </w:tr>
      <w:tr w:rsidR="003D458D" w:rsidRPr="00AE4266" w14:paraId="2D28A951" w14:textId="77777777" w:rsidTr="00FF26AD">
        <w:trPr>
          <w:trHeight w:val="253"/>
        </w:trPr>
        <w:tc>
          <w:tcPr>
            <w:cnfStyle w:val="001000000000" w:firstRow="0" w:lastRow="0" w:firstColumn="1" w:lastColumn="0" w:oddVBand="0" w:evenVBand="0" w:oddHBand="0" w:evenHBand="0" w:firstRowFirstColumn="0" w:firstRowLastColumn="0" w:lastRowFirstColumn="0" w:lastRowLastColumn="0"/>
            <w:tcW w:w="2120" w:type="dxa"/>
          </w:tcPr>
          <w:p w14:paraId="16A7EE41" w14:textId="1757E5A0" w:rsidR="003D458D" w:rsidRPr="00AE4266" w:rsidRDefault="00812546">
            <w:pPr>
              <w:spacing w:before="0" w:after="0"/>
            </w:pPr>
            <w:r>
              <w:t>rf_trim</w:t>
            </w:r>
          </w:p>
        </w:tc>
        <w:tc>
          <w:tcPr>
            <w:tcW w:w="4112" w:type="dxa"/>
          </w:tcPr>
          <w:p w14:paraId="436BF3C1" w14:textId="6DCBD09A" w:rsidR="003D458D" w:rsidRPr="00AE4266" w:rsidRDefault="00CE7BDD">
            <w:pPr>
              <w:spacing w:before="0" w:after="0"/>
              <w:cnfStyle w:val="000000000000" w:firstRow="0" w:lastRow="0" w:firstColumn="0" w:lastColumn="0" w:oddVBand="0" w:evenVBand="0" w:oddHBand="0" w:evenHBand="0" w:firstRowFirstColumn="0" w:firstRowLastColumn="0" w:lastRowFirstColumn="0" w:lastRowLastColumn="0"/>
            </w:pPr>
            <w:r>
              <w:t>0x</w:t>
            </w:r>
            <w:r w:rsidR="00516D76">
              <w:t xml:space="preserve">0 – </w:t>
            </w:r>
            <w:r>
              <w:t>0x</w:t>
            </w:r>
            <w:r w:rsidR="00516D76">
              <w:t>7</w:t>
            </w:r>
          </w:p>
        </w:tc>
        <w:tc>
          <w:tcPr>
            <w:tcW w:w="1418" w:type="dxa"/>
          </w:tcPr>
          <w:p w14:paraId="1F72F92C" w14:textId="354DC6EA" w:rsidR="003D458D" w:rsidRPr="00AE4266" w:rsidRDefault="00DE31DD">
            <w:pPr>
              <w:spacing w:before="0" w:after="0"/>
              <w:cnfStyle w:val="000000000000" w:firstRow="0" w:lastRow="0" w:firstColumn="0" w:lastColumn="0" w:oddVBand="0" w:evenVBand="0" w:oddHBand="0" w:evenHBand="0" w:firstRowFirstColumn="0" w:firstRowLastColumn="0" w:lastRowFirstColumn="0" w:lastRowLastColumn="0"/>
            </w:pPr>
            <w:r>
              <w:t>0</w:t>
            </w:r>
          </w:p>
        </w:tc>
        <w:tc>
          <w:tcPr>
            <w:tcW w:w="2268" w:type="dxa"/>
          </w:tcPr>
          <w:p w14:paraId="18CDE075" w14:textId="03D4E151" w:rsidR="003D458D" w:rsidRPr="00AE4266" w:rsidRDefault="00DE31DD">
            <w:pPr>
              <w:spacing w:before="0" w:after="0"/>
              <w:cnfStyle w:val="000000000000" w:firstRow="0" w:lastRow="0" w:firstColumn="0" w:lastColumn="0" w:oddVBand="0" w:evenVBand="0" w:oddHBand="0" w:evenHBand="0" w:firstRowFirstColumn="0" w:firstRowLastColumn="0" w:lastRowFirstColumn="0" w:lastRowLastColumn="0"/>
            </w:pPr>
            <w:r>
              <w:t>0</w:t>
            </w:r>
          </w:p>
        </w:tc>
      </w:tr>
      <w:tr w:rsidR="003D458D" w:rsidRPr="00AE4266" w14:paraId="1F5B68FD" w14:textId="77777777" w:rsidTr="00FF26A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120" w:type="dxa"/>
          </w:tcPr>
          <w:p w14:paraId="334D4B3A" w14:textId="78A398C9" w:rsidR="003D458D" w:rsidRPr="00AE4266" w:rsidRDefault="00812546">
            <w:pPr>
              <w:spacing w:before="0" w:after="0"/>
            </w:pPr>
            <w:r>
              <w:t>rf_trim_en</w:t>
            </w:r>
          </w:p>
        </w:tc>
        <w:tc>
          <w:tcPr>
            <w:tcW w:w="4112" w:type="dxa"/>
          </w:tcPr>
          <w:p w14:paraId="374BADBD" w14:textId="43A6FD30" w:rsidR="003D458D" w:rsidRPr="00AE4266" w:rsidRDefault="00CE7BDD">
            <w:pPr>
              <w:spacing w:before="0" w:after="0"/>
              <w:cnfStyle w:val="000000100000" w:firstRow="0" w:lastRow="0" w:firstColumn="0" w:lastColumn="0" w:oddVBand="0" w:evenVBand="0" w:oddHBand="1" w:evenHBand="0" w:firstRowFirstColumn="0" w:firstRowLastColumn="0" w:lastRowFirstColumn="0" w:lastRowLastColumn="0"/>
            </w:pPr>
            <w:r>
              <w:t>0 / 1</w:t>
            </w:r>
          </w:p>
        </w:tc>
        <w:tc>
          <w:tcPr>
            <w:tcW w:w="1418" w:type="dxa"/>
          </w:tcPr>
          <w:p w14:paraId="6D54F1F1" w14:textId="70A9D2CE" w:rsidR="003D458D" w:rsidRPr="00AE4266" w:rsidRDefault="00140BA2">
            <w:pPr>
              <w:spacing w:before="0" w:after="0"/>
              <w:cnfStyle w:val="000000100000" w:firstRow="0" w:lastRow="0" w:firstColumn="0" w:lastColumn="0" w:oddVBand="0" w:evenVBand="0" w:oddHBand="1" w:evenHBand="0" w:firstRowFirstColumn="0" w:firstRowLastColumn="0" w:lastRowFirstColumn="0" w:lastRowLastColumn="0"/>
            </w:pPr>
            <w:r>
              <w:t>1</w:t>
            </w:r>
          </w:p>
        </w:tc>
        <w:tc>
          <w:tcPr>
            <w:tcW w:w="2268" w:type="dxa"/>
          </w:tcPr>
          <w:p w14:paraId="6ED292EC" w14:textId="01E93331" w:rsidR="003D458D" w:rsidRPr="00AE4266" w:rsidRDefault="00140BA2">
            <w:pPr>
              <w:spacing w:before="0" w:after="0"/>
              <w:cnfStyle w:val="000000100000" w:firstRow="0" w:lastRow="0" w:firstColumn="0" w:lastColumn="0" w:oddVBand="0" w:evenVBand="0" w:oddHBand="1" w:evenHBand="0" w:firstRowFirstColumn="0" w:firstRowLastColumn="0" w:lastRowFirstColumn="0" w:lastRowLastColumn="0"/>
            </w:pPr>
            <w:r>
              <w:t>1</w:t>
            </w:r>
          </w:p>
        </w:tc>
      </w:tr>
      <w:tr w:rsidR="003D458D" w:rsidRPr="00AE4266" w14:paraId="6A36F848" w14:textId="77777777" w:rsidTr="00FF26AD">
        <w:trPr>
          <w:trHeight w:val="253"/>
        </w:trPr>
        <w:tc>
          <w:tcPr>
            <w:cnfStyle w:val="001000000000" w:firstRow="0" w:lastRow="0" w:firstColumn="1" w:lastColumn="0" w:oddVBand="0" w:evenVBand="0" w:oddHBand="0" w:evenHBand="0" w:firstRowFirstColumn="0" w:firstRowLastColumn="0" w:lastRowFirstColumn="0" w:lastRowLastColumn="0"/>
            <w:tcW w:w="2120" w:type="dxa"/>
          </w:tcPr>
          <w:p w14:paraId="22D3DF50" w14:textId="11C8CE7A" w:rsidR="003D458D" w:rsidRPr="00AE4266" w:rsidRDefault="00812546">
            <w:pPr>
              <w:spacing w:before="0" w:after="0"/>
            </w:pPr>
            <w:r>
              <w:t>vi_trim</w:t>
            </w:r>
          </w:p>
        </w:tc>
        <w:tc>
          <w:tcPr>
            <w:tcW w:w="4112" w:type="dxa"/>
          </w:tcPr>
          <w:p w14:paraId="352AC36D" w14:textId="49BF808C" w:rsidR="003D458D" w:rsidRPr="00AE4266" w:rsidRDefault="00CE7BDD">
            <w:pPr>
              <w:spacing w:before="0" w:after="0"/>
              <w:cnfStyle w:val="000000000000" w:firstRow="0" w:lastRow="0" w:firstColumn="0" w:lastColumn="0" w:oddVBand="0" w:evenVBand="0" w:oddHBand="0" w:evenHBand="0" w:firstRowFirstColumn="0" w:firstRowLastColumn="0" w:lastRowFirstColumn="0" w:lastRowLastColumn="0"/>
            </w:pPr>
            <w:r>
              <w:t>0x0 – 0x7</w:t>
            </w:r>
          </w:p>
        </w:tc>
        <w:tc>
          <w:tcPr>
            <w:tcW w:w="1418" w:type="dxa"/>
          </w:tcPr>
          <w:p w14:paraId="4497EB63" w14:textId="21FF4DBF" w:rsidR="003D458D" w:rsidRPr="00AE4266" w:rsidRDefault="00612F9C">
            <w:pPr>
              <w:spacing w:before="0" w:after="0"/>
              <w:cnfStyle w:val="000000000000" w:firstRow="0" w:lastRow="0" w:firstColumn="0" w:lastColumn="0" w:oddVBand="0" w:evenVBand="0" w:oddHBand="0" w:evenHBand="0" w:firstRowFirstColumn="0" w:firstRowLastColumn="0" w:lastRowFirstColumn="0" w:lastRowLastColumn="0"/>
            </w:pPr>
            <w:r>
              <w:t>0</w:t>
            </w:r>
          </w:p>
        </w:tc>
        <w:tc>
          <w:tcPr>
            <w:tcW w:w="2268" w:type="dxa"/>
          </w:tcPr>
          <w:p w14:paraId="132E170D" w14:textId="5A566723" w:rsidR="003D458D" w:rsidRPr="00AE4266" w:rsidRDefault="00612F9C">
            <w:pPr>
              <w:spacing w:before="0" w:after="0"/>
              <w:cnfStyle w:val="000000000000" w:firstRow="0" w:lastRow="0" w:firstColumn="0" w:lastColumn="0" w:oddVBand="0" w:evenVBand="0" w:oddHBand="0" w:evenHBand="0" w:firstRowFirstColumn="0" w:firstRowLastColumn="0" w:lastRowFirstColumn="0" w:lastRowLastColumn="0"/>
            </w:pPr>
            <w:r>
              <w:t>0</w:t>
            </w:r>
          </w:p>
        </w:tc>
      </w:tr>
      <w:tr w:rsidR="003D458D" w:rsidRPr="00AE4266" w14:paraId="57DA2EFA" w14:textId="77777777" w:rsidTr="00FF26A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120" w:type="dxa"/>
          </w:tcPr>
          <w:p w14:paraId="4C6D55DF" w14:textId="7718B18A" w:rsidR="003D458D" w:rsidRPr="00AE4266" w:rsidRDefault="00812546">
            <w:pPr>
              <w:spacing w:before="0" w:after="0"/>
            </w:pPr>
            <w:r>
              <w:t>vi_trim_en</w:t>
            </w:r>
          </w:p>
        </w:tc>
        <w:tc>
          <w:tcPr>
            <w:tcW w:w="4112" w:type="dxa"/>
          </w:tcPr>
          <w:p w14:paraId="19841C43" w14:textId="233615CF" w:rsidR="003D458D" w:rsidRPr="00AE4266" w:rsidRDefault="000B6483">
            <w:pPr>
              <w:spacing w:before="0" w:after="0"/>
              <w:cnfStyle w:val="000000100000" w:firstRow="0" w:lastRow="0" w:firstColumn="0" w:lastColumn="0" w:oddVBand="0" w:evenVBand="0" w:oddHBand="1" w:evenHBand="0" w:firstRowFirstColumn="0" w:firstRowLastColumn="0" w:lastRowFirstColumn="0" w:lastRowLastColumn="0"/>
            </w:pPr>
            <w:r>
              <w:t>0 / 1</w:t>
            </w:r>
          </w:p>
        </w:tc>
        <w:tc>
          <w:tcPr>
            <w:tcW w:w="1418" w:type="dxa"/>
          </w:tcPr>
          <w:p w14:paraId="7C3CFE6B" w14:textId="3E090F30" w:rsidR="003D458D" w:rsidRPr="00AE4266" w:rsidRDefault="00140BA2">
            <w:pPr>
              <w:spacing w:before="0" w:after="0"/>
              <w:cnfStyle w:val="000000100000" w:firstRow="0" w:lastRow="0" w:firstColumn="0" w:lastColumn="0" w:oddVBand="0" w:evenVBand="0" w:oddHBand="1" w:evenHBand="0" w:firstRowFirstColumn="0" w:firstRowLastColumn="0" w:lastRowFirstColumn="0" w:lastRowLastColumn="0"/>
            </w:pPr>
            <w:r>
              <w:t>1</w:t>
            </w:r>
          </w:p>
        </w:tc>
        <w:tc>
          <w:tcPr>
            <w:tcW w:w="2268" w:type="dxa"/>
          </w:tcPr>
          <w:p w14:paraId="4AF94508" w14:textId="6A5D96C5" w:rsidR="003D458D" w:rsidRPr="00AE4266" w:rsidRDefault="00140BA2">
            <w:pPr>
              <w:spacing w:before="0" w:after="0"/>
              <w:cnfStyle w:val="000000100000" w:firstRow="0" w:lastRow="0" w:firstColumn="0" w:lastColumn="0" w:oddVBand="0" w:evenVBand="0" w:oddHBand="1" w:evenHBand="0" w:firstRowFirstColumn="0" w:firstRowLastColumn="0" w:lastRowFirstColumn="0" w:lastRowLastColumn="0"/>
            </w:pPr>
            <w:r>
              <w:t>1</w:t>
            </w:r>
          </w:p>
        </w:tc>
      </w:tr>
      <w:tr w:rsidR="003D458D" w:rsidRPr="00AE4266" w14:paraId="7146DA43" w14:textId="77777777" w:rsidTr="00FF26AD">
        <w:trPr>
          <w:trHeight w:val="253"/>
        </w:trPr>
        <w:tc>
          <w:tcPr>
            <w:cnfStyle w:val="001000000000" w:firstRow="0" w:lastRow="0" w:firstColumn="1" w:lastColumn="0" w:oddVBand="0" w:evenVBand="0" w:oddHBand="0" w:evenHBand="0" w:firstRowFirstColumn="0" w:firstRowLastColumn="0" w:lastRowFirstColumn="0" w:lastRowLastColumn="0"/>
            <w:tcW w:w="2120" w:type="dxa"/>
          </w:tcPr>
          <w:p w14:paraId="32E09106" w14:textId="03A50158" w:rsidR="003D458D" w:rsidRPr="00AE4266" w:rsidRDefault="004F114E">
            <w:pPr>
              <w:spacing w:before="0" w:after="0"/>
            </w:pPr>
            <w:r>
              <w:t>tst_trim</w:t>
            </w:r>
          </w:p>
        </w:tc>
        <w:tc>
          <w:tcPr>
            <w:tcW w:w="4112" w:type="dxa"/>
          </w:tcPr>
          <w:p w14:paraId="6C285D6E" w14:textId="57A9D835" w:rsidR="003D458D" w:rsidRPr="00AE4266" w:rsidRDefault="000B6483">
            <w:pPr>
              <w:spacing w:before="0" w:after="0"/>
              <w:cnfStyle w:val="000000000000" w:firstRow="0" w:lastRow="0" w:firstColumn="0" w:lastColumn="0" w:oddVBand="0" w:evenVBand="0" w:oddHBand="0" w:evenHBand="0" w:firstRowFirstColumn="0" w:firstRowLastColumn="0" w:lastRowFirstColumn="0" w:lastRowLastColumn="0"/>
            </w:pPr>
            <w:r>
              <w:t>0x0 – 0x3</w:t>
            </w:r>
          </w:p>
        </w:tc>
        <w:tc>
          <w:tcPr>
            <w:tcW w:w="1418" w:type="dxa"/>
          </w:tcPr>
          <w:p w14:paraId="63954563" w14:textId="6DA0CE24" w:rsidR="003D458D" w:rsidRPr="00AE4266" w:rsidRDefault="00FF26AD">
            <w:pPr>
              <w:spacing w:before="0" w:after="0"/>
              <w:cnfStyle w:val="000000000000" w:firstRow="0" w:lastRow="0" w:firstColumn="0" w:lastColumn="0" w:oddVBand="0" w:evenVBand="0" w:oddHBand="0" w:evenHBand="0" w:firstRowFirstColumn="0" w:firstRowLastColumn="0" w:lastRowFirstColumn="0" w:lastRowLastColumn="0"/>
            </w:pPr>
            <w:r>
              <w:t>0</w:t>
            </w:r>
          </w:p>
        </w:tc>
        <w:tc>
          <w:tcPr>
            <w:tcW w:w="2268" w:type="dxa"/>
          </w:tcPr>
          <w:p w14:paraId="7093CDB0" w14:textId="4D11270D" w:rsidR="003D458D" w:rsidRPr="00AE4266" w:rsidRDefault="00FF26AD">
            <w:pPr>
              <w:spacing w:before="0" w:after="0"/>
              <w:cnfStyle w:val="000000000000" w:firstRow="0" w:lastRow="0" w:firstColumn="0" w:lastColumn="0" w:oddVBand="0" w:evenVBand="0" w:oddHBand="0" w:evenHBand="0" w:firstRowFirstColumn="0" w:firstRowLastColumn="0" w:lastRowFirstColumn="0" w:lastRowLastColumn="0"/>
            </w:pPr>
            <w:r>
              <w:t>0</w:t>
            </w:r>
          </w:p>
        </w:tc>
      </w:tr>
      <w:tr w:rsidR="003D458D" w:rsidRPr="00AE4266" w14:paraId="6E2FE53C" w14:textId="77777777" w:rsidTr="00FF26A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120" w:type="dxa"/>
          </w:tcPr>
          <w:p w14:paraId="27C0ABE1" w14:textId="76681CA3" w:rsidR="003D458D" w:rsidRPr="00AE4266" w:rsidRDefault="00E45F0F">
            <w:pPr>
              <w:spacing w:before="0" w:after="0"/>
            </w:pPr>
            <w:r>
              <w:t>ext_trim</w:t>
            </w:r>
          </w:p>
        </w:tc>
        <w:tc>
          <w:tcPr>
            <w:tcW w:w="4112" w:type="dxa"/>
          </w:tcPr>
          <w:p w14:paraId="258EAD22" w14:textId="3B23CB46" w:rsidR="003D458D" w:rsidRPr="00AE4266" w:rsidRDefault="000B6483">
            <w:pPr>
              <w:spacing w:before="0" w:after="0"/>
              <w:cnfStyle w:val="000000100000" w:firstRow="0" w:lastRow="0" w:firstColumn="0" w:lastColumn="0" w:oddVBand="0" w:evenVBand="0" w:oddHBand="1" w:evenHBand="0" w:firstRowFirstColumn="0" w:firstRowLastColumn="0" w:lastRowFirstColumn="0" w:lastRowLastColumn="0"/>
            </w:pPr>
            <w:r>
              <w:t>0x0 – 0x7</w:t>
            </w:r>
          </w:p>
        </w:tc>
        <w:tc>
          <w:tcPr>
            <w:tcW w:w="1418" w:type="dxa"/>
          </w:tcPr>
          <w:p w14:paraId="6D94B562" w14:textId="0254D2EF" w:rsidR="003D458D" w:rsidRPr="00AE4266" w:rsidRDefault="00BD4130">
            <w:pPr>
              <w:spacing w:before="0" w:after="0"/>
              <w:cnfStyle w:val="000000100000" w:firstRow="0" w:lastRow="0" w:firstColumn="0" w:lastColumn="0" w:oddVBand="0" w:evenVBand="0" w:oddHBand="1" w:evenHBand="0" w:firstRowFirstColumn="0" w:firstRowLastColumn="0" w:lastRowFirstColumn="0" w:lastRowLastColumn="0"/>
            </w:pPr>
            <w:r>
              <w:t>4</w:t>
            </w:r>
          </w:p>
        </w:tc>
        <w:tc>
          <w:tcPr>
            <w:tcW w:w="2268" w:type="dxa"/>
          </w:tcPr>
          <w:p w14:paraId="7CFF6E1A" w14:textId="0B2CD62C" w:rsidR="003D458D" w:rsidRPr="00AE4266" w:rsidRDefault="00BD4130">
            <w:pPr>
              <w:spacing w:before="0" w:after="0"/>
              <w:cnfStyle w:val="000000100000" w:firstRow="0" w:lastRow="0" w:firstColumn="0" w:lastColumn="0" w:oddVBand="0" w:evenVBand="0" w:oddHBand="1" w:evenHBand="0" w:firstRowFirstColumn="0" w:firstRowLastColumn="0" w:lastRowFirstColumn="0" w:lastRowLastColumn="0"/>
            </w:pPr>
            <w:r>
              <w:t>4</w:t>
            </w:r>
          </w:p>
        </w:tc>
      </w:tr>
      <w:tr w:rsidR="003D458D" w:rsidRPr="00AE4266" w14:paraId="5AFA373E" w14:textId="77777777" w:rsidTr="00FF26AD">
        <w:trPr>
          <w:trHeight w:val="253"/>
        </w:trPr>
        <w:tc>
          <w:tcPr>
            <w:cnfStyle w:val="001000000000" w:firstRow="0" w:lastRow="0" w:firstColumn="1" w:lastColumn="0" w:oddVBand="0" w:evenVBand="0" w:oddHBand="0" w:evenHBand="0" w:firstRowFirstColumn="0" w:firstRowLastColumn="0" w:lastRowFirstColumn="0" w:lastRowLastColumn="0"/>
            <w:tcW w:w="2120" w:type="dxa"/>
          </w:tcPr>
          <w:p w14:paraId="639BBDEB" w14:textId="5209DDA9" w:rsidR="003D458D" w:rsidRPr="00AE4266" w:rsidRDefault="00E45F0F">
            <w:pPr>
              <w:spacing w:before="0" w:after="0"/>
            </w:pPr>
            <w:r>
              <w:t>ext_trim_en</w:t>
            </w:r>
          </w:p>
        </w:tc>
        <w:tc>
          <w:tcPr>
            <w:tcW w:w="4112" w:type="dxa"/>
          </w:tcPr>
          <w:p w14:paraId="68D1D508" w14:textId="0FAF345E" w:rsidR="003D458D" w:rsidRPr="00AE4266" w:rsidRDefault="00AB26D7">
            <w:pPr>
              <w:spacing w:before="0" w:after="0"/>
              <w:cnfStyle w:val="000000000000" w:firstRow="0" w:lastRow="0" w:firstColumn="0" w:lastColumn="0" w:oddVBand="0" w:evenVBand="0" w:oddHBand="0" w:evenHBand="0" w:firstRowFirstColumn="0" w:firstRowLastColumn="0" w:lastRowFirstColumn="0" w:lastRowLastColumn="0"/>
            </w:pPr>
            <w:r>
              <w:t>0 / 1</w:t>
            </w:r>
          </w:p>
        </w:tc>
        <w:tc>
          <w:tcPr>
            <w:tcW w:w="1418" w:type="dxa"/>
          </w:tcPr>
          <w:p w14:paraId="54E68CFD" w14:textId="7C988312" w:rsidR="003D458D" w:rsidRPr="00AE4266" w:rsidRDefault="00140BA2">
            <w:pPr>
              <w:spacing w:before="0" w:after="0"/>
              <w:cnfStyle w:val="000000000000" w:firstRow="0" w:lastRow="0" w:firstColumn="0" w:lastColumn="0" w:oddVBand="0" w:evenVBand="0" w:oddHBand="0" w:evenHBand="0" w:firstRowFirstColumn="0" w:firstRowLastColumn="0" w:lastRowFirstColumn="0" w:lastRowLastColumn="0"/>
            </w:pPr>
            <w:r>
              <w:t>1</w:t>
            </w:r>
          </w:p>
        </w:tc>
        <w:tc>
          <w:tcPr>
            <w:tcW w:w="2268" w:type="dxa"/>
          </w:tcPr>
          <w:p w14:paraId="2BBBB422" w14:textId="3222D373" w:rsidR="003D458D" w:rsidRPr="00AE4266" w:rsidRDefault="00140BA2">
            <w:pPr>
              <w:spacing w:before="0" w:after="0"/>
              <w:cnfStyle w:val="000000000000" w:firstRow="0" w:lastRow="0" w:firstColumn="0" w:lastColumn="0" w:oddVBand="0" w:evenVBand="0" w:oddHBand="0" w:evenHBand="0" w:firstRowFirstColumn="0" w:firstRowLastColumn="0" w:lastRowFirstColumn="0" w:lastRowLastColumn="0"/>
            </w:pPr>
            <w:r>
              <w:t>1</w:t>
            </w:r>
          </w:p>
        </w:tc>
      </w:tr>
      <w:tr w:rsidR="00FF26AD" w:rsidRPr="00AE4266" w14:paraId="633C8DC7" w14:textId="77777777" w:rsidTr="00FF26A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120" w:type="dxa"/>
          </w:tcPr>
          <w:p w14:paraId="46E3786A" w14:textId="1C471487" w:rsidR="003D458D" w:rsidRPr="00AE4266" w:rsidRDefault="00E45F0F">
            <w:pPr>
              <w:spacing w:before="0" w:after="0"/>
            </w:pPr>
            <w:r>
              <w:t>load_sw</w:t>
            </w:r>
          </w:p>
        </w:tc>
        <w:tc>
          <w:tcPr>
            <w:tcW w:w="4112" w:type="dxa"/>
          </w:tcPr>
          <w:p w14:paraId="1F8F5014" w14:textId="33AB35FC" w:rsidR="003D458D" w:rsidRPr="00AE4266" w:rsidRDefault="00AB26D7">
            <w:pPr>
              <w:spacing w:before="0" w:after="0"/>
              <w:cnfStyle w:val="000000100000" w:firstRow="0" w:lastRow="0" w:firstColumn="0" w:lastColumn="0" w:oddVBand="0" w:evenVBand="0" w:oddHBand="1" w:evenHBand="0" w:firstRowFirstColumn="0" w:firstRowLastColumn="0" w:lastRowFirstColumn="0" w:lastRowLastColumn="0"/>
            </w:pPr>
            <w:r>
              <w:t>0 / 1</w:t>
            </w:r>
          </w:p>
        </w:tc>
        <w:tc>
          <w:tcPr>
            <w:tcW w:w="1418" w:type="dxa"/>
          </w:tcPr>
          <w:p w14:paraId="57FFD360" w14:textId="01432716" w:rsidR="003D458D" w:rsidRPr="00AE4266" w:rsidRDefault="00373825">
            <w:pPr>
              <w:spacing w:before="0" w:after="0"/>
              <w:cnfStyle w:val="000000100000" w:firstRow="0" w:lastRow="0" w:firstColumn="0" w:lastColumn="0" w:oddVBand="0" w:evenVBand="0" w:oddHBand="1" w:evenHBand="0" w:firstRowFirstColumn="0" w:firstRowLastColumn="0" w:lastRowFirstColumn="0" w:lastRowLastColumn="0"/>
            </w:pPr>
            <w:r>
              <w:t>1</w:t>
            </w:r>
          </w:p>
        </w:tc>
        <w:tc>
          <w:tcPr>
            <w:tcW w:w="2268" w:type="dxa"/>
          </w:tcPr>
          <w:p w14:paraId="0C5CE7FD" w14:textId="7CAB93FA" w:rsidR="003D458D" w:rsidRPr="00AE4266" w:rsidRDefault="00373825">
            <w:pPr>
              <w:spacing w:before="0" w:after="0"/>
              <w:cnfStyle w:val="000000100000" w:firstRow="0" w:lastRow="0" w:firstColumn="0" w:lastColumn="0" w:oddVBand="0" w:evenVBand="0" w:oddHBand="1" w:evenHBand="0" w:firstRowFirstColumn="0" w:firstRowLastColumn="0" w:lastRowFirstColumn="0" w:lastRowLastColumn="0"/>
            </w:pPr>
            <w:r>
              <w:t>1</w:t>
            </w:r>
          </w:p>
        </w:tc>
      </w:tr>
      <w:tr w:rsidR="00FF26AD" w:rsidRPr="00AE4266" w14:paraId="42967B29" w14:textId="77777777" w:rsidTr="00FF26AD">
        <w:trPr>
          <w:trHeight w:val="253"/>
        </w:trPr>
        <w:tc>
          <w:tcPr>
            <w:cnfStyle w:val="001000000000" w:firstRow="0" w:lastRow="0" w:firstColumn="1" w:lastColumn="0" w:oddVBand="0" w:evenVBand="0" w:oddHBand="0" w:evenHBand="0" w:firstRowFirstColumn="0" w:firstRowLastColumn="0" w:lastRowFirstColumn="0" w:lastRowLastColumn="0"/>
            <w:tcW w:w="2120" w:type="dxa"/>
          </w:tcPr>
          <w:p w14:paraId="36BBDE10" w14:textId="0979751B" w:rsidR="003D458D" w:rsidRPr="00AE4266" w:rsidRDefault="00B4793E">
            <w:pPr>
              <w:spacing w:before="0" w:after="0"/>
            </w:pPr>
            <w:r>
              <w:t>l</w:t>
            </w:r>
            <w:r w:rsidR="00E45F0F">
              <w:t>oad_res</w:t>
            </w:r>
          </w:p>
        </w:tc>
        <w:tc>
          <w:tcPr>
            <w:tcW w:w="4112" w:type="dxa"/>
          </w:tcPr>
          <w:p w14:paraId="6042D816" w14:textId="7BDC0BA8" w:rsidR="003D458D" w:rsidRPr="00AE4266" w:rsidRDefault="00AB26D7">
            <w:pPr>
              <w:spacing w:before="0" w:after="0"/>
              <w:cnfStyle w:val="000000000000" w:firstRow="0" w:lastRow="0" w:firstColumn="0" w:lastColumn="0" w:oddVBand="0" w:evenVBand="0" w:oddHBand="0" w:evenHBand="0" w:firstRowFirstColumn="0" w:firstRowLastColumn="0" w:lastRowFirstColumn="0" w:lastRowLastColumn="0"/>
            </w:pPr>
            <w:r>
              <w:t>0x0 – 0x3</w:t>
            </w:r>
          </w:p>
        </w:tc>
        <w:tc>
          <w:tcPr>
            <w:tcW w:w="1418" w:type="dxa"/>
          </w:tcPr>
          <w:p w14:paraId="7F68C0BF" w14:textId="5D58CF86" w:rsidR="003D458D" w:rsidRPr="00AE4266" w:rsidRDefault="00373825">
            <w:pPr>
              <w:spacing w:before="0" w:after="0"/>
              <w:cnfStyle w:val="000000000000" w:firstRow="0" w:lastRow="0" w:firstColumn="0" w:lastColumn="0" w:oddVBand="0" w:evenVBand="0" w:oddHBand="0" w:evenHBand="0" w:firstRowFirstColumn="0" w:firstRowLastColumn="0" w:lastRowFirstColumn="0" w:lastRowLastColumn="0"/>
            </w:pPr>
            <w:r>
              <w:t>0</w:t>
            </w:r>
          </w:p>
        </w:tc>
        <w:tc>
          <w:tcPr>
            <w:tcW w:w="2268" w:type="dxa"/>
          </w:tcPr>
          <w:p w14:paraId="70B749C8" w14:textId="331E26EA" w:rsidR="003D458D" w:rsidRPr="00AE4266" w:rsidRDefault="00373825">
            <w:pPr>
              <w:spacing w:before="0" w:after="0"/>
              <w:cnfStyle w:val="000000000000" w:firstRow="0" w:lastRow="0" w:firstColumn="0" w:lastColumn="0" w:oddVBand="0" w:evenVBand="0" w:oddHBand="0" w:evenHBand="0" w:firstRowFirstColumn="0" w:firstRowLastColumn="0" w:lastRowFirstColumn="0" w:lastRowLastColumn="0"/>
            </w:pPr>
            <w:r>
              <w:t>0</w:t>
            </w:r>
          </w:p>
        </w:tc>
      </w:tr>
      <w:tr w:rsidR="003D458D" w:rsidRPr="00AE4266" w14:paraId="245AD270" w14:textId="77777777" w:rsidTr="00FF26A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120" w:type="dxa"/>
          </w:tcPr>
          <w:p w14:paraId="3FCC03E3" w14:textId="79B1DE23" w:rsidR="003D458D" w:rsidRPr="00AE4266" w:rsidRDefault="00B4793E">
            <w:pPr>
              <w:spacing w:before="0" w:after="0"/>
            </w:pPr>
            <w:r>
              <w:t>pgood_res</w:t>
            </w:r>
          </w:p>
        </w:tc>
        <w:tc>
          <w:tcPr>
            <w:tcW w:w="4112" w:type="dxa"/>
          </w:tcPr>
          <w:p w14:paraId="10BDE81F" w14:textId="1C9E0F87" w:rsidR="003D458D" w:rsidRPr="00AE4266" w:rsidRDefault="00AB26D7">
            <w:pPr>
              <w:spacing w:before="0" w:after="0"/>
              <w:cnfStyle w:val="000000100000" w:firstRow="0" w:lastRow="0" w:firstColumn="0" w:lastColumn="0" w:oddVBand="0" w:evenVBand="0" w:oddHBand="1" w:evenHBand="0" w:firstRowFirstColumn="0" w:firstRowLastColumn="0" w:lastRowFirstColumn="0" w:lastRowLastColumn="0"/>
            </w:pPr>
            <w:r>
              <w:t>0 / 1</w:t>
            </w:r>
          </w:p>
        </w:tc>
        <w:tc>
          <w:tcPr>
            <w:tcW w:w="1418" w:type="dxa"/>
          </w:tcPr>
          <w:p w14:paraId="607E99C4" w14:textId="43C6C1D9" w:rsidR="003D458D" w:rsidRPr="00AE4266" w:rsidRDefault="00373825">
            <w:pPr>
              <w:spacing w:before="0" w:after="0"/>
              <w:cnfStyle w:val="000000100000" w:firstRow="0" w:lastRow="0" w:firstColumn="0" w:lastColumn="0" w:oddVBand="0" w:evenVBand="0" w:oddHBand="1" w:evenHBand="0" w:firstRowFirstColumn="0" w:firstRowLastColumn="0" w:lastRowFirstColumn="0" w:lastRowLastColumn="0"/>
            </w:pPr>
            <w:r>
              <w:t>1</w:t>
            </w:r>
          </w:p>
        </w:tc>
        <w:tc>
          <w:tcPr>
            <w:tcW w:w="2268" w:type="dxa"/>
          </w:tcPr>
          <w:p w14:paraId="73DDF05B" w14:textId="5644D76D" w:rsidR="003D458D" w:rsidRPr="00AE4266" w:rsidRDefault="00373825">
            <w:pPr>
              <w:spacing w:before="0" w:after="0"/>
              <w:cnfStyle w:val="000000100000" w:firstRow="0" w:lastRow="0" w:firstColumn="0" w:lastColumn="0" w:oddVBand="0" w:evenVBand="0" w:oddHBand="1" w:evenHBand="0" w:firstRowFirstColumn="0" w:firstRowLastColumn="0" w:lastRowFirstColumn="0" w:lastRowLastColumn="0"/>
            </w:pPr>
            <w:r>
              <w:t>0</w:t>
            </w:r>
          </w:p>
        </w:tc>
      </w:tr>
    </w:tbl>
    <w:p w14:paraId="0CD1DF0E" w14:textId="77777777" w:rsidR="00011F34" w:rsidRDefault="00011F34" w:rsidP="00011F34"/>
    <w:p w14:paraId="3D7970A8" w14:textId="76052BF2" w:rsidR="00735EB7" w:rsidRPr="00AE4266" w:rsidRDefault="00E44934" w:rsidP="00A71AAA">
      <w:pPr>
        <w:pStyle w:val="Heading1"/>
      </w:pPr>
      <w:bookmarkStart w:id="132" w:name="_Toc211426736"/>
      <w:r w:rsidRPr="00AE4266">
        <w:lastRenderedPageBreak/>
        <w:t>T</w:t>
      </w:r>
      <w:r w:rsidR="00735EB7" w:rsidRPr="00AE4266">
        <w:t>est procedures</w:t>
      </w:r>
      <w:bookmarkEnd w:id="124"/>
      <w:bookmarkEnd w:id="125"/>
      <w:bookmarkEnd w:id="129"/>
      <w:bookmarkEnd w:id="130"/>
      <w:bookmarkEnd w:id="132"/>
    </w:p>
    <w:p w14:paraId="52699E23" w14:textId="1032E511" w:rsidR="00A42C43" w:rsidRDefault="003802F0" w:rsidP="00036186">
      <w:r w:rsidRPr="00AE4266">
        <w:t xml:space="preserve">This chapter contains </w:t>
      </w:r>
      <w:r w:rsidR="00115BD4" w:rsidRPr="00AE4266">
        <w:t>an overview of all the tests included in the test</w:t>
      </w:r>
      <w:r w:rsidR="0006309E" w:rsidRPr="00AE4266">
        <w:t xml:space="preserve"> sequence(s)</w:t>
      </w:r>
      <w:r w:rsidR="0038081A" w:rsidRPr="00AE4266">
        <w:t xml:space="preserve">. </w:t>
      </w:r>
      <w:r w:rsidR="0006309E" w:rsidRPr="00AE4266">
        <w:t>In the overview</w:t>
      </w:r>
      <w:r w:rsidR="00D21A70" w:rsidRPr="00AE4266">
        <w:t xml:space="preserve"> items as high-level description, test configuration, </w:t>
      </w:r>
      <w:r w:rsidR="00024DF9" w:rsidRPr="00AE4266">
        <w:t>test conditions, detailed test procedure and acc</w:t>
      </w:r>
      <w:r w:rsidR="00E442B7" w:rsidRPr="00AE4266">
        <w:t xml:space="preserve">eptance criteria are discussed. </w:t>
      </w:r>
    </w:p>
    <w:p w14:paraId="3E3BC97C" w14:textId="77777777" w:rsidR="00572F93" w:rsidRPr="00AE4266" w:rsidRDefault="00572F93" w:rsidP="00036186"/>
    <w:p w14:paraId="05F55D31" w14:textId="12AE4771" w:rsidR="00614655" w:rsidRPr="00AE4266" w:rsidRDefault="007824CD" w:rsidP="00614655">
      <w:pPr>
        <w:pStyle w:val="Heading2"/>
        <w:rPr>
          <w:lang w:eastAsia="en-US"/>
        </w:rPr>
      </w:pPr>
      <w:bookmarkStart w:id="133" w:name="_Ref196404055"/>
      <w:bookmarkStart w:id="134" w:name="_Toc211426737"/>
      <w:r>
        <w:t>T0001</w:t>
      </w:r>
      <w:r w:rsidR="00EC0662">
        <w:t xml:space="preserve">: </w:t>
      </w:r>
      <w:r w:rsidR="001F0592" w:rsidRPr="00AE4266">
        <w:rPr>
          <w:lang w:eastAsia="en-US"/>
        </w:rPr>
        <w:t>Power Short</w:t>
      </w:r>
      <w:bookmarkEnd w:id="133"/>
      <w:bookmarkEnd w:id="134"/>
    </w:p>
    <w:p w14:paraId="282E09F4" w14:textId="57231747" w:rsidR="00A8231B" w:rsidRPr="00AE4266" w:rsidRDefault="00A8231B" w:rsidP="00A8231B">
      <w:pPr>
        <w:pStyle w:val="Caption"/>
        <w:keepNext/>
        <w:rPr>
          <w:lang w:val="en-GB"/>
        </w:rPr>
      </w:pPr>
      <w:bookmarkStart w:id="135" w:name="_Toc211426682"/>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14</w:t>
      </w:r>
      <w:r w:rsidRPr="00AE4266">
        <w:rPr>
          <w:lang w:val="en-GB"/>
        </w:rPr>
        <w:fldChar w:fldCharType="end"/>
      </w:r>
      <w:r w:rsidRPr="00AE4266">
        <w:rPr>
          <w:lang w:val="en-GB"/>
        </w:rPr>
        <w:t>:</w:t>
      </w:r>
      <w:r w:rsidR="0001082D" w:rsidRPr="00AE4266">
        <w:rPr>
          <w:lang w:val="en-GB"/>
        </w:rPr>
        <w:t xml:space="preserve"> </w:t>
      </w:r>
      <w:r w:rsidR="0001082D" w:rsidRPr="00AE4266">
        <w:rPr>
          <w:lang w:val="en-GB"/>
        </w:rPr>
        <w:fldChar w:fldCharType="begin"/>
      </w:r>
      <w:r w:rsidR="0001082D" w:rsidRPr="00AE4266">
        <w:rPr>
          <w:lang w:val="en-GB"/>
        </w:rPr>
        <w:instrText xml:space="preserve"> REF _Ref196404055 </w:instrText>
      </w:r>
      <w:r w:rsidR="0001082D" w:rsidRPr="00AE4266">
        <w:rPr>
          <w:lang w:val="en-GB"/>
        </w:rPr>
        <w:fldChar w:fldCharType="separate"/>
      </w:r>
      <w:r w:rsidR="0001082D" w:rsidRPr="00AE4266">
        <w:rPr>
          <w:lang w:val="en-GB"/>
        </w:rPr>
        <w:t>Power Short</w:t>
      </w:r>
      <w:r w:rsidR="0001082D" w:rsidRPr="00AE4266">
        <w:rPr>
          <w:lang w:val="en-GB"/>
        </w:rPr>
        <w:fldChar w:fldCharType="end"/>
      </w:r>
      <w:r w:rsidRPr="00AE4266">
        <w:rPr>
          <w:lang w:val="en-GB"/>
        </w:rPr>
        <w:t xml:space="preserve"> overview</w:t>
      </w:r>
      <w:bookmarkEnd w:id="135"/>
    </w:p>
    <w:tbl>
      <w:tblPr>
        <w:tblStyle w:val="GridTable4-Accent3"/>
        <w:tblW w:w="0" w:type="auto"/>
        <w:tblLook w:val="04A0" w:firstRow="1" w:lastRow="0" w:firstColumn="1" w:lastColumn="0" w:noHBand="0" w:noVBand="1"/>
      </w:tblPr>
      <w:tblGrid>
        <w:gridCol w:w="1129"/>
        <w:gridCol w:w="4756"/>
        <w:gridCol w:w="933"/>
        <w:gridCol w:w="983"/>
        <w:gridCol w:w="901"/>
        <w:gridCol w:w="927"/>
      </w:tblGrid>
      <w:tr w:rsidR="00A8231B" w:rsidRPr="00AE4266" w14:paraId="0C6E8ED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09408D04" w14:textId="77777777" w:rsidR="00A8231B" w:rsidRPr="00AE4266" w:rsidRDefault="00A8231B">
            <w:pPr>
              <w:pStyle w:val="Table-small"/>
              <w:rPr>
                <w:rFonts w:cstheme="minorHAnsi"/>
                <w:sz w:val="22"/>
                <w:szCs w:val="18"/>
              </w:rPr>
            </w:pPr>
            <w:r w:rsidRPr="00AE4266">
              <w:rPr>
                <w:rFonts w:cstheme="minorHAnsi"/>
                <w:sz w:val="22"/>
                <w:szCs w:val="18"/>
              </w:rPr>
              <w:t xml:space="preserve">Test Description </w:t>
            </w:r>
          </w:p>
        </w:tc>
      </w:tr>
      <w:tr w:rsidR="00634DC3" w:rsidRPr="00AE4266" w14:paraId="06C9A3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086ADDBF" w14:textId="42E3C17B" w:rsidR="00634DC3" w:rsidRPr="00AE4266" w:rsidRDefault="00634DC3" w:rsidP="00634DC3">
            <w:pPr>
              <w:pStyle w:val="Table-small"/>
              <w:rPr>
                <w:rFonts w:cstheme="minorHAnsi"/>
                <w:b w:val="0"/>
              </w:rPr>
            </w:pPr>
            <w:r w:rsidRPr="00AE4266">
              <w:rPr>
                <w:rFonts w:cstheme="minorHAnsi"/>
                <w:b w:val="0"/>
                <w:bCs w:val="0"/>
              </w:rPr>
              <w:t>Verify that there is no short to ground on the power-terminals of the chip</w:t>
            </w:r>
          </w:p>
        </w:tc>
      </w:tr>
      <w:tr w:rsidR="00634DC3" w:rsidRPr="00AE4266" w14:paraId="356B1A83"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351D058F" w14:textId="77777777" w:rsidR="00634DC3" w:rsidRPr="00AE4266" w:rsidRDefault="00634DC3" w:rsidP="00634DC3">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634DC3" w:rsidRPr="00AE4266" w14:paraId="3EFBBC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68E4EC14" w14:textId="67143FB9" w:rsidR="00634DC3" w:rsidRPr="00AE4266" w:rsidRDefault="00F74BD8" w:rsidP="008212BB">
            <w:pPr>
              <w:pStyle w:val="ListParagraph"/>
              <w:numPr>
                <w:ilvl w:val="0"/>
                <w:numId w:val="19"/>
              </w:numPr>
              <w:spacing w:before="20" w:after="20"/>
              <w:rPr>
                <w:b w:val="0"/>
                <w:bCs w:val="0"/>
                <w:sz w:val="20"/>
                <w:szCs w:val="14"/>
              </w:rPr>
            </w:pPr>
            <w:r w:rsidRPr="00AE4266">
              <w:rPr>
                <w:b w:val="0"/>
                <w:bCs w:val="0"/>
                <w:sz w:val="20"/>
                <w:szCs w:val="14"/>
              </w:rPr>
              <w:t>Current</w:t>
            </w:r>
            <w:r w:rsidR="00634DC3" w:rsidRPr="00AE4266">
              <w:rPr>
                <w:b w:val="0"/>
                <w:bCs w:val="0"/>
                <w:sz w:val="20"/>
                <w:szCs w:val="14"/>
              </w:rPr>
              <w:t xml:space="preserve"> measurement: accuracy</w:t>
            </w:r>
            <w:r w:rsidR="00813807" w:rsidRPr="00AE4266">
              <w:rPr>
                <w:b w:val="0"/>
                <w:bCs w:val="0"/>
                <w:sz w:val="20"/>
                <w:szCs w:val="14"/>
              </w:rPr>
              <w:t>:</w:t>
            </w:r>
            <w:r w:rsidR="00634DC3" w:rsidRPr="00AE4266">
              <w:rPr>
                <w:b w:val="0"/>
                <w:bCs w:val="0"/>
                <w:sz w:val="20"/>
                <w:szCs w:val="14"/>
              </w:rPr>
              <w:t xml:space="preserve"> </w:t>
            </w:r>
            <w:r w:rsidR="004519AB" w:rsidRPr="00AE4266">
              <w:rPr>
                <w:b w:val="0"/>
                <w:bCs w:val="0"/>
                <w:sz w:val="20"/>
                <w:szCs w:val="14"/>
              </w:rPr>
              <w:t>100nA</w:t>
            </w:r>
            <w:r w:rsidR="00634DC3" w:rsidRPr="00AE4266">
              <w:rPr>
                <w:b w:val="0"/>
                <w:bCs w:val="0"/>
                <w:sz w:val="20"/>
                <w:szCs w:val="14"/>
              </w:rPr>
              <w:t>, range</w:t>
            </w:r>
            <w:r w:rsidR="00A837E2" w:rsidRPr="00AE4266">
              <w:rPr>
                <w:b w:val="0"/>
                <w:bCs w:val="0"/>
                <w:sz w:val="20"/>
                <w:szCs w:val="14"/>
              </w:rPr>
              <w:t xml:space="preserve"> </w:t>
            </w:r>
            <w:r w:rsidR="004519AB" w:rsidRPr="00AE4266">
              <w:rPr>
                <w:b w:val="0"/>
                <w:bCs w:val="0"/>
                <w:sz w:val="20"/>
                <w:szCs w:val="14"/>
              </w:rPr>
              <w:t>100</w:t>
            </w:r>
            <w:r w:rsidR="00A837E2" w:rsidRPr="00AE4266">
              <w:rPr>
                <w:b w:val="0"/>
                <w:bCs w:val="0"/>
                <w:sz w:val="20"/>
                <w:szCs w:val="14"/>
              </w:rPr>
              <w:t>μA</w:t>
            </w:r>
            <w:r w:rsidR="00634DC3" w:rsidRPr="00AE4266">
              <w:rPr>
                <w:b w:val="0"/>
                <w:bCs w:val="0"/>
                <w:sz w:val="20"/>
                <w:szCs w:val="14"/>
              </w:rPr>
              <w:t xml:space="preserve"> </w:t>
            </w:r>
          </w:p>
          <w:p w14:paraId="3141A8F6" w14:textId="3AC44BEC" w:rsidR="00634DC3" w:rsidRPr="00AE4266" w:rsidRDefault="00634DC3" w:rsidP="008212BB">
            <w:pPr>
              <w:pStyle w:val="ListParagraph"/>
              <w:numPr>
                <w:ilvl w:val="0"/>
                <w:numId w:val="19"/>
              </w:numPr>
              <w:spacing w:before="20" w:after="20"/>
            </w:pPr>
            <w:r w:rsidRPr="00AE4266">
              <w:rPr>
                <w:b w:val="0"/>
                <w:bCs w:val="0"/>
                <w:sz w:val="20"/>
                <w:szCs w:val="14"/>
              </w:rPr>
              <w:t>Voltage source: accuracy</w:t>
            </w:r>
            <w:r w:rsidR="00BE4329" w:rsidRPr="00AE4266">
              <w:rPr>
                <w:b w:val="0"/>
                <w:bCs w:val="0"/>
                <w:sz w:val="20"/>
                <w:szCs w:val="14"/>
              </w:rPr>
              <w:t>: 10mV</w:t>
            </w:r>
            <w:r w:rsidRPr="00AE4266">
              <w:rPr>
                <w:b w:val="0"/>
                <w:bCs w:val="0"/>
                <w:sz w:val="20"/>
                <w:szCs w:val="14"/>
              </w:rPr>
              <w:t xml:space="preserve">, </w:t>
            </w:r>
            <w:r w:rsidR="000F1333" w:rsidRPr="00AE4266">
              <w:rPr>
                <w:b w:val="0"/>
                <w:bCs w:val="0"/>
                <w:sz w:val="20"/>
                <w:szCs w:val="14"/>
              </w:rPr>
              <w:t>range:100mV</w:t>
            </w:r>
          </w:p>
        </w:tc>
      </w:tr>
      <w:tr w:rsidR="00634DC3" w:rsidRPr="00AE4266" w14:paraId="72D61E54"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3A41368A" w14:textId="77777777" w:rsidR="00634DC3" w:rsidRPr="00AE4266" w:rsidRDefault="00634DC3" w:rsidP="00634DC3">
            <w:pPr>
              <w:pStyle w:val="Table-small"/>
              <w:rPr>
                <w:rFonts w:cstheme="minorHAnsi"/>
                <w:sz w:val="22"/>
                <w:szCs w:val="18"/>
              </w:rPr>
            </w:pPr>
            <w:r w:rsidRPr="00AE4266">
              <w:rPr>
                <w:rFonts w:cstheme="minorHAnsi"/>
                <w:color w:val="FFFFFF" w:themeColor="background1"/>
                <w:sz w:val="22"/>
                <w:szCs w:val="18"/>
              </w:rPr>
              <w:t>Test Procedure</w:t>
            </w:r>
          </w:p>
        </w:tc>
      </w:tr>
      <w:tr w:rsidR="00E50EDF" w:rsidRPr="00AE4266" w14:paraId="20FF50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1B566053" w14:textId="77777777" w:rsidR="00E50EDF" w:rsidRPr="00AE4266" w:rsidRDefault="00E50EDF" w:rsidP="00634DC3">
            <w:pPr>
              <w:pStyle w:val="Table-small"/>
              <w:rPr>
                <w:rFonts w:cstheme="minorHAnsi"/>
                <w:sz w:val="22"/>
                <w:szCs w:val="18"/>
              </w:rPr>
            </w:pPr>
            <w:r w:rsidRPr="00AE4266">
              <w:rPr>
                <w:rFonts w:cstheme="minorHAnsi"/>
                <w:sz w:val="22"/>
                <w:szCs w:val="18"/>
              </w:rPr>
              <w:t>Step</w:t>
            </w:r>
          </w:p>
        </w:tc>
        <w:tc>
          <w:tcPr>
            <w:tcW w:w="8500" w:type="dxa"/>
            <w:gridSpan w:val="5"/>
            <w:shd w:val="clear" w:color="auto" w:fill="C5C2C2" w:themeFill="accent3" w:themeFillTint="66"/>
          </w:tcPr>
          <w:p w14:paraId="79FAAE58" w14:textId="53EFFFD7" w:rsidR="00E50EDF" w:rsidRPr="00AE4266" w:rsidRDefault="00E50EDF" w:rsidP="00634DC3">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r>
      <w:tr w:rsidR="00E50EDF" w:rsidRPr="00AE4266" w14:paraId="05739646"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DAF7DCE" w14:textId="77777777" w:rsidR="00E50EDF" w:rsidRPr="00AE4266" w:rsidRDefault="00E50EDF" w:rsidP="008212BB">
            <w:pPr>
              <w:pStyle w:val="Table-small"/>
              <w:numPr>
                <w:ilvl w:val="0"/>
                <w:numId w:val="24"/>
              </w:numPr>
              <w:rPr>
                <w:rFonts w:cstheme="minorHAnsi"/>
                <w:b w:val="0"/>
                <w:bCs w:val="0"/>
                <w:szCs w:val="20"/>
              </w:rPr>
            </w:pPr>
          </w:p>
        </w:tc>
        <w:tc>
          <w:tcPr>
            <w:tcW w:w="8500" w:type="dxa"/>
            <w:gridSpan w:val="5"/>
            <w:shd w:val="clear" w:color="auto" w:fill="FFFFFF" w:themeFill="background1"/>
          </w:tcPr>
          <w:p w14:paraId="2B1FFE82" w14:textId="503036A0" w:rsidR="00E50EDF" w:rsidRPr="00AE4266" w:rsidRDefault="00E50EDF" w:rsidP="00634DC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Pr="00AE4266">
              <w:rPr>
                <w:rFonts w:cstheme="minorHAnsi"/>
                <w:szCs w:val="20"/>
              </w:rPr>
              <w:fldChar w:fldCharType="begin"/>
            </w:r>
            <w:r w:rsidRPr="00AE4266">
              <w:rPr>
                <w:rFonts w:cstheme="minorHAnsi"/>
                <w:szCs w:val="20"/>
              </w:rPr>
              <w:instrText xml:space="preserve"> REF routine_power_down \h </w:instrText>
            </w:r>
            <w:r w:rsidRPr="00AE4266">
              <w:rPr>
                <w:rFonts w:cstheme="minorHAnsi"/>
                <w:szCs w:val="20"/>
              </w:rPr>
            </w:r>
            <w:r w:rsidRPr="00AE4266">
              <w:rPr>
                <w:rFonts w:cstheme="minorHAnsi"/>
                <w:szCs w:val="20"/>
              </w:rPr>
              <w:fldChar w:fldCharType="separate"/>
            </w:r>
            <w:r w:rsidRPr="00AE4266">
              <w:t>Power-down state</w:t>
            </w:r>
            <w:r w:rsidRPr="00AE4266">
              <w:rPr>
                <w:rFonts w:cstheme="minorHAnsi"/>
                <w:szCs w:val="20"/>
              </w:rPr>
              <w:fldChar w:fldCharType="end"/>
            </w:r>
          </w:p>
        </w:tc>
      </w:tr>
      <w:tr w:rsidR="00E50EDF" w:rsidRPr="00AE4266" w14:paraId="6C4045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3E58B520" w14:textId="77777777" w:rsidR="00E50EDF" w:rsidRPr="00AE4266" w:rsidRDefault="00E50EDF" w:rsidP="008212BB">
            <w:pPr>
              <w:pStyle w:val="Table-small"/>
              <w:numPr>
                <w:ilvl w:val="0"/>
                <w:numId w:val="24"/>
              </w:numPr>
              <w:rPr>
                <w:rFonts w:cstheme="minorHAnsi"/>
                <w:b w:val="0"/>
                <w:bCs w:val="0"/>
                <w:szCs w:val="20"/>
              </w:rPr>
            </w:pPr>
          </w:p>
        </w:tc>
        <w:tc>
          <w:tcPr>
            <w:tcW w:w="8500" w:type="dxa"/>
            <w:gridSpan w:val="5"/>
            <w:shd w:val="clear" w:color="auto" w:fill="FFFFFF" w:themeFill="background1"/>
          </w:tcPr>
          <w:p w14:paraId="7183E6F5" w14:textId="03BAF324" w:rsidR="00E50EDF" w:rsidRPr="00AE4266" w:rsidRDefault="00E50EDF" w:rsidP="00634D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color w:val="000000"/>
                <w:szCs w:val="20"/>
              </w:rPr>
              <w:t>Ramp-up main power-supply on Vin/Pvin to 100mV</w:t>
            </w:r>
          </w:p>
        </w:tc>
      </w:tr>
      <w:tr w:rsidR="00E50EDF" w:rsidRPr="00AE4266" w14:paraId="4058101E"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8BFF32B" w14:textId="77777777" w:rsidR="00E50EDF" w:rsidRPr="00AE4266" w:rsidRDefault="00E50EDF" w:rsidP="008212BB">
            <w:pPr>
              <w:pStyle w:val="Table-small"/>
              <w:numPr>
                <w:ilvl w:val="0"/>
                <w:numId w:val="24"/>
              </w:numPr>
              <w:rPr>
                <w:rFonts w:cstheme="minorHAnsi"/>
                <w:b w:val="0"/>
                <w:bCs w:val="0"/>
                <w:szCs w:val="20"/>
              </w:rPr>
            </w:pPr>
          </w:p>
        </w:tc>
        <w:tc>
          <w:tcPr>
            <w:tcW w:w="8500" w:type="dxa"/>
            <w:gridSpan w:val="5"/>
            <w:shd w:val="clear" w:color="auto" w:fill="FFFFFF" w:themeFill="background1"/>
          </w:tcPr>
          <w:p w14:paraId="390CEFCB" w14:textId="7F216682" w:rsidR="00E50EDF" w:rsidRPr="00AE4266" w:rsidRDefault="00E50EDF" w:rsidP="00634DC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Wait 10ms</w:t>
            </w:r>
          </w:p>
        </w:tc>
      </w:tr>
      <w:tr w:rsidR="00E50EDF" w:rsidRPr="00AE4266" w14:paraId="77CC37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D6F32C8" w14:textId="77777777" w:rsidR="00E50EDF" w:rsidRPr="00AE4266" w:rsidRDefault="00E50EDF" w:rsidP="008212BB">
            <w:pPr>
              <w:pStyle w:val="Table-small"/>
              <w:numPr>
                <w:ilvl w:val="0"/>
                <w:numId w:val="24"/>
              </w:numPr>
              <w:rPr>
                <w:rFonts w:cstheme="minorHAnsi"/>
                <w:b w:val="0"/>
                <w:bCs w:val="0"/>
                <w:szCs w:val="20"/>
              </w:rPr>
            </w:pPr>
          </w:p>
        </w:tc>
        <w:tc>
          <w:tcPr>
            <w:tcW w:w="8500" w:type="dxa"/>
            <w:gridSpan w:val="5"/>
            <w:shd w:val="clear" w:color="auto" w:fill="FFFFFF" w:themeFill="background1"/>
          </w:tcPr>
          <w:p w14:paraId="1AE5AA8A" w14:textId="05E473B8" w:rsidR="00E50EDF" w:rsidRPr="00AE4266" w:rsidRDefault="00E50EDF" w:rsidP="00634D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color w:val="000000"/>
                <w:szCs w:val="20"/>
              </w:rPr>
              <w:t>Measure the current consumption of the chip</w:t>
            </w:r>
          </w:p>
        </w:tc>
      </w:tr>
      <w:tr w:rsidR="00E50EDF" w:rsidRPr="00AE4266" w14:paraId="699A396F"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B6E4AF9" w14:textId="77777777" w:rsidR="00E50EDF" w:rsidRPr="00AE4266" w:rsidRDefault="00E50EDF" w:rsidP="008212BB">
            <w:pPr>
              <w:pStyle w:val="Table-small"/>
              <w:numPr>
                <w:ilvl w:val="0"/>
                <w:numId w:val="24"/>
              </w:numPr>
              <w:rPr>
                <w:rFonts w:cstheme="minorHAnsi"/>
                <w:b w:val="0"/>
                <w:bCs w:val="0"/>
                <w:szCs w:val="20"/>
              </w:rPr>
            </w:pPr>
          </w:p>
        </w:tc>
        <w:tc>
          <w:tcPr>
            <w:tcW w:w="8500" w:type="dxa"/>
            <w:gridSpan w:val="5"/>
            <w:shd w:val="clear" w:color="auto" w:fill="FFFFFF" w:themeFill="background1"/>
          </w:tcPr>
          <w:p w14:paraId="6A7A1C3D" w14:textId="13625163" w:rsidR="00E50EDF" w:rsidRPr="00AE4266" w:rsidRDefault="00E50EDF" w:rsidP="00634DC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color w:val="000000"/>
                <w:szCs w:val="20"/>
              </w:rPr>
              <w:t xml:space="preserve">Log current </w:t>
            </w:r>
          </w:p>
        </w:tc>
      </w:tr>
      <w:tr w:rsidR="00634DC3" w:rsidRPr="00AE4266" w14:paraId="238ABC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5C9A3907" w14:textId="77777777" w:rsidR="00634DC3" w:rsidRPr="00AE4266" w:rsidRDefault="00634DC3" w:rsidP="00634DC3">
            <w:pPr>
              <w:pStyle w:val="Table-small"/>
              <w:rPr>
                <w:rFonts w:cstheme="minorHAnsi"/>
                <w:szCs w:val="20"/>
              </w:rPr>
            </w:pPr>
            <w:r w:rsidRPr="00AE4266">
              <w:rPr>
                <w:rFonts w:cstheme="minorHAnsi"/>
                <w:color w:val="FFFFFF" w:themeColor="background1"/>
                <w:sz w:val="22"/>
                <w:szCs w:val="22"/>
              </w:rPr>
              <w:t>Notes</w:t>
            </w:r>
          </w:p>
        </w:tc>
      </w:tr>
      <w:tr w:rsidR="00634DC3" w:rsidRPr="00AE4266" w14:paraId="7383E6B5"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1C68975F" w14:textId="602BD134" w:rsidR="00634DC3" w:rsidRPr="00AE4266" w:rsidRDefault="0040355C" w:rsidP="00634DC3">
            <w:pPr>
              <w:pStyle w:val="Table-small"/>
              <w:rPr>
                <w:rFonts w:cstheme="minorHAnsi"/>
                <w:b w:val="0"/>
                <w:bCs w:val="0"/>
                <w:szCs w:val="20"/>
              </w:rPr>
            </w:pPr>
            <w:r w:rsidRPr="00AE4266">
              <w:rPr>
                <w:rFonts w:cstheme="minorHAnsi"/>
                <w:b w:val="0"/>
                <w:bCs w:val="0"/>
                <w:szCs w:val="20"/>
              </w:rPr>
              <w:t>This power-on test should always be performed before doing any other tests. Failure of this test will immediately result in a termination of the test procedure.</w:t>
            </w:r>
            <w:r w:rsidR="009F0FB2">
              <w:rPr>
                <w:rFonts w:cstheme="minorHAnsi"/>
                <w:b w:val="0"/>
                <w:bCs w:val="0"/>
                <w:szCs w:val="20"/>
              </w:rPr>
              <w:t xml:space="preserve"> </w:t>
            </w:r>
            <w:r w:rsidR="0040700F">
              <w:rPr>
                <w:rFonts w:cstheme="minorHAnsi"/>
                <w:b w:val="0"/>
                <w:bCs w:val="0"/>
                <w:szCs w:val="20"/>
              </w:rPr>
              <w:t>Termination limit is set to 50mA.</w:t>
            </w:r>
          </w:p>
        </w:tc>
      </w:tr>
      <w:tr w:rsidR="00634DC3" w:rsidRPr="00AE4266" w14:paraId="1AB3C2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2636ADBC" w14:textId="77777777" w:rsidR="00634DC3" w:rsidRPr="00AE4266" w:rsidRDefault="00634DC3" w:rsidP="00634DC3">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EE142E" w:rsidRPr="00AE4266" w14:paraId="7BEEE96D"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7D28C590" w14:textId="77777777" w:rsidR="00634DC3" w:rsidRPr="00AE4266" w:rsidRDefault="00634DC3" w:rsidP="00634DC3">
            <w:pPr>
              <w:pStyle w:val="Table-small"/>
              <w:rPr>
                <w:rFonts w:cstheme="minorHAnsi"/>
                <w:szCs w:val="20"/>
              </w:rPr>
            </w:pPr>
            <w:r w:rsidRPr="00AE4266">
              <w:rPr>
                <w:rFonts w:cstheme="minorHAnsi"/>
                <w:sz w:val="22"/>
                <w:szCs w:val="22"/>
              </w:rPr>
              <w:t xml:space="preserve">ID </w:t>
            </w:r>
          </w:p>
        </w:tc>
        <w:tc>
          <w:tcPr>
            <w:tcW w:w="4756" w:type="dxa"/>
            <w:shd w:val="clear" w:color="auto" w:fill="C5C2C2" w:themeFill="accent3" w:themeFillTint="66"/>
          </w:tcPr>
          <w:p w14:paraId="203018C7" w14:textId="77777777" w:rsidR="00634DC3" w:rsidRPr="00AE4266" w:rsidRDefault="00634DC3" w:rsidP="00634DC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933" w:type="dxa"/>
            <w:shd w:val="clear" w:color="auto" w:fill="C5C2C2" w:themeFill="accent3" w:themeFillTint="66"/>
          </w:tcPr>
          <w:p w14:paraId="703360AF" w14:textId="77777777" w:rsidR="00634DC3" w:rsidRPr="00AE4266" w:rsidRDefault="00634DC3" w:rsidP="00634DC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983" w:type="dxa"/>
            <w:shd w:val="clear" w:color="auto" w:fill="C5C2C2" w:themeFill="accent3" w:themeFillTint="66"/>
          </w:tcPr>
          <w:p w14:paraId="7E1103F8" w14:textId="77777777" w:rsidR="00634DC3" w:rsidRPr="00AE4266" w:rsidRDefault="00634DC3" w:rsidP="00634DC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901" w:type="dxa"/>
            <w:shd w:val="clear" w:color="auto" w:fill="C5C2C2" w:themeFill="accent3" w:themeFillTint="66"/>
          </w:tcPr>
          <w:p w14:paraId="6DD23E99" w14:textId="77777777" w:rsidR="00634DC3" w:rsidRPr="00AE4266" w:rsidRDefault="00634DC3" w:rsidP="00634DC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927" w:type="dxa"/>
            <w:shd w:val="clear" w:color="auto" w:fill="C5C2C2" w:themeFill="accent3" w:themeFillTint="66"/>
          </w:tcPr>
          <w:p w14:paraId="35B85703" w14:textId="77777777" w:rsidR="00634DC3" w:rsidRPr="00AE4266" w:rsidRDefault="00634DC3" w:rsidP="00634DC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EE142E" w:rsidRPr="00AE4266" w14:paraId="2F6818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177DE48D" w14:textId="62356402" w:rsidR="00634DC3" w:rsidRPr="00AE4266" w:rsidRDefault="007824CD" w:rsidP="00634DC3">
            <w:pPr>
              <w:pStyle w:val="Table-small"/>
              <w:rPr>
                <w:rFonts w:cstheme="minorHAnsi"/>
                <w:b w:val="0"/>
                <w:bCs w:val="0"/>
                <w:szCs w:val="20"/>
              </w:rPr>
            </w:pPr>
            <w:r>
              <w:t>M0001</w:t>
            </w:r>
          </w:p>
        </w:tc>
        <w:tc>
          <w:tcPr>
            <w:tcW w:w="4756" w:type="dxa"/>
            <w:shd w:val="clear" w:color="auto" w:fill="FFFFFF" w:themeFill="background1"/>
          </w:tcPr>
          <w:p w14:paraId="53B5A2B4" w14:textId="35E8B754" w:rsidR="00634DC3" w:rsidRPr="00AE4266" w:rsidRDefault="00825CEE" w:rsidP="00634D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I_</w:t>
            </w:r>
            <w:r w:rsidR="00CD3809" w:rsidRPr="00AE4266">
              <w:rPr>
                <w:rFonts w:cstheme="minorHAnsi"/>
                <w:szCs w:val="20"/>
              </w:rPr>
              <w:t>in_leakage</w:t>
            </w:r>
          </w:p>
        </w:tc>
        <w:tc>
          <w:tcPr>
            <w:tcW w:w="933" w:type="dxa"/>
            <w:shd w:val="clear" w:color="auto" w:fill="FFFFFF" w:themeFill="background1"/>
          </w:tcPr>
          <w:p w14:paraId="7A2FB70B" w14:textId="7BAB6651" w:rsidR="00634DC3" w:rsidRPr="00AE4266" w:rsidRDefault="00397C3D" w:rsidP="00634D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μA</w:t>
            </w:r>
          </w:p>
        </w:tc>
        <w:tc>
          <w:tcPr>
            <w:tcW w:w="983" w:type="dxa"/>
            <w:shd w:val="clear" w:color="auto" w:fill="FFFFFF" w:themeFill="background1"/>
          </w:tcPr>
          <w:p w14:paraId="138E112B" w14:textId="77777777" w:rsidR="00634DC3" w:rsidRPr="00AE4266" w:rsidRDefault="00634DC3" w:rsidP="00634D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1" w:type="dxa"/>
            <w:shd w:val="clear" w:color="auto" w:fill="FFFFFF" w:themeFill="background1"/>
          </w:tcPr>
          <w:p w14:paraId="4C354EF3" w14:textId="77777777" w:rsidR="00634DC3" w:rsidRPr="00AE4266" w:rsidRDefault="00634DC3" w:rsidP="00634D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27" w:type="dxa"/>
            <w:shd w:val="clear" w:color="auto" w:fill="FFFFFF" w:themeFill="background1"/>
          </w:tcPr>
          <w:p w14:paraId="3422A030" w14:textId="77777777" w:rsidR="00634DC3" w:rsidRPr="00AE4266" w:rsidRDefault="00634DC3" w:rsidP="00634DC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bl>
    <w:p w14:paraId="022A6D0C" w14:textId="52DD452F" w:rsidR="003B5DF9" w:rsidRPr="00AE4266" w:rsidRDefault="007824CD" w:rsidP="003B5DF9">
      <w:pPr>
        <w:pStyle w:val="Heading2"/>
        <w:rPr>
          <w:lang w:eastAsia="en-US"/>
        </w:rPr>
      </w:pPr>
      <w:bookmarkStart w:id="136" w:name="_Ref210054422"/>
      <w:bookmarkStart w:id="137" w:name="_Toc211426738"/>
      <w:bookmarkStart w:id="138" w:name="_Ref196466622"/>
      <w:r>
        <w:t>T0002</w:t>
      </w:r>
      <w:r w:rsidR="00EC0662">
        <w:t xml:space="preserve">: </w:t>
      </w:r>
      <w:r w:rsidR="003B5DF9">
        <w:rPr>
          <w:lang w:eastAsia="en-US"/>
        </w:rPr>
        <w:t>Load</w:t>
      </w:r>
      <w:r w:rsidR="003B5DF9" w:rsidRPr="00AE4266">
        <w:rPr>
          <w:lang w:eastAsia="en-US"/>
        </w:rPr>
        <w:t xml:space="preserve"> Short</w:t>
      </w:r>
      <w:bookmarkEnd w:id="136"/>
      <w:bookmarkEnd w:id="137"/>
    </w:p>
    <w:p w14:paraId="30A605CE" w14:textId="00D4C3BB" w:rsidR="003B5DF9" w:rsidRPr="00AE4266" w:rsidRDefault="003B5DF9" w:rsidP="003B5DF9">
      <w:pPr>
        <w:pStyle w:val="Caption"/>
        <w:keepNext/>
        <w:rPr>
          <w:lang w:val="en-GB"/>
        </w:rPr>
      </w:pPr>
      <w:bookmarkStart w:id="139" w:name="_Toc211426683"/>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Pr>
          <w:noProof/>
          <w:lang w:val="en-GB"/>
        </w:rPr>
        <w:t>14</w:t>
      </w:r>
      <w:r w:rsidRPr="00AE4266">
        <w:rPr>
          <w:lang w:val="en-GB"/>
        </w:rPr>
        <w:fldChar w:fldCharType="end"/>
      </w:r>
      <w:r w:rsidRPr="00AE4266">
        <w:rPr>
          <w:lang w:val="en-GB"/>
        </w:rPr>
        <w:t xml:space="preserve">: </w:t>
      </w:r>
      <w:r w:rsidRPr="00AE4266">
        <w:rPr>
          <w:lang w:val="en-GB"/>
        </w:rPr>
        <w:fldChar w:fldCharType="begin"/>
      </w:r>
      <w:r w:rsidRPr="00AE4266">
        <w:rPr>
          <w:lang w:val="en-GB"/>
        </w:rPr>
        <w:instrText xml:space="preserve"> REF _Ref196404055 </w:instrText>
      </w:r>
      <w:r w:rsidRPr="00AE4266">
        <w:rPr>
          <w:lang w:val="en-GB"/>
        </w:rPr>
        <w:fldChar w:fldCharType="separate"/>
      </w:r>
      <w:r>
        <w:rPr>
          <w:lang w:val="en-GB"/>
        </w:rPr>
        <w:t>Load</w:t>
      </w:r>
      <w:r w:rsidRPr="00AE4266">
        <w:rPr>
          <w:lang w:val="en-GB"/>
        </w:rPr>
        <w:t xml:space="preserve"> Short</w:t>
      </w:r>
      <w:r w:rsidRPr="00AE4266">
        <w:rPr>
          <w:lang w:val="en-GB"/>
        </w:rPr>
        <w:fldChar w:fldCharType="end"/>
      </w:r>
      <w:r w:rsidRPr="00AE4266">
        <w:rPr>
          <w:lang w:val="en-GB"/>
        </w:rPr>
        <w:t xml:space="preserve"> overview</w:t>
      </w:r>
      <w:bookmarkEnd w:id="139"/>
    </w:p>
    <w:tbl>
      <w:tblPr>
        <w:tblStyle w:val="GridTable4-Accent3"/>
        <w:tblW w:w="0" w:type="auto"/>
        <w:tblLook w:val="04A0" w:firstRow="1" w:lastRow="0" w:firstColumn="1" w:lastColumn="0" w:noHBand="0" w:noVBand="1"/>
      </w:tblPr>
      <w:tblGrid>
        <w:gridCol w:w="1129"/>
        <w:gridCol w:w="4756"/>
        <w:gridCol w:w="933"/>
        <w:gridCol w:w="983"/>
        <w:gridCol w:w="901"/>
        <w:gridCol w:w="927"/>
      </w:tblGrid>
      <w:tr w:rsidR="003B5DF9" w:rsidRPr="00AE4266" w14:paraId="746111AB" w14:textId="77777777" w:rsidTr="00100D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6C397C43" w14:textId="77777777" w:rsidR="003B5DF9" w:rsidRPr="00AE4266" w:rsidRDefault="003B5DF9" w:rsidP="00100D2A">
            <w:pPr>
              <w:pStyle w:val="Table-small"/>
              <w:rPr>
                <w:rFonts w:cstheme="minorHAnsi"/>
                <w:sz w:val="22"/>
                <w:szCs w:val="18"/>
              </w:rPr>
            </w:pPr>
            <w:r w:rsidRPr="00AE4266">
              <w:rPr>
                <w:rFonts w:cstheme="minorHAnsi"/>
                <w:sz w:val="22"/>
                <w:szCs w:val="18"/>
              </w:rPr>
              <w:t xml:space="preserve">Test Description </w:t>
            </w:r>
          </w:p>
        </w:tc>
      </w:tr>
      <w:tr w:rsidR="003B5DF9" w:rsidRPr="00AE4266" w14:paraId="6C8DBBEE" w14:textId="77777777" w:rsidTr="00100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4AEFCCB9" w14:textId="49C9808B" w:rsidR="003B5DF9" w:rsidRPr="00AE4266" w:rsidRDefault="003B5DF9" w:rsidP="00100D2A">
            <w:pPr>
              <w:pStyle w:val="Table-small"/>
              <w:rPr>
                <w:rFonts w:cstheme="minorHAnsi"/>
                <w:b w:val="0"/>
              </w:rPr>
            </w:pPr>
            <w:r w:rsidRPr="00AE4266">
              <w:rPr>
                <w:rFonts w:cstheme="minorHAnsi"/>
                <w:b w:val="0"/>
                <w:bCs w:val="0"/>
              </w:rPr>
              <w:t xml:space="preserve">Verify that there is no short to ground </w:t>
            </w:r>
            <w:r>
              <w:rPr>
                <w:rFonts w:cstheme="minorHAnsi"/>
                <w:b w:val="0"/>
                <w:bCs w:val="0"/>
              </w:rPr>
              <w:t xml:space="preserve">or power </w:t>
            </w:r>
            <w:r w:rsidRPr="00AE4266">
              <w:rPr>
                <w:rFonts w:cstheme="minorHAnsi"/>
                <w:b w:val="0"/>
                <w:bCs w:val="0"/>
              </w:rPr>
              <w:t xml:space="preserve">on the </w:t>
            </w:r>
            <w:r>
              <w:rPr>
                <w:rFonts w:cstheme="minorHAnsi"/>
                <w:b w:val="0"/>
                <w:bCs w:val="0"/>
              </w:rPr>
              <w:t>load</w:t>
            </w:r>
            <w:r w:rsidRPr="00AE4266">
              <w:rPr>
                <w:rFonts w:cstheme="minorHAnsi"/>
                <w:b w:val="0"/>
                <w:bCs w:val="0"/>
              </w:rPr>
              <w:t>-terminals of the chip</w:t>
            </w:r>
          </w:p>
        </w:tc>
      </w:tr>
      <w:tr w:rsidR="003B5DF9" w:rsidRPr="00AE4266" w14:paraId="1891FEA4" w14:textId="77777777" w:rsidTr="00100D2A">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146F9ACA" w14:textId="77777777" w:rsidR="003B5DF9" w:rsidRPr="00AE4266" w:rsidRDefault="003B5DF9" w:rsidP="00100D2A">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3B5DF9" w:rsidRPr="00AE4266" w14:paraId="1A89676E" w14:textId="77777777" w:rsidTr="00100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33E2A974" w14:textId="77777777" w:rsidR="003B5DF9" w:rsidRPr="00AE4266" w:rsidRDefault="003B5DF9" w:rsidP="003B5DF9">
            <w:pPr>
              <w:pStyle w:val="ListParagraph"/>
              <w:numPr>
                <w:ilvl w:val="0"/>
                <w:numId w:val="19"/>
              </w:numPr>
              <w:spacing w:before="20" w:after="20"/>
              <w:rPr>
                <w:b w:val="0"/>
                <w:bCs w:val="0"/>
                <w:sz w:val="20"/>
                <w:szCs w:val="14"/>
              </w:rPr>
            </w:pPr>
            <w:r w:rsidRPr="00AE4266">
              <w:rPr>
                <w:b w:val="0"/>
                <w:bCs w:val="0"/>
                <w:sz w:val="20"/>
                <w:szCs w:val="14"/>
              </w:rPr>
              <w:t xml:space="preserve">Current measurement: accuracy: 100nA, range 100μA </w:t>
            </w:r>
          </w:p>
          <w:p w14:paraId="198B92BF" w14:textId="77777777" w:rsidR="003B5DF9" w:rsidRPr="00AE4266" w:rsidRDefault="003B5DF9" w:rsidP="003B5DF9">
            <w:pPr>
              <w:pStyle w:val="ListParagraph"/>
              <w:numPr>
                <w:ilvl w:val="0"/>
                <w:numId w:val="19"/>
              </w:numPr>
              <w:spacing w:before="20" w:after="20"/>
            </w:pPr>
            <w:r w:rsidRPr="00AE4266">
              <w:rPr>
                <w:b w:val="0"/>
                <w:bCs w:val="0"/>
                <w:sz w:val="20"/>
                <w:szCs w:val="14"/>
              </w:rPr>
              <w:t>Voltage source: accuracy: 10mV, range:100mV</w:t>
            </w:r>
          </w:p>
        </w:tc>
      </w:tr>
      <w:tr w:rsidR="003B5DF9" w:rsidRPr="00AE4266" w14:paraId="6BE8F1F9" w14:textId="77777777" w:rsidTr="00100D2A">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2451A9B9" w14:textId="77777777" w:rsidR="003B5DF9" w:rsidRPr="00AE4266" w:rsidRDefault="003B5DF9" w:rsidP="00100D2A">
            <w:pPr>
              <w:pStyle w:val="Table-small"/>
              <w:rPr>
                <w:rFonts w:cstheme="minorHAnsi"/>
                <w:sz w:val="22"/>
                <w:szCs w:val="18"/>
              </w:rPr>
            </w:pPr>
            <w:r w:rsidRPr="00AE4266">
              <w:rPr>
                <w:rFonts w:cstheme="minorHAnsi"/>
                <w:color w:val="FFFFFF" w:themeColor="background1"/>
                <w:sz w:val="22"/>
                <w:szCs w:val="18"/>
              </w:rPr>
              <w:t>Test Procedure</w:t>
            </w:r>
          </w:p>
        </w:tc>
      </w:tr>
      <w:tr w:rsidR="003B5DF9" w:rsidRPr="00AE4266" w14:paraId="6A44F347" w14:textId="77777777" w:rsidTr="00100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6297E081" w14:textId="77777777" w:rsidR="003B5DF9" w:rsidRPr="00AE4266" w:rsidRDefault="003B5DF9" w:rsidP="00100D2A">
            <w:pPr>
              <w:pStyle w:val="Table-small"/>
              <w:rPr>
                <w:rFonts w:cstheme="minorHAnsi"/>
                <w:sz w:val="22"/>
                <w:szCs w:val="18"/>
              </w:rPr>
            </w:pPr>
            <w:r w:rsidRPr="00AE4266">
              <w:rPr>
                <w:rFonts w:cstheme="minorHAnsi"/>
                <w:sz w:val="22"/>
                <w:szCs w:val="18"/>
              </w:rPr>
              <w:t>Step</w:t>
            </w:r>
          </w:p>
        </w:tc>
        <w:tc>
          <w:tcPr>
            <w:tcW w:w="8500" w:type="dxa"/>
            <w:gridSpan w:val="5"/>
            <w:shd w:val="clear" w:color="auto" w:fill="C5C2C2" w:themeFill="accent3" w:themeFillTint="66"/>
          </w:tcPr>
          <w:p w14:paraId="778CA939" w14:textId="77777777" w:rsidR="003B5DF9" w:rsidRPr="00AE4266" w:rsidRDefault="003B5DF9" w:rsidP="00100D2A">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r>
      <w:tr w:rsidR="003B5DF9" w:rsidRPr="00AE4266" w14:paraId="02690C6E" w14:textId="77777777" w:rsidTr="00100D2A">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235E97E" w14:textId="77777777" w:rsidR="003B5DF9" w:rsidRPr="00AE4266" w:rsidRDefault="003B5DF9" w:rsidP="00B15887">
            <w:pPr>
              <w:pStyle w:val="Table-small"/>
              <w:numPr>
                <w:ilvl w:val="0"/>
                <w:numId w:val="44"/>
              </w:numPr>
              <w:rPr>
                <w:rFonts w:cstheme="minorHAnsi"/>
                <w:b w:val="0"/>
                <w:bCs w:val="0"/>
                <w:szCs w:val="20"/>
              </w:rPr>
            </w:pPr>
          </w:p>
        </w:tc>
        <w:tc>
          <w:tcPr>
            <w:tcW w:w="8500" w:type="dxa"/>
            <w:gridSpan w:val="5"/>
            <w:shd w:val="clear" w:color="auto" w:fill="FFFFFF" w:themeFill="background1"/>
          </w:tcPr>
          <w:p w14:paraId="194B8CE6" w14:textId="60AAEC1D" w:rsidR="003B5DF9" w:rsidRPr="00AE4266" w:rsidRDefault="003B5DF9" w:rsidP="00100D2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00C37F01">
              <w:rPr>
                <w:rFonts w:cstheme="minorHAnsi"/>
                <w:szCs w:val="20"/>
              </w:rPr>
              <w:fldChar w:fldCharType="begin"/>
            </w:r>
            <w:r w:rsidR="00C37F01">
              <w:rPr>
                <w:rFonts w:cstheme="minorHAnsi"/>
                <w:szCs w:val="20"/>
              </w:rPr>
              <w:instrText xml:space="preserve"> REF  routine_power_down \h </w:instrText>
            </w:r>
            <w:r w:rsidR="00C37F01">
              <w:rPr>
                <w:rFonts w:cstheme="minorHAnsi"/>
                <w:szCs w:val="20"/>
              </w:rPr>
            </w:r>
            <w:r w:rsidR="00C37F01">
              <w:rPr>
                <w:rFonts w:cstheme="minorHAnsi"/>
                <w:szCs w:val="20"/>
              </w:rPr>
              <w:fldChar w:fldCharType="separate"/>
            </w:r>
            <w:r w:rsidR="00C37F01" w:rsidRPr="00AE4266">
              <w:t>Power-down state</w:t>
            </w:r>
            <w:r w:rsidR="00C37F01">
              <w:rPr>
                <w:rFonts w:cstheme="minorHAnsi"/>
                <w:szCs w:val="20"/>
              </w:rPr>
              <w:fldChar w:fldCharType="end"/>
            </w:r>
          </w:p>
        </w:tc>
      </w:tr>
      <w:tr w:rsidR="003B5DF9" w:rsidRPr="00AE4266" w14:paraId="08C7445D" w14:textId="77777777" w:rsidTr="00100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130E8645" w14:textId="77777777" w:rsidR="003B5DF9" w:rsidRPr="00AE4266" w:rsidRDefault="003B5DF9" w:rsidP="00B15887">
            <w:pPr>
              <w:pStyle w:val="Table-small"/>
              <w:numPr>
                <w:ilvl w:val="0"/>
                <w:numId w:val="44"/>
              </w:numPr>
              <w:rPr>
                <w:rFonts w:cstheme="minorHAnsi"/>
                <w:b w:val="0"/>
                <w:bCs w:val="0"/>
                <w:szCs w:val="20"/>
              </w:rPr>
            </w:pPr>
          </w:p>
        </w:tc>
        <w:tc>
          <w:tcPr>
            <w:tcW w:w="8500" w:type="dxa"/>
            <w:gridSpan w:val="5"/>
            <w:shd w:val="clear" w:color="auto" w:fill="FFFFFF" w:themeFill="background1"/>
          </w:tcPr>
          <w:p w14:paraId="2F41C249" w14:textId="42FC6542" w:rsidR="003B5DF9" w:rsidRPr="00AE4266" w:rsidRDefault="003B5DF9" w:rsidP="00100D2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color w:val="000000"/>
                <w:szCs w:val="20"/>
              </w:rPr>
              <w:t xml:space="preserve">Ramp-up </w:t>
            </w:r>
            <w:r w:rsidR="007106EA">
              <w:rPr>
                <w:rFonts w:cstheme="minorHAnsi"/>
                <w:color w:val="000000"/>
                <w:szCs w:val="20"/>
              </w:rPr>
              <w:t xml:space="preserve">the voltage on </w:t>
            </w:r>
            <w:r w:rsidR="00BB2D6C">
              <w:rPr>
                <w:rFonts w:cstheme="minorHAnsi"/>
                <w:color w:val="000000"/>
                <w:szCs w:val="20"/>
              </w:rPr>
              <w:t>the load</w:t>
            </w:r>
            <w:r w:rsidRPr="00AE4266">
              <w:rPr>
                <w:rFonts w:cstheme="minorHAnsi"/>
                <w:color w:val="000000"/>
                <w:szCs w:val="20"/>
              </w:rPr>
              <w:t xml:space="preserve"> to 100mV</w:t>
            </w:r>
          </w:p>
        </w:tc>
      </w:tr>
      <w:tr w:rsidR="003B5DF9" w:rsidRPr="00AE4266" w14:paraId="574D7165" w14:textId="77777777" w:rsidTr="00100D2A">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5F964F18" w14:textId="77777777" w:rsidR="003B5DF9" w:rsidRPr="00AE4266" w:rsidRDefault="003B5DF9" w:rsidP="00B15887">
            <w:pPr>
              <w:pStyle w:val="Table-small"/>
              <w:numPr>
                <w:ilvl w:val="0"/>
                <w:numId w:val="44"/>
              </w:numPr>
              <w:rPr>
                <w:rFonts w:cstheme="minorHAnsi"/>
                <w:b w:val="0"/>
                <w:bCs w:val="0"/>
                <w:szCs w:val="20"/>
              </w:rPr>
            </w:pPr>
          </w:p>
        </w:tc>
        <w:tc>
          <w:tcPr>
            <w:tcW w:w="8500" w:type="dxa"/>
            <w:gridSpan w:val="5"/>
            <w:shd w:val="clear" w:color="auto" w:fill="FFFFFF" w:themeFill="background1"/>
          </w:tcPr>
          <w:p w14:paraId="2465251C" w14:textId="77777777" w:rsidR="003B5DF9" w:rsidRPr="00AE4266" w:rsidRDefault="003B5DF9" w:rsidP="00100D2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Wait 10ms</w:t>
            </w:r>
          </w:p>
        </w:tc>
      </w:tr>
      <w:tr w:rsidR="003B5DF9" w:rsidRPr="00AE4266" w14:paraId="429F753B" w14:textId="77777777" w:rsidTr="00100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510421CE" w14:textId="77777777" w:rsidR="003B5DF9" w:rsidRPr="00AE4266" w:rsidRDefault="003B5DF9" w:rsidP="00B15887">
            <w:pPr>
              <w:pStyle w:val="Table-small"/>
              <w:numPr>
                <w:ilvl w:val="0"/>
                <w:numId w:val="44"/>
              </w:numPr>
              <w:rPr>
                <w:rFonts w:cstheme="minorHAnsi"/>
                <w:b w:val="0"/>
                <w:bCs w:val="0"/>
                <w:szCs w:val="20"/>
              </w:rPr>
            </w:pPr>
          </w:p>
        </w:tc>
        <w:tc>
          <w:tcPr>
            <w:tcW w:w="8500" w:type="dxa"/>
            <w:gridSpan w:val="5"/>
            <w:shd w:val="clear" w:color="auto" w:fill="FFFFFF" w:themeFill="background1"/>
          </w:tcPr>
          <w:p w14:paraId="2691CE2E" w14:textId="77777777" w:rsidR="003B5DF9" w:rsidRPr="00AE4266" w:rsidRDefault="003B5DF9" w:rsidP="00100D2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color w:val="000000"/>
                <w:szCs w:val="20"/>
              </w:rPr>
              <w:t>Measure the current consumption of the chip</w:t>
            </w:r>
          </w:p>
        </w:tc>
      </w:tr>
      <w:tr w:rsidR="003B5DF9" w:rsidRPr="00AE4266" w14:paraId="78F555AB" w14:textId="77777777" w:rsidTr="00100D2A">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A612CF3" w14:textId="77777777" w:rsidR="003B5DF9" w:rsidRPr="00AE4266" w:rsidRDefault="003B5DF9" w:rsidP="00B15887">
            <w:pPr>
              <w:pStyle w:val="Table-small"/>
              <w:numPr>
                <w:ilvl w:val="0"/>
                <w:numId w:val="44"/>
              </w:numPr>
              <w:rPr>
                <w:rFonts w:cstheme="minorHAnsi"/>
                <w:b w:val="0"/>
                <w:bCs w:val="0"/>
                <w:szCs w:val="20"/>
              </w:rPr>
            </w:pPr>
          </w:p>
        </w:tc>
        <w:tc>
          <w:tcPr>
            <w:tcW w:w="8500" w:type="dxa"/>
            <w:gridSpan w:val="5"/>
            <w:shd w:val="clear" w:color="auto" w:fill="FFFFFF" w:themeFill="background1"/>
          </w:tcPr>
          <w:p w14:paraId="7D066248" w14:textId="77777777" w:rsidR="003B5DF9" w:rsidRPr="00AE4266" w:rsidRDefault="003B5DF9" w:rsidP="00100D2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color w:val="000000"/>
                <w:szCs w:val="20"/>
              </w:rPr>
              <w:t xml:space="preserve">Log current </w:t>
            </w:r>
          </w:p>
        </w:tc>
      </w:tr>
      <w:tr w:rsidR="003B5DF9" w:rsidRPr="00AE4266" w14:paraId="3856127C" w14:textId="77777777" w:rsidTr="00100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76E48883" w14:textId="77777777" w:rsidR="003B5DF9" w:rsidRPr="00AE4266" w:rsidRDefault="003B5DF9" w:rsidP="00100D2A">
            <w:pPr>
              <w:pStyle w:val="Table-small"/>
              <w:rPr>
                <w:rFonts w:cstheme="minorHAnsi"/>
                <w:szCs w:val="20"/>
              </w:rPr>
            </w:pPr>
            <w:r w:rsidRPr="00AE4266">
              <w:rPr>
                <w:rFonts w:cstheme="minorHAnsi"/>
                <w:color w:val="FFFFFF" w:themeColor="background1"/>
                <w:sz w:val="22"/>
                <w:szCs w:val="22"/>
              </w:rPr>
              <w:lastRenderedPageBreak/>
              <w:t>Notes</w:t>
            </w:r>
          </w:p>
        </w:tc>
      </w:tr>
      <w:tr w:rsidR="003B5DF9" w:rsidRPr="00AE4266" w14:paraId="53FCF772" w14:textId="77777777" w:rsidTr="00100D2A">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590FF37D" w14:textId="496E2A28" w:rsidR="003B5DF9" w:rsidRPr="00AE4266" w:rsidRDefault="003B5DF9" w:rsidP="00100D2A">
            <w:pPr>
              <w:pStyle w:val="Table-small"/>
              <w:rPr>
                <w:rFonts w:cstheme="minorHAnsi"/>
                <w:b w:val="0"/>
                <w:bCs w:val="0"/>
                <w:szCs w:val="20"/>
              </w:rPr>
            </w:pPr>
            <w:r w:rsidRPr="00AE4266">
              <w:rPr>
                <w:rFonts w:cstheme="minorHAnsi"/>
                <w:b w:val="0"/>
                <w:bCs w:val="0"/>
                <w:szCs w:val="20"/>
              </w:rPr>
              <w:t>This power-on test should always be performed before doing any other tests. Failure of this test will immediately result in a termination of the test procedure</w:t>
            </w:r>
            <w:r w:rsidR="009E6A1F" w:rsidRPr="00AE4266">
              <w:rPr>
                <w:rFonts w:cstheme="minorHAnsi"/>
                <w:b w:val="0"/>
                <w:bCs w:val="0"/>
                <w:szCs w:val="20"/>
              </w:rPr>
              <w:t>.</w:t>
            </w:r>
            <w:r w:rsidR="009E6A1F">
              <w:rPr>
                <w:rFonts w:cstheme="minorHAnsi"/>
                <w:b w:val="0"/>
                <w:bCs w:val="0"/>
                <w:szCs w:val="20"/>
              </w:rPr>
              <w:t xml:space="preserve"> Termination limit is set to 50mA.</w:t>
            </w:r>
            <w:del w:id="140" w:author="Jonathan Vanden Berk" w:date="2025-10-01T19:58:00Z" w16du:dateUtc="2025-10-01T17:58:00Z">
              <w:r w:rsidRPr="00AE4266" w:rsidDel="009E6A1F">
                <w:rPr>
                  <w:rFonts w:cstheme="minorHAnsi"/>
                  <w:b w:val="0"/>
                  <w:bCs w:val="0"/>
                  <w:szCs w:val="20"/>
                </w:rPr>
                <w:delText>.</w:delText>
              </w:r>
            </w:del>
          </w:p>
        </w:tc>
      </w:tr>
      <w:tr w:rsidR="003B5DF9" w:rsidRPr="00AE4266" w14:paraId="6790E16F" w14:textId="77777777" w:rsidTr="00100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2AADC5FA" w14:textId="77777777" w:rsidR="003B5DF9" w:rsidRPr="00AE4266" w:rsidRDefault="003B5DF9" w:rsidP="00100D2A">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3B5DF9" w:rsidRPr="00AE4266" w14:paraId="04598A99" w14:textId="77777777" w:rsidTr="00100D2A">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3C254274" w14:textId="77777777" w:rsidR="003B5DF9" w:rsidRPr="00AE4266" w:rsidRDefault="003B5DF9" w:rsidP="00100D2A">
            <w:pPr>
              <w:pStyle w:val="Table-small"/>
              <w:rPr>
                <w:rFonts w:cstheme="minorHAnsi"/>
                <w:szCs w:val="20"/>
              </w:rPr>
            </w:pPr>
            <w:r w:rsidRPr="00AE4266">
              <w:rPr>
                <w:rFonts w:cstheme="minorHAnsi"/>
                <w:sz w:val="22"/>
                <w:szCs w:val="22"/>
              </w:rPr>
              <w:t xml:space="preserve">ID </w:t>
            </w:r>
          </w:p>
        </w:tc>
        <w:tc>
          <w:tcPr>
            <w:tcW w:w="4756" w:type="dxa"/>
            <w:shd w:val="clear" w:color="auto" w:fill="C5C2C2" w:themeFill="accent3" w:themeFillTint="66"/>
          </w:tcPr>
          <w:p w14:paraId="7C7341E4" w14:textId="77777777" w:rsidR="003B5DF9" w:rsidRPr="00AE4266" w:rsidRDefault="003B5DF9" w:rsidP="00100D2A">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933" w:type="dxa"/>
            <w:shd w:val="clear" w:color="auto" w:fill="C5C2C2" w:themeFill="accent3" w:themeFillTint="66"/>
          </w:tcPr>
          <w:p w14:paraId="6CB3BB4A" w14:textId="77777777" w:rsidR="003B5DF9" w:rsidRPr="00AE4266" w:rsidRDefault="003B5DF9" w:rsidP="00100D2A">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983" w:type="dxa"/>
            <w:shd w:val="clear" w:color="auto" w:fill="C5C2C2" w:themeFill="accent3" w:themeFillTint="66"/>
          </w:tcPr>
          <w:p w14:paraId="462502A3" w14:textId="77777777" w:rsidR="003B5DF9" w:rsidRPr="00AE4266" w:rsidRDefault="003B5DF9" w:rsidP="00100D2A">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901" w:type="dxa"/>
            <w:shd w:val="clear" w:color="auto" w:fill="C5C2C2" w:themeFill="accent3" w:themeFillTint="66"/>
          </w:tcPr>
          <w:p w14:paraId="14E311B1" w14:textId="77777777" w:rsidR="003B5DF9" w:rsidRPr="00AE4266" w:rsidRDefault="003B5DF9" w:rsidP="00100D2A">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927" w:type="dxa"/>
            <w:shd w:val="clear" w:color="auto" w:fill="C5C2C2" w:themeFill="accent3" w:themeFillTint="66"/>
          </w:tcPr>
          <w:p w14:paraId="662A6B0C" w14:textId="77777777" w:rsidR="003B5DF9" w:rsidRPr="00AE4266" w:rsidRDefault="003B5DF9" w:rsidP="00100D2A">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3B5DF9" w:rsidRPr="00AE4266" w14:paraId="3CEC516C" w14:textId="77777777" w:rsidTr="00100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A26BDE2" w14:textId="282CA99C" w:rsidR="003B5DF9" w:rsidRPr="00AE4266" w:rsidRDefault="003B5DF9" w:rsidP="00100D2A">
            <w:pPr>
              <w:pStyle w:val="Table-small"/>
              <w:rPr>
                <w:rFonts w:cstheme="minorHAnsi"/>
                <w:b w:val="0"/>
                <w:bCs w:val="0"/>
                <w:szCs w:val="20"/>
              </w:rPr>
            </w:pPr>
            <w:r>
              <w:t>M000</w:t>
            </w:r>
            <w:r w:rsidR="0032760B">
              <w:t>2</w:t>
            </w:r>
          </w:p>
        </w:tc>
        <w:tc>
          <w:tcPr>
            <w:tcW w:w="4756" w:type="dxa"/>
            <w:shd w:val="clear" w:color="auto" w:fill="FFFFFF" w:themeFill="background1"/>
          </w:tcPr>
          <w:p w14:paraId="3B4F910C" w14:textId="72F4BEF9" w:rsidR="003B5DF9" w:rsidRPr="00AE4266" w:rsidRDefault="003B5DF9" w:rsidP="00100D2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I_</w:t>
            </w:r>
            <w:r w:rsidR="0032760B">
              <w:rPr>
                <w:rFonts w:cstheme="minorHAnsi"/>
                <w:szCs w:val="20"/>
              </w:rPr>
              <w:t>out</w:t>
            </w:r>
            <w:r w:rsidRPr="00AE4266">
              <w:rPr>
                <w:rFonts w:cstheme="minorHAnsi"/>
                <w:szCs w:val="20"/>
              </w:rPr>
              <w:t>_leakage</w:t>
            </w:r>
          </w:p>
        </w:tc>
        <w:tc>
          <w:tcPr>
            <w:tcW w:w="933" w:type="dxa"/>
            <w:shd w:val="clear" w:color="auto" w:fill="FFFFFF" w:themeFill="background1"/>
          </w:tcPr>
          <w:p w14:paraId="767C3C44" w14:textId="77777777" w:rsidR="003B5DF9" w:rsidRPr="00AE4266" w:rsidRDefault="003B5DF9" w:rsidP="00100D2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μA</w:t>
            </w:r>
          </w:p>
        </w:tc>
        <w:tc>
          <w:tcPr>
            <w:tcW w:w="983" w:type="dxa"/>
            <w:shd w:val="clear" w:color="auto" w:fill="FFFFFF" w:themeFill="background1"/>
          </w:tcPr>
          <w:p w14:paraId="172104C7" w14:textId="77777777" w:rsidR="003B5DF9" w:rsidRPr="00AE4266" w:rsidRDefault="003B5DF9" w:rsidP="00100D2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1" w:type="dxa"/>
            <w:shd w:val="clear" w:color="auto" w:fill="FFFFFF" w:themeFill="background1"/>
          </w:tcPr>
          <w:p w14:paraId="68C0F45F" w14:textId="77777777" w:rsidR="003B5DF9" w:rsidRPr="00AE4266" w:rsidRDefault="003B5DF9" w:rsidP="00100D2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27" w:type="dxa"/>
            <w:shd w:val="clear" w:color="auto" w:fill="FFFFFF" w:themeFill="background1"/>
          </w:tcPr>
          <w:p w14:paraId="4D6BD58D" w14:textId="77777777" w:rsidR="003B5DF9" w:rsidRPr="00AE4266" w:rsidRDefault="003B5DF9" w:rsidP="00100D2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bl>
    <w:p w14:paraId="14DEB7CA" w14:textId="595795DD" w:rsidR="001F0592" w:rsidRPr="008010BA" w:rsidRDefault="007824CD" w:rsidP="00A207D3">
      <w:pPr>
        <w:pStyle w:val="Heading2"/>
        <w:rPr>
          <w:dstrike/>
          <w:lang w:eastAsia="en-US"/>
        </w:rPr>
      </w:pPr>
      <w:bookmarkStart w:id="141" w:name="_Ref210054396"/>
      <w:bookmarkStart w:id="142" w:name="_Toc211426739"/>
      <w:r w:rsidRPr="008010BA">
        <w:rPr>
          <w:dstrike/>
        </w:rPr>
        <w:t>T000</w:t>
      </w:r>
      <w:r w:rsidR="000A6793" w:rsidRPr="008010BA">
        <w:rPr>
          <w:dstrike/>
        </w:rPr>
        <w:t>3</w:t>
      </w:r>
      <w:r w:rsidR="00EC0662" w:rsidRPr="008010BA">
        <w:rPr>
          <w:dstrike/>
        </w:rPr>
        <w:t xml:space="preserve">: </w:t>
      </w:r>
      <w:r w:rsidR="00F17ED8" w:rsidRPr="008010BA">
        <w:rPr>
          <w:dstrike/>
          <w:lang w:eastAsia="en-US"/>
        </w:rPr>
        <w:t>PS</w:t>
      </w:r>
      <w:r w:rsidR="00414C8B" w:rsidRPr="008010BA">
        <w:rPr>
          <w:dstrike/>
          <w:lang w:eastAsia="en-US"/>
        </w:rPr>
        <w:t>U</w:t>
      </w:r>
      <w:r w:rsidR="00A207D3" w:rsidRPr="008010BA">
        <w:rPr>
          <w:dstrike/>
          <w:lang w:eastAsia="en-US"/>
        </w:rPr>
        <w:t xml:space="preserve"> calibration</w:t>
      </w:r>
      <w:bookmarkEnd w:id="138"/>
      <w:bookmarkEnd w:id="141"/>
      <w:bookmarkEnd w:id="142"/>
    </w:p>
    <w:p w14:paraId="008091BC" w14:textId="025FA001" w:rsidR="008B7AA0" w:rsidRPr="008010BA" w:rsidRDefault="008B7AA0" w:rsidP="008B7AA0">
      <w:pPr>
        <w:pStyle w:val="Caption"/>
        <w:keepNext/>
        <w:rPr>
          <w:dstrike/>
          <w:lang w:val="en-GB"/>
        </w:rPr>
      </w:pPr>
      <w:bookmarkStart w:id="143" w:name="_Toc211426684"/>
      <w:r w:rsidRPr="008010BA">
        <w:rPr>
          <w:dstrike/>
          <w:lang w:val="en-GB"/>
        </w:rPr>
        <w:t xml:space="preserve">Table </w:t>
      </w:r>
      <w:r w:rsidRPr="008010BA">
        <w:rPr>
          <w:dstrike/>
          <w:lang w:val="en-GB"/>
        </w:rPr>
        <w:fldChar w:fldCharType="begin"/>
      </w:r>
      <w:r w:rsidRPr="008010BA">
        <w:rPr>
          <w:dstrike/>
          <w:lang w:val="en-GB"/>
        </w:rPr>
        <w:instrText xml:space="preserve"> SEQ Table \* ARABIC </w:instrText>
      </w:r>
      <w:r w:rsidRPr="008010BA">
        <w:rPr>
          <w:dstrike/>
          <w:lang w:val="en-GB"/>
        </w:rPr>
        <w:fldChar w:fldCharType="separate"/>
      </w:r>
      <w:r w:rsidR="00F93DF5" w:rsidRPr="008010BA">
        <w:rPr>
          <w:dstrike/>
          <w:noProof/>
          <w:lang w:val="en-GB"/>
        </w:rPr>
        <w:t>15</w:t>
      </w:r>
      <w:r w:rsidRPr="008010BA">
        <w:rPr>
          <w:dstrike/>
          <w:lang w:val="en-GB"/>
        </w:rPr>
        <w:fldChar w:fldCharType="end"/>
      </w:r>
      <w:r w:rsidRPr="008010BA">
        <w:rPr>
          <w:dstrike/>
          <w:lang w:val="en-GB"/>
        </w:rPr>
        <w:t xml:space="preserve">: </w:t>
      </w:r>
      <w:r w:rsidR="00801CCC" w:rsidRPr="008010BA">
        <w:rPr>
          <w:dstrike/>
          <w:lang w:val="en-GB"/>
        </w:rPr>
        <w:fldChar w:fldCharType="begin"/>
      </w:r>
      <w:r w:rsidR="00801CCC" w:rsidRPr="008010BA">
        <w:rPr>
          <w:dstrike/>
          <w:lang w:val="en-GB"/>
        </w:rPr>
        <w:instrText xml:space="preserve"> REF _Ref196466622 </w:instrText>
      </w:r>
      <w:r w:rsidR="00BC54F1">
        <w:rPr>
          <w:dstrike/>
          <w:lang w:val="en-GB"/>
        </w:rPr>
        <w:instrText xml:space="preserve"> \* MERGEFORMAT </w:instrText>
      </w:r>
      <w:r w:rsidR="00801CCC" w:rsidRPr="008010BA">
        <w:rPr>
          <w:dstrike/>
          <w:lang w:val="en-GB"/>
        </w:rPr>
        <w:fldChar w:fldCharType="separate"/>
      </w:r>
      <w:r w:rsidR="00DB3600" w:rsidRPr="008010BA">
        <w:rPr>
          <w:dstrike/>
          <w:lang w:val="en-GB"/>
        </w:rPr>
        <w:t>PSU</w:t>
      </w:r>
      <w:r w:rsidR="00801CCC" w:rsidRPr="008010BA">
        <w:rPr>
          <w:dstrike/>
          <w:lang w:val="en-GB"/>
        </w:rPr>
        <w:t xml:space="preserve"> calibration</w:t>
      </w:r>
      <w:r w:rsidR="00801CCC" w:rsidRPr="008010BA">
        <w:rPr>
          <w:dstrike/>
          <w:lang w:val="en-GB"/>
        </w:rPr>
        <w:fldChar w:fldCharType="end"/>
      </w:r>
      <w:r w:rsidR="00801CCC" w:rsidRPr="008010BA">
        <w:rPr>
          <w:dstrike/>
          <w:lang w:val="en-GB"/>
        </w:rPr>
        <w:t xml:space="preserve"> </w:t>
      </w:r>
      <w:r w:rsidRPr="008010BA">
        <w:rPr>
          <w:dstrike/>
          <w:lang w:val="en-GB"/>
        </w:rPr>
        <w:t>overview</w:t>
      </w:r>
      <w:bookmarkEnd w:id="143"/>
    </w:p>
    <w:tbl>
      <w:tblPr>
        <w:tblStyle w:val="GridTable4-Accent3"/>
        <w:tblW w:w="0" w:type="auto"/>
        <w:tblLook w:val="04A0" w:firstRow="1" w:lastRow="0" w:firstColumn="1" w:lastColumn="0" w:noHBand="0" w:noVBand="1"/>
      </w:tblPr>
      <w:tblGrid>
        <w:gridCol w:w="1129"/>
        <w:gridCol w:w="4756"/>
        <w:gridCol w:w="933"/>
        <w:gridCol w:w="983"/>
        <w:gridCol w:w="901"/>
        <w:gridCol w:w="927"/>
      </w:tblGrid>
      <w:tr w:rsidR="008B7AA0" w:rsidRPr="00AE4266" w14:paraId="264EFA2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2B2ADC37" w14:textId="77777777" w:rsidR="008B7AA0" w:rsidRPr="008010BA" w:rsidRDefault="008B7AA0">
            <w:pPr>
              <w:pStyle w:val="Table-small"/>
              <w:rPr>
                <w:rFonts w:cstheme="minorHAnsi"/>
                <w:dstrike/>
                <w:sz w:val="22"/>
                <w:szCs w:val="18"/>
              </w:rPr>
            </w:pPr>
            <w:r w:rsidRPr="008010BA">
              <w:rPr>
                <w:rFonts w:cstheme="minorHAnsi"/>
                <w:dstrike/>
                <w:sz w:val="22"/>
                <w:szCs w:val="18"/>
              </w:rPr>
              <w:t xml:space="preserve">Test Description </w:t>
            </w:r>
          </w:p>
        </w:tc>
      </w:tr>
      <w:tr w:rsidR="008B7AA0" w:rsidRPr="00AE4266" w14:paraId="21E33A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3EDF91A5" w14:textId="6EFD522F" w:rsidR="008B7AA0" w:rsidRPr="008010BA" w:rsidRDefault="00F74BD8">
            <w:pPr>
              <w:pStyle w:val="Table-small"/>
              <w:rPr>
                <w:rFonts w:cstheme="minorHAnsi"/>
                <w:b w:val="0"/>
                <w:dstrike/>
              </w:rPr>
            </w:pPr>
            <w:r w:rsidRPr="008010BA">
              <w:rPr>
                <w:rFonts w:cstheme="minorHAnsi"/>
                <w:dstrike/>
              </w:rPr>
              <w:t>Measure the static load of the Sense-channel of the PSU. This can then be used for calibration.</w:t>
            </w:r>
          </w:p>
        </w:tc>
      </w:tr>
      <w:tr w:rsidR="008B7AA0" w:rsidRPr="00AE4266" w14:paraId="6D93648A"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2555F48C" w14:textId="77777777" w:rsidR="008B7AA0" w:rsidRPr="008010BA" w:rsidRDefault="008B7AA0">
            <w:pPr>
              <w:pStyle w:val="Table-small"/>
              <w:rPr>
                <w:rFonts w:cstheme="minorHAnsi"/>
                <w:dstrike/>
              </w:rPr>
            </w:pPr>
            <w:r w:rsidRPr="008010BA">
              <w:rPr>
                <w:rFonts w:cstheme="minorHAnsi"/>
                <w:dstrike/>
                <w:color w:val="FFFFFF" w:themeColor="background1"/>
                <w:sz w:val="22"/>
                <w:szCs w:val="18"/>
              </w:rPr>
              <w:t>Test Configuration</w:t>
            </w:r>
          </w:p>
        </w:tc>
      </w:tr>
      <w:tr w:rsidR="008B7AA0" w:rsidRPr="00AE4266" w14:paraId="1A6DF9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2D8405BC" w14:textId="77777777" w:rsidR="001540A4" w:rsidRPr="008010BA" w:rsidRDefault="00BB5F61" w:rsidP="008F0CC0">
            <w:pPr>
              <w:pStyle w:val="Table-small"/>
              <w:rPr>
                <w:rFonts w:cstheme="minorHAnsi"/>
                <w:dstrike/>
                <w:szCs w:val="20"/>
              </w:rPr>
            </w:pPr>
            <w:r w:rsidRPr="008010BA">
              <w:rPr>
                <w:rFonts w:cstheme="minorHAnsi"/>
                <w:dstrike/>
                <w:szCs w:val="20"/>
              </w:rPr>
              <w:t xml:space="preserve">This test is performed without DUT installed. </w:t>
            </w:r>
          </w:p>
          <w:p w14:paraId="1DB6F9D2" w14:textId="2F9584FD" w:rsidR="00837116" w:rsidRPr="008010BA" w:rsidRDefault="001540A4" w:rsidP="001540A4">
            <w:pPr>
              <w:pStyle w:val="Table-small"/>
              <w:numPr>
                <w:ilvl w:val="0"/>
                <w:numId w:val="43"/>
              </w:numPr>
              <w:rPr>
                <w:rFonts w:cstheme="minorHAnsi"/>
                <w:b w:val="0"/>
                <w:bCs w:val="0"/>
                <w:i/>
                <w:iCs/>
                <w:dstrike/>
              </w:rPr>
            </w:pPr>
            <w:r w:rsidRPr="008010BA">
              <w:rPr>
                <w:rFonts w:cstheme="minorHAnsi"/>
                <w:i/>
                <w:dstrike/>
                <w:szCs w:val="20"/>
              </w:rPr>
              <w:t xml:space="preserve">Calibration of </w:t>
            </w:r>
            <w:r w:rsidR="0082728D" w:rsidRPr="008010BA">
              <w:rPr>
                <w:rFonts w:cstheme="minorHAnsi"/>
                <w:i/>
                <w:dstrike/>
                <w:szCs w:val="20"/>
              </w:rPr>
              <w:t>chip-test</w:t>
            </w:r>
            <w:r w:rsidR="00837116" w:rsidRPr="008010BA">
              <w:rPr>
                <w:rFonts w:cstheme="minorHAnsi"/>
                <w:i/>
                <w:dstrike/>
                <w:szCs w:val="20"/>
              </w:rPr>
              <w:t xml:space="preserve"> setup</w:t>
            </w:r>
          </w:p>
          <w:p w14:paraId="3C0124FD" w14:textId="43701575" w:rsidR="00837116" w:rsidRPr="008010BA" w:rsidRDefault="00945ECB" w:rsidP="00837116">
            <w:pPr>
              <w:pStyle w:val="Table-small"/>
              <w:ind w:left="720"/>
              <w:rPr>
                <w:rFonts w:cstheme="minorHAnsi"/>
                <w:b w:val="0"/>
                <w:bCs w:val="0"/>
                <w:dstrike/>
              </w:rPr>
            </w:pPr>
            <w:r w:rsidRPr="008010BA">
              <w:rPr>
                <w:rFonts w:cstheme="minorHAnsi"/>
                <w:dstrike/>
              </w:rPr>
              <w:t>Remove the chip from the socket</w:t>
            </w:r>
            <w:r w:rsidR="003E2863" w:rsidRPr="008010BA">
              <w:rPr>
                <w:rFonts w:cstheme="minorHAnsi"/>
                <w:dstrike/>
              </w:rPr>
              <w:t xml:space="preserve"> and perform </w:t>
            </w:r>
            <w:r w:rsidR="002D76FC" w:rsidRPr="008010BA">
              <w:rPr>
                <w:rFonts w:cstheme="minorHAnsi"/>
                <w:dstrike/>
              </w:rPr>
              <w:t xml:space="preserve">the calibration-sequence as </w:t>
            </w:r>
            <w:r w:rsidR="00B10FCF" w:rsidRPr="008010BA">
              <w:rPr>
                <w:rFonts w:cstheme="minorHAnsi"/>
                <w:dstrike/>
              </w:rPr>
              <w:t xml:space="preserve"> manual</w:t>
            </w:r>
            <w:r w:rsidR="002D76FC" w:rsidRPr="008010BA">
              <w:rPr>
                <w:rFonts w:cstheme="minorHAnsi"/>
                <w:dstrike/>
              </w:rPr>
              <w:t xml:space="preserve"> test.</w:t>
            </w:r>
          </w:p>
          <w:p w14:paraId="329DEF4A" w14:textId="77777777" w:rsidR="00837116" w:rsidRPr="008010BA" w:rsidRDefault="00837116" w:rsidP="001540A4">
            <w:pPr>
              <w:pStyle w:val="Table-small"/>
              <w:numPr>
                <w:ilvl w:val="0"/>
                <w:numId w:val="43"/>
              </w:numPr>
              <w:rPr>
                <w:rFonts w:cstheme="minorHAnsi"/>
                <w:b w:val="0"/>
                <w:bCs w:val="0"/>
                <w:i/>
                <w:iCs/>
                <w:dstrike/>
              </w:rPr>
            </w:pPr>
            <w:r w:rsidRPr="008010BA">
              <w:rPr>
                <w:rFonts w:cstheme="minorHAnsi"/>
                <w:i/>
                <w:dstrike/>
                <w:szCs w:val="20"/>
              </w:rPr>
              <w:t>Calibration of module-test setup</w:t>
            </w:r>
          </w:p>
          <w:p w14:paraId="18B6086D" w14:textId="74EA9290" w:rsidR="008B7AA0" w:rsidRPr="008010BA" w:rsidRDefault="0026080B" w:rsidP="00700AD7">
            <w:pPr>
              <w:pStyle w:val="Table-small"/>
              <w:ind w:left="720"/>
              <w:rPr>
                <w:rFonts w:cstheme="minorHAnsi"/>
                <w:b w:val="0"/>
                <w:bCs w:val="0"/>
                <w:dstrike/>
              </w:rPr>
            </w:pPr>
            <w:r w:rsidRPr="008010BA">
              <w:rPr>
                <w:rFonts w:cstheme="minorHAnsi"/>
                <w:dstrike/>
                <w:szCs w:val="20"/>
              </w:rPr>
              <w:t>R</w:t>
            </w:r>
            <w:r w:rsidR="00BB5F61" w:rsidRPr="008010BA">
              <w:rPr>
                <w:rFonts w:cstheme="minorHAnsi"/>
                <w:dstrike/>
                <w:szCs w:val="20"/>
              </w:rPr>
              <w:t xml:space="preserve">emove the </w:t>
            </w:r>
            <w:r w:rsidR="00FF5BF0" w:rsidRPr="008010BA">
              <w:rPr>
                <w:rFonts w:cstheme="minorHAnsi"/>
                <w:dstrike/>
                <w:szCs w:val="20"/>
              </w:rPr>
              <w:t>socket-</w:t>
            </w:r>
            <w:r w:rsidR="00910092" w:rsidRPr="008010BA">
              <w:rPr>
                <w:rFonts w:cstheme="minorHAnsi"/>
                <w:dstrike/>
                <w:szCs w:val="20"/>
              </w:rPr>
              <w:t>module</w:t>
            </w:r>
            <w:r w:rsidR="00BB5F61" w:rsidRPr="008010BA">
              <w:rPr>
                <w:rFonts w:cstheme="minorHAnsi"/>
                <w:dstrike/>
                <w:szCs w:val="20"/>
              </w:rPr>
              <w:t xml:space="preserve"> from the test-board </w:t>
            </w:r>
            <w:r w:rsidR="00910092" w:rsidRPr="008010BA">
              <w:rPr>
                <w:rFonts w:cstheme="minorHAnsi"/>
                <w:dstrike/>
              </w:rPr>
              <w:t>and perform the calibration-sequence as  manual test.</w:t>
            </w:r>
          </w:p>
        </w:tc>
      </w:tr>
      <w:tr w:rsidR="008B7AA0" w:rsidRPr="00AE4266" w14:paraId="3C1D2F8C"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08082918" w14:textId="77777777" w:rsidR="008B7AA0" w:rsidRPr="008010BA" w:rsidRDefault="008B7AA0">
            <w:pPr>
              <w:pStyle w:val="Table-small"/>
              <w:rPr>
                <w:rFonts w:cstheme="minorHAnsi"/>
                <w:dstrike/>
                <w:color w:val="FFFFFF" w:themeColor="background1"/>
                <w:sz w:val="22"/>
                <w:szCs w:val="18"/>
              </w:rPr>
            </w:pPr>
            <w:r w:rsidRPr="008010BA">
              <w:rPr>
                <w:rFonts w:cstheme="minorHAnsi"/>
                <w:dstrike/>
                <w:color w:val="FFFFFF" w:themeColor="background1"/>
                <w:sz w:val="22"/>
                <w:szCs w:val="18"/>
              </w:rPr>
              <w:t xml:space="preserve">Test Equipment Requirements </w:t>
            </w:r>
          </w:p>
        </w:tc>
      </w:tr>
      <w:tr w:rsidR="008B7AA0" w:rsidRPr="00AE4266" w14:paraId="6CD55D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46B5DFAE" w14:textId="6AA5E08E" w:rsidR="008B7AA0" w:rsidRPr="008010BA" w:rsidRDefault="00D771C5" w:rsidP="008212BB">
            <w:pPr>
              <w:pStyle w:val="ListParagraph"/>
              <w:numPr>
                <w:ilvl w:val="0"/>
                <w:numId w:val="19"/>
              </w:numPr>
              <w:spacing w:before="20" w:after="20"/>
              <w:rPr>
                <w:b w:val="0"/>
                <w:bCs w:val="0"/>
                <w:dstrike/>
                <w:sz w:val="20"/>
                <w:szCs w:val="14"/>
              </w:rPr>
            </w:pPr>
            <w:r w:rsidRPr="008010BA">
              <w:rPr>
                <w:dstrike/>
                <w:sz w:val="20"/>
                <w:szCs w:val="14"/>
              </w:rPr>
              <w:t>Current</w:t>
            </w:r>
            <w:r w:rsidR="008B7AA0" w:rsidRPr="008010BA">
              <w:rPr>
                <w:dstrike/>
                <w:sz w:val="20"/>
                <w:szCs w:val="14"/>
              </w:rPr>
              <w:t xml:space="preserve"> measurement: accuracy</w:t>
            </w:r>
            <w:r w:rsidR="00813807" w:rsidRPr="008010BA">
              <w:rPr>
                <w:dstrike/>
                <w:sz w:val="20"/>
                <w:szCs w:val="14"/>
              </w:rPr>
              <w:t>:</w:t>
            </w:r>
            <w:r w:rsidR="008B7AA0" w:rsidRPr="008010BA">
              <w:rPr>
                <w:dstrike/>
                <w:sz w:val="20"/>
                <w:szCs w:val="14"/>
              </w:rPr>
              <w:t xml:space="preserve"> </w:t>
            </w:r>
            <w:r w:rsidRPr="008010BA">
              <w:rPr>
                <w:dstrike/>
                <w:sz w:val="20"/>
                <w:szCs w:val="14"/>
              </w:rPr>
              <w:t>100nA</w:t>
            </w:r>
            <w:r w:rsidR="008B7AA0" w:rsidRPr="008010BA">
              <w:rPr>
                <w:dstrike/>
                <w:sz w:val="20"/>
                <w:szCs w:val="14"/>
              </w:rPr>
              <w:t>, range</w:t>
            </w:r>
            <w:r w:rsidR="00813807" w:rsidRPr="008010BA">
              <w:rPr>
                <w:dstrike/>
                <w:sz w:val="20"/>
                <w:szCs w:val="14"/>
              </w:rPr>
              <w:t>:</w:t>
            </w:r>
            <w:r w:rsidR="008B7AA0" w:rsidRPr="008010BA">
              <w:rPr>
                <w:dstrike/>
                <w:sz w:val="20"/>
                <w:szCs w:val="14"/>
              </w:rPr>
              <w:t xml:space="preserve"> </w:t>
            </w:r>
            <w:r w:rsidR="00813807" w:rsidRPr="008010BA">
              <w:rPr>
                <w:dstrike/>
                <w:sz w:val="20"/>
                <w:szCs w:val="14"/>
              </w:rPr>
              <w:t>10</w:t>
            </w:r>
            <w:r w:rsidR="001E12B8" w:rsidRPr="008010BA">
              <w:rPr>
                <w:dstrike/>
                <w:sz w:val="20"/>
                <w:szCs w:val="14"/>
              </w:rPr>
              <w:t>m</w:t>
            </w:r>
            <w:r w:rsidR="00813807" w:rsidRPr="008010BA">
              <w:rPr>
                <w:dstrike/>
                <w:sz w:val="20"/>
                <w:szCs w:val="14"/>
              </w:rPr>
              <w:t>A</w:t>
            </w:r>
          </w:p>
          <w:p w14:paraId="4A52FD89" w14:textId="7A742D00" w:rsidR="008B7AA0" w:rsidRPr="008010BA" w:rsidRDefault="008B7AA0" w:rsidP="008212BB">
            <w:pPr>
              <w:pStyle w:val="ListParagraph"/>
              <w:numPr>
                <w:ilvl w:val="0"/>
                <w:numId w:val="19"/>
              </w:numPr>
              <w:spacing w:before="20" w:after="20"/>
              <w:rPr>
                <w:dstrike/>
              </w:rPr>
            </w:pPr>
            <w:r w:rsidRPr="008010BA">
              <w:rPr>
                <w:dstrike/>
                <w:sz w:val="20"/>
                <w:szCs w:val="14"/>
              </w:rPr>
              <w:t>Voltage source: accuracy: 10mV, range:</w:t>
            </w:r>
            <w:r w:rsidR="00B2060F" w:rsidRPr="008010BA">
              <w:rPr>
                <w:dstrike/>
                <w:sz w:val="20"/>
                <w:szCs w:val="14"/>
              </w:rPr>
              <w:t xml:space="preserve"> </w:t>
            </w:r>
            <w:r w:rsidR="000E0C85" w:rsidRPr="008010BA">
              <w:rPr>
                <w:dstrike/>
                <w:sz w:val="20"/>
                <w:szCs w:val="14"/>
              </w:rPr>
              <w:t>11</w:t>
            </w:r>
            <w:r w:rsidRPr="008010BA">
              <w:rPr>
                <w:dstrike/>
                <w:sz w:val="20"/>
                <w:szCs w:val="14"/>
              </w:rPr>
              <w:t>V</w:t>
            </w:r>
            <w:r w:rsidR="00A12371" w:rsidRPr="008010BA">
              <w:rPr>
                <w:dstrike/>
                <w:sz w:val="20"/>
                <w:szCs w:val="14"/>
              </w:rPr>
              <w:t>, step:100mV</w:t>
            </w:r>
          </w:p>
        </w:tc>
      </w:tr>
      <w:tr w:rsidR="008B7AA0" w:rsidRPr="00AE4266" w14:paraId="230B793B"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2EAFA2F6" w14:textId="77777777" w:rsidR="008B7AA0" w:rsidRPr="008010BA" w:rsidRDefault="008B7AA0">
            <w:pPr>
              <w:pStyle w:val="Table-small"/>
              <w:rPr>
                <w:rFonts w:cstheme="minorHAnsi"/>
                <w:dstrike/>
                <w:sz w:val="22"/>
                <w:szCs w:val="18"/>
              </w:rPr>
            </w:pPr>
            <w:r w:rsidRPr="008010BA">
              <w:rPr>
                <w:rFonts w:cstheme="minorHAnsi"/>
                <w:dstrike/>
                <w:color w:val="FFFFFF" w:themeColor="background1"/>
                <w:sz w:val="22"/>
                <w:szCs w:val="18"/>
              </w:rPr>
              <w:t>Test Procedure</w:t>
            </w:r>
          </w:p>
        </w:tc>
      </w:tr>
      <w:tr w:rsidR="00E473FF" w:rsidRPr="00AE4266" w14:paraId="74E6AD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0A369950" w14:textId="77777777" w:rsidR="00E473FF" w:rsidRPr="008010BA" w:rsidRDefault="00E473FF">
            <w:pPr>
              <w:pStyle w:val="Table-small"/>
              <w:rPr>
                <w:rFonts w:cstheme="minorHAnsi"/>
                <w:dstrike/>
                <w:sz w:val="22"/>
                <w:szCs w:val="18"/>
              </w:rPr>
            </w:pPr>
            <w:r w:rsidRPr="008010BA">
              <w:rPr>
                <w:rFonts w:cstheme="minorHAnsi"/>
                <w:dstrike/>
                <w:sz w:val="22"/>
                <w:szCs w:val="18"/>
              </w:rPr>
              <w:t>Step</w:t>
            </w:r>
          </w:p>
        </w:tc>
        <w:tc>
          <w:tcPr>
            <w:tcW w:w="8500" w:type="dxa"/>
            <w:gridSpan w:val="5"/>
            <w:shd w:val="clear" w:color="auto" w:fill="C5C2C2" w:themeFill="accent3" w:themeFillTint="66"/>
          </w:tcPr>
          <w:p w14:paraId="5444F7E3" w14:textId="0544D5BC" w:rsidR="00E473FF" w:rsidRPr="008010BA" w:rsidRDefault="00E473FF">
            <w:pPr>
              <w:pStyle w:val="Table-small"/>
              <w:cnfStyle w:val="000000100000" w:firstRow="0" w:lastRow="0" w:firstColumn="0" w:lastColumn="0" w:oddVBand="0" w:evenVBand="0" w:oddHBand="1" w:evenHBand="0" w:firstRowFirstColumn="0" w:firstRowLastColumn="0" w:lastRowFirstColumn="0" w:lastRowLastColumn="0"/>
              <w:rPr>
                <w:rFonts w:cstheme="minorHAnsi"/>
                <w:b/>
                <w:bCs/>
                <w:dstrike/>
                <w:sz w:val="22"/>
                <w:szCs w:val="18"/>
              </w:rPr>
            </w:pPr>
            <w:r w:rsidRPr="008010BA">
              <w:rPr>
                <w:rFonts w:cstheme="minorHAnsi"/>
                <w:b/>
                <w:bCs/>
                <w:dstrike/>
                <w:sz w:val="22"/>
                <w:szCs w:val="18"/>
              </w:rPr>
              <w:t>Action</w:t>
            </w:r>
          </w:p>
        </w:tc>
      </w:tr>
      <w:tr w:rsidR="00E473FF" w:rsidRPr="00AE4266" w14:paraId="54CC36D0"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508814FF" w14:textId="77777777" w:rsidR="00E473FF" w:rsidRPr="008010BA" w:rsidRDefault="00E473FF" w:rsidP="008212BB">
            <w:pPr>
              <w:pStyle w:val="Table-small"/>
              <w:numPr>
                <w:ilvl w:val="0"/>
                <w:numId w:val="27"/>
              </w:numPr>
              <w:rPr>
                <w:rFonts w:cstheme="minorHAnsi"/>
                <w:b w:val="0"/>
                <w:bCs w:val="0"/>
                <w:dstrike/>
                <w:szCs w:val="20"/>
              </w:rPr>
            </w:pPr>
          </w:p>
        </w:tc>
        <w:tc>
          <w:tcPr>
            <w:tcW w:w="8500" w:type="dxa"/>
            <w:gridSpan w:val="5"/>
            <w:shd w:val="clear" w:color="auto" w:fill="FFFFFF" w:themeFill="background1"/>
          </w:tcPr>
          <w:p w14:paraId="36898551" w14:textId="69E6A976" w:rsidR="00E473FF" w:rsidRPr="008010BA" w:rsidRDefault="00E473FF">
            <w:pPr>
              <w:pStyle w:val="Table-small"/>
              <w:cnfStyle w:val="000000000000" w:firstRow="0" w:lastRow="0" w:firstColumn="0" w:lastColumn="0" w:oddVBand="0" w:evenVBand="0" w:oddHBand="0" w:evenHBand="0" w:firstRowFirstColumn="0" w:firstRowLastColumn="0" w:lastRowFirstColumn="0" w:lastRowLastColumn="0"/>
              <w:rPr>
                <w:rFonts w:cstheme="minorHAnsi"/>
                <w:dstrike/>
                <w:szCs w:val="20"/>
              </w:rPr>
            </w:pPr>
            <w:r w:rsidRPr="008010BA">
              <w:rPr>
                <w:rFonts w:cstheme="minorHAnsi"/>
                <w:dstrike/>
                <w:szCs w:val="20"/>
              </w:rPr>
              <w:t xml:space="preserve">Start from </w:t>
            </w:r>
            <w:r w:rsidRPr="008010BA">
              <w:rPr>
                <w:rFonts w:cstheme="minorHAnsi"/>
                <w:dstrike/>
                <w:szCs w:val="20"/>
              </w:rPr>
              <w:fldChar w:fldCharType="begin"/>
            </w:r>
            <w:r w:rsidRPr="008010BA">
              <w:rPr>
                <w:rFonts w:cstheme="minorHAnsi"/>
                <w:dstrike/>
                <w:szCs w:val="20"/>
              </w:rPr>
              <w:instrText xml:space="preserve"> REF routine_power_down \h </w:instrText>
            </w:r>
            <w:r w:rsidR="00BC54F1">
              <w:rPr>
                <w:rFonts w:cstheme="minorHAnsi"/>
                <w:dstrike/>
                <w:szCs w:val="20"/>
              </w:rPr>
              <w:instrText xml:space="preserve"> \* MERGEFORMAT </w:instrText>
            </w:r>
            <w:r w:rsidRPr="008010BA">
              <w:rPr>
                <w:rFonts w:cstheme="minorHAnsi"/>
                <w:dstrike/>
                <w:szCs w:val="20"/>
              </w:rPr>
            </w:r>
            <w:r w:rsidRPr="008010BA">
              <w:rPr>
                <w:rFonts w:cstheme="minorHAnsi"/>
                <w:dstrike/>
                <w:szCs w:val="20"/>
              </w:rPr>
              <w:fldChar w:fldCharType="separate"/>
            </w:r>
            <w:r w:rsidRPr="008010BA">
              <w:rPr>
                <w:dstrike/>
              </w:rPr>
              <w:t>Power-down state</w:t>
            </w:r>
            <w:r w:rsidRPr="008010BA">
              <w:rPr>
                <w:rFonts w:cstheme="minorHAnsi"/>
                <w:dstrike/>
                <w:szCs w:val="20"/>
              </w:rPr>
              <w:fldChar w:fldCharType="end"/>
            </w:r>
          </w:p>
        </w:tc>
      </w:tr>
      <w:tr w:rsidR="00E473FF" w:rsidRPr="00AE4266" w14:paraId="592A8C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395FA0DB" w14:textId="77777777" w:rsidR="00E473FF" w:rsidRPr="008010BA" w:rsidRDefault="00E473FF" w:rsidP="008212BB">
            <w:pPr>
              <w:pStyle w:val="Table-small"/>
              <w:numPr>
                <w:ilvl w:val="0"/>
                <w:numId w:val="27"/>
              </w:numPr>
              <w:rPr>
                <w:rFonts w:cstheme="minorHAnsi"/>
                <w:b w:val="0"/>
                <w:bCs w:val="0"/>
                <w:dstrike/>
                <w:szCs w:val="20"/>
              </w:rPr>
            </w:pPr>
          </w:p>
        </w:tc>
        <w:tc>
          <w:tcPr>
            <w:tcW w:w="8500" w:type="dxa"/>
            <w:gridSpan w:val="5"/>
            <w:shd w:val="clear" w:color="auto" w:fill="FFFFFF" w:themeFill="background1"/>
          </w:tcPr>
          <w:p w14:paraId="3E763DB8" w14:textId="66B5F52D" w:rsidR="00E473FF" w:rsidRPr="008010BA" w:rsidRDefault="00E473FF">
            <w:pPr>
              <w:pStyle w:val="Table-small"/>
              <w:cnfStyle w:val="000000100000" w:firstRow="0" w:lastRow="0" w:firstColumn="0" w:lastColumn="0" w:oddVBand="0" w:evenVBand="0" w:oddHBand="1" w:evenHBand="0" w:firstRowFirstColumn="0" w:firstRowLastColumn="0" w:lastRowFirstColumn="0" w:lastRowLastColumn="0"/>
              <w:rPr>
                <w:rFonts w:cstheme="minorHAnsi"/>
                <w:dstrike/>
                <w:szCs w:val="20"/>
              </w:rPr>
            </w:pPr>
            <w:r w:rsidRPr="008010BA">
              <w:rPr>
                <w:rFonts w:cstheme="minorHAnsi"/>
                <w:dstrike/>
                <w:color w:val="000000"/>
                <w:szCs w:val="20"/>
              </w:rPr>
              <w:t>Sweep main power-supply on Vin/Pvin to 11V</w:t>
            </w:r>
          </w:p>
        </w:tc>
      </w:tr>
      <w:tr w:rsidR="00E473FF" w:rsidRPr="00AE4266" w14:paraId="39521DCE"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5052FC8A" w14:textId="77777777" w:rsidR="00E473FF" w:rsidRPr="008010BA" w:rsidRDefault="00E473FF" w:rsidP="00D2429C">
            <w:pPr>
              <w:pStyle w:val="Table-small"/>
              <w:numPr>
                <w:ilvl w:val="1"/>
                <w:numId w:val="27"/>
              </w:numPr>
              <w:rPr>
                <w:rFonts w:cstheme="minorHAnsi"/>
                <w:b w:val="0"/>
                <w:bCs w:val="0"/>
                <w:dstrike/>
                <w:szCs w:val="20"/>
              </w:rPr>
            </w:pPr>
          </w:p>
        </w:tc>
        <w:tc>
          <w:tcPr>
            <w:tcW w:w="8500" w:type="dxa"/>
            <w:gridSpan w:val="5"/>
            <w:shd w:val="clear" w:color="auto" w:fill="FFFFFF" w:themeFill="background1"/>
          </w:tcPr>
          <w:p w14:paraId="4087EB13" w14:textId="4C0031E4" w:rsidR="00E473FF" w:rsidRPr="008010BA" w:rsidRDefault="00E473FF">
            <w:pPr>
              <w:pStyle w:val="Table-small"/>
              <w:cnfStyle w:val="000000000000" w:firstRow="0" w:lastRow="0" w:firstColumn="0" w:lastColumn="0" w:oddVBand="0" w:evenVBand="0" w:oddHBand="0" w:evenHBand="0" w:firstRowFirstColumn="0" w:firstRowLastColumn="0" w:lastRowFirstColumn="0" w:lastRowLastColumn="0"/>
              <w:rPr>
                <w:rFonts w:cstheme="minorHAnsi"/>
                <w:dstrike/>
                <w:szCs w:val="20"/>
              </w:rPr>
            </w:pPr>
            <w:r w:rsidRPr="008010BA">
              <w:rPr>
                <w:rFonts w:cstheme="minorHAnsi"/>
                <w:dstrike/>
                <w:szCs w:val="20"/>
              </w:rPr>
              <w:t xml:space="preserve">Wait </w:t>
            </w:r>
            <w:r w:rsidR="0054469E" w:rsidRPr="008010BA">
              <w:rPr>
                <w:rFonts w:cstheme="minorHAnsi"/>
                <w:dstrike/>
                <w:szCs w:val="20"/>
              </w:rPr>
              <w:t>1</w:t>
            </w:r>
            <w:r w:rsidRPr="008010BA">
              <w:rPr>
                <w:rFonts w:cstheme="minorHAnsi"/>
                <w:dstrike/>
                <w:szCs w:val="20"/>
              </w:rPr>
              <w:t>s</w:t>
            </w:r>
          </w:p>
        </w:tc>
      </w:tr>
      <w:tr w:rsidR="00E473FF" w:rsidRPr="00AE4266" w14:paraId="08D1FD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1E4E42E0" w14:textId="77777777" w:rsidR="00E473FF" w:rsidRPr="008010BA" w:rsidRDefault="00E473FF" w:rsidP="00D2429C">
            <w:pPr>
              <w:pStyle w:val="Table-small"/>
              <w:numPr>
                <w:ilvl w:val="1"/>
                <w:numId w:val="27"/>
              </w:numPr>
              <w:rPr>
                <w:rFonts w:cstheme="minorHAnsi"/>
                <w:b w:val="0"/>
                <w:bCs w:val="0"/>
                <w:dstrike/>
                <w:szCs w:val="20"/>
              </w:rPr>
            </w:pPr>
          </w:p>
        </w:tc>
        <w:tc>
          <w:tcPr>
            <w:tcW w:w="8500" w:type="dxa"/>
            <w:gridSpan w:val="5"/>
            <w:shd w:val="clear" w:color="auto" w:fill="FFFFFF" w:themeFill="background1"/>
          </w:tcPr>
          <w:p w14:paraId="035FAF3A" w14:textId="7155173F" w:rsidR="00E473FF" w:rsidRPr="008010BA" w:rsidRDefault="00E473FF">
            <w:pPr>
              <w:pStyle w:val="Table-small"/>
              <w:cnfStyle w:val="000000100000" w:firstRow="0" w:lastRow="0" w:firstColumn="0" w:lastColumn="0" w:oddVBand="0" w:evenVBand="0" w:oddHBand="1" w:evenHBand="0" w:firstRowFirstColumn="0" w:firstRowLastColumn="0" w:lastRowFirstColumn="0" w:lastRowLastColumn="0"/>
              <w:rPr>
                <w:rFonts w:cstheme="minorHAnsi"/>
                <w:dstrike/>
                <w:szCs w:val="20"/>
              </w:rPr>
            </w:pPr>
            <w:r w:rsidRPr="008010BA">
              <w:rPr>
                <w:rFonts w:cstheme="minorHAnsi"/>
                <w:dstrike/>
                <w:color w:val="000000"/>
                <w:szCs w:val="20"/>
              </w:rPr>
              <w:t>Measure the current consumption</w:t>
            </w:r>
            <w:r w:rsidR="00780875" w:rsidRPr="008010BA">
              <w:rPr>
                <w:rFonts w:cstheme="minorHAnsi"/>
                <w:dstrike/>
                <w:color w:val="000000"/>
                <w:szCs w:val="20"/>
              </w:rPr>
              <w:t xml:space="preserve"> at each of the sweep points</w:t>
            </w:r>
            <w:r w:rsidR="001F07F5" w:rsidRPr="008010BA">
              <w:rPr>
                <w:rFonts w:cstheme="minorHAnsi"/>
                <w:dstrike/>
                <w:color w:val="000000"/>
                <w:szCs w:val="20"/>
              </w:rPr>
              <w:t xml:space="preserve"> </w:t>
            </w:r>
          </w:p>
        </w:tc>
      </w:tr>
      <w:tr w:rsidR="00E473FF" w:rsidRPr="00AE4266" w14:paraId="36854FA6"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B03FCAA" w14:textId="77777777" w:rsidR="00E473FF" w:rsidRPr="008010BA" w:rsidRDefault="00E473FF" w:rsidP="00223B22">
            <w:pPr>
              <w:pStyle w:val="Table-small"/>
              <w:numPr>
                <w:ilvl w:val="0"/>
                <w:numId w:val="27"/>
              </w:numPr>
              <w:rPr>
                <w:rFonts w:cstheme="minorHAnsi"/>
                <w:b w:val="0"/>
                <w:bCs w:val="0"/>
                <w:dstrike/>
                <w:szCs w:val="20"/>
              </w:rPr>
            </w:pPr>
          </w:p>
        </w:tc>
        <w:tc>
          <w:tcPr>
            <w:tcW w:w="8500" w:type="dxa"/>
            <w:gridSpan w:val="5"/>
            <w:shd w:val="clear" w:color="auto" w:fill="FFFFFF" w:themeFill="background1"/>
          </w:tcPr>
          <w:p w14:paraId="52A246DC" w14:textId="745D9C35" w:rsidR="00E473FF" w:rsidRPr="008010BA" w:rsidRDefault="00E473FF">
            <w:pPr>
              <w:pStyle w:val="Table-small"/>
              <w:cnfStyle w:val="000000000000" w:firstRow="0" w:lastRow="0" w:firstColumn="0" w:lastColumn="0" w:oddVBand="0" w:evenVBand="0" w:oddHBand="0" w:evenHBand="0" w:firstRowFirstColumn="0" w:firstRowLastColumn="0" w:lastRowFirstColumn="0" w:lastRowLastColumn="0"/>
              <w:rPr>
                <w:rFonts w:cstheme="minorHAnsi"/>
                <w:dstrike/>
                <w:szCs w:val="20"/>
              </w:rPr>
            </w:pPr>
            <w:r w:rsidRPr="008010BA">
              <w:rPr>
                <w:rFonts w:cstheme="minorHAnsi"/>
                <w:dstrike/>
                <w:color w:val="000000"/>
                <w:szCs w:val="20"/>
              </w:rPr>
              <w:t>Log current consumption</w:t>
            </w:r>
          </w:p>
        </w:tc>
      </w:tr>
      <w:tr w:rsidR="008B7AA0" w:rsidRPr="00AE4266" w14:paraId="385344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334D5218" w14:textId="77777777" w:rsidR="008B7AA0" w:rsidRPr="008010BA" w:rsidRDefault="008B7AA0">
            <w:pPr>
              <w:pStyle w:val="Table-small"/>
              <w:rPr>
                <w:rFonts w:cstheme="minorHAnsi"/>
                <w:dstrike/>
                <w:szCs w:val="20"/>
              </w:rPr>
            </w:pPr>
            <w:r w:rsidRPr="008010BA">
              <w:rPr>
                <w:rFonts w:cstheme="minorHAnsi"/>
                <w:dstrike/>
                <w:color w:val="FFFFFF" w:themeColor="background1"/>
                <w:sz w:val="22"/>
                <w:szCs w:val="22"/>
              </w:rPr>
              <w:t>Notes</w:t>
            </w:r>
          </w:p>
        </w:tc>
      </w:tr>
      <w:tr w:rsidR="008B7AA0" w:rsidRPr="00AE4266" w14:paraId="5ED72C1F"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6D833D65" w14:textId="110A31F8" w:rsidR="008B7AA0" w:rsidRPr="008010BA" w:rsidRDefault="008B7AA0">
            <w:pPr>
              <w:pStyle w:val="Table-small"/>
              <w:rPr>
                <w:rFonts w:cstheme="minorHAnsi"/>
                <w:b w:val="0"/>
                <w:bCs w:val="0"/>
                <w:dstrike/>
                <w:szCs w:val="20"/>
              </w:rPr>
            </w:pPr>
          </w:p>
        </w:tc>
      </w:tr>
      <w:tr w:rsidR="008B7AA0" w:rsidRPr="00AE4266" w14:paraId="3425B2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7FC498C5" w14:textId="77777777" w:rsidR="008B7AA0" w:rsidRPr="008010BA" w:rsidRDefault="008B7AA0">
            <w:pPr>
              <w:pStyle w:val="Table-small"/>
              <w:rPr>
                <w:rFonts w:cstheme="minorHAnsi"/>
                <w:b w:val="0"/>
                <w:bCs w:val="0"/>
                <w:dstrike/>
                <w:szCs w:val="20"/>
              </w:rPr>
            </w:pPr>
            <w:r w:rsidRPr="008010BA">
              <w:rPr>
                <w:rFonts w:cstheme="minorHAnsi"/>
                <w:dstrike/>
                <w:color w:val="FFFFFF" w:themeColor="background1"/>
                <w:sz w:val="22"/>
                <w:szCs w:val="22"/>
              </w:rPr>
              <w:t xml:space="preserve">Test parameters and acceptance criteria </w:t>
            </w:r>
          </w:p>
        </w:tc>
      </w:tr>
      <w:tr w:rsidR="008B7AA0" w:rsidRPr="00AE4266" w14:paraId="28611807"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254D3324" w14:textId="77777777" w:rsidR="008B7AA0" w:rsidRPr="008010BA" w:rsidRDefault="008B7AA0">
            <w:pPr>
              <w:pStyle w:val="Table-small"/>
              <w:rPr>
                <w:rFonts w:cstheme="minorHAnsi"/>
                <w:dstrike/>
                <w:szCs w:val="20"/>
              </w:rPr>
            </w:pPr>
            <w:r w:rsidRPr="008010BA">
              <w:rPr>
                <w:rFonts w:cstheme="minorHAnsi"/>
                <w:dstrike/>
                <w:sz w:val="22"/>
                <w:szCs w:val="22"/>
              </w:rPr>
              <w:t xml:space="preserve">ID </w:t>
            </w:r>
          </w:p>
        </w:tc>
        <w:tc>
          <w:tcPr>
            <w:tcW w:w="4756" w:type="dxa"/>
            <w:shd w:val="clear" w:color="auto" w:fill="C5C2C2" w:themeFill="accent3" w:themeFillTint="66"/>
          </w:tcPr>
          <w:p w14:paraId="1DAFC326" w14:textId="77777777" w:rsidR="008B7AA0" w:rsidRPr="008010BA" w:rsidRDefault="008B7AA0">
            <w:pPr>
              <w:pStyle w:val="Table-small"/>
              <w:cnfStyle w:val="000000000000" w:firstRow="0" w:lastRow="0" w:firstColumn="0" w:lastColumn="0" w:oddVBand="0" w:evenVBand="0" w:oddHBand="0" w:evenHBand="0" w:firstRowFirstColumn="0" w:firstRowLastColumn="0" w:lastRowFirstColumn="0" w:lastRowLastColumn="0"/>
              <w:rPr>
                <w:rFonts w:cstheme="minorHAnsi"/>
                <w:b/>
                <w:bCs/>
                <w:dstrike/>
                <w:sz w:val="22"/>
                <w:szCs w:val="22"/>
              </w:rPr>
            </w:pPr>
            <w:r w:rsidRPr="008010BA">
              <w:rPr>
                <w:rFonts w:cstheme="minorHAnsi"/>
                <w:b/>
                <w:bCs/>
                <w:dstrike/>
                <w:sz w:val="22"/>
                <w:szCs w:val="22"/>
              </w:rPr>
              <w:t>Name</w:t>
            </w:r>
          </w:p>
        </w:tc>
        <w:tc>
          <w:tcPr>
            <w:tcW w:w="933" w:type="dxa"/>
            <w:shd w:val="clear" w:color="auto" w:fill="C5C2C2" w:themeFill="accent3" w:themeFillTint="66"/>
          </w:tcPr>
          <w:p w14:paraId="7ADE3ED3" w14:textId="77777777" w:rsidR="008B7AA0" w:rsidRPr="008010BA" w:rsidRDefault="008B7AA0">
            <w:pPr>
              <w:pStyle w:val="Table-small"/>
              <w:cnfStyle w:val="000000000000" w:firstRow="0" w:lastRow="0" w:firstColumn="0" w:lastColumn="0" w:oddVBand="0" w:evenVBand="0" w:oddHBand="0" w:evenHBand="0" w:firstRowFirstColumn="0" w:firstRowLastColumn="0" w:lastRowFirstColumn="0" w:lastRowLastColumn="0"/>
              <w:rPr>
                <w:rFonts w:cstheme="minorHAnsi"/>
                <w:b/>
                <w:bCs/>
                <w:dstrike/>
                <w:sz w:val="22"/>
                <w:szCs w:val="22"/>
              </w:rPr>
            </w:pPr>
            <w:r w:rsidRPr="008010BA">
              <w:rPr>
                <w:rFonts w:cstheme="minorHAnsi"/>
                <w:b/>
                <w:bCs/>
                <w:dstrike/>
                <w:sz w:val="22"/>
                <w:szCs w:val="22"/>
              </w:rPr>
              <w:t>Unit</w:t>
            </w:r>
          </w:p>
        </w:tc>
        <w:tc>
          <w:tcPr>
            <w:tcW w:w="983" w:type="dxa"/>
            <w:shd w:val="clear" w:color="auto" w:fill="C5C2C2" w:themeFill="accent3" w:themeFillTint="66"/>
          </w:tcPr>
          <w:p w14:paraId="3B1D236E" w14:textId="77777777" w:rsidR="008B7AA0" w:rsidRPr="008010BA" w:rsidRDefault="008B7AA0">
            <w:pPr>
              <w:pStyle w:val="Table-small"/>
              <w:cnfStyle w:val="000000000000" w:firstRow="0" w:lastRow="0" w:firstColumn="0" w:lastColumn="0" w:oddVBand="0" w:evenVBand="0" w:oddHBand="0" w:evenHBand="0" w:firstRowFirstColumn="0" w:firstRowLastColumn="0" w:lastRowFirstColumn="0" w:lastRowLastColumn="0"/>
              <w:rPr>
                <w:rFonts w:cstheme="minorHAnsi"/>
                <w:b/>
                <w:bCs/>
                <w:dstrike/>
                <w:sz w:val="22"/>
                <w:szCs w:val="22"/>
              </w:rPr>
            </w:pPr>
            <w:r w:rsidRPr="008010BA">
              <w:rPr>
                <w:rFonts w:cstheme="minorHAnsi"/>
                <w:b/>
                <w:bCs/>
                <w:dstrike/>
                <w:sz w:val="22"/>
                <w:szCs w:val="22"/>
              </w:rPr>
              <w:t>LTL</w:t>
            </w:r>
          </w:p>
        </w:tc>
        <w:tc>
          <w:tcPr>
            <w:tcW w:w="901" w:type="dxa"/>
            <w:shd w:val="clear" w:color="auto" w:fill="C5C2C2" w:themeFill="accent3" w:themeFillTint="66"/>
          </w:tcPr>
          <w:p w14:paraId="67E519AF" w14:textId="77777777" w:rsidR="008B7AA0" w:rsidRPr="008010BA" w:rsidRDefault="008B7AA0">
            <w:pPr>
              <w:pStyle w:val="Table-small"/>
              <w:cnfStyle w:val="000000000000" w:firstRow="0" w:lastRow="0" w:firstColumn="0" w:lastColumn="0" w:oddVBand="0" w:evenVBand="0" w:oddHBand="0" w:evenHBand="0" w:firstRowFirstColumn="0" w:firstRowLastColumn="0" w:lastRowFirstColumn="0" w:lastRowLastColumn="0"/>
              <w:rPr>
                <w:rFonts w:cstheme="minorHAnsi"/>
                <w:b/>
                <w:bCs/>
                <w:dstrike/>
                <w:sz w:val="22"/>
                <w:szCs w:val="22"/>
              </w:rPr>
            </w:pPr>
            <w:r w:rsidRPr="008010BA">
              <w:rPr>
                <w:rFonts w:cstheme="minorHAnsi"/>
                <w:b/>
                <w:bCs/>
                <w:dstrike/>
                <w:sz w:val="22"/>
                <w:szCs w:val="22"/>
              </w:rPr>
              <w:t>Typ</w:t>
            </w:r>
          </w:p>
        </w:tc>
        <w:tc>
          <w:tcPr>
            <w:tcW w:w="927" w:type="dxa"/>
            <w:shd w:val="clear" w:color="auto" w:fill="C5C2C2" w:themeFill="accent3" w:themeFillTint="66"/>
          </w:tcPr>
          <w:p w14:paraId="5B174FE6" w14:textId="77777777" w:rsidR="008B7AA0" w:rsidRPr="008010BA" w:rsidRDefault="008B7AA0">
            <w:pPr>
              <w:pStyle w:val="Table-small"/>
              <w:cnfStyle w:val="000000000000" w:firstRow="0" w:lastRow="0" w:firstColumn="0" w:lastColumn="0" w:oddVBand="0" w:evenVBand="0" w:oddHBand="0" w:evenHBand="0" w:firstRowFirstColumn="0" w:firstRowLastColumn="0" w:lastRowFirstColumn="0" w:lastRowLastColumn="0"/>
              <w:rPr>
                <w:rFonts w:cstheme="minorHAnsi"/>
                <w:b/>
                <w:bCs/>
                <w:dstrike/>
                <w:sz w:val="22"/>
                <w:szCs w:val="22"/>
              </w:rPr>
            </w:pPr>
            <w:r w:rsidRPr="008010BA">
              <w:rPr>
                <w:rFonts w:cstheme="minorHAnsi"/>
                <w:b/>
                <w:bCs/>
                <w:dstrike/>
                <w:sz w:val="22"/>
                <w:szCs w:val="22"/>
              </w:rPr>
              <w:t>UTL</w:t>
            </w:r>
          </w:p>
        </w:tc>
      </w:tr>
      <w:tr w:rsidR="008B7AA0" w:rsidRPr="00AE4266" w14:paraId="4BCBAE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2FE3867B" w14:textId="7017B4A7" w:rsidR="008B7AA0" w:rsidRPr="008010BA" w:rsidRDefault="007824CD">
            <w:pPr>
              <w:pStyle w:val="Table-small"/>
              <w:rPr>
                <w:rFonts w:cstheme="minorHAnsi"/>
                <w:b w:val="0"/>
                <w:bCs w:val="0"/>
                <w:dstrike/>
                <w:szCs w:val="20"/>
              </w:rPr>
            </w:pPr>
            <w:r w:rsidRPr="008010BA">
              <w:rPr>
                <w:dstrike/>
              </w:rPr>
              <w:t>M000</w:t>
            </w:r>
            <w:r w:rsidR="0032760B" w:rsidRPr="008010BA">
              <w:rPr>
                <w:dstrike/>
              </w:rPr>
              <w:t>3</w:t>
            </w:r>
          </w:p>
        </w:tc>
        <w:tc>
          <w:tcPr>
            <w:tcW w:w="4756" w:type="dxa"/>
            <w:shd w:val="clear" w:color="auto" w:fill="FFFFFF" w:themeFill="background1"/>
          </w:tcPr>
          <w:p w14:paraId="46AAF087" w14:textId="38167A81" w:rsidR="008B7AA0" w:rsidRPr="008010BA" w:rsidRDefault="008B7AA0">
            <w:pPr>
              <w:pStyle w:val="Table-small"/>
              <w:cnfStyle w:val="000000100000" w:firstRow="0" w:lastRow="0" w:firstColumn="0" w:lastColumn="0" w:oddVBand="0" w:evenVBand="0" w:oddHBand="1" w:evenHBand="0" w:firstRowFirstColumn="0" w:firstRowLastColumn="0" w:lastRowFirstColumn="0" w:lastRowLastColumn="0"/>
              <w:rPr>
                <w:rFonts w:cstheme="minorHAnsi"/>
                <w:dstrike/>
                <w:szCs w:val="20"/>
              </w:rPr>
            </w:pPr>
            <w:r w:rsidRPr="008010BA">
              <w:rPr>
                <w:rFonts w:cstheme="minorHAnsi"/>
                <w:dstrike/>
                <w:szCs w:val="20"/>
              </w:rPr>
              <w:t>I_</w:t>
            </w:r>
            <w:r w:rsidR="00074BAD" w:rsidRPr="008010BA">
              <w:rPr>
                <w:rFonts w:cstheme="minorHAnsi"/>
                <w:dstrike/>
                <w:szCs w:val="20"/>
              </w:rPr>
              <w:t>sense</w:t>
            </w:r>
            <w:r w:rsidRPr="008010BA">
              <w:rPr>
                <w:rFonts w:cstheme="minorHAnsi"/>
                <w:dstrike/>
                <w:szCs w:val="20"/>
              </w:rPr>
              <w:t>_leakage</w:t>
            </w:r>
          </w:p>
        </w:tc>
        <w:tc>
          <w:tcPr>
            <w:tcW w:w="933" w:type="dxa"/>
            <w:shd w:val="clear" w:color="auto" w:fill="FFFFFF" w:themeFill="background1"/>
          </w:tcPr>
          <w:p w14:paraId="26DA4EB3" w14:textId="77777777" w:rsidR="008B7AA0" w:rsidRPr="008010BA" w:rsidRDefault="008B7AA0">
            <w:pPr>
              <w:pStyle w:val="Table-small"/>
              <w:cnfStyle w:val="000000100000" w:firstRow="0" w:lastRow="0" w:firstColumn="0" w:lastColumn="0" w:oddVBand="0" w:evenVBand="0" w:oddHBand="1" w:evenHBand="0" w:firstRowFirstColumn="0" w:firstRowLastColumn="0" w:lastRowFirstColumn="0" w:lastRowLastColumn="0"/>
              <w:rPr>
                <w:rFonts w:cstheme="minorHAnsi"/>
                <w:dstrike/>
                <w:szCs w:val="20"/>
              </w:rPr>
            </w:pPr>
            <w:r w:rsidRPr="008010BA">
              <w:rPr>
                <w:rFonts w:cstheme="minorHAnsi" w:hint="eastAsia"/>
                <w:dstrike/>
                <w:szCs w:val="20"/>
              </w:rPr>
              <w:t>μ</w:t>
            </w:r>
            <w:r w:rsidRPr="008010BA">
              <w:rPr>
                <w:rFonts w:cstheme="minorHAnsi"/>
                <w:dstrike/>
                <w:szCs w:val="20"/>
              </w:rPr>
              <w:t>A</w:t>
            </w:r>
          </w:p>
        </w:tc>
        <w:tc>
          <w:tcPr>
            <w:tcW w:w="983" w:type="dxa"/>
            <w:shd w:val="clear" w:color="auto" w:fill="FFFFFF" w:themeFill="background1"/>
          </w:tcPr>
          <w:p w14:paraId="2009F2D6" w14:textId="77777777" w:rsidR="008B7AA0" w:rsidRPr="008010BA" w:rsidRDefault="008B7AA0">
            <w:pPr>
              <w:pStyle w:val="Table-small"/>
              <w:cnfStyle w:val="000000100000" w:firstRow="0" w:lastRow="0" w:firstColumn="0" w:lastColumn="0" w:oddVBand="0" w:evenVBand="0" w:oddHBand="1" w:evenHBand="0" w:firstRowFirstColumn="0" w:firstRowLastColumn="0" w:lastRowFirstColumn="0" w:lastRowLastColumn="0"/>
              <w:rPr>
                <w:rFonts w:cstheme="minorHAnsi"/>
                <w:dstrike/>
                <w:szCs w:val="20"/>
              </w:rPr>
            </w:pPr>
          </w:p>
        </w:tc>
        <w:tc>
          <w:tcPr>
            <w:tcW w:w="901" w:type="dxa"/>
            <w:shd w:val="clear" w:color="auto" w:fill="FFFFFF" w:themeFill="background1"/>
          </w:tcPr>
          <w:p w14:paraId="38B5ABFF" w14:textId="77777777" w:rsidR="008B7AA0" w:rsidRPr="008010BA" w:rsidRDefault="008B7AA0">
            <w:pPr>
              <w:pStyle w:val="Table-small"/>
              <w:cnfStyle w:val="000000100000" w:firstRow="0" w:lastRow="0" w:firstColumn="0" w:lastColumn="0" w:oddVBand="0" w:evenVBand="0" w:oddHBand="1" w:evenHBand="0" w:firstRowFirstColumn="0" w:firstRowLastColumn="0" w:lastRowFirstColumn="0" w:lastRowLastColumn="0"/>
              <w:rPr>
                <w:rFonts w:cstheme="minorHAnsi"/>
                <w:dstrike/>
                <w:szCs w:val="20"/>
              </w:rPr>
            </w:pPr>
          </w:p>
        </w:tc>
        <w:tc>
          <w:tcPr>
            <w:tcW w:w="927" w:type="dxa"/>
            <w:shd w:val="clear" w:color="auto" w:fill="FFFFFF" w:themeFill="background1"/>
          </w:tcPr>
          <w:p w14:paraId="2C942E94" w14:textId="77777777" w:rsidR="008B7AA0" w:rsidRPr="008010BA" w:rsidRDefault="008B7AA0">
            <w:pPr>
              <w:pStyle w:val="Table-small"/>
              <w:cnfStyle w:val="000000100000" w:firstRow="0" w:lastRow="0" w:firstColumn="0" w:lastColumn="0" w:oddVBand="0" w:evenVBand="0" w:oddHBand="1" w:evenHBand="0" w:firstRowFirstColumn="0" w:firstRowLastColumn="0" w:lastRowFirstColumn="0" w:lastRowLastColumn="0"/>
              <w:rPr>
                <w:rFonts w:cstheme="minorHAnsi"/>
                <w:dstrike/>
                <w:szCs w:val="20"/>
              </w:rPr>
            </w:pPr>
          </w:p>
        </w:tc>
      </w:tr>
    </w:tbl>
    <w:p w14:paraId="24D4F580" w14:textId="77777777" w:rsidR="008B7AA0" w:rsidRDefault="008B7AA0" w:rsidP="008B7AA0">
      <w:pPr>
        <w:rPr>
          <w:lang w:eastAsia="en-US"/>
        </w:rPr>
      </w:pPr>
    </w:p>
    <w:p w14:paraId="0D7C1286" w14:textId="48C6C1DF" w:rsidR="00414C8B" w:rsidRPr="008010BA" w:rsidRDefault="007824CD" w:rsidP="00414C8B">
      <w:pPr>
        <w:pStyle w:val="Heading2"/>
        <w:rPr>
          <w:dstrike/>
          <w:lang w:eastAsia="en-US"/>
        </w:rPr>
      </w:pPr>
      <w:bookmarkStart w:id="144" w:name="_Toc211426740"/>
      <w:r w:rsidRPr="008010BA">
        <w:rPr>
          <w:dstrike/>
        </w:rPr>
        <w:t>T000</w:t>
      </w:r>
      <w:r w:rsidR="000A6793" w:rsidRPr="008010BA">
        <w:rPr>
          <w:dstrike/>
        </w:rPr>
        <w:t>4</w:t>
      </w:r>
      <w:r w:rsidR="00EC0662" w:rsidRPr="008010BA">
        <w:rPr>
          <w:dstrike/>
        </w:rPr>
        <w:t xml:space="preserve">: </w:t>
      </w:r>
      <w:r w:rsidR="001B2658" w:rsidRPr="008010BA">
        <w:rPr>
          <w:dstrike/>
          <w:lang w:eastAsia="en-US"/>
        </w:rPr>
        <w:t>SMU</w:t>
      </w:r>
      <w:r w:rsidR="00414C8B" w:rsidRPr="008010BA">
        <w:rPr>
          <w:dstrike/>
          <w:lang w:eastAsia="en-US"/>
        </w:rPr>
        <w:t xml:space="preserve"> calibration</w:t>
      </w:r>
      <w:bookmarkEnd w:id="144"/>
    </w:p>
    <w:p w14:paraId="6BDF59F2" w14:textId="576B8CC2" w:rsidR="00414C8B" w:rsidRPr="008010BA" w:rsidRDefault="00414C8B" w:rsidP="00414C8B">
      <w:pPr>
        <w:pStyle w:val="Caption"/>
        <w:keepNext/>
        <w:rPr>
          <w:dstrike/>
          <w:lang w:val="en-GB"/>
        </w:rPr>
      </w:pPr>
      <w:bookmarkStart w:id="145" w:name="_Toc211426685"/>
      <w:r w:rsidRPr="008010BA">
        <w:rPr>
          <w:dstrike/>
          <w:lang w:val="en-GB"/>
        </w:rPr>
        <w:t xml:space="preserve">Table </w:t>
      </w:r>
      <w:r w:rsidRPr="008010BA">
        <w:rPr>
          <w:dstrike/>
          <w:lang w:val="en-GB"/>
        </w:rPr>
        <w:fldChar w:fldCharType="begin"/>
      </w:r>
      <w:r w:rsidRPr="008010BA">
        <w:rPr>
          <w:dstrike/>
          <w:lang w:val="en-GB"/>
        </w:rPr>
        <w:instrText xml:space="preserve"> SEQ Table \* ARABIC </w:instrText>
      </w:r>
      <w:r w:rsidRPr="008010BA">
        <w:rPr>
          <w:dstrike/>
          <w:lang w:val="en-GB"/>
        </w:rPr>
        <w:fldChar w:fldCharType="separate"/>
      </w:r>
      <w:r w:rsidRPr="008010BA">
        <w:rPr>
          <w:dstrike/>
          <w:noProof/>
          <w:lang w:val="en-GB"/>
        </w:rPr>
        <w:t>15</w:t>
      </w:r>
      <w:r w:rsidRPr="008010BA">
        <w:rPr>
          <w:dstrike/>
          <w:lang w:val="en-GB"/>
        </w:rPr>
        <w:fldChar w:fldCharType="end"/>
      </w:r>
      <w:r w:rsidRPr="008010BA">
        <w:rPr>
          <w:dstrike/>
          <w:lang w:val="en-GB"/>
        </w:rPr>
        <w:t xml:space="preserve">: </w:t>
      </w:r>
      <w:r w:rsidRPr="008010BA">
        <w:rPr>
          <w:dstrike/>
          <w:lang w:val="en-GB"/>
        </w:rPr>
        <w:fldChar w:fldCharType="begin"/>
      </w:r>
      <w:r w:rsidRPr="008010BA">
        <w:rPr>
          <w:dstrike/>
          <w:lang w:val="en-GB"/>
        </w:rPr>
        <w:instrText xml:space="preserve"> REF _Ref196466622 </w:instrText>
      </w:r>
      <w:r w:rsidR="00BC54F1">
        <w:rPr>
          <w:dstrike/>
          <w:lang w:val="en-GB"/>
        </w:rPr>
        <w:instrText xml:space="preserve"> \* MERGEFORMAT </w:instrText>
      </w:r>
      <w:r w:rsidRPr="008010BA">
        <w:rPr>
          <w:dstrike/>
          <w:lang w:val="en-GB"/>
        </w:rPr>
        <w:fldChar w:fldCharType="separate"/>
      </w:r>
      <w:r w:rsidR="00891618" w:rsidRPr="008010BA">
        <w:rPr>
          <w:dstrike/>
          <w:lang w:val="en-GB"/>
        </w:rPr>
        <w:t>SMU</w:t>
      </w:r>
      <w:r w:rsidRPr="008010BA">
        <w:rPr>
          <w:dstrike/>
          <w:lang w:val="en-GB"/>
        </w:rPr>
        <w:t xml:space="preserve"> calibration</w:t>
      </w:r>
      <w:r w:rsidRPr="008010BA">
        <w:rPr>
          <w:dstrike/>
          <w:lang w:val="en-GB"/>
        </w:rPr>
        <w:fldChar w:fldCharType="end"/>
      </w:r>
      <w:r w:rsidRPr="008010BA">
        <w:rPr>
          <w:dstrike/>
          <w:lang w:val="en-GB"/>
        </w:rPr>
        <w:t xml:space="preserve"> overview</w:t>
      </w:r>
      <w:bookmarkEnd w:id="145"/>
    </w:p>
    <w:tbl>
      <w:tblPr>
        <w:tblStyle w:val="GridTable4-Accent3"/>
        <w:tblW w:w="0" w:type="auto"/>
        <w:tblLook w:val="04A0" w:firstRow="1" w:lastRow="0" w:firstColumn="1" w:lastColumn="0" w:noHBand="0" w:noVBand="1"/>
      </w:tblPr>
      <w:tblGrid>
        <w:gridCol w:w="1129"/>
        <w:gridCol w:w="4756"/>
        <w:gridCol w:w="933"/>
        <w:gridCol w:w="983"/>
        <w:gridCol w:w="901"/>
        <w:gridCol w:w="927"/>
      </w:tblGrid>
      <w:tr w:rsidR="00414C8B" w:rsidRPr="00AE4266" w14:paraId="48469B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728A8CC0" w14:textId="77777777" w:rsidR="00414C8B" w:rsidRPr="008010BA" w:rsidRDefault="00414C8B">
            <w:pPr>
              <w:pStyle w:val="Table-small"/>
              <w:rPr>
                <w:rFonts w:cstheme="minorHAnsi"/>
                <w:dstrike/>
                <w:sz w:val="22"/>
                <w:szCs w:val="18"/>
              </w:rPr>
            </w:pPr>
            <w:r w:rsidRPr="008010BA">
              <w:rPr>
                <w:rFonts w:cstheme="minorHAnsi"/>
                <w:dstrike/>
                <w:sz w:val="22"/>
                <w:szCs w:val="18"/>
              </w:rPr>
              <w:t xml:space="preserve">Test Description </w:t>
            </w:r>
          </w:p>
        </w:tc>
      </w:tr>
      <w:tr w:rsidR="00414C8B" w:rsidRPr="00AE4266" w14:paraId="329BAB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57B76B49" w14:textId="3041A550" w:rsidR="00414C8B" w:rsidRPr="008010BA" w:rsidRDefault="00414C8B">
            <w:pPr>
              <w:pStyle w:val="Table-small"/>
              <w:rPr>
                <w:rFonts w:cstheme="minorHAnsi"/>
                <w:b w:val="0"/>
                <w:dstrike/>
              </w:rPr>
            </w:pPr>
            <w:r w:rsidRPr="008010BA">
              <w:rPr>
                <w:rFonts w:cstheme="minorHAnsi"/>
                <w:dstrike/>
              </w:rPr>
              <w:t xml:space="preserve">Measure the static load of the Sense-channel of the </w:t>
            </w:r>
            <w:r w:rsidR="004811F7" w:rsidRPr="008010BA">
              <w:rPr>
                <w:rFonts w:cstheme="minorHAnsi"/>
                <w:dstrike/>
              </w:rPr>
              <w:t>SM</w:t>
            </w:r>
            <w:r w:rsidRPr="008010BA">
              <w:rPr>
                <w:rFonts w:cstheme="minorHAnsi"/>
                <w:dstrike/>
              </w:rPr>
              <w:t>U. This can then be used for calibration.</w:t>
            </w:r>
          </w:p>
        </w:tc>
      </w:tr>
      <w:tr w:rsidR="00414C8B" w:rsidRPr="00AE4266" w14:paraId="47269D28"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190A9C9B" w14:textId="77777777" w:rsidR="00414C8B" w:rsidRPr="008010BA" w:rsidRDefault="00414C8B">
            <w:pPr>
              <w:pStyle w:val="Table-small"/>
              <w:rPr>
                <w:rFonts w:cstheme="minorHAnsi"/>
                <w:dstrike/>
              </w:rPr>
            </w:pPr>
            <w:r w:rsidRPr="008010BA">
              <w:rPr>
                <w:rFonts w:cstheme="minorHAnsi"/>
                <w:dstrike/>
                <w:color w:val="FFFFFF" w:themeColor="background1"/>
                <w:sz w:val="22"/>
                <w:szCs w:val="18"/>
              </w:rPr>
              <w:t>Test Configuration</w:t>
            </w:r>
          </w:p>
        </w:tc>
      </w:tr>
      <w:tr w:rsidR="00414C8B" w:rsidRPr="00AE4266" w14:paraId="2F9E23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7BD613E5" w14:textId="22460EFA" w:rsidR="00533FDE" w:rsidRPr="008010BA" w:rsidRDefault="00350CCA">
            <w:pPr>
              <w:pStyle w:val="Table-small"/>
              <w:rPr>
                <w:rFonts w:cstheme="minorHAnsi"/>
                <w:b w:val="0"/>
                <w:bCs w:val="0"/>
                <w:dstrike/>
                <w:szCs w:val="20"/>
              </w:rPr>
            </w:pPr>
            <w:r w:rsidRPr="008010BA">
              <w:rPr>
                <w:rFonts w:cstheme="minorHAnsi"/>
                <w:dstrike/>
                <w:szCs w:val="20"/>
              </w:rPr>
              <w:t>p</w:t>
            </w:r>
            <w:r w:rsidR="00533FDE" w:rsidRPr="008010BA">
              <w:rPr>
                <w:rFonts w:cstheme="minorHAnsi"/>
                <w:dstrike/>
                <w:szCs w:val="20"/>
              </w:rPr>
              <w:t>in</w:t>
            </w:r>
            <w:r w:rsidRPr="008010BA">
              <w:rPr>
                <w:rFonts w:cstheme="minorHAnsi"/>
                <w:dstrike/>
                <w:szCs w:val="20"/>
              </w:rPr>
              <w:t>-sweep = [‘en’, ‘inv_en’, ‘</w:t>
            </w:r>
            <w:r w:rsidR="0000650E" w:rsidRPr="008010BA">
              <w:rPr>
                <w:rFonts w:cstheme="minorHAnsi"/>
                <w:dstrike/>
                <w:szCs w:val="20"/>
              </w:rPr>
              <w:t>vi’, ‘half_sw’, ‘</w:t>
            </w:r>
            <w:r w:rsidR="00ED1915" w:rsidRPr="008010BA">
              <w:rPr>
                <w:rFonts w:cstheme="minorHAnsi"/>
                <w:dstrike/>
                <w:szCs w:val="20"/>
              </w:rPr>
              <w:t>v33dr</w:t>
            </w:r>
            <w:r w:rsidR="0000650E" w:rsidRPr="008010BA">
              <w:rPr>
                <w:rFonts w:cstheme="minorHAnsi"/>
                <w:dstrike/>
                <w:szCs w:val="20"/>
              </w:rPr>
              <w:t>’</w:t>
            </w:r>
            <w:r w:rsidR="00ED1915" w:rsidRPr="008010BA">
              <w:rPr>
                <w:rFonts w:cstheme="minorHAnsi"/>
                <w:dstrike/>
                <w:szCs w:val="20"/>
              </w:rPr>
              <w:t xml:space="preserve"> </w:t>
            </w:r>
            <w:r w:rsidR="00021648" w:rsidRPr="008010BA">
              <w:rPr>
                <w:rFonts w:cstheme="minorHAnsi"/>
                <w:dstrike/>
                <w:szCs w:val="20"/>
              </w:rPr>
              <w:t xml:space="preserve">‘pgood’, </w:t>
            </w:r>
            <w:r w:rsidR="00B13A8F" w:rsidRPr="008010BA">
              <w:rPr>
                <w:rFonts w:cstheme="minorHAnsi"/>
                <w:dstrike/>
                <w:szCs w:val="20"/>
              </w:rPr>
              <w:t>‘rf’</w:t>
            </w:r>
            <w:r w:rsidRPr="008010BA">
              <w:rPr>
                <w:rFonts w:cstheme="minorHAnsi"/>
                <w:dstrike/>
                <w:szCs w:val="20"/>
              </w:rPr>
              <w:t xml:space="preserve">] </w:t>
            </w:r>
          </w:p>
          <w:p w14:paraId="2F67DFDF" w14:textId="26D2B0D1" w:rsidR="00414C8B" w:rsidRPr="008010BA" w:rsidRDefault="00414C8B">
            <w:pPr>
              <w:pStyle w:val="Table-small"/>
              <w:rPr>
                <w:rFonts w:cstheme="minorHAnsi"/>
                <w:dstrike/>
                <w:szCs w:val="20"/>
              </w:rPr>
            </w:pPr>
            <w:r w:rsidRPr="008010BA">
              <w:rPr>
                <w:rFonts w:cstheme="minorHAnsi"/>
                <w:dstrike/>
                <w:szCs w:val="20"/>
              </w:rPr>
              <w:t xml:space="preserve">This test is performed without DUT installed. </w:t>
            </w:r>
          </w:p>
          <w:p w14:paraId="3F044DC5" w14:textId="77777777" w:rsidR="00414C8B" w:rsidRPr="008010BA" w:rsidRDefault="00414C8B" w:rsidP="00414C8B">
            <w:pPr>
              <w:pStyle w:val="Table-small"/>
              <w:numPr>
                <w:ilvl w:val="0"/>
                <w:numId w:val="43"/>
              </w:numPr>
              <w:rPr>
                <w:rFonts w:cstheme="minorHAnsi"/>
                <w:b w:val="0"/>
                <w:bCs w:val="0"/>
                <w:i/>
                <w:iCs/>
                <w:dstrike/>
              </w:rPr>
            </w:pPr>
            <w:r w:rsidRPr="008010BA">
              <w:rPr>
                <w:rFonts w:cstheme="minorHAnsi"/>
                <w:i/>
                <w:dstrike/>
                <w:szCs w:val="20"/>
              </w:rPr>
              <w:lastRenderedPageBreak/>
              <w:t>Calibration of chip-test setup</w:t>
            </w:r>
          </w:p>
          <w:p w14:paraId="23285DA7" w14:textId="77777777" w:rsidR="00414C8B" w:rsidRPr="008010BA" w:rsidRDefault="00414C8B">
            <w:pPr>
              <w:pStyle w:val="Table-small"/>
              <w:ind w:left="720"/>
              <w:rPr>
                <w:rFonts w:cstheme="minorHAnsi"/>
                <w:b w:val="0"/>
                <w:bCs w:val="0"/>
                <w:dstrike/>
              </w:rPr>
            </w:pPr>
            <w:r w:rsidRPr="008010BA">
              <w:rPr>
                <w:rFonts w:cstheme="minorHAnsi"/>
                <w:dstrike/>
              </w:rPr>
              <w:t>Remove the chip from the socket and perform the calibration-sequence as  manual test.</w:t>
            </w:r>
          </w:p>
          <w:p w14:paraId="5E9D9666" w14:textId="77777777" w:rsidR="00414C8B" w:rsidRPr="008010BA" w:rsidRDefault="00414C8B" w:rsidP="00414C8B">
            <w:pPr>
              <w:pStyle w:val="Table-small"/>
              <w:numPr>
                <w:ilvl w:val="0"/>
                <w:numId w:val="43"/>
              </w:numPr>
              <w:rPr>
                <w:rFonts w:cstheme="minorHAnsi"/>
                <w:b w:val="0"/>
                <w:bCs w:val="0"/>
                <w:i/>
                <w:iCs/>
                <w:dstrike/>
              </w:rPr>
            </w:pPr>
            <w:r w:rsidRPr="008010BA">
              <w:rPr>
                <w:rFonts w:cstheme="minorHAnsi"/>
                <w:i/>
                <w:dstrike/>
                <w:szCs w:val="20"/>
              </w:rPr>
              <w:t>Calibration of module-test setup</w:t>
            </w:r>
          </w:p>
          <w:p w14:paraId="5E9FB2E0" w14:textId="412EB187" w:rsidR="00414C8B" w:rsidRPr="008010BA" w:rsidRDefault="00414C8B">
            <w:pPr>
              <w:pStyle w:val="Table-small"/>
              <w:ind w:left="720"/>
              <w:rPr>
                <w:rFonts w:cstheme="minorHAnsi"/>
                <w:b w:val="0"/>
                <w:bCs w:val="0"/>
                <w:dstrike/>
              </w:rPr>
            </w:pPr>
            <w:r w:rsidRPr="008010BA">
              <w:rPr>
                <w:rFonts w:cstheme="minorHAnsi"/>
                <w:dstrike/>
                <w:szCs w:val="20"/>
              </w:rPr>
              <w:t xml:space="preserve">Remove the socket-module from the test-board </w:t>
            </w:r>
            <w:r w:rsidRPr="008010BA">
              <w:rPr>
                <w:rFonts w:cstheme="minorHAnsi"/>
                <w:dstrike/>
              </w:rPr>
              <w:t>and perform the calibration-sequence as  manual test.</w:t>
            </w:r>
          </w:p>
        </w:tc>
      </w:tr>
      <w:tr w:rsidR="00414C8B" w:rsidRPr="00AE4266" w14:paraId="554878BC"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60D1376F" w14:textId="77777777" w:rsidR="00414C8B" w:rsidRPr="008010BA" w:rsidRDefault="00414C8B">
            <w:pPr>
              <w:pStyle w:val="Table-small"/>
              <w:rPr>
                <w:rFonts w:cstheme="minorHAnsi"/>
                <w:dstrike/>
                <w:color w:val="FFFFFF" w:themeColor="background1"/>
                <w:sz w:val="22"/>
                <w:szCs w:val="18"/>
              </w:rPr>
            </w:pPr>
            <w:r w:rsidRPr="008010BA">
              <w:rPr>
                <w:rFonts w:cstheme="minorHAnsi"/>
                <w:dstrike/>
                <w:color w:val="FFFFFF" w:themeColor="background1"/>
                <w:sz w:val="22"/>
                <w:szCs w:val="18"/>
              </w:rPr>
              <w:lastRenderedPageBreak/>
              <w:t xml:space="preserve">Test Equipment Requirements </w:t>
            </w:r>
          </w:p>
        </w:tc>
      </w:tr>
      <w:tr w:rsidR="00414C8B" w:rsidRPr="00AE4266" w14:paraId="1290F3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584CB536" w14:textId="77777777" w:rsidR="00414C8B" w:rsidRPr="008010BA" w:rsidRDefault="00414C8B" w:rsidP="00414C8B">
            <w:pPr>
              <w:pStyle w:val="ListParagraph"/>
              <w:numPr>
                <w:ilvl w:val="0"/>
                <w:numId w:val="19"/>
              </w:numPr>
              <w:spacing w:before="20" w:after="20"/>
              <w:rPr>
                <w:b w:val="0"/>
                <w:bCs w:val="0"/>
                <w:dstrike/>
                <w:sz w:val="20"/>
                <w:szCs w:val="14"/>
              </w:rPr>
            </w:pPr>
            <w:r w:rsidRPr="008010BA">
              <w:rPr>
                <w:dstrike/>
                <w:sz w:val="20"/>
                <w:szCs w:val="14"/>
              </w:rPr>
              <w:t>Current measurement: accuracy: 100nA, range: 100</w:t>
            </w:r>
            <w:r w:rsidRPr="008010BA">
              <w:rPr>
                <w:rFonts w:hint="eastAsia"/>
                <w:dstrike/>
                <w:sz w:val="20"/>
                <w:szCs w:val="14"/>
              </w:rPr>
              <w:t>μ</w:t>
            </w:r>
            <w:r w:rsidRPr="008010BA">
              <w:rPr>
                <w:dstrike/>
                <w:sz w:val="20"/>
                <w:szCs w:val="14"/>
              </w:rPr>
              <w:t>A</w:t>
            </w:r>
          </w:p>
          <w:p w14:paraId="11D0CE8F" w14:textId="263D8D20" w:rsidR="00414C8B" w:rsidRPr="008010BA" w:rsidRDefault="00414C8B" w:rsidP="00414C8B">
            <w:pPr>
              <w:pStyle w:val="ListParagraph"/>
              <w:numPr>
                <w:ilvl w:val="0"/>
                <w:numId w:val="19"/>
              </w:numPr>
              <w:spacing w:before="20" w:after="20"/>
              <w:rPr>
                <w:dstrike/>
              </w:rPr>
            </w:pPr>
            <w:r w:rsidRPr="008010BA">
              <w:rPr>
                <w:dstrike/>
                <w:sz w:val="20"/>
                <w:szCs w:val="14"/>
              </w:rPr>
              <w:t>Voltage source: accuracy: 1</w:t>
            </w:r>
            <w:r w:rsidR="004A762C" w:rsidRPr="008010BA">
              <w:rPr>
                <w:dstrike/>
                <w:sz w:val="20"/>
                <w:szCs w:val="14"/>
              </w:rPr>
              <w:t>m</w:t>
            </w:r>
            <w:r w:rsidRPr="008010BA">
              <w:rPr>
                <w:dstrike/>
                <w:sz w:val="20"/>
                <w:szCs w:val="14"/>
              </w:rPr>
              <w:t xml:space="preserve">V, range: </w:t>
            </w:r>
            <w:r w:rsidR="001A7726" w:rsidRPr="008010BA">
              <w:rPr>
                <w:dstrike/>
                <w:sz w:val="20"/>
                <w:szCs w:val="14"/>
              </w:rPr>
              <w:t>3.3</w:t>
            </w:r>
            <w:r w:rsidRPr="008010BA">
              <w:rPr>
                <w:dstrike/>
                <w:sz w:val="20"/>
                <w:szCs w:val="14"/>
              </w:rPr>
              <w:t>V, step:100mV</w:t>
            </w:r>
          </w:p>
        </w:tc>
      </w:tr>
      <w:tr w:rsidR="00414C8B" w:rsidRPr="00AE4266" w14:paraId="21E49BED"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5DE128BC" w14:textId="77777777" w:rsidR="00414C8B" w:rsidRPr="008010BA" w:rsidRDefault="00414C8B">
            <w:pPr>
              <w:pStyle w:val="Table-small"/>
              <w:rPr>
                <w:rFonts w:cstheme="minorHAnsi"/>
                <w:dstrike/>
                <w:sz w:val="22"/>
                <w:szCs w:val="18"/>
              </w:rPr>
            </w:pPr>
            <w:r w:rsidRPr="008010BA">
              <w:rPr>
                <w:rFonts w:cstheme="minorHAnsi"/>
                <w:dstrike/>
                <w:color w:val="FFFFFF" w:themeColor="background1"/>
                <w:sz w:val="22"/>
                <w:szCs w:val="18"/>
              </w:rPr>
              <w:t>Test Procedure</w:t>
            </w:r>
          </w:p>
        </w:tc>
      </w:tr>
      <w:tr w:rsidR="00414C8B" w:rsidRPr="00AE4266" w14:paraId="3861FF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5A3E8E97" w14:textId="77777777" w:rsidR="00414C8B" w:rsidRPr="008010BA" w:rsidRDefault="00414C8B">
            <w:pPr>
              <w:pStyle w:val="Table-small"/>
              <w:rPr>
                <w:rFonts w:cstheme="minorHAnsi"/>
                <w:dstrike/>
                <w:sz w:val="22"/>
                <w:szCs w:val="18"/>
              </w:rPr>
            </w:pPr>
            <w:r w:rsidRPr="008010BA">
              <w:rPr>
                <w:rFonts w:cstheme="minorHAnsi"/>
                <w:dstrike/>
                <w:sz w:val="22"/>
                <w:szCs w:val="18"/>
              </w:rPr>
              <w:t>Step</w:t>
            </w:r>
          </w:p>
        </w:tc>
        <w:tc>
          <w:tcPr>
            <w:tcW w:w="8500" w:type="dxa"/>
            <w:gridSpan w:val="5"/>
            <w:shd w:val="clear" w:color="auto" w:fill="C5C2C2" w:themeFill="accent3" w:themeFillTint="66"/>
          </w:tcPr>
          <w:p w14:paraId="2CF1193D" w14:textId="77777777" w:rsidR="00414C8B" w:rsidRPr="008010BA" w:rsidRDefault="00414C8B">
            <w:pPr>
              <w:pStyle w:val="Table-small"/>
              <w:cnfStyle w:val="000000100000" w:firstRow="0" w:lastRow="0" w:firstColumn="0" w:lastColumn="0" w:oddVBand="0" w:evenVBand="0" w:oddHBand="1" w:evenHBand="0" w:firstRowFirstColumn="0" w:firstRowLastColumn="0" w:lastRowFirstColumn="0" w:lastRowLastColumn="0"/>
              <w:rPr>
                <w:rFonts w:cstheme="minorHAnsi"/>
                <w:b/>
                <w:bCs/>
                <w:dstrike/>
                <w:sz w:val="22"/>
                <w:szCs w:val="18"/>
              </w:rPr>
            </w:pPr>
            <w:r w:rsidRPr="008010BA">
              <w:rPr>
                <w:rFonts w:cstheme="minorHAnsi"/>
                <w:b/>
                <w:bCs/>
                <w:dstrike/>
                <w:sz w:val="22"/>
                <w:szCs w:val="18"/>
              </w:rPr>
              <w:t>Action</w:t>
            </w:r>
          </w:p>
        </w:tc>
      </w:tr>
      <w:tr w:rsidR="00414C8B" w:rsidRPr="00AE4266" w14:paraId="61BA7615"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22973A2B" w14:textId="77777777" w:rsidR="00414C8B" w:rsidRPr="008010BA" w:rsidRDefault="00414C8B" w:rsidP="00414C8B">
            <w:pPr>
              <w:pStyle w:val="Table-small"/>
              <w:numPr>
                <w:ilvl w:val="0"/>
                <w:numId w:val="27"/>
              </w:numPr>
              <w:rPr>
                <w:rFonts w:cstheme="minorHAnsi"/>
                <w:b w:val="0"/>
                <w:bCs w:val="0"/>
                <w:dstrike/>
                <w:szCs w:val="20"/>
              </w:rPr>
            </w:pPr>
          </w:p>
        </w:tc>
        <w:tc>
          <w:tcPr>
            <w:tcW w:w="8500" w:type="dxa"/>
            <w:gridSpan w:val="5"/>
            <w:shd w:val="clear" w:color="auto" w:fill="FFFFFF" w:themeFill="background1"/>
          </w:tcPr>
          <w:p w14:paraId="1E9F5632" w14:textId="66E781D9" w:rsidR="00414C8B" w:rsidRPr="008010BA" w:rsidRDefault="00414C8B">
            <w:pPr>
              <w:pStyle w:val="Table-small"/>
              <w:cnfStyle w:val="000000000000" w:firstRow="0" w:lastRow="0" w:firstColumn="0" w:lastColumn="0" w:oddVBand="0" w:evenVBand="0" w:oddHBand="0" w:evenHBand="0" w:firstRowFirstColumn="0" w:firstRowLastColumn="0" w:lastRowFirstColumn="0" w:lastRowLastColumn="0"/>
              <w:rPr>
                <w:rFonts w:cstheme="minorHAnsi"/>
                <w:dstrike/>
                <w:szCs w:val="20"/>
              </w:rPr>
            </w:pPr>
            <w:r w:rsidRPr="008010BA">
              <w:rPr>
                <w:rFonts w:cstheme="minorHAnsi"/>
                <w:dstrike/>
                <w:szCs w:val="20"/>
              </w:rPr>
              <w:t xml:space="preserve">Start from </w:t>
            </w:r>
            <w:r w:rsidRPr="008010BA">
              <w:rPr>
                <w:rFonts w:cstheme="minorHAnsi"/>
                <w:dstrike/>
                <w:szCs w:val="20"/>
              </w:rPr>
              <w:fldChar w:fldCharType="begin"/>
            </w:r>
            <w:r w:rsidRPr="008010BA">
              <w:rPr>
                <w:rFonts w:cstheme="minorHAnsi"/>
                <w:dstrike/>
                <w:szCs w:val="20"/>
              </w:rPr>
              <w:instrText xml:space="preserve"> REF routine_power_down \h </w:instrText>
            </w:r>
            <w:r w:rsidR="00BC54F1">
              <w:rPr>
                <w:rFonts w:cstheme="minorHAnsi"/>
                <w:dstrike/>
                <w:szCs w:val="20"/>
              </w:rPr>
              <w:instrText xml:space="preserve"> \* MERGEFORMAT </w:instrText>
            </w:r>
            <w:r w:rsidRPr="008010BA">
              <w:rPr>
                <w:rFonts w:cstheme="minorHAnsi"/>
                <w:dstrike/>
                <w:szCs w:val="20"/>
              </w:rPr>
            </w:r>
            <w:r w:rsidRPr="008010BA">
              <w:rPr>
                <w:rFonts w:cstheme="minorHAnsi"/>
                <w:dstrike/>
                <w:szCs w:val="20"/>
              </w:rPr>
              <w:fldChar w:fldCharType="separate"/>
            </w:r>
            <w:r w:rsidRPr="008010BA">
              <w:rPr>
                <w:dstrike/>
              </w:rPr>
              <w:t>Power-down state</w:t>
            </w:r>
            <w:r w:rsidRPr="008010BA">
              <w:rPr>
                <w:rFonts w:cstheme="minorHAnsi"/>
                <w:dstrike/>
                <w:szCs w:val="20"/>
              </w:rPr>
              <w:fldChar w:fldCharType="end"/>
            </w:r>
          </w:p>
        </w:tc>
      </w:tr>
      <w:tr w:rsidR="008659D7" w:rsidRPr="00AE4266" w14:paraId="78B1BB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30AD31F5" w14:textId="77777777" w:rsidR="008659D7" w:rsidRPr="008010BA" w:rsidRDefault="008659D7" w:rsidP="00414C8B">
            <w:pPr>
              <w:pStyle w:val="Table-small"/>
              <w:numPr>
                <w:ilvl w:val="0"/>
                <w:numId w:val="27"/>
              </w:numPr>
              <w:rPr>
                <w:rFonts w:cstheme="minorHAnsi"/>
                <w:b w:val="0"/>
                <w:bCs w:val="0"/>
                <w:dstrike/>
                <w:szCs w:val="20"/>
              </w:rPr>
            </w:pPr>
          </w:p>
        </w:tc>
        <w:tc>
          <w:tcPr>
            <w:tcW w:w="8500" w:type="dxa"/>
            <w:gridSpan w:val="5"/>
            <w:shd w:val="clear" w:color="auto" w:fill="FFFFFF" w:themeFill="background1"/>
          </w:tcPr>
          <w:p w14:paraId="7F6249AF" w14:textId="3EB54A70" w:rsidR="008659D7" w:rsidRPr="008010BA" w:rsidRDefault="008659D7">
            <w:pPr>
              <w:pStyle w:val="Table-small"/>
              <w:cnfStyle w:val="000000100000" w:firstRow="0" w:lastRow="0" w:firstColumn="0" w:lastColumn="0" w:oddVBand="0" w:evenVBand="0" w:oddHBand="1" w:evenHBand="0" w:firstRowFirstColumn="0" w:firstRowLastColumn="0" w:lastRowFirstColumn="0" w:lastRowLastColumn="0"/>
              <w:rPr>
                <w:rFonts w:cstheme="minorHAnsi"/>
                <w:dstrike/>
                <w:color w:val="000000"/>
                <w:szCs w:val="20"/>
              </w:rPr>
            </w:pPr>
            <w:r w:rsidRPr="008010BA">
              <w:rPr>
                <w:rFonts w:cstheme="minorHAnsi"/>
                <w:dstrike/>
                <w:color w:val="000000"/>
                <w:szCs w:val="20"/>
              </w:rPr>
              <w:t>Sweep the pin to be force</w:t>
            </w:r>
            <w:r w:rsidR="007E7DFF" w:rsidRPr="008010BA">
              <w:rPr>
                <w:rFonts w:cstheme="minorHAnsi"/>
                <w:dstrike/>
                <w:color w:val="000000"/>
                <w:szCs w:val="20"/>
              </w:rPr>
              <w:t>-sensed by the SMU</w:t>
            </w:r>
          </w:p>
        </w:tc>
      </w:tr>
      <w:tr w:rsidR="00414C8B" w:rsidRPr="00AE4266" w14:paraId="35D87B3E"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950ED21" w14:textId="77777777" w:rsidR="00414C8B" w:rsidRPr="008010BA" w:rsidRDefault="00414C8B" w:rsidP="008659D7">
            <w:pPr>
              <w:pStyle w:val="Table-small"/>
              <w:numPr>
                <w:ilvl w:val="1"/>
                <w:numId w:val="27"/>
              </w:numPr>
              <w:rPr>
                <w:rFonts w:cstheme="minorHAnsi"/>
                <w:b w:val="0"/>
                <w:bCs w:val="0"/>
                <w:dstrike/>
                <w:szCs w:val="20"/>
              </w:rPr>
            </w:pPr>
          </w:p>
        </w:tc>
        <w:tc>
          <w:tcPr>
            <w:tcW w:w="8500" w:type="dxa"/>
            <w:gridSpan w:val="5"/>
            <w:shd w:val="clear" w:color="auto" w:fill="FFFFFF" w:themeFill="background1"/>
          </w:tcPr>
          <w:p w14:paraId="40A5DB3D" w14:textId="0979B76C" w:rsidR="00414C8B" w:rsidRPr="008010BA" w:rsidRDefault="00414C8B">
            <w:pPr>
              <w:pStyle w:val="Table-small"/>
              <w:cnfStyle w:val="000000000000" w:firstRow="0" w:lastRow="0" w:firstColumn="0" w:lastColumn="0" w:oddVBand="0" w:evenVBand="0" w:oddHBand="0" w:evenHBand="0" w:firstRowFirstColumn="0" w:firstRowLastColumn="0" w:lastRowFirstColumn="0" w:lastRowLastColumn="0"/>
              <w:rPr>
                <w:rFonts w:cstheme="minorHAnsi"/>
                <w:dstrike/>
                <w:szCs w:val="20"/>
              </w:rPr>
            </w:pPr>
            <w:r w:rsidRPr="008010BA">
              <w:rPr>
                <w:rFonts w:cstheme="minorHAnsi"/>
                <w:dstrike/>
                <w:color w:val="000000"/>
                <w:szCs w:val="20"/>
              </w:rPr>
              <w:t>Sweep</w:t>
            </w:r>
            <w:r w:rsidR="004D2C27" w:rsidRPr="008010BA">
              <w:rPr>
                <w:rFonts w:cstheme="minorHAnsi"/>
                <w:dstrike/>
                <w:color w:val="000000"/>
                <w:szCs w:val="20"/>
              </w:rPr>
              <w:t xml:space="preserve"> voltage on the pin </w:t>
            </w:r>
            <w:r w:rsidRPr="008010BA">
              <w:rPr>
                <w:rFonts w:cstheme="minorHAnsi"/>
                <w:dstrike/>
                <w:color w:val="000000"/>
                <w:szCs w:val="20"/>
              </w:rPr>
              <w:t xml:space="preserve">to </w:t>
            </w:r>
            <w:r w:rsidR="004A762C" w:rsidRPr="008010BA">
              <w:rPr>
                <w:rFonts w:cstheme="minorHAnsi"/>
                <w:dstrike/>
                <w:color w:val="000000"/>
                <w:szCs w:val="20"/>
              </w:rPr>
              <w:t>3.3</w:t>
            </w:r>
            <w:r w:rsidRPr="008010BA">
              <w:rPr>
                <w:rFonts w:cstheme="minorHAnsi"/>
                <w:dstrike/>
                <w:color w:val="000000"/>
                <w:szCs w:val="20"/>
              </w:rPr>
              <w:t>V</w:t>
            </w:r>
          </w:p>
        </w:tc>
      </w:tr>
      <w:tr w:rsidR="00414C8B" w:rsidRPr="00AE4266" w14:paraId="3AE9BC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CFCC952" w14:textId="77777777" w:rsidR="00414C8B" w:rsidRPr="008010BA" w:rsidRDefault="00414C8B" w:rsidP="008659D7">
            <w:pPr>
              <w:pStyle w:val="Table-small"/>
              <w:numPr>
                <w:ilvl w:val="2"/>
                <w:numId w:val="27"/>
              </w:numPr>
              <w:rPr>
                <w:rFonts w:cstheme="minorHAnsi"/>
                <w:b w:val="0"/>
                <w:bCs w:val="0"/>
                <w:dstrike/>
                <w:szCs w:val="20"/>
              </w:rPr>
            </w:pPr>
          </w:p>
        </w:tc>
        <w:tc>
          <w:tcPr>
            <w:tcW w:w="8500" w:type="dxa"/>
            <w:gridSpan w:val="5"/>
            <w:shd w:val="clear" w:color="auto" w:fill="FFFFFF" w:themeFill="background1"/>
          </w:tcPr>
          <w:p w14:paraId="18C439CA" w14:textId="77777777" w:rsidR="00414C8B" w:rsidRPr="008010BA" w:rsidRDefault="00414C8B">
            <w:pPr>
              <w:pStyle w:val="Table-small"/>
              <w:cnfStyle w:val="000000100000" w:firstRow="0" w:lastRow="0" w:firstColumn="0" w:lastColumn="0" w:oddVBand="0" w:evenVBand="0" w:oddHBand="1" w:evenHBand="0" w:firstRowFirstColumn="0" w:firstRowLastColumn="0" w:lastRowFirstColumn="0" w:lastRowLastColumn="0"/>
              <w:rPr>
                <w:rFonts w:cstheme="minorHAnsi"/>
                <w:dstrike/>
                <w:szCs w:val="20"/>
              </w:rPr>
            </w:pPr>
            <w:r w:rsidRPr="008010BA">
              <w:rPr>
                <w:rFonts w:cstheme="minorHAnsi"/>
                <w:dstrike/>
                <w:szCs w:val="20"/>
              </w:rPr>
              <w:t>Wait 1s</w:t>
            </w:r>
          </w:p>
        </w:tc>
      </w:tr>
      <w:tr w:rsidR="00414C8B" w:rsidRPr="00AE4266" w14:paraId="2F52E8A4"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33F3093F" w14:textId="77777777" w:rsidR="00414C8B" w:rsidRPr="008010BA" w:rsidRDefault="00414C8B" w:rsidP="008659D7">
            <w:pPr>
              <w:pStyle w:val="Table-small"/>
              <w:numPr>
                <w:ilvl w:val="2"/>
                <w:numId w:val="27"/>
              </w:numPr>
              <w:rPr>
                <w:rFonts w:cstheme="minorHAnsi"/>
                <w:b w:val="0"/>
                <w:bCs w:val="0"/>
                <w:dstrike/>
                <w:szCs w:val="20"/>
              </w:rPr>
            </w:pPr>
          </w:p>
        </w:tc>
        <w:tc>
          <w:tcPr>
            <w:tcW w:w="8500" w:type="dxa"/>
            <w:gridSpan w:val="5"/>
            <w:shd w:val="clear" w:color="auto" w:fill="FFFFFF" w:themeFill="background1"/>
          </w:tcPr>
          <w:p w14:paraId="0DB68D2E" w14:textId="77777777" w:rsidR="00414C8B" w:rsidRPr="008010BA" w:rsidRDefault="00414C8B">
            <w:pPr>
              <w:pStyle w:val="Table-small"/>
              <w:cnfStyle w:val="000000000000" w:firstRow="0" w:lastRow="0" w:firstColumn="0" w:lastColumn="0" w:oddVBand="0" w:evenVBand="0" w:oddHBand="0" w:evenHBand="0" w:firstRowFirstColumn="0" w:firstRowLastColumn="0" w:lastRowFirstColumn="0" w:lastRowLastColumn="0"/>
              <w:rPr>
                <w:rFonts w:cstheme="minorHAnsi"/>
                <w:dstrike/>
                <w:szCs w:val="20"/>
              </w:rPr>
            </w:pPr>
            <w:r w:rsidRPr="008010BA">
              <w:rPr>
                <w:rFonts w:cstheme="minorHAnsi"/>
                <w:dstrike/>
                <w:color w:val="000000"/>
                <w:szCs w:val="20"/>
              </w:rPr>
              <w:t xml:space="preserve">Measure the current consumption at each of the sweep points </w:t>
            </w:r>
          </w:p>
        </w:tc>
      </w:tr>
      <w:tr w:rsidR="00414C8B" w:rsidRPr="00AE4266" w14:paraId="2916E1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1AB3A7A2" w14:textId="77777777" w:rsidR="00414C8B" w:rsidRPr="008010BA" w:rsidRDefault="00414C8B" w:rsidP="00414C8B">
            <w:pPr>
              <w:pStyle w:val="Table-small"/>
              <w:numPr>
                <w:ilvl w:val="0"/>
                <w:numId w:val="27"/>
              </w:numPr>
              <w:rPr>
                <w:rFonts w:cstheme="minorHAnsi"/>
                <w:b w:val="0"/>
                <w:bCs w:val="0"/>
                <w:dstrike/>
                <w:szCs w:val="20"/>
              </w:rPr>
            </w:pPr>
          </w:p>
        </w:tc>
        <w:tc>
          <w:tcPr>
            <w:tcW w:w="8500" w:type="dxa"/>
            <w:gridSpan w:val="5"/>
            <w:shd w:val="clear" w:color="auto" w:fill="FFFFFF" w:themeFill="background1"/>
          </w:tcPr>
          <w:p w14:paraId="7932B356" w14:textId="77777777" w:rsidR="00414C8B" w:rsidRPr="008010BA" w:rsidRDefault="00414C8B">
            <w:pPr>
              <w:pStyle w:val="Table-small"/>
              <w:cnfStyle w:val="000000100000" w:firstRow="0" w:lastRow="0" w:firstColumn="0" w:lastColumn="0" w:oddVBand="0" w:evenVBand="0" w:oddHBand="1" w:evenHBand="0" w:firstRowFirstColumn="0" w:firstRowLastColumn="0" w:lastRowFirstColumn="0" w:lastRowLastColumn="0"/>
              <w:rPr>
                <w:rFonts w:cstheme="minorHAnsi"/>
                <w:dstrike/>
                <w:szCs w:val="20"/>
              </w:rPr>
            </w:pPr>
            <w:r w:rsidRPr="008010BA">
              <w:rPr>
                <w:rFonts w:cstheme="minorHAnsi"/>
                <w:dstrike/>
                <w:color w:val="000000"/>
                <w:szCs w:val="20"/>
              </w:rPr>
              <w:t>Log current consumption</w:t>
            </w:r>
          </w:p>
        </w:tc>
      </w:tr>
      <w:tr w:rsidR="00414C8B" w:rsidRPr="00AE4266" w14:paraId="62518C07"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6DC2B974" w14:textId="77777777" w:rsidR="00414C8B" w:rsidRPr="008010BA" w:rsidRDefault="00414C8B">
            <w:pPr>
              <w:pStyle w:val="Table-small"/>
              <w:rPr>
                <w:rFonts w:cstheme="minorHAnsi"/>
                <w:dstrike/>
                <w:szCs w:val="20"/>
              </w:rPr>
            </w:pPr>
            <w:r w:rsidRPr="008010BA">
              <w:rPr>
                <w:rFonts w:cstheme="minorHAnsi"/>
                <w:dstrike/>
                <w:color w:val="FFFFFF" w:themeColor="background1"/>
                <w:sz w:val="22"/>
                <w:szCs w:val="22"/>
              </w:rPr>
              <w:t>Notes</w:t>
            </w:r>
          </w:p>
        </w:tc>
      </w:tr>
      <w:tr w:rsidR="00414C8B" w:rsidRPr="00AE4266" w14:paraId="5BBFE3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6D75D02B" w14:textId="77777777" w:rsidR="00414C8B" w:rsidRPr="008010BA" w:rsidRDefault="00414C8B">
            <w:pPr>
              <w:pStyle w:val="Table-small"/>
              <w:rPr>
                <w:rFonts w:cstheme="minorHAnsi"/>
                <w:b w:val="0"/>
                <w:bCs w:val="0"/>
                <w:dstrike/>
                <w:szCs w:val="20"/>
              </w:rPr>
            </w:pPr>
          </w:p>
        </w:tc>
      </w:tr>
      <w:tr w:rsidR="00414C8B" w:rsidRPr="00AE4266" w14:paraId="26FBFC91"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6B86A1D9" w14:textId="77777777" w:rsidR="00414C8B" w:rsidRPr="008010BA" w:rsidRDefault="00414C8B">
            <w:pPr>
              <w:pStyle w:val="Table-small"/>
              <w:rPr>
                <w:rFonts w:cstheme="minorHAnsi"/>
                <w:b w:val="0"/>
                <w:bCs w:val="0"/>
                <w:dstrike/>
                <w:szCs w:val="20"/>
              </w:rPr>
            </w:pPr>
            <w:r w:rsidRPr="008010BA">
              <w:rPr>
                <w:rFonts w:cstheme="minorHAnsi"/>
                <w:dstrike/>
                <w:color w:val="FFFFFF" w:themeColor="background1"/>
                <w:sz w:val="22"/>
                <w:szCs w:val="22"/>
              </w:rPr>
              <w:t xml:space="preserve">Test parameters and acceptance criteria </w:t>
            </w:r>
          </w:p>
        </w:tc>
      </w:tr>
      <w:tr w:rsidR="00414C8B" w:rsidRPr="00AE4266" w14:paraId="556E50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2C150E89" w14:textId="77777777" w:rsidR="00414C8B" w:rsidRPr="008010BA" w:rsidRDefault="00414C8B">
            <w:pPr>
              <w:pStyle w:val="Table-small"/>
              <w:rPr>
                <w:rFonts w:cstheme="minorHAnsi"/>
                <w:dstrike/>
                <w:szCs w:val="20"/>
              </w:rPr>
            </w:pPr>
            <w:r w:rsidRPr="008010BA">
              <w:rPr>
                <w:rFonts w:cstheme="minorHAnsi"/>
                <w:dstrike/>
                <w:sz w:val="22"/>
                <w:szCs w:val="22"/>
              </w:rPr>
              <w:t xml:space="preserve">ID </w:t>
            </w:r>
          </w:p>
        </w:tc>
        <w:tc>
          <w:tcPr>
            <w:tcW w:w="4756" w:type="dxa"/>
            <w:shd w:val="clear" w:color="auto" w:fill="C5C2C2" w:themeFill="accent3" w:themeFillTint="66"/>
          </w:tcPr>
          <w:p w14:paraId="3EDB58AA" w14:textId="77777777" w:rsidR="00414C8B" w:rsidRPr="008010BA" w:rsidRDefault="00414C8B">
            <w:pPr>
              <w:pStyle w:val="Table-small"/>
              <w:cnfStyle w:val="000000100000" w:firstRow="0" w:lastRow="0" w:firstColumn="0" w:lastColumn="0" w:oddVBand="0" w:evenVBand="0" w:oddHBand="1" w:evenHBand="0" w:firstRowFirstColumn="0" w:firstRowLastColumn="0" w:lastRowFirstColumn="0" w:lastRowLastColumn="0"/>
              <w:rPr>
                <w:rFonts w:cstheme="minorHAnsi"/>
                <w:b/>
                <w:bCs/>
                <w:dstrike/>
                <w:sz w:val="22"/>
                <w:szCs w:val="22"/>
              </w:rPr>
            </w:pPr>
            <w:r w:rsidRPr="008010BA">
              <w:rPr>
                <w:rFonts w:cstheme="minorHAnsi"/>
                <w:b/>
                <w:bCs/>
                <w:dstrike/>
                <w:sz w:val="22"/>
                <w:szCs w:val="22"/>
              </w:rPr>
              <w:t>Name</w:t>
            </w:r>
          </w:p>
        </w:tc>
        <w:tc>
          <w:tcPr>
            <w:tcW w:w="933" w:type="dxa"/>
            <w:shd w:val="clear" w:color="auto" w:fill="C5C2C2" w:themeFill="accent3" w:themeFillTint="66"/>
          </w:tcPr>
          <w:p w14:paraId="7FE542C0" w14:textId="77777777" w:rsidR="00414C8B" w:rsidRPr="008010BA" w:rsidRDefault="00414C8B">
            <w:pPr>
              <w:pStyle w:val="Table-small"/>
              <w:cnfStyle w:val="000000100000" w:firstRow="0" w:lastRow="0" w:firstColumn="0" w:lastColumn="0" w:oddVBand="0" w:evenVBand="0" w:oddHBand="1" w:evenHBand="0" w:firstRowFirstColumn="0" w:firstRowLastColumn="0" w:lastRowFirstColumn="0" w:lastRowLastColumn="0"/>
              <w:rPr>
                <w:rFonts w:cstheme="minorHAnsi"/>
                <w:b/>
                <w:bCs/>
                <w:dstrike/>
                <w:sz w:val="22"/>
                <w:szCs w:val="22"/>
              </w:rPr>
            </w:pPr>
            <w:r w:rsidRPr="008010BA">
              <w:rPr>
                <w:rFonts w:cstheme="minorHAnsi"/>
                <w:b/>
                <w:bCs/>
                <w:dstrike/>
                <w:sz w:val="22"/>
                <w:szCs w:val="22"/>
              </w:rPr>
              <w:t>Unit</w:t>
            </w:r>
          </w:p>
        </w:tc>
        <w:tc>
          <w:tcPr>
            <w:tcW w:w="983" w:type="dxa"/>
            <w:shd w:val="clear" w:color="auto" w:fill="C5C2C2" w:themeFill="accent3" w:themeFillTint="66"/>
          </w:tcPr>
          <w:p w14:paraId="193ECD84" w14:textId="77777777" w:rsidR="00414C8B" w:rsidRPr="008010BA" w:rsidRDefault="00414C8B">
            <w:pPr>
              <w:pStyle w:val="Table-small"/>
              <w:cnfStyle w:val="000000100000" w:firstRow="0" w:lastRow="0" w:firstColumn="0" w:lastColumn="0" w:oddVBand="0" w:evenVBand="0" w:oddHBand="1" w:evenHBand="0" w:firstRowFirstColumn="0" w:firstRowLastColumn="0" w:lastRowFirstColumn="0" w:lastRowLastColumn="0"/>
              <w:rPr>
                <w:rFonts w:cstheme="minorHAnsi"/>
                <w:b/>
                <w:bCs/>
                <w:dstrike/>
                <w:sz w:val="22"/>
                <w:szCs w:val="22"/>
              </w:rPr>
            </w:pPr>
            <w:r w:rsidRPr="008010BA">
              <w:rPr>
                <w:rFonts w:cstheme="minorHAnsi"/>
                <w:b/>
                <w:bCs/>
                <w:dstrike/>
                <w:sz w:val="22"/>
                <w:szCs w:val="22"/>
              </w:rPr>
              <w:t>LTL</w:t>
            </w:r>
          </w:p>
        </w:tc>
        <w:tc>
          <w:tcPr>
            <w:tcW w:w="901" w:type="dxa"/>
            <w:shd w:val="clear" w:color="auto" w:fill="C5C2C2" w:themeFill="accent3" w:themeFillTint="66"/>
          </w:tcPr>
          <w:p w14:paraId="195F0DE8" w14:textId="77777777" w:rsidR="00414C8B" w:rsidRPr="008010BA" w:rsidRDefault="00414C8B">
            <w:pPr>
              <w:pStyle w:val="Table-small"/>
              <w:cnfStyle w:val="000000100000" w:firstRow="0" w:lastRow="0" w:firstColumn="0" w:lastColumn="0" w:oddVBand="0" w:evenVBand="0" w:oddHBand="1" w:evenHBand="0" w:firstRowFirstColumn="0" w:firstRowLastColumn="0" w:lastRowFirstColumn="0" w:lastRowLastColumn="0"/>
              <w:rPr>
                <w:rFonts w:cstheme="minorHAnsi"/>
                <w:b/>
                <w:bCs/>
                <w:dstrike/>
                <w:sz w:val="22"/>
                <w:szCs w:val="22"/>
              </w:rPr>
            </w:pPr>
            <w:r w:rsidRPr="008010BA">
              <w:rPr>
                <w:rFonts w:cstheme="minorHAnsi"/>
                <w:b/>
                <w:bCs/>
                <w:dstrike/>
                <w:sz w:val="22"/>
                <w:szCs w:val="22"/>
              </w:rPr>
              <w:t>Typ</w:t>
            </w:r>
          </w:p>
        </w:tc>
        <w:tc>
          <w:tcPr>
            <w:tcW w:w="927" w:type="dxa"/>
            <w:shd w:val="clear" w:color="auto" w:fill="C5C2C2" w:themeFill="accent3" w:themeFillTint="66"/>
          </w:tcPr>
          <w:p w14:paraId="6EA545A9" w14:textId="77777777" w:rsidR="00414C8B" w:rsidRPr="008010BA" w:rsidRDefault="00414C8B">
            <w:pPr>
              <w:pStyle w:val="Table-small"/>
              <w:cnfStyle w:val="000000100000" w:firstRow="0" w:lastRow="0" w:firstColumn="0" w:lastColumn="0" w:oddVBand="0" w:evenVBand="0" w:oddHBand="1" w:evenHBand="0" w:firstRowFirstColumn="0" w:firstRowLastColumn="0" w:lastRowFirstColumn="0" w:lastRowLastColumn="0"/>
              <w:rPr>
                <w:rFonts w:cstheme="minorHAnsi"/>
                <w:b/>
                <w:bCs/>
                <w:dstrike/>
                <w:sz w:val="22"/>
                <w:szCs w:val="22"/>
              </w:rPr>
            </w:pPr>
            <w:r w:rsidRPr="008010BA">
              <w:rPr>
                <w:rFonts w:cstheme="minorHAnsi"/>
                <w:b/>
                <w:bCs/>
                <w:dstrike/>
                <w:sz w:val="22"/>
                <w:szCs w:val="22"/>
              </w:rPr>
              <w:t>UTL</w:t>
            </w:r>
          </w:p>
        </w:tc>
      </w:tr>
      <w:tr w:rsidR="00414C8B" w:rsidRPr="00AE4266" w14:paraId="62296020"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40276C5" w14:textId="66F911A8" w:rsidR="00414C8B" w:rsidRPr="008010BA" w:rsidRDefault="007824CD">
            <w:pPr>
              <w:pStyle w:val="Table-small"/>
              <w:rPr>
                <w:rFonts w:cstheme="minorHAnsi"/>
                <w:b w:val="0"/>
                <w:bCs w:val="0"/>
                <w:dstrike/>
                <w:szCs w:val="20"/>
              </w:rPr>
            </w:pPr>
            <w:r w:rsidRPr="008010BA">
              <w:rPr>
                <w:dstrike/>
              </w:rPr>
              <w:t>M000</w:t>
            </w:r>
            <w:r w:rsidR="0032760B" w:rsidRPr="008010BA">
              <w:rPr>
                <w:dstrike/>
              </w:rPr>
              <w:t>4</w:t>
            </w:r>
          </w:p>
        </w:tc>
        <w:tc>
          <w:tcPr>
            <w:tcW w:w="4756" w:type="dxa"/>
            <w:shd w:val="clear" w:color="auto" w:fill="FFFFFF" w:themeFill="background1"/>
          </w:tcPr>
          <w:p w14:paraId="6D9307D4" w14:textId="77777777" w:rsidR="00414C8B" w:rsidRPr="008010BA" w:rsidRDefault="00414C8B">
            <w:pPr>
              <w:pStyle w:val="Table-small"/>
              <w:cnfStyle w:val="000000000000" w:firstRow="0" w:lastRow="0" w:firstColumn="0" w:lastColumn="0" w:oddVBand="0" w:evenVBand="0" w:oddHBand="0" w:evenHBand="0" w:firstRowFirstColumn="0" w:firstRowLastColumn="0" w:lastRowFirstColumn="0" w:lastRowLastColumn="0"/>
              <w:rPr>
                <w:rFonts w:cstheme="minorHAnsi"/>
                <w:dstrike/>
                <w:szCs w:val="20"/>
              </w:rPr>
            </w:pPr>
            <w:r w:rsidRPr="008010BA">
              <w:rPr>
                <w:rFonts w:cstheme="minorHAnsi"/>
                <w:dstrike/>
                <w:szCs w:val="20"/>
              </w:rPr>
              <w:t>I_sense_leakage</w:t>
            </w:r>
          </w:p>
        </w:tc>
        <w:tc>
          <w:tcPr>
            <w:tcW w:w="933" w:type="dxa"/>
            <w:shd w:val="clear" w:color="auto" w:fill="FFFFFF" w:themeFill="background1"/>
          </w:tcPr>
          <w:p w14:paraId="3CA04CEC" w14:textId="77777777" w:rsidR="00414C8B" w:rsidRPr="008010BA" w:rsidRDefault="00414C8B">
            <w:pPr>
              <w:pStyle w:val="Table-small"/>
              <w:cnfStyle w:val="000000000000" w:firstRow="0" w:lastRow="0" w:firstColumn="0" w:lastColumn="0" w:oddVBand="0" w:evenVBand="0" w:oddHBand="0" w:evenHBand="0" w:firstRowFirstColumn="0" w:firstRowLastColumn="0" w:lastRowFirstColumn="0" w:lastRowLastColumn="0"/>
              <w:rPr>
                <w:rFonts w:cstheme="minorHAnsi"/>
                <w:dstrike/>
                <w:szCs w:val="20"/>
              </w:rPr>
            </w:pPr>
            <w:r w:rsidRPr="008010BA">
              <w:rPr>
                <w:rFonts w:cstheme="minorHAnsi" w:hint="eastAsia"/>
                <w:dstrike/>
                <w:szCs w:val="20"/>
              </w:rPr>
              <w:t>μ</w:t>
            </w:r>
            <w:r w:rsidRPr="008010BA">
              <w:rPr>
                <w:rFonts w:cstheme="minorHAnsi"/>
                <w:dstrike/>
                <w:szCs w:val="20"/>
              </w:rPr>
              <w:t>A</w:t>
            </w:r>
          </w:p>
        </w:tc>
        <w:tc>
          <w:tcPr>
            <w:tcW w:w="983" w:type="dxa"/>
            <w:shd w:val="clear" w:color="auto" w:fill="FFFFFF" w:themeFill="background1"/>
          </w:tcPr>
          <w:p w14:paraId="6CB3CBC7" w14:textId="77777777" w:rsidR="00414C8B" w:rsidRPr="008010BA" w:rsidRDefault="00414C8B">
            <w:pPr>
              <w:pStyle w:val="Table-small"/>
              <w:cnfStyle w:val="000000000000" w:firstRow="0" w:lastRow="0" w:firstColumn="0" w:lastColumn="0" w:oddVBand="0" w:evenVBand="0" w:oddHBand="0" w:evenHBand="0" w:firstRowFirstColumn="0" w:firstRowLastColumn="0" w:lastRowFirstColumn="0" w:lastRowLastColumn="0"/>
              <w:rPr>
                <w:rFonts w:cstheme="minorHAnsi"/>
                <w:dstrike/>
                <w:szCs w:val="20"/>
              </w:rPr>
            </w:pPr>
          </w:p>
        </w:tc>
        <w:tc>
          <w:tcPr>
            <w:tcW w:w="901" w:type="dxa"/>
            <w:shd w:val="clear" w:color="auto" w:fill="FFFFFF" w:themeFill="background1"/>
          </w:tcPr>
          <w:p w14:paraId="489D8D86" w14:textId="77777777" w:rsidR="00414C8B" w:rsidRPr="008010BA" w:rsidRDefault="00414C8B">
            <w:pPr>
              <w:pStyle w:val="Table-small"/>
              <w:cnfStyle w:val="000000000000" w:firstRow="0" w:lastRow="0" w:firstColumn="0" w:lastColumn="0" w:oddVBand="0" w:evenVBand="0" w:oddHBand="0" w:evenHBand="0" w:firstRowFirstColumn="0" w:firstRowLastColumn="0" w:lastRowFirstColumn="0" w:lastRowLastColumn="0"/>
              <w:rPr>
                <w:rFonts w:cstheme="minorHAnsi"/>
                <w:dstrike/>
                <w:szCs w:val="20"/>
              </w:rPr>
            </w:pPr>
          </w:p>
        </w:tc>
        <w:tc>
          <w:tcPr>
            <w:tcW w:w="927" w:type="dxa"/>
            <w:shd w:val="clear" w:color="auto" w:fill="FFFFFF" w:themeFill="background1"/>
          </w:tcPr>
          <w:p w14:paraId="5F4B2DD0" w14:textId="77777777" w:rsidR="00414C8B" w:rsidRPr="008010BA" w:rsidRDefault="00414C8B">
            <w:pPr>
              <w:pStyle w:val="Table-small"/>
              <w:cnfStyle w:val="000000000000" w:firstRow="0" w:lastRow="0" w:firstColumn="0" w:lastColumn="0" w:oddVBand="0" w:evenVBand="0" w:oddHBand="0" w:evenHBand="0" w:firstRowFirstColumn="0" w:firstRowLastColumn="0" w:lastRowFirstColumn="0" w:lastRowLastColumn="0"/>
              <w:rPr>
                <w:rFonts w:cstheme="minorHAnsi"/>
                <w:dstrike/>
                <w:szCs w:val="20"/>
              </w:rPr>
            </w:pPr>
          </w:p>
        </w:tc>
      </w:tr>
    </w:tbl>
    <w:p w14:paraId="0532EB5D" w14:textId="77777777" w:rsidR="00414C8B" w:rsidDel="004B6DA6" w:rsidRDefault="00414C8B" w:rsidP="008B7AA0">
      <w:pPr>
        <w:rPr>
          <w:del w:id="146" w:author="Jonathan Vanden Berk" w:date="2025-10-06T17:00:00Z" w16du:dateUtc="2025-10-06T15:00:00Z"/>
          <w:rFonts w:cs="Arial"/>
          <w:b/>
          <w:color w:val="6D6968" w:themeColor="text1"/>
          <w:sz w:val="24"/>
        </w:rPr>
      </w:pPr>
      <w:bookmarkStart w:id="147" w:name="_Toc211241690"/>
      <w:bookmarkEnd w:id="147"/>
    </w:p>
    <w:p w14:paraId="31D228F4" w14:textId="5716002A" w:rsidR="00CC38E2" w:rsidRPr="00CC38E2" w:rsidDel="004B6DA6" w:rsidRDefault="00CC38E2" w:rsidP="008010BA">
      <w:pPr>
        <w:rPr>
          <w:del w:id="148" w:author="Jonathan Vanden Berk" w:date="2025-10-06T17:00:00Z" w16du:dateUtc="2025-10-06T15:00:00Z"/>
          <w:lang w:eastAsia="en-US"/>
        </w:rPr>
      </w:pPr>
      <w:bookmarkStart w:id="149" w:name="_Toc211241691"/>
      <w:bookmarkEnd w:id="149"/>
    </w:p>
    <w:p w14:paraId="2C02A401" w14:textId="3A9B82FA" w:rsidR="000D00A0" w:rsidRPr="00AE4266" w:rsidRDefault="007824CD" w:rsidP="00C72989">
      <w:pPr>
        <w:pStyle w:val="Heading2"/>
        <w:rPr>
          <w:lang w:eastAsia="en-US"/>
        </w:rPr>
      </w:pPr>
      <w:bookmarkStart w:id="150" w:name="_Ref196468672"/>
      <w:bookmarkStart w:id="151" w:name="_Toc211426741"/>
      <w:r>
        <w:t>T000</w:t>
      </w:r>
      <w:r w:rsidR="000A6793">
        <w:t>5</w:t>
      </w:r>
      <w:r w:rsidR="00EC0662">
        <w:t xml:space="preserve">: </w:t>
      </w:r>
      <w:r w:rsidR="00C72989" w:rsidRPr="00AE4266">
        <w:rPr>
          <w:lang w:eastAsia="en-US"/>
        </w:rPr>
        <w:t>Leakage test</w:t>
      </w:r>
      <w:bookmarkEnd w:id="150"/>
      <w:bookmarkEnd w:id="151"/>
    </w:p>
    <w:p w14:paraId="0D1E9FBE" w14:textId="4B47E1BE" w:rsidR="000B37D2" w:rsidRPr="00AE4266" w:rsidRDefault="000B37D2" w:rsidP="000B37D2">
      <w:pPr>
        <w:pStyle w:val="Caption"/>
        <w:keepNext/>
        <w:rPr>
          <w:lang w:val="en-GB"/>
        </w:rPr>
      </w:pPr>
      <w:bookmarkStart w:id="152" w:name="_Toc211426686"/>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16</w:t>
      </w:r>
      <w:r w:rsidRPr="00AE4266">
        <w:rPr>
          <w:lang w:val="en-GB"/>
        </w:rPr>
        <w:fldChar w:fldCharType="end"/>
      </w:r>
      <w:r w:rsidRPr="00AE4266">
        <w:rPr>
          <w:lang w:val="en-GB"/>
        </w:rPr>
        <w:t xml:space="preserve">: </w:t>
      </w:r>
      <w:r w:rsidR="00476CCF" w:rsidRPr="00AE4266">
        <w:rPr>
          <w:lang w:val="en-GB"/>
        </w:rPr>
        <w:fldChar w:fldCharType="begin"/>
      </w:r>
      <w:r w:rsidR="00476CCF" w:rsidRPr="00AE4266">
        <w:rPr>
          <w:lang w:val="en-GB"/>
        </w:rPr>
        <w:instrText xml:space="preserve"> REF _Ref196468672 </w:instrText>
      </w:r>
      <w:r w:rsidR="00476CCF" w:rsidRPr="00AE4266">
        <w:rPr>
          <w:lang w:val="en-GB"/>
        </w:rPr>
        <w:fldChar w:fldCharType="separate"/>
      </w:r>
      <w:r w:rsidR="00476CCF" w:rsidRPr="00AE4266">
        <w:rPr>
          <w:lang w:val="en-GB"/>
        </w:rPr>
        <w:t>Leakage test</w:t>
      </w:r>
      <w:r w:rsidR="00476CCF" w:rsidRPr="00AE4266">
        <w:rPr>
          <w:lang w:val="en-GB"/>
        </w:rPr>
        <w:fldChar w:fldCharType="end"/>
      </w:r>
      <w:r w:rsidRPr="00AE4266">
        <w:rPr>
          <w:lang w:val="en-GB"/>
        </w:rPr>
        <w:t xml:space="preserve"> overview</w:t>
      </w:r>
      <w:bookmarkEnd w:id="152"/>
    </w:p>
    <w:tbl>
      <w:tblPr>
        <w:tblStyle w:val="GridTable4-Accent3"/>
        <w:tblW w:w="0" w:type="auto"/>
        <w:tblLook w:val="04A0" w:firstRow="1" w:lastRow="0" w:firstColumn="1" w:lastColumn="0" w:noHBand="0" w:noVBand="1"/>
      </w:tblPr>
      <w:tblGrid>
        <w:gridCol w:w="1129"/>
        <w:gridCol w:w="4756"/>
        <w:gridCol w:w="933"/>
        <w:gridCol w:w="9"/>
        <w:gridCol w:w="974"/>
        <w:gridCol w:w="901"/>
        <w:gridCol w:w="927"/>
      </w:tblGrid>
      <w:tr w:rsidR="000B37D2" w:rsidRPr="00AE4266" w14:paraId="1742969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0C2C36E5" w14:textId="77777777" w:rsidR="000B37D2" w:rsidRPr="00AE4266" w:rsidRDefault="000B37D2">
            <w:pPr>
              <w:pStyle w:val="Table-small"/>
              <w:rPr>
                <w:rFonts w:cstheme="minorHAnsi"/>
                <w:sz w:val="22"/>
                <w:szCs w:val="18"/>
              </w:rPr>
            </w:pPr>
            <w:r w:rsidRPr="00AE4266">
              <w:rPr>
                <w:rFonts w:cstheme="minorHAnsi"/>
                <w:sz w:val="22"/>
                <w:szCs w:val="18"/>
              </w:rPr>
              <w:t xml:space="preserve">Test Description </w:t>
            </w:r>
          </w:p>
        </w:tc>
      </w:tr>
      <w:tr w:rsidR="000B37D2" w:rsidRPr="00AE4266" w14:paraId="258AEB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FFFFFF" w:themeFill="background1"/>
          </w:tcPr>
          <w:p w14:paraId="7098809D" w14:textId="5CDBB3F2" w:rsidR="000B37D2" w:rsidRPr="00AE4266" w:rsidRDefault="008430A9">
            <w:pPr>
              <w:pStyle w:val="Table-small"/>
              <w:rPr>
                <w:rFonts w:cstheme="minorHAnsi"/>
                <w:b w:val="0"/>
              </w:rPr>
            </w:pPr>
            <w:r w:rsidRPr="00AE4266">
              <w:rPr>
                <w:rFonts w:cstheme="minorHAnsi"/>
                <w:b w:val="0"/>
                <w:bCs w:val="0"/>
              </w:rPr>
              <w:t>Measure the input leakage of all accessible input pins</w:t>
            </w:r>
          </w:p>
        </w:tc>
      </w:tr>
      <w:tr w:rsidR="000B37D2" w:rsidRPr="00AE4266" w14:paraId="74E676E4" w14:textId="77777777">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5D82904B" w14:textId="77777777" w:rsidR="000B37D2" w:rsidRPr="00AE4266" w:rsidRDefault="000B37D2">
            <w:pPr>
              <w:pStyle w:val="Table-small"/>
              <w:rPr>
                <w:rFonts w:cstheme="minorHAnsi"/>
              </w:rPr>
            </w:pPr>
            <w:r w:rsidRPr="00AE4266">
              <w:rPr>
                <w:rFonts w:cstheme="minorHAnsi"/>
                <w:color w:val="FFFFFF" w:themeColor="background1"/>
                <w:sz w:val="22"/>
                <w:szCs w:val="18"/>
              </w:rPr>
              <w:t>Test Configuration</w:t>
            </w:r>
          </w:p>
        </w:tc>
      </w:tr>
      <w:tr w:rsidR="000B37D2" w:rsidRPr="00AE4266" w14:paraId="26803E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FFFFFF" w:themeFill="background1"/>
          </w:tcPr>
          <w:p w14:paraId="564169AF" w14:textId="2BCD01CE" w:rsidR="000B37D2" w:rsidRPr="00DF4C13" w:rsidRDefault="00DF4C13" w:rsidP="00DF4C13">
            <w:pPr>
              <w:pStyle w:val="Table-small"/>
              <w:rPr>
                <w:rFonts w:cstheme="minorHAnsi"/>
                <w:szCs w:val="20"/>
              </w:rPr>
            </w:pPr>
            <w:r w:rsidRPr="00AE4266">
              <w:rPr>
                <w:rFonts w:cstheme="minorHAnsi"/>
                <w:b w:val="0"/>
                <w:bCs w:val="0"/>
                <w:szCs w:val="20"/>
              </w:rPr>
              <w:t>The measured digital input needs to have a high-Z connection to the micro-controller.</w:t>
            </w:r>
          </w:p>
        </w:tc>
      </w:tr>
      <w:tr w:rsidR="000B37D2" w:rsidRPr="00AE4266" w14:paraId="593E315A" w14:textId="77777777">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20E701D6" w14:textId="77777777" w:rsidR="000B37D2" w:rsidRPr="00AE4266" w:rsidRDefault="000B37D2">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0B37D2" w:rsidRPr="00AE4266" w14:paraId="0D7EEF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FFFFFF" w:themeFill="background1"/>
          </w:tcPr>
          <w:p w14:paraId="41F835E4" w14:textId="1F6BC239" w:rsidR="000B37D2" w:rsidRPr="00AE4266" w:rsidRDefault="000B37D2" w:rsidP="008212BB">
            <w:pPr>
              <w:pStyle w:val="ListParagraph"/>
              <w:numPr>
                <w:ilvl w:val="0"/>
                <w:numId w:val="19"/>
              </w:numPr>
              <w:spacing w:before="20" w:after="20"/>
              <w:rPr>
                <w:b w:val="0"/>
                <w:bCs w:val="0"/>
                <w:sz w:val="20"/>
                <w:szCs w:val="14"/>
              </w:rPr>
            </w:pPr>
            <w:r w:rsidRPr="00AE4266">
              <w:rPr>
                <w:b w:val="0"/>
                <w:bCs w:val="0"/>
                <w:sz w:val="20"/>
                <w:szCs w:val="14"/>
              </w:rPr>
              <w:t>Current measurement: accuracy: 10nA, range: 10μA</w:t>
            </w:r>
          </w:p>
          <w:p w14:paraId="6A3850C1" w14:textId="5CB7D8DA" w:rsidR="000B37D2" w:rsidRPr="00AE4266" w:rsidRDefault="000B37D2" w:rsidP="008212BB">
            <w:pPr>
              <w:pStyle w:val="ListParagraph"/>
              <w:numPr>
                <w:ilvl w:val="0"/>
                <w:numId w:val="19"/>
              </w:numPr>
              <w:spacing w:before="20" w:after="20"/>
            </w:pPr>
            <w:r w:rsidRPr="00AE4266">
              <w:rPr>
                <w:b w:val="0"/>
                <w:bCs w:val="0"/>
                <w:sz w:val="20"/>
                <w:szCs w:val="14"/>
              </w:rPr>
              <w:t xml:space="preserve">Voltage source: accuracy: 10mV, range: </w:t>
            </w:r>
            <w:r w:rsidR="00A30489" w:rsidRPr="00AE4266">
              <w:rPr>
                <w:b w:val="0"/>
                <w:bCs w:val="0"/>
                <w:sz w:val="20"/>
                <w:szCs w:val="14"/>
              </w:rPr>
              <w:t>3.3</w:t>
            </w:r>
            <w:r w:rsidRPr="00AE4266">
              <w:rPr>
                <w:b w:val="0"/>
                <w:bCs w:val="0"/>
                <w:sz w:val="20"/>
                <w:szCs w:val="14"/>
              </w:rPr>
              <w:t>V</w:t>
            </w:r>
          </w:p>
        </w:tc>
      </w:tr>
      <w:tr w:rsidR="000B37D2" w:rsidRPr="00AE4266" w14:paraId="456BE906" w14:textId="77777777">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1C10A3E2" w14:textId="77777777" w:rsidR="000B37D2" w:rsidRPr="00AE4266" w:rsidRDefault="000B37D2">
            <w:pPr>
              <w:pStyle w:val="Table-small"/>
              <w:rPr>
                <w:rFonts w:cstheme="minorHAnsi"/>
                <w:sz w:val="22"/>
                <w:szCs w:val="18"/>
              </w:rPr>
            </w:pPr>
            <w:r w:rsidRPr="00AE4266">
              <w:rPr>
                <w:rFonts w:cstheme="minorHAnsi"/>
                <w:color w:val="FFFFFF" w:themeColor="background1"/>
                <w:sz w:val="22"/>
                <w:szCs w:val="18"/>
              </w:rPr>
              <w:t>Test Procedure</w:t>
            </w:r>
          </w:p>
        </w:tc>
      </w:tr>
      <w:tr w:rsidR="00114D48" w:rsidRPr="00AE4266" w14:paraId="621AAB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57D75AF1" w14:textId="77777777" w:rsidR="00114D48" w:rsidRPr="00AE4266" w:rsidRDefault="00114D48">
            <w:pPr>
              <w:pStyle w:val="Table-small"/>
              <w:rPr>
                <w:rFonts w:cstheme="minorHAnsi"/>
                <w:sz w:val="22"/>
                <w:szCs w:val="18"/>
              </w:rPr>
            </w:pPr>
            <w:r w:rsidRPr="00AE4266">
              <w:rPr>
                <w:rFonts w:cstheme="minorHAnsi"/>
                <w:sz w:val="22"/>
                <w:szCs w:val="18"/>
              </w:rPr>
              <w:t>Step</w:t>
            </w:r>
          </w:p>
        </w:tc>
        <w:tc>
          <w:tcPr>
            <w:tcW w:w="5698" w:type="dxa"/>
            <w:gridSpan w:val="3"/>
            <w:shd w:val="clear" w:color="auto" w:fill="C5C2C2" w:themeFill="accent3" w:themeFillTint="66"/>
          </w:tcPr>
          <w:p w14:paraId="7BC8A3EB" w14:textId="77777777" w:rsidR="00114D48" w:rsidRPr="00AE4266" w:rsidRDefault="00114D48">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c>
          <w:tcPr>
            <w:tcW w:w="2802" w:type="dxa"/>
            <w:gridSpan w:val="3"/>
            <w:shd w:val="clear" w:color="auto" w:fill="C5C2C2" w:themeFill="accent3" w:themeFillTint="66"/>
          </w:tcPr>
          <w:p w14:paraId="0EF82E73" w14:textId="238F58D8" w:rsidR="00114D48" w:rsidRPr="00AE4266" w:rsidRDefault="00775A20">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Ext_trim setting</w:t>
            </w:r>
          </w:p>
        </w:tc>
      </w:tr>
      <w:tr w:rsidR="00114D48" w:rsidRPr="00AE4266" w14:paraId="1E84E53B"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3436D54B" w14:textId="77777777" w:rsidR="00114D48" w:rsidRPr="00AE4266" w:rsidRDefault="00114D48" w:rsidP="008212BB">
            <w:pPr>
              <w:pStyle w:val="Table-small"/>
              <w:numPr>
                <w:ilvl w:val="0"/>
                <w:numId w:val="26"/>
              </w:numPr>
              <w:rPr>
                <w:rFonts w:cstheme="minorHAnsi"/>
                <w:b w:val="0"/>
                <w:bCs w:val="0"/>
                <w:szCs w:val="20"/>
              </w:rPr>
            </w:pPr>
          </w:p>
        </w:tc>
        <w:tc>
          <w:tcPr>
            <w:tcW w:w="5698" w:type="dxa"/>
            <w:gridSpan w:val="3"/>
            <w:shd w:val="clear" w:color="auto" w:fill="FFFFFF" w:themeFill="background1"/>
          </w:tcPr>
          <w:p w14:paraId="36A1729E" w14:textId="1D2D6531" w:rsidR="00114D48" w:rsidRPr="00AE4266" w:rsidRDefault="00114D4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005905C4">
              <w:rPr>
                <w:rFonts w:cstheme="minorHAnsi"/>
                <w:szCs w:val="20"/>
              </w:rPr>
              <w:fldChar w:fldCharType="begin"/>
            </w:r>
            <w:r w:rsidR="005905C4">
              <w:rPr>
                <w:rFonts w:cstheme="minorHAnsi"/>
                <w:szCs w:val="20"/>
              </w:rPr>
              <w:instrText xml:space="preserve"> REF  routine_park \h </w:instrText>
            </w:r>
            <w:r w:rsidR="005905C4">
              <w:rPr>
                <w:rFonts w:cstheme="minorHAnsi"/>
                <w:szCs w:val="20"/>
              </w:rPr>
            </w:r>
            <w:r w:rsidR="005905C4">
              <w:rPr>
                <w:rFonts w:cstheme="minorHAnsi"/>
                <w:szCs w:val="20"/>
              </w:rPr>
              <w:fldChar w:fldCharType="separate"/>
            </w:r>
            <w:r w:rsidR="005905C4" w:rsidRPr="00AE4266">
              <w:t>Park state</w:t>
            </w:r>
            <w:r w:rsidR="005905C4">
              <w:rPr>
                <w:rFonts w:cstheme="minorHAnsi"/>
                <w:szCs w:val="20"/>
              </w:rPr>
              <w:fldChar w:fldCharType="end"/>
            </w:r>
          </w:p>
        </w:tc>
        <w:tc>
          <w:tcPr>
            <w:tcW w:w="2802" w:type="dxa"/>
            <w:gridSpan w:val="3"/>
            <w:vMerge w:val="restart"/>
            <w:shd w:val="clear" w:color="auto" w:fill="FFFFFF" w:themeFill="background1"/>
          </w:tcPr>
          <w:tbl>
            <w:tblPr>
              <w:tblStyle w:val="GridTable4-Accent3"/>
              <w:tblW w:w="0" w:type="auto"/>
              <w:tblLook w:val="04A0" w:firstRow="1" w:lastRow="0" w:firstColumn="1" w:lastColumn="0" w:noHBand="0" w:noVBand="1"/>
            </w:tblPr>
            <w:tblGrid>
              <w:gridCol w:w="806"/>
              <w:gridCol w:w="1746"/>
            </w:tblGrid>
            <w:tr w:rsidR="006322CB" w14:paraId="1ABB04A3" w14:textId="77777777" w:rsidTr="00632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dxa"/>
                </w:tcPr>
                <w:p w14:paraId="2179BDA1" w14:textId="32F76384" w:rsidR="006322CB" w:rsidRDefault="006322CB">
                  <w:pPr>
                    <w:pStyle w:val="Table-small"/>
                    <w:rPr>
                      <w:rFonts w:cstheme="minorHAnsi"/>
                      <w:szCs w:val="20"/>
                    </w:rPr>
                  </w:pPr>
                  <w:r>
                    <w:rPr>
                      <w:rFonts w:cstheme="minorHAnsi"/>
                      <w:szCs w:val="20"/>
                    </w:rPr>
                    <w:t>Code</w:t>
                  </w:r>
                </w:p>
              </w:tc>
              <w:tc>
                <w:tcPr>
                  <w:tcW w:w="1746" w:type="dxa"/>
                </w:tcPr>
                <w:p w14:paraId="566C7B17" w14:textId="4327EB6A" w:rsidR="006322CB" w:rsidRDefault="006322CB">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rPr>
                  </w:pPr>
                  <w:r>
                    <w:rPr>
                      <w:rFonts w:cstheme="minorHAnsi"/>
                      <w:szCs w:val="20"/>
                    </w:rPr>
                    <w:t>Input terminal</w:t>
                  </w:r>
                </w:p>
              </w:tc>
            </w:tr>
            <w:tr w:rsidR="006322CB" w14:paraId="71D8AD1F" w14:textId="77777777" w:rsidTr="0063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dxa"/>
                </w:tcPr>
                <w:p w14:paraId="13ADAE8B" w14:textId="10130715" w:rsidR="006322CB" w:rsidRPr="008010BA" w:rsidRDefault="006C21E1">
                  <w:pPr>
                    <w:pStyle w:val="Table-small"/>
                    <w:rPr>
                      <w:rFonts w:cstheme="minorHAnsi"/>
                      <w:strike/>
                      <w:szCs w:val="20"/>
                    </w:rPr>
                  </w:pPr>
                  <w:r w:rsidRPr="008010BA">
                    <w:rPr>
                      <w:rFonts w:cstheme="minorHAnsi"/>
                      <w:strike/>
                      <w:szCs w:val="20"/>
                    </w:rPr>
                    <w:t>0x0</w:t>
                  </w:r>
                </w:p>
              </w:tc>
              <w:tc>
                <w:tcPr>
                  <w:tcW w:w="1746" w:type="dxa"/>
                </w:tcPr>
                <w:p w14:paraId="090DCF5C" w14:textId="310CAFFC" w:rsidR="006322CB" w:rsidRPr="008010BA" w:rsidRDefault="006C21E1">
                  <w:pPr>
                    <w:pStyle w:val="Table-small"/>
                    <w:cnfStyle w:val="000000100000" w:firstRow="0" w:lastRow="0" w:firstColumn="0" w:lastColumn="0" w:oddVBand="0" w:evenVBand="0" w:oddHBand="1" w:evenHBand="0" w:firstRowFirstColumn="0" w:firstRowLastColumn="0" w:lastRowFirstColumn="0" w:lastRowLastColumn="0"/>
                    <w:rPr>
                      <w:rFonts w:cstheme="minorHAnsi"/>
                      <w:strike/>
                      <w:szCs w:val="20"/>
                    </w:rPr>
                  </w:pPr>
                  <w:r w:rsidRPr="008010BA">
                    <w:rPr>
                      <w:rFonts w:cstheme="minorHAnsi"/>
                      <w:strike/>
                      <w:szCs w:val="20"/>
                    </w:rPr>
                    <w:t>Rf</w:t>
                  </w:r>
                </w:p>
              </w:tc>
            </w:tr>
            <w:tr w:rsidR="006322CB" w14:paraId="2161A376" w14:textId="77777777" w:rsidTr="006322CB">
              <w:tc>
                <w:tcPr>
                  <w:cnfStyle w:val="001000000000" w:firstRow="0" w:lastRow="0" w:firstColumn="1" w:lastColumn="0" w:oddVBand="0" w:evenVBand="0" w:oddHBand="0" w:evenHBand="0" w:firstRowFirstColumn="0" w:firstRowLastColumn="0" w:lastRowFirstColumn="0" w:lastRowLastColumn="0"/>
                  <w:tcW w:w="806" w:type="dxa"/>
                </w:tcPr>
                <w:p w14:paraId="20768104" w14:textId="22F9CA50" w:rsidR="006322CB" w:rsidRDefault="006C21E1">
                  <w:pPr>
                    <w:pStyle w:val="Table-small"/>
                    <w:rPr>
                      <w:rFonts w:cstheme="minorHAnsi"/>
                      <w:szCs w:val="20"/>
                    </w:rPr>
                  </w:pPr>
                  <w:r>
                    <w:rPr>
                      <w:rFonts w:cstheme="minorHAnsi"/>
                      <w:szCs w:val="20"/>
                    </w:rPr>
                    <w:t>0x2</w:t>
                  </w:r>
                </w:p>
              </w:tc>
              <w:tc>
                <w:tcPr>
                  <w:tcW w:w="1746" w:type="dxa"/>
                </w:tcPr>
                <w:p w14:paraId="7D402894" w14:textId="59D48D63" w:rsidR="006322CB" w:rsidRDefault="006C21E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Inv_En</w:t>
                  </w:r>
                </w:p>
              </w:tc>
            </w:tr>
            <w:tr w:rsidR="006322CB" w14:paraId="4006275C" w14:textId="77777777" w:rsidTr="0063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dxa"/>
                </w:tcPr>
                <w:p w14:paraId="39C8BCB6" w14:textId="5B68566D" w:rsidR="006322CB" w:rsidRDefault="006C21E1">
                  <w:pPr>
                    <w:pStyle w:val="Table-small"/>
                    <w:rPr>
                      <w:rFonts w:cstheme="minorHAnsi"/>
                      <w:szCs w:val="20"/>
                    </w:rPr>
                  </w:pPr>
                  <w:r>
                    <w:rPr>
                      <w:rFonts w:cstheme="minorHAnsi"/>
                      <w:szCs w:val="20"/>
                    </w:rPr>
                    <w:t>0x3</w:t>
                  </w:r>
                </w:p>
              </w:tc>
              <w:tc>
                <w:tcPr>
                  <w:tcW w:w="1746" w:type="dxa"/>
                </w:tcPr>
                <w:p w14:paraId="64FC5999" w14:textId="47061D0F" w:rsidR="006322CB" w:rsidRDefault="006C21E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HalfSw</w:t>
                  </w:r>
                </w:p>
              </w:tc>
            </w:tr>
            <w:tr w:rsidR="006322CB" w14:paraId="3B09E750" w14:textId="77777777" w:rsidTr="006322CB">
              <w:tc>
                <w:tcPr>
                  <w:cnfStyle w:val="001000000000" w:firstRow="0" w:lastRow="0" w:firstColumn="1" w:lastColumn="0" w:oddVBand="0" w:evenVBand="0" w:oddHBand="0" w:evenHBand="0" w:firstRowFirstColumn="0" w:firstRowLastColumn="0" w:lastRowFirstColumn="0" w:lastRowLastColumn="0"/>
                  <w:tcW w:w="806" w:type="dxa"/>
                </w:tcPr>
                <w:p w14:paraId="4720DA06" w14:textId="17D0A059" w:rsidR="006322CB" w:rsidRDefault="00556D9A">
                  <w:pPr>
                    <w:pStyle w:val="Table-small"/>
                    <w:rPr>
                      <w:rFonts w:cstheme="minorHAnsi"/>
                      <w:szCs w:val="20"/>
                    </w:rPr>
                  </w:pPr>
                  <w:r>
                    <w:rPr>
                      <w:rFonts w:cstheme="minorHAnsi"/>
                      <w:szCs w:val="20"/>
                    </w:rPr>
                    <w:t>0x5</w:t>
                  </w:r>
                </w:p>
              </w:tc>
              <w:tc>
                <w:tcPr>
                  <w:tcW w:w="1746" w:type="dxa"/>
                </w:tcPr>
                <w:p w14:paraId="5258FDB5" w14:textId="6DC74F1F" w:rsidR="006322CB" w:rsidRDefault="00556D9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Vi</w:t>
                  </w:r>
                </w:p>
              </w:tc>
            </w:tr>
            <w:tr w:rsidR="00556D9A" w14:paraId="38B6531B" w14:textId="77777777" w:rsidTr="0063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dxa"/>
                </w:tcPr>
                <w:p w14:paraId="3AF2AF3D" w14:textId="459CD488" w:rsidR="00556D9A" w:rsidRDefault="00556D9A">
                  <w:pPr>
                    <w:pStyle w:val="Table-small"/>
                    <w:rPr>
                      <w:rFonts w:cstheme="minorHAnsi"/>
                      <w:szCs w:val="20"/>
                    </w:rPr>
                  </w:pPr>
                  <w:r>
                    <w:rPr>
                      <w:rFonts w:cstheme="minorHAnsi"/>
                      <w:szCs w:val="20"/>
                    </w:rPr>
                    <w:t>0x7</w:t>
                  </w:r>
                </w:p>
              </w:tc>
              <w:tc>
                <w:tcPr>
                  <w:tcW w:w="1746" w:type="dxa"/>
                </w:tcPr>
                <w:p w14:paraId="0B39852A" w14:textId="7EF363B0" w:rsidR="00556D9A" w:rsidRDefault="00556D9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En</w:t>
                  </w:r>
                </w:p>
              </w:tc>
            </w:tr>
          </w:tbl>
          <w:p w14:paraId="0499E222" w14:textId="77777777" w:rsidR="00114D48" w:rsidRPr="00AE4266" w:rsidRDefault="00114D4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114D48" w:rsidRPr="00AE4266" w14:paraId="79A90A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328CE9E0" w14:textId="77777777" w:rsidR="00114D48" w:rsidRPr="00AE4266" w:rsidRDefault="00114D48" w:rsidP="008212BB">
            <w:pPr>
              <w:pStyle w:val="Table-small"/>
              <w:numPr>
                <w:ilvl w:val="0"/>
                <w:numId w:val="26"/>
              </w:numPr>
              <w:rPr>
                <w:rFonts w:cstheme="minorHAnsi"/>
                <w:b w:val="0"/>
                <w:bCs w:val="0"/>
                <w:szCs w:val="20"/>
              </w:rPr>
            </w:pPr>
          </w:p>
        </w:tc>
        <w:tc>
          <w:tcPr>
            <w:tcW w:w="5698" w:type="dxa"/>
            <w:gridSpan w:val="3"/>
            <w:shd w:val="clear" w:color="auto" w:fill="FFFFFF" w:themeFill="background1"/>
          </w:tcPr>
          <w:p w14:paraId="62F5008D" w14:textId="558774CF" w:rsidR="00114D48" w:rsidRPr="00556D9A" w:rsidRDefault="00114D48">
            <w:pPr>
              <w:pStyle w:val="Table-small"/>
              <w:cnfStyle w:val="000000100000" w:firstRow="0" w:lastRow="0" w:firstColumn="0" w:lastColumn="0" w:oddVBand="0" w:evenVBand="0" w:oddHBand="1" w:evenHBand="0" w:firstRowFirstColumn="0" w:firstRowLastColumn="0" w:lastRowFirstColumn="0" w:lastRowLastColumn="0"/>
              <w:rPr>
                <w:rFonts w:cstheme="minorHAnsi"/>
                <w:i/>
                <w:iCs/>
                <w:szCs w:val="20"/>
              </w:rPr>
            </w:pPr>
            <w:r w:rsidRPr="00AE4266">
              <w:rPr>
                <w:rFonts w:cstheme="minorHAnsi"/>
                <w:szCs w:val="20"/>
              </w:rPr>
              <w:t xml:space="preserve">Sweep the input terminal </w:t>
            </w:r>
            <w:r w:rsidR="00556D9A">
              <w:rPr>
                <w:rFonts w:cstheme="minorHAnsi"/>
                <w:szCs w:val="20"/>
              </w:rPr>
              <w:t xml:space="preserve">via </w:t>
            </w:r>
            <w:r w:rsidR="00556D9A">
              <w:rPr>
                <w:rFonts w:cstheme="minorHAnsi"/>
                <w:i/>
                <w:iCs/>
                <w:szCs w:val="20"/>
              </w:rPr>
              <w:t>Ext_trim</w:t>
            </w:r>
          </w:p>
        </w:tc>
        <w:tc>
          <w:tcPr>
            <w:tcW w:w="2802" w:type="dxa"/>
            <w:gridSpan w:val="3"/>
            <w:vMerge/>
            <w:shd w:val="clear" w:color="auto" w:fill="FFFFFF" w:themeFill="background1"/>
          </w:tcPr>
          <w:p w14:paraId="19C36FE9" w14:textId="77777777" w:rsidR="00114D48" w:rsidRPr="00AE4266" w:rsidRDefault="00114D4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114D48" w:rsidRPr="00AE4266" w14:paraId="6C58BCE8"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6B5AC8B8" w14:textId="77777777" w:rsidR="00114D48" w:rsidRPr="00AE4266" w:rsidRDefault="00114D48" w:rsidP="008010BA">
            <w:pPr>
              <w:pStyle w:val="Table-small"/>
              <w:numPr>
                <w:ilvl w:val="1"/>
                <w:numId w:val="26"/>
              </w:numPr>
              <w:rPr>
                <w:rFonts w:cstheme="minorHAnsi"/>
                <w:b w:val="0"/>
                <w:bCs w:val="0"/>
                <w:szCs w:val="20"/>
              </w:rPr>
            </w:pPr>
          </w:p>
        </w:tc>
        <w:tc>
          <w:tcPr>
            <w:tcW w:w="5698" w:type="dxa"/>
            <w:gridSpan w:val="3"/>
            <w:shd w:val="clear" w:color="auto" w:fill="FFFFFF" w:themeFill="background1"/>
          </w:tcPr>
          <w:p w14:paraId="14D33534" w14:textId="5AEF631E" w:rsidR="00114D48" w:rsidRPr="00AE4266" w:rsidRDefault="00901569">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color w:val="000000"/>
                <w:szCs w:val="20"/>
              </w:rPr>
              <w:t>Sweep the</w:t>
            </w:r>
            <w:commentRangeStart w:id="153"/>
            <w:commentRangeEnd w:id="153"/>
            <w:r w:rsidR="00D1299C">
              <w:rPr>
                <w:rStyle w:val="CommentReference"/>
                <w:rFonts w:cstheme="minorHAnsi"/>
                <w:color w:val="000000"/>
                <w:sz w:val="20"/>
                <w:szCs w:val="20"/>
              </w:rPr>
              <w:commentReference w:id="153"/>
            </w:r>
            <w:r>
              <w:rPr>
                <w:rFonts w:cstheme="minorHAnsi"/>
                <w:color w:val="000000"/>
                <w:szCs w:val="20"/>
              </w:rPr>
              <w:t xml:space="preserve"> input voltage [0, 3.3]</w:t>
            </w:r>
          </w:p>
        </w:tc>
        <w:tc>
          <w:tcPr>
            <w:tcW w:w="2802" w:type="dxa"/>
            <w:gridSpan w:val="3"/>
            <w:vMerge/>
            <w:shd w:val="clear" w:color="auto" w:fill="FFFFFF" w:themeFill="background1"/>
          </w:tcPr>
          <w:p w14:paraId="52C861B2" w14:textId="77777777" w:rsidR="00114D48" w:rsidRPr="00AE4266" w:rsidRDefault="00114D4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114D48" w:rsidRPr="00AE4266" w14:paraId="213B50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235408EB" w14:textId="77777777" w:rsidR="00114D48" w:rsidRPr="00AE4266" w:rsidRDefault="00114D48" w:rsidP="00A93EAA">
            <w:pPr>
              <w:pStyle w:val="Table-small"/>
              <w:numPr>
                <w:ilvl w:val="2"/>
                <w:numId w:val="26"/>
              </w:numPr>
              <w:rPr>
                <w:rFonts w:cstheme="minorHAnsi"/>
                <w:b w:val="0"/>
                <w:bCs w:val="0"/>
                <w:szCs w:val="20"/>
              </w:rPr>
            </w:pPr>
          </w:p>
        </w:tc>
        <w:tc>
          <w:tcPr>
            <w:tcW w:w="5698" w:type="dxa"/>
            <w:gridSpan w:val="3"/>
            <w:shd w:val="clear" w:color="auto" w:fill="FFFFFF" w:themeFill="background1"/>
          </w:tcPr>
          <w:p w14:paraId="69E6E3EE" w14:textId="77777777" w:rsidR="00114D48" w:rsidRPr="00AE4266" w:rsidRDefault="00114D4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Wait 10ms</w:t>
            </w:r>
          </w:p>
        </w:tc>
        <w:tc>
          <w:tcPr>
            <w:tcW w:w="2802" w:type="dxa"/>
            <w:gridSpan w:val="3"/>
            <w:vMerge/>
            <w:shd w:val="clear" w:color="auto" w:fill="FFFFFF" w:themeFill="background1"/>
          </w:tcPr>
          <w:p w14:paraId="29579D53" w14:textId="77777777" w:rsidR="00114D48" w:rsidRPr="00AE4266" w:rsidRDefault="00114D4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114D48" w:rsidRPr="00AE4266" w14:paraId="6DD6F495" w14:textId="77777777" w:rsidTr="000B6652">
        <w:trPr>
          <w:trHeight w:val="295"/>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B7B90FC" w14:textId="77777777" w:rsidR="00114D48" w:rsidRPr="00AE4266" w:rsidRDefault="00114D48" w:rsidP="008010BA">
            <w:pPr>
              <w:pStyle w:val="Table-small"/>
              <w:numPr>
                <w:ilvl w:val="2"/>
                <w:numId w:val="26"/>
              </w:numPr>
              <w:rPr>
                <w:rFonts w:cstheme="minorHAnsi"/>
                <w:b w:val="0"/>
                <w:bCs w:val="0"/>
                <w:szCs w:val="20"/>
              </w:rPr>
            </w:pPr>
          </w:p>
        </w:tc>
        <w:tc>
          <w:tcPr>
            <w:tcW w:w="5698" w:type="dxa"/>
            <w:gridSpan w:val="3"/>
            <w:shd w:val="clear" w:color="auto" w:fill="FFFFFF" w:themeFill="background1"/>
          </w:tcPr>
          <w:p w14:paraId="4E761A91" w14:textId="3040A62D" w:rsidR="00114D48" w:rsidRPr="00AE4266" w:rsidRDefault="00114D4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color w:val="000000"/>
                <w:szCs w:val="20"/>
              </w:rPr>
              <w:t>Measure the current sunk or sourced through the input pin</w:t>
            </w:r>
          </w:p>
        </w:tc>
        <w:tc>
          <w:tcPr>
            <w:tcW w:w="2802" w:type="dxa"/>
            <w:gridSpan w:val="3"/>
            <w:vMerge/>
            <w:shd w:val="clear" w:color="auto" w:fill="FFFFFF" w:themeFill="background1"/>
          </w:tcPr>
          <w:p w14:paraId="4C6C326A" w14:textId="77777777" w:rsidR="00114D48" w:rsidRPr="00AE4266" w:rsidRDefault="00114D4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58174C" w:rsidRPr="00AE4266" w14:paraId="43DC39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6A71DD6E" w14:textId="77777777" w:rsidR="0058174C" w:rsidRPr="00AE4266" w:rsidRDefault="0058174C" w:rsidP="0058174C">
            <w:pPr>
              <w:pStyle w:val="Table-small"/>
              <w:numPr>
                <w:ilvl w:val="0"/>
                <w:numId w:val="26"/>
              </w:numPr>
              <w:rPr>
                <w:rFonts w:cstheme="minorHAnsi"/>
                <w:b w:val="0"/>
                <w:bCs w:val="0"/>
                <w:szCs w:val="20"/>
              </w:rPr>
            </w:pPr>
          </w:p>
        </w:tc>
        <w:tc>
          <w:tcPr>
            <w:tcW w:w="5698" w:type="dxa"/>
            <w:gridSpan w:val="3"/>
            <w:shd w:val="clear" w:color="auto" w:fill="FFFFFF" w:themeFill="background1"/>
          </w:tcPr>
          <w:p w14:paraId="2D48B4FB" w14:textId="77777777" w:rsidR="0058174C" w:rsidRPr="00AE4266" w:rsidRDefault="0058174C" w:rsidP="0058174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color w:val="000000"/>
                <w:szCs w:val="20"/>
              </w:rPr>
              <w:t xml:space="preserve">Log current </w:t>
            </w:r>
          </w:p>
        </w:tc>
        <w:tc>
          <w:tcPr>
            <w:tcW w:w="2802" w:type="dxa"/>
            <w:gridSpan w:val="3"/>
            <w:vMerge/>
            <w:shd w:val="clear" w:color="auto" w:fill="FFFFFF" w:themeFill="background1"/>
          </w:tcPr>
          <w:p w14:paraId="7E740477" w14:textId="77777777" w:rsidR="0058174C" w:rsidRPr="00AE4266" w:rsidRDefault="0058174C" w:rsidP="0058174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58174C" w:rsidRPr="00AE4266" w14:paraId="50C8E118" w14:textId="77777777">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729B7448" w14:textId="77777777" w:rsidR="0058174C" w:rsidRPr="00AE4266" w:rsidRDefault="0058174C" w:rsidP="0058174C">
            <w:pPr>
              <w:pStyle w:val="Table-small"/>
              <w:rPr>
                <w:rFonts w:cstheme="minorHAnsi"/>
                <w:szCs w:val="20"/>
              </w:rPr>
            </w:pPr>
            <w:r w:rsidRPr="00AE4266">
              <w:rPr>
                <w:rFonts w:cstheme="minorHAnsi"/>
                <w:color w:val="FFFFFF" w:themeColor="background1"/>
                <w:sz w:val="22"/>
                <w:szCs w:val="22"/>
              </w:rPr>
              <w:t>Notes</w:t>
            </w:r>
          </w:p>
        </w:tc>
      </w:tr>
      <w:tr w:rsidR="0058174C" w:rsidRPr="00AE4266" w14:paraId="7F8C28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FFFFFF" w:themeFill="background1"/>
          </w:tcPr>
          <w:p w14:paraId="2144CC4C" w14:textId="7CE7940D" w:rsidR="0058174C" w:rsidRDefault="00FC3C18" w:rsidP="0058174C">
            <w:pPr>
              <w:pStyle w:val="Table-small"/>
              <w:rPr>
                <w:rFonts w:cstheme="minorHAnsi"/>
                <w:szCs w:val="20"/>
              </w:rPr>
            </w:pPr>
            <w:r>
              <w:rPr>
                <w:rFonts w:cstheme="minorHAnsi"/>
                <w:b w:val="0"/>
                <w:bCs w:val="0"/>
                <w:szCs w:val="20"/>
              </w:rPr>
              <w:t xml:space="preserve">The leakage currents are logged in the database as positive values when the current direction is from the SMU source into the pin and negative values when </w:t>
            </w:r>
            <w:r w:rsidR="00C9155B">
              <w:rPr>
                <w:rFonts w:cstheme="minorHAnsi"/>
                <w:b w:val="0"/>
                <w:bCs w:val="0"/>
                <w:szCs w:val="20"/>
              </w:rPr>
              <w:t>the current flows from pin towards source.</w:t>
            </w:r>
          </w:p>
          <w:p w14:paraId="5379F8B9" w14:textId="77777777" w:rsidR="00534B6E" w:rsidRDefault="00534B6E" w:rsidP="0058174C">
            <w:pPr>
              <w:pStyle w:val="Table-small"/>
              <w:rPr>
                <w:rFonts w:cstheme="minorHAnsi"/>
                <w:szCs w:val="20"/>
              </w:rPr>
            </w:pPr>
          </w:p>
          <w:p w14:paraId="45704822" w14:textId="612A5426" w:rsidR="00534B6E" w:rsidRPr="00AE4266" w:rsidRDefault="00534B6E" w:rsidP="0058174C">
            <w:pPr>
              <w:pStyle w:val="Table-small"/>
              <w:rPr>
                <w:rFonts w:cstheme="minorHAnsi"/>
                <w:b w:val="0"/>
                <w:bCs w:val="0"/>
                <w:szCs w:val="20"/>
              </w:rPr>
            </w:pPr>
            <w:r>
              <w:rPr>
                <w:rFonts w:cstheme="minorHAnsi"/>
                <w:b w:val="0"/>
                <w:bCs w:val="0"/>
                <w:szCs w:val="20"/>
              </w:rPr>
              <w:t xml:space="preserve">Note that </w:t>
            </w:r>
            <w:r w:rsidR="005C1F6B">
              <w:rPr>
                <w:rFonts w:cstheme="minorHAnsi"/>
                <w:b w:val="0"/>
                <w:bCs w:val="0"/>
                <w:szCs w:val="20"/>
              </w:rPr>
              <w:t>pin En is load</w:t>
            </w:r>
            <w:r w:rsidR="00883D30">
              <w:rPr>
                <w:rFonts w:cstheme="minorHAnsi"/>
                <w:b w:val="0"/>
                <w:bCs w:val="0"/>
                <w:szCs w:val="20"/>
              </w:rPr>
              <w:t>ed</w:t>
            </w:r>
            <w:r w:rsidR="005C1F6B">
              <w:rPr>
                <w:rFonts w:cstheme="minorHAnsi"/>
                <w:b w:val="0"/>
                <w:bCs w:val="0"/>
                <w:szCs w:val="20"/>
              </w:rPr>
              <w:t xml:space="preserve"> in the setup by the input impedance of the oscilloscope (1MOhm</w:t>
            </w:r>
            <w:r w:rsidR="009C0896">
              <w:rPr>
                <w:rFonts w:cstheme="minorHAnsi"/>
                <w:b w:val="0"/>
                <w:bCs w:val="0"/>
                <w:szCs w:val="20"/>
              </w:rPr>
              <w:t xml:space="preserve"> towards vss</w:t>
            </w:r>
            <w:r w:rsidR="005C1F6B">
              <w:rPr>
                <w:rFonts w:cstheme="minorHAnsi"/>
                <w:b w:val="0"/>
                <w:bCs w:val="0"/>
                <w:szCs w:val="20"/>
              </w:rPr>
              <w:t xml:space="preserve">). </w:t>
            </w:r>
            <w:r w:rsidR="009C0896">
              <w:rPr>
                <w:rFonts w:cstheme="minorHAnsi"/>
                <w:b w:val="0"/>
                <w:bCs w:val="0"/>
                <w:szCs w:val="20"/>
              </w:rPr>
              <w:t>Pin Vi is loaded by the resistive network</w:t>
            </w:r>
            <w:r w:rsidR="009E2DED">
              <w:rPr>
                <w:rFonts w:cstheme="minorHAnsi"/>
                <w:b w:val="0"/>
                <w:bCs w:val="0"/>
                <w:szCs w:val="20"/>
              </w:rPr>
              <w:t xml:space="preserve"> (towards vss)</w:t>
            </w:r>
            <w:r w:rsidR="009C0896">
              <w:rPr>
                <w:rFonts w:cstheme="minorHAnsi"/>
                <w:b w:val="0"/>
                <w:bCs w:val="0"/>
                <w:szCs w:val="20"/>
              </w:rPr>
              <w:t xml:space="preserve"> to </w:t>
            </w:r>
            <w:r w:rsidR="009E2DED">
              <w:rPr>
                <w:rFonts w:cstheme="minorHAnsi"/>
                <w:b w:val="0"/>
                <w:bCs w:val="0"/>
                <w:szCs w:val="20"/>
              </w:rPr>
              <w:t>configure the output voltage on the socket board.</w:t>
            </w:r>
          </w:p>
        </w:tc>
      </w:tr>
      <w:tr w:rsidR="0058174C" w:rsidRPr="00AE4266" w14:paraId="7729A3F9" w14:textId="77777777">
        <w:tc>
          <w:tcPr>
            <w:cnfStyle w:val="001000000000" w:firstRow="0" w:lastRow="0" w:firstColumn="1" w:lastColumn="0" w:oddVBand="0" w:evenVBand="0" w:oddHBand="0" w:evenHBand="0" w:firstRowFirstColumn="0" w:firstRowLastColumn="0" w:lastRowFirstColumn="0" w:lastRowLastColumn="0"/>
            <w:tcW w:w="9629" w:type="dxa"/>
            <w:gridSpan w:val="7"/>
            <w:shd w:val="clear" w:color="auto" w:fill="514E4E" w:themeFill="accent3" w:themeFillShade="BF"/>
          </w:tcPr>
          <w:p w14:paraId="3EEF234A" w14:textId="77777777" w:rsidR="0058174C" w:rsidRPr="00AE4266" w:rsidRDefault="0058174C" w:rsidP="0058174C">
            <w:pPr>
              <w:pStyle w:val="Table-small"/>
              <w:rPr>
                <w:rFonts w:cstheme="minorHAnsi"/>
                <w:b w:val="0"/>
                <w:bCs w:val="0"/>
                <w:szCs w:val="20"/>
              </w:rPr>
            </w:pPr>
            <w:r w:rsidRPr="00AE4266">
              <w:rPr>
                <w:rFonts w:cstheme="minorHAnsi"/>
                <w:color w:val="FFFFFF" w:themeColor="background1"/>
                <w:sz w:val="22"/>
                <w:szCs w:val="22"/>
              </w:rPr>
              <w:lastRenderedPageBreak/>
              <w:t xml:space="preserve">Test parameters and acceptance criteria </w:t>
            </w:r>
          </w:p>
        </w:tc>
      </w:tr>
      <w:tr w:rsidR="0058174C" w:rsidRPr="00AE4266" w14:paraId="3DD3AA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13847C59" w14:textId="77777777" w:rsidR="0058174C" w:rsidRPr="00AE4266" w:rsidRDefault="0058174C" w:rsidP="0058174C">
            <w:pPr>
              <w:pStyle w:val="Table-small"/>
              <w:rPr>
                <w:rFonts w:cstheme="minorHAnsi"/>
                <w:szCs w:val="20"/>
              </w:rPr>
            </w:pPr>
            <w:r w:rsidRPr="00AE4266">
              <w:rPr>
                <w:rFonts w:cstheme="minorHAnsi"/>
                <w:sz w:val="22"/>
                <w:szCs w:val="22"/>
              </w:rPr>
              <w:t xml:space="preserve">ID </w:t>
            </w:r>
          </w:p>
        </w:tc>
        <w:tc>
          <w:tcPr>
            <w:tcW w:w="4756" w:type="dxa"/>
            <w:shd w:val="clear" w:color="auto" w:fill="C5C2C2" w:themeFill="accent3" w:themeFillTint="66"/>
          </w:tcPr>
          <w:p w14:paraId="5CA32398" w14:textId="77777777" w:rsidR="0058174C" w:rsidRPr="00AE4266" w:rsidRDefault="0058174C" w:rsidP="0058174C">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933" w:type="dxa"/>
            <w:shd w:val="clear" w:color="auto" w:fill="C5C2C2" w:themeFill="accent3" w:themeFillTint="66"/>
          </w:tcPr>
          <w:p w14:paraId="79996012" w14:textId="77777777" w:rsidR="0058174C" w:rsidRPr="00AE4266" w:rsidRDefault="0058174C" w:rsidP="0058174C">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983" w:type="dxa"/>
            <w:gridSpan w:val="2"/>
            <w:shd w:val="clear" w:color="auto" w:fill="C5C2C2" w:themeFill="accent3" w:themeFillTint="66"/>
          </w:tcPr>
          <w:p w14:paraId="0C079B49" w14:textId="77777777" w:rsidR="0058174C" w:rsidRPr="00AE4266" w:rsidRDefault="0058174C" w:rsidP="0058174C">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901" w:type="dxa"/>
            <w:shd w:val="clear" w:color="auto" w:fill="C5C2C2" w:themeFill="accent3" w:themeFillTint="66"/>
          </w:tcPr>
          <w:p w14:paraId="1ADD0608" w14:textId="77777777" w:rsidR="0058174C" w:rsidRPr="00AE4266" w:rsidRDefault="0058174C" w:rsidP="0058174C">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927" w:type="dxa"/>
            <w:shd w:val="clear" w:color="auto" w:fill="C5C2C2" w:themeFill="accent3" w:themeFillTint="66"/>
          </w:tcPr>
          <w:p w14:paraId="2C3D1176" w14:textId="77777777" w:rsidR="0058174C" w:rsidRPr="00AE4266" w:rsidRDefault="0058174C" w:rsidP="0058174C">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58174C" w:rsidRPr="00AE4266" w14:paraId="0E331B77"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C39C614" w14:textId="0A423E0E" w:rsidR="0058174C" w:rsidRPr="00AE4266" w:rsidRDefault="007824CD" w:rsidP="0058174C">
            <w:pPr>
              <w:pStyle w:val="Table-small"/>
              <w:rPr>
                <w:rFonts w:cstheme="minorHAnsi"/>
                <w:b w:val="0"/>
                <w:bCs w:val="0"/>
                <w:szCs w:val="20"/>
              </w:rPr>
            </w:pPr>
            <w:r>
              <w:t>M000</w:t>
            </w:r>
            <w:r w:rsidR="0032760B">
              <w:t>5</w:t>
            </w:r>
          </w:p>
        </w:tc>
        <w:tc>
          <w:tcPr>
            <w:tcW w:w="4756" w:type="dxa"/>
            <w:shd w:val="clear" w:color="auto" w:fill="FFFFFF" w:themeFill="background1"/>
          </w:tcPr>
          <w:p w14:paraId="4F70F99B" w14:textId="241CC597" w:rsidR="0058174C" w:rsidRPr="00AE4266" w:rsidRDefault="0058174C" w:rsidP="0058174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IIL</w:t>
            </w:r>
          </w:p>
        </w:tc>
        <w:tc>
          <w:tcPr>
            <w:tcW w:w="933" w:type="dxa"/>
            <w:shd w:val="clear" w:color="auto" w:fill="FFFFFF" w:themeFill="background1"/>
          </w:tcPr>
          <w:p w14:paraId="3C249164" w14:textId="77777777" w:rsidR="0058174C" w:rsidRPr="00AE4266" w:rsidRDefault="0058174C" w:rsidP="0058174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μA</w:t>
            </w:r>
          </w:p>
        </w:tc>
        <w:tc>
          <w:tcPr>
            <w:tcW w:w="983" w:type="dxa"/>
            <w:gridSpan w:val="2"/>
            <w:shd w:val="clear" w:color="auto" w:fill="FFFFFF" w:themeFill="background1"/>
          </w:tcPr>
          <w:p w14:paraId="61EA7A40" w14:textId="77777777" w:rsidR="0058174C" w:rsidRPr="00AE4266" w:rsidRDefault="0058174C" w:rsidP="0058174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1" w:type="dxa"/>
            <w:shd w:val="clear" w:color="auto" w:fill="FFFFFF" w:themeFill="background1"/>
          </w:tcPr>
          <w:p w14:paraId="7B60C9AE" w14:textId="77777777" w:rsidR="0058174C" w:rsidRPr="00AE4266" w:rsidRDefault="0058174C" w:rsidP="0058174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27" w:type="dxa"/>
            <w:shd w:val="clear" w:color="auto" w:fill="FFFFFF" w:themeFill="background1"/>
          </w:tcPr>
          <w:p w14:paraId="4B260FA5" w14:textId="77777777" w:rsidR="0058174C" w:rsidRPr="00AE4266" w:rsidRDefault="0058174C" w:rsidP="0058174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58174C" w:rsidRPr="00AE4266" w14:paraId="3F5A2C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D25BF6D" w14:textId="580681D5" w:rsidR="0058174C" w:rsidRPr="00AE4266" w:rsidRDefault="007824CD" w:rsidP="0058174C">
            <w:pPr>
              <w:pStyle w:val="Table-small"/>
            </w:pPr>
            <w:r>
              <w:t>M000</w:t>
            </w:r>
            <w:r w:rsidR="0032760B">
              <w:t>6</w:t>
            </w:r>
          </w:p>
        </w:tc>
        <w:tc>
          <w:tcPr>
            <w:tcW w:w="4756" w:type="dxa"/>
            <w:shd w:val="clear" w:color="auto" w:fill="FFFFFF" w:themeFill="background1"/>
          </w:tcPr>
          <w:p w14:paraId="7C2D6E05" w14:textId="27E21E82" w:rsidR="0058174C" w:rsidRPr="00AE4266" w:rsidRDefault="0058174C" w:rsidP="0058174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IIH</w:t>
            </w:r>
          </w:p>
        </w:tc>
        <w:tc>
          <w:tcPr>
            <w:tcW w:w="933" w:type="dxa"/>
            <w:shd w:val="clear" w:color="auto" w:fill="FFFFFF" w:themeFill="background1"/>
          </w:tcPr>
          <w:p w14:paraId="75E2A335" w14:textId="200E9AE4" w:rsidR="0058174C" w:rsidRPr="00AE4266" w:rsidRDefault="0058174C" w:rsidP="0058174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μA</w:t>
            </w:r>
          </w:p>
        </w:tc>
        <w:tc>
          <w:tcPr>
            <w:tcW w:w="983" w:type="dxa"/>
            <w:gridSpan w:val="2"/>
            <w:shd w:val="clear" w:color="auto" w:fill="FFFFFF" w:themeFill="background1"/>
          </w:tcPr>
          <w:p w14:paraId="129C2FF4" w14:textId="77777777" w:rsidR="0058174C" w:rsidRPr="00AE4266" w:rsidRDefault="0058174C" w:rsidP="0058174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1" w:type="dxa"/>
            <w:shd w:val="clear" w:color="auto" w:fill="FFFFFF" w:themeFill="background1"/>
          </w:tcPr>
          <w:p w14:paraId="0CE85552" w14:textId="77777777" w:rsidR="0058174C" w:rsidRPr="00AE4266" w:rsidRDefault="0058174C" w:rsidP="0058174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27" w:type="dxa"/>
            <w:shd w:val="clear" w:color="auto" w:fill="FFFFFF" w:themeFill="background1"/>
          </w:tcPr>
          <w:p w14:paraId="481DEEAD" w14:textId="77777777" w:rsidR="0058174C" w:rsidRPr="00AE4266" w:rsidRDefault="0058174C" w:rsidP="0058174C">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bl>
    <w:p w14:paraId="2D8EA581" w14:textId="77777777" w:rsidR="00C72989" w:rsidRPr="00AE4266" w:rsidRDefault="00C72989" w:rsidP="00C72989">
      <w:pPr>
        <w:rPr>
          <w:lang w:eastAsia="en-US"/>
        </w:rPr>
      </w:pPr>
    </w:p>
    <w:p w14:paraId="4B578C99" w14:textId="453AE8BF" w:rsidR="00256F7A" w:rsidRPr="00256F7A" w:rsidRDefault="007824CD" w:rsidP="00256F7A">
      <w:pPr>
        <w:pStyle w:val="Heading2"/>
        <w:rPr>
          <w:lang w:eastAsia="en-US"/>
        </w:rPr>
      </w:pPr>
      <w:bookmarkStart w:id="154" w:name="_Ref196470034"/>
      <w:bookmarkStart w:id="155" w:name="_Toc211426742"/>
      <w:r>
        <w:t>T000</w:t>
      </w:r>
      <w:r w:rsidR="000A6793">
        <w:t>6</w:t>
      </w:r>
      <w:r w:rsidR="00FA3CD6">
        <w:t xml:space="preserve">: </w:t>
      </w:r>
      <w:r w:rsidR="004825EE" w:rsidRPr="00AE4266">
        <w:rPr>
          <w:lang w:eastAsia="en-US"/>
        </w:rPr>
        <w:t>Input</w:t>
      </w:r>
      <w:r w:rsidR="009A5151" w:rsidRPr="00AE4266">
        <w:rPr>
          <w:lang w:eastAsia="en-US"/>
        </w:rPr>
        <w:t xml:space="preserve"> threshold</w:t>
      </w:r>
      <w:bookmarkEnd w:id="154"/>
      <w:bookmarkEnd w:id="155"/>
    </w:p>
    <w:p w14:paraId="495ABEF9" w14:textId="4B5D3A3C" w:rsidR="009A5151" w:rsidRPr="00AE4266" w:rsidRDefault="009A5151" w:rsidP="009A5151">
      <w:pPr>
        <w:pStyle w:val="Caption"/>
        <w:keepNext/>
        <w:rPr>
          <w:lang w:val="en-GB"/>
        </w:rPr>
      </w:pPr>
      <w:bookmarkStart w:id="156" w:name="_Toc211426687"/>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17</w:t>
      </w:r>
      <w:r w:rsidRPr="00AE4266">
        <w:rPr>
          <w:lang w:val="en-GB"/>
        </w:rPr>
        <w:fldChar w:fldCharType="end"/>
      </w:r>
      <w:r w:rsidRPr="00AE4266">
        <w:rPr>
          <w:lang w:val="en-GB"/>
        </w:rPr>
        <w:t xml:space="preserve">: </w:t>
      </w:r>
      <w:r w:rsidRPr="00AE4266">
        <w:rPr>
          <w:lang w:val="en-GB"/>
        </w:rPr>
        <w:fldChar w:fldCharType="begin"/>
      </w:r>
      <w:r w:rsidRPr="00AE4266">
        <w:rPr>
          <w:lang w:val="en-GB"/>
        </w:rPr>
        <w:instrText xml:space="preserve"> REF _Ref196470034 </w:instrText>
      </w:r>
      <w:r w:rsidRPr="00AE4266">
        <w:rPr>
          <w:lang w:val="en-GB"/>
        </w:rPr>
        <w:fldChar w:fldCharType="separate"/>
      </w:r>
      <w:r w:rsidR="004020B9" w:rsidRPr="00AE4266">
        <w:rPr>
          <w:lang w:val="en-GB"/>
        </w:rPr>
        <w:t>Input threshold</w:t>
      </w:r>
      <w:r w:rsidRPr="00AE4266">
        <w:rPr>
          <w:lang w:val="en-GB"/>
        </w:rPr>
        <w:fldChar w:fldCharType="end"/>
      </w:r>
      <w:r w:rsidRPr="00AE4266">
        <w:rPr>
          <w:lang w:val="en-GB"/>
        </w:rPr>
        <w:t xml:space="preserve"> overview</w:t>
      </w:r>
      <w:bookmarkEnd w:id="156"/>
    </w:p>
    <w:tbl>
      <w:tblPr>
        <w:tblStyle w:val="GridTable4-Accent3"/>
        <w:tblW w:w="0" w:type="auto"/>
        <w:tblLook w:val="04A0" w:firstRow="1" w:lastRow="0" w:firstColumn="1" w:lastColumn="0" w:noHBand="0" w:noVBand="1"/>
      </w:tblPr>
      <w:tblGrid>
        <w:gridCol w:w="1129"/>
        <w:gridCol w:w="4756"/>
        <w:gridCol w:w="933"/>
        <w:gridCol w:w="9"/>
        <w:gridCol w:w="974"/>
        <w:gridCol w:w="544"/>
        <w:gridCol w:w="357"/>
        <w:gridCol w:w="927"/>
      </w:tblGrid>
      <w:tr w:rsidR="009A5151" w:rsidRPr="00AE4266" w14:paraId="3EEE425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054B905F" w14:textId="77777777" w:rsidR="009A5151" w:rsidRPr="00AE4266" w:rsidRDefault="009A5151">
            <w:pPr>
              <w:pStyle w:val="Table-small"/>
              <w:rPr>
                <w:rFonts w:cstheme="minorHAnsi"/>
                <w:sz w:val="22"/>
                <w:szCs w:val="18"/>
              </w:rPr>
            </w:pPr>
            <w:r w:rsidRPr="00AE4266">
              <w:rPr>
                <w:rFonts w:cstheme="minorHAnsi"/>
                <w:sz w:val="22"/>
                <w:szCs w:val="18"/>
              </w:rPr>
              <w:t xml:space="preserve">Test Description </w:t>
            </w:r>
          </w:p>
        </w:tc>
      </w:tr>
      <w:tr w:rsidR="00A95A70" w:rsidRPr="00AE4266" w14:paraId="2D6C66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5572BA92" w14:textId="3413BF23" w:rsidR="00A95A70" w:rsidRPr="00AE4266" w:rsidRDefault="00A95A70" w:rsidP="00A95A70">
            <w:pPr>
              <w:pStyle w:val="Table-small"/>
              <w:rPr>
                <w:rFonts w:cstheme="minorHAnsi"/>
                <w:b w:val="0"/>
              </w:rPr>
            </w:pPr>
            <w:r w:rsidRPr="00AE4266">
              <w:rPr>
                <w:rFonts w:cstheme="minorHAnsi"/>
                <w:b w:val="0"/>
                <w:bCs w:val="0"/>
              </w:rPr>
              <w:t xml:space="preserve">Find the both high and low threshold voltages </w:t>
            </w:r>
            <w:r w:rsidR="00E63104">
              <w:rPr>
                <w:rFonts w:cstheme="minorHAnsi"/>
                <w:b w:val="0"/>
                <w:bCs w:val="0"/>
              </w:rPr>
              <w:t xml:space="preserve">VIL/VIH </w:t>
            </w:r>
            <w:r w:rsidRPr="00AE4266">
              <w:rPr>
                <w:rFonts w:cstheme="minorHAnsi"/>
                <w:b w:val="0"/>
                <w:bCs w:val="0"/>
              </w:rPr>
              <w:t xml:space="preserve">for the En </w:t>
            </w:r>
            <w:r w:rsidR="000A6DA2">
              <w:rPr>
                <w:rFonts w:cstheme="minorHAnsi"/>
                <w:b w:val="0"/>
                <w:bCs w:val="0"/>
              </w:rPr>
              <w:t>pin</w:t>
            </w:r>
          </w:p>
        </w:tc>
      </w:tr>
      <w:tr w:rsidR="009A5151" w:rsidRPr="00AE4266" w14:paraId="6B8877CB"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48AE8DF3" w14:textId="77777777" w:rsidR="009A5151" w:rsidRPr="00AE4266" w:rsidRDefault="009A5151">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9A5151" w:rsidRPr="00AE4266" w14:paraId="2F29BE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6D68A2C0" w14:textId="0E4E7370" w:rsidR="009A5151" w:rsidRPr="00AE4266" w:rsidRDefault="00425820" w:rsidP="008212BB">
            <w:pPr>
              <w:pStyle w:val="ListParagraph"/>
              <w:numPr>
                <w:ilvl w:val="0"/>
                <w:numId w:val="19"/>
              </w:numPr>
              <w:spacing w:before="20" w:after="20"/>
              <w:rPr>
                <w:b w:val="0"/>
                <w:bCs w:val="0"/>
                <w:sz w:val="20"/>
                <w:szCs w:val="14"/>
              </w:rPr>
            </w:pPr>
            <w:r w:rsidRPr="00AE4266">
              <w:rPr>
                <w:b w:val="0"/>
                <w:bCs w:val="0"/>
                <w:sz w:val="20"/>
                <w:szCs w:val="14"/>
              </w:rPr>
              <w:t>Sense P</w:t>
            </w:r>
            <w:r w:rsidR="0085234A">
              <w:rPr>
                <w:b w:val="0"/>
                <w:bCs w:val="0"/>
                <w:sz w:val="20"/>
                <w:szCs w:val="14"/>
              </w:rPr>
              <w:t>g</w:t>
            </w:r>
            <w:r w:rsidRPr="00AE4266">
              <w:rPr>
                <w:b w:val="0"/>
                <w:bCs w:val="0"/>
                <w:sz w:val="20"/>
                <w:szCs w:val="14"/>
              </w:rPr>
              <w:t>ood state</w:t>
            </w:r>
          </w:p>
          <w:p w14:paraId="62389144" w14:textId="4D904572" w:rsidR="009A5151" w:rsidRPr="00AE4266" w:rsidRDefault="009A5151" w:rsidP="008212BB">
            <w:pPr>
              <w:pStyle w:val="ListParagraph"/>
              <w:numPr>
                <w:ilvl w:val="0"/>
                <w:numId w:val="19"/>
              </w:numPr>
              <w:spacing w:before="20" w:after="20"/>
            </w:pPr>
            <w:r w:rsidRPr="00AE4266">
              <w:rPr>
                <w:b w:val="0"/>
                <w:bCs w:val="0"/>
                <w:sz w:val="20"/>
                <w:szCs w:val="14"/>
              </w:rPr>
              <w:t>Voltage source: accuracy: 10mV, range: 3.3V, step:10mV</w:t>
            </w:r>
          </w:p>
        </w:tc>
      </w:tr>
      <w:tr w:rsidR="009A5151" w:rsidRPr="00AE4266" w14:paraId="1217FB41"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6634C936" w14:textId="77777777" w:rsidR="009A5151" w:rsidRPr="00AE4266" w:rsidRDefault="009A5151">
            <w:pPr>
              <w:pStyle w:val="Table-small"/>
              <w:rPr>
                <w:rFonts w:cstheme="minorHAnsi"/>
                <w:sz w:val="22"/>
                <w:szCs w:val="18"/>
              </w:rPr>
            </w:pPr>
            <w:r w:rsidRPr="00AE4266">
              <w:rPr>
                <w:rFonts w:cstheme="minorHAnsi"/>
                <w:color w:val="FFFFFF" w:themeColor="background1"/>
                <w:sz w:val="22"/>
                <w:szCs w:val="18"/>
              </w:rPr>
              <w:t>Test Procedure</w:t>
            </w:r>
          </w:p>
        </w:tc>
      </w:tr>
      <w:tr w:rsidR="009A5151" w:rsidRPr="00AE4266" w14:paraId="089FC5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3D0EAFE6" w14:textId="77777777" w:rsidR="009A5151" w:rsidRPr="00AE4266" w:rsidRDefault="009A5151">
            <w:pPr>
              <w:pStyle w:val="Table-small"/>
              <w:rPr>
                <w:rFonts w:cstheme="minorHAnsi"/>
                <w:sz w:val="22"/>
                <w:szCs w:val="18"/>
              </w:rPr>
            </w:pPr>
            <w:r w:rsidRPr="00AE4266">
              <w:rPr>
                <w:rFonts w:cstheme="minorHAnsi"/>
                <w:sz w:val="22"/>
                <w:szCs w:val="18"/>
              </w:rPr>
              <w:t>Step</w:t>
            </w:r>
          </w:p>
        </w:tc>
        <w:tc>
          <w:tcPr>
            <w:tcW w:w="5698" w:type="dxa"/>
            <w:gridSpan w:val="3"/>
            <w:shd w:val="clear" w:color="auto" w:fill="C5C2C2" w:themeFill="accent3" w:themeFillTint="66"/>
          </w:tcPr>
          <w:p w14:paraId="777EE8BD" w14:textId="77777777" w:rsidR="009A5151" w:rsidRPr="00AE4266" w:rsidRDefault="009A5151">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c>
          <w:tcPr>
            <w:tcW w:w="1518" w:type="dxa"/>
            <w:gridSpan w:val="2"/>
            <w:shd w:val="clear" w:color="auto" w:fill="C5C2C2" w:themeFill="accent3" w:themeFillTint="66"/>
          </w:tcPr>
          <w:p w14:paraId="5AB380DC" w14:textId="43E5BF32" w:rsidR="009A5151" w:rsidRPr="00AE4266" w:rsidRDefault="004B4D36">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Mux</w:t>
            </w:r>
            <w:r w:rsidR="00A47E40">
              <w:rPr>
                <w:rFonts w:cstheme="minorHAnsi"/>
                <w:b/>
                <w:bCs/>
                <w:sz w:val="22"/>
                <w:szCs w:val="18"/>
              </w:rPr>
              <w:t xml:space="preserve"> parameter</w:t>
            </w:r>
          </w:p>
        </w:tc>
        <w:tc>
          <w:tcPr>
            <w:tcW w:w="1284" w:type="dxa"/>
            <w:gridSpan w:val="2"/>
            <w:shd w:val="clear" w:color="auto" w:fill="C5C2C2" w:themeFill="accent3" w:themeFillTint="66"/>
          </w:tcPr>
          <w:p w14:paraId="33636ED6" w14:textId="0A1C17E3" w:rsidR="009A5151" w:rsidRPr="00AE4266" w:rsidRDefault="00742757">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code</w:t>
            </w:r>
          </w:p>
        </w:tc>
      </w:tr>
      <w:tr w:rsidR="009A5151" w:rsidRPr="00AE4266" w14:paraId="4CB9902A"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462338E" w14:textId="77777777" w:rsidR="009A5151" w:rsidRPr="00AE4266" w:rsidRDefault="009A5151" w:rsidP="008212BB">
            <w:pPr>
              <w:pStyle w:val="Table-small"/>
              <w:numPr>
                <w:ilvl w:val="0"/>
                <w:numId w:val="25"/>
              </w:numPr>
              <w:rPr>
                <w:rFonts w:cstheme="minorHAnsi"/>
                <w:b w:val="0"/>
                <w:bCs w:val="0"/>
                <w:szCs w:val="20"/>
              </w:rPr>
            </w:pPr>
          </w:p>
        </w:tc>
        <w:tc>
          <w:tcPr>
            <w:tcW w:w="5698" w:type="dxa"/>
            <w:gridSpan w:val="3"/>
            <w:shd w:val="clear" w:color="auto" w:fill="FFFFFF" w:themeFill="background1"/>
          </w:tcPr>
          <w:p w14:paraId="7660BB14" w14:textId="3C5DFF7D" w:rsidR="009A5151" w:rsidRPr="00AE4266" w:rsidRDefault="009A51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Pr="00AE4266">
              <w:rPr>
                <w:rFonts w:cstheme="minorHAnsi"/>
                <w:szCs w:val="20"/>
              </w:rPr>
              <w:fldChar w:fldCharType="begin"/>
            </w:r>
            <w:r w:rsidRPr="00AE4266">
              <w:rPr>
                <w:rFonts w:cstheme="minorHAnsi"/>
                <w:szCs w:val="20"/>
              </w:rPr>
              <w:instrText xml:space="preserve"> REF  routine_park \h </w:instrText>
            </w:r>
            <w:r w:rsidR="00C504A9" w:rsidRPr="00AE4266">
              <w:rPr>
                <w:rFonts w:cstheme="minorHAnsi"/>
                <w:szCs w:val="20"/>
              </w:rPr>
              <w:instrText xml:space="preserve"> \* MERGEFORMAT </w:instrText>
            </w:r>
            <w:r w:rsidRPr="00AE4266">
              <w:rPr>
                <w:rFonts w:cstheme="minorHAnsi"/>
                <w:szCs w:val="20"/>
              </w:rPr>
            </w:r>
            <w:r w:rsidRPr="00AE4266">
              <w:rPr>
                <w:rFonts w:cstheme="minorHAnsi"/>
                <w:szCs w:val="20"/>
              </w:rPr>
              <w:fldChar w:fldCharType="separate"/>
            </w:r>
            <w:r w:rsidRPr="00AE4266">
              <w:rPr>
                <w:rFonts w:cstheme="minorHAnsi"/>
              </w:rPr>
              <w:t>Park state</w:t>
            </w:r>
            <w:r w:rsidRPr="00AE4266">
              <w:rPr>
                <w:rFonts w:cstheme="minorHAnsi"/>
                <w:szCs w:val="20"/>
              </w:rPr>
              <w:fldChar w:fldCharType="end"/>
            </w:r>
          </w:p>
        </w:tc>
        <w:tc>
          <w:tcPr>
            <w:tcW w:w="1518" w:type="dxa"/>
            <w:gridSpan w:val="2"/>
            <w:shd w:val="clear" w:color="auto" w:fill="FFFFFF" w:themeFill="background1"/>
          </w:tcPr>
          <w:p w14:paraId="77F5EF10" w14:textId="77777777" w:rsidR="009A5151" w:rsidRPr="00AE4266" w:rsidRDefault="009A51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30E1424F" w14:textId="77777777" w:rsidR="009A5151" w:rsidRPr="00AE4266" w:rsidRDefault="009A51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9A5151" w:rsidRPr="00AE4266" w14:paraId="25AC2F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5DC6F55" w14:textId="77777777" w:rsidR="009A5151" w:rsidRPr="00AE4266" w:rsidRDefault="009A5151" w:rsidP="008212BB">
            <w:pPr>
              <w:pStyle w:val="Table-small"/>
              <w:numPr>
                <w:ilvl w:val="0"/>
                <w:numId w:val="25"/>
              </w:numPr>
              <w:rPr>
                <w:rFonts w:cstheme="minorHAnsi"/>
                <w:b w:val="0"/>
                <w:bCs w:val="0"/>
                <w:szCs w:val="20"/>
              </w:rPr>
            </w:pPr>
          </w:p>
        </w:tc>
        <w:tc>
          <w:tcPr>
            <w:tcW w:w="5698" w:type="dxa"/>
            <w:gridSpan w:val="3"/>
            <w:shd w:val="clear" w:color="auto" w:fill="FFFFFF" w:themeFill="background1"/>
          </w:tcPr>
          <w:p w14:paraId="74A7BBB6" w14:textId="727B0E94" w:rsidR="009A5151" w:rsidRPr="00AE4266" w:rsidRDefault="00A6433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 xml:space="preserve">Select pin </w:t>
            </w:r>
            <w:r w:rsidR="009A5151" w:rsidRPr="00AE4266">
              <w:rPr>
                <w:rFonts w:cstheme="minorHAnsi"/>
                <w:szCs w:val="20"/>
              </w:rPr>
              <w:t>En</w:t>
            </w:r>
            <w:r w:rsidRPr="00AE4266">
              <w:rPr>
                <w:rFonts w:cstheme="minorHAnsi"/>
                <w:szCs w:val="20"/>
              </w:rPr>
              <w:t xml:space="preserve"> to be forced </w:t>
            </w:r>
            <w:r w:rsidR="00D95053" w:rsidRPr="00AE4266">
              <w:rPr>
                <w:rFonts w:cstheme="minorHAnsi"/>
                <w:szCs w:val="20"/>
              </w:rPr>
              <w:t>by the SMU</w:t>
            </w:r>
          </w:p>
        </w:tc>
        <w:tc>
          <w:tcPr>
            <w:tcW w:w="1518" w:type="dxa"/>
            <w:gridSpan w:val="2"/>
            <w:shd w:val="clear" w:color="auto" w:fill="FFFFFF" w:themeFill="background1"/>
          </w:tcPr>
          <w:p w14:paraId="61D918EC" w14:textId="5F4FBFE7" w:rsidR="009A5151" w:rsidRPr="00AE4266" w:rsidRDefault="0014321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Ext_trim</w:t>
            </w:r>
          </w:p>
        </w:tc>
        <w:tc>
          <w:tcPr>
            <w:tcW w:w="1284" w:type="dxa"/>
            <w:gridSpan w:val="2"/>
            <w:shd w:val="clear" w:color="auto" w:fill="FFFFFF" w:themeFill="background1"/>
          </w:tcPr>
          <w:p w14:paraId="609DED79" w14:textId="6B5439F8" w:rsidR="009A5151" w:rsidRPr="00AE4266" w:rsidRDefault="004B4D3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0x7</w:t>
            </w:r>
          </w:p>
        </w:tc>
      </w:tr>
      <w:tr w:rsidR="009A5151" w:rsidRPr="00AE4266" w14:paraId="1300D948"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59AE995A" w14:textId="77777777" w:rsidR="009A5151" w:rsidRPr="00AE4266" w:rsidRDefault="009A5151" w:rsidP="008212BB">
            <w:pPr>
              <w:pStyle w:val="Table-small"/>
              <w:numPr>
                <w:ilvl w:val="0"/>
                <w:numId w:val="25"/>
              </w:numPr>
              <w:rPr>
                <w:rFonts w:cstheme="minorHAnsi"/>
                <w:b w:val="0"/>
                <w:bCs w:val="0"/>
                <w:szCs w:val="20"/>
              </w:rPr>
            </w:pPr>
          </w:p>
        </w:tc>
        <w:tc>
          <w:tcPr>
            <w:tcW w:w="5698" w:type="dxa"/>
            <w:gridSpan w:val="3"/>
            <w:shd w:val="clear" w:color="auto" w:fill="FFFFFF" w:themeFill="background1"/>
          </w:tcPr>
          <w:p w14:paraId="1A3DFBCC" w14:textId="3AB3F54D" w:rsidR="009A5151" w:rsidRPr="00AE4266" w:rsidRDefault="009A51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color w:val="000000"/>
                <w:szCs w:val="20"/>
              </w:rPr>
              <w:t>Sweep input voltage 0</w:t>
            </w:r>
            <w:r w:rsidR="001B54FE" w:rsidRPr="00AE4266">
              <w:rPr>
                <w:rFonts w:cstheme="minorHAnsi"/>
                <w:color w:val="000000"/>
                <w:szCs w:val="20"/>
              </w:rPr>
              <w:t>V</w:t>
            </w:r>
            <w:r w:rsidRPr="00AE4266">
              <w:rPr>
                <w:rFonts w:cstheme="minorHAnsi"/>
                <w:color w:val="000000"/>
                <w:szCs w:val="20"/>
              </w:rPr>
              <w:t xml:space="preserve"> </w:t>
            </w:r>
            <w:r w:rsidRPr="00AE4266">
              <w:rPr>
                <w:rFonts w:ascii="Arial" w:hAnsi="Arial" w:cs="Arial"/>
                <w:color w:val="000000"/>
                <w:szCs w:val="20"/>
              </w:rPr>
              <w:t>→</w:t>
            </w:r>
            <w:r w:rsidRPr="00AE4266">
              <w:rPr>
                <w:rFonts w:cstheme="minorHAnsi"/>
                <w:color w:val="000000"/>
                <w:szCs w:val="20"/>
              </w:rPr>
              <w:t xml:space="preserve"> 3.3V</w:t>
            </w:r>
          </w:p>
        </w:tc>
        <w:tc>
          <w:tcPr>
            <w:tcW w:w="1518" w:type="dxa"/>
            <w:gridSpan w:val="2"/>
            <w:shd w:val="clear" w:color="auto" w:fill="FFFFFF" w:themeFill="background1"/>
          </w:tcPr>
          <w:p w14:paraId="56F17C60" w14:textId="77777777" w:rsidR="009A5151" w:rsidRPr="00AE4266" w:rsidRDefault="009A51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093D62B8" w14:textId="77777777" w:rsidR="009A5151" w:rsidRPr="00AE4266" w:rsidRDefault="009A51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9A5151" w:rsidRPr="00AE4266" w14:paraId="4E1747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229C479F" w14:textId="77777777" w:rsidR="009A5151" w:rsidRPr="00AE4266" w:rsidRDefault="009A5151" w:rsidP="00530D6A">
            <w:pPr>
              <w:pStyle w:val="Table-small"/>
              <w:numPr>
                <w:ilvl w:val="1"/>
                <w:numId w:val="25"/>
              </w:numPr>
              <w:rPr>
                <w:rFonts w:cstheme="minorHAnsi"/>
                <w:b w:val="0"/>
                <w:bCs w:val="0"/>
                <w:szCs w:val="20"/>
              </w:rPr>
            </w:pPr>
          </w:p>
        </w:tc>
        <w:tc>
          <w:tcPr>
            <w:tcW w:w="5698" w:type="dxa"/>
            <w:gridSpan w:val="3"/>
            <w:shd w:val="clear" w:color="auto" w:fill="FFFFFF" w:themeFill="background1"/>
          </w:tcPr>
          <w:p w14:paraId="60745588" w14:textId="77777777" w:rsidR="009A5151" w:rsidRPr="00AE4266" w:rsidRDefault="009A51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Wait 10ms</w:t>
            </w:r>
          </w:p>
        </w:tc>
        <w:tc>
          <w:tcPr>
            <w:tcW w:w="1518" w:type="dxa"/>
            <w:gridSpan w:val="2"/>
            <w:shd w:val="clear" w:color="auto" w:fill="FFFFFF" w:themeFill="background1"/>
          </w:tcPr>
          <w:p w14:paraId="6A023A24" w14:textId="77777777" w:rsidR="009A5151" w:rsidRPr="00AE4266" w:rsidRDefault="009A51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727D5AF4" w14:textId="77777777" w:rsidR="009A5151" w:rsidRPr="00AE4266" w:rsidRDefault="009A51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6A784B" w:rsidRPr="00AE4266" w14:paraId="60201E0D"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3A85F36A" w14:textId="77777777" w:rsidR="006A784B" w:rsidRPr="00AE4266" w:rsidRDefault="006A784B" w:rsidP="00530D6A">
            <w:pPr>
              <w:pStyle w:val="Table-small"/>
              <w:numPr>
                <w:ilvl w:val="1"/>
                <w:numId w:val="25"/>
              </w:numPr>
              <w:rPr>
                <w:rFonts w:cstheme="minorHAnsi"/>
                <w:b w:val="0"/>
                <w:bCs w:val="0"/>
                <w:szCs w:val="20"/>
              </w:rPr>
            </w:pPr>
          </w:p>
        </w:tc>
        <w:tc>
          <w:tcPr>
            <w:tcW w:w="5698" w:type="dxa"/>
            <w:gridSpan w:val="3"/>
            <w:shd w:val="clear" w:color="auto" w:fill="FFFFFF" w:themeFill="background1"/>
          </w:tcPr>
          <w:p w14:paraId="3FD80106" w14:textId="1E2820DE" w:rsidR="006A784B" w:rsidRPr="00AE4266" w:rsidRDefault="0022728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sense</w:t>
            </w:r>
            <w:r w:rsidR="00C4239C">
              <w:rPr>
                <w:rFonts w:cstheme="minorHAnsi"/>
                <w:szCs w:val="20"/>
              </w:rPr>
              <w:t xml:space="preserve"> the Pgood state</w:t>
            </w:r>
            <w:r w:rsidR="00ED17DB">
              <w:rPr>
                <w:rFonts w:cstheme="minorHAnsi"/>
                <w:szCs w:val="20"/>
              </w:rPr>
              <w:t xml:space="preserve">, log the </w:t>
            </w:r>
            <w:r w:rsidR="00A45CE3">
              <w:rPr>
                <w:rFonts w:cstheme="minorHAnsi"/>
                <w:szCs w:val="20"/>
              </w:rPr>
              <w:t xml:space="preserve">voltage at the PUT </w:t>
            </w:r>
            <w:r w:rsidR="00C409F6">
              <w:rPr>
                <w:rFonts w:cstheme="minorHAnsi"/>
                <w:szCs w:val="20"/>
              </w:rPr>
              <w:t>when the Pgood pin is asserted as VIH</w:t>
            </w:r>
          </w:p>
        </w:tc>
        <w:tc>
          <w:tcPr>
            <w:tcW w:w="1518" w:type="dxa"/>
            <w:gridSpan w:val="2"/>
            <w:shd w:val="clear" w:color="auto" w:fill="FFFFFF" w:themeFill="background1"/>
          </w:tcPr>
          <w:p w14:paraId="5CAC2303" w14:textId="77777777" w:rsidR="006A784B" w:rsidRPr="00AE4266" w:rsidRDefault="006A784B">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52C81024" w14:textId="77777777" w:rsidR="006A784B" w:rsidRPr="00AE4266" w:rsidRDefault="006A784B">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C47CCE" w:rsidRPr="00AE4266" w14:paraId="38EDA0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4347300" w14:textId="77777777" w:rsidR="00C47CCE" w:rsidRPr="00AE4266" w:rsidRDefault="00C47CCE" w:rsidP="00C47CCE">
            <w:pPr>
              <w:pStyle w:val="Table-small"/>
              <w:numPr>
                <w:ilvl w:val="0"/>
                <w:numId w:val="25"/>
              </w:numPr>
              <w:rPr>
                <w:rFonts w:cstheme="minorHAnsi"/>
                <w:b w:val="0"/>
                <w:bCs w:val="0"/>
                <w:szCs w:val="20"/>
              </w:rPr>
            </w:pPr>
          </w:p>
        </w:tc>
        <w:tc>
          <w:tcPr>
            <w:tcW w:w="5698" w:type="dxa"/>
            <w:gridSpan w:val="3"/>
            <w:shd w:val="clear" w:color="auto" w:fill="FFFFFF" w:themeFill="background1"/>
          </w:tcPr>
          <w:p w14:paraId="2B2C984C" w14:textId="4B23DE35" w:rsidR="00C47CCE" w:rsidRDefault="00C47CCE"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color w:val="000000"/>
                <w:szCs w:val="20"/>
              </w:rPr>
              <w:t>Sweep input voltage 3.3V</w:t>
            </w:r>
            <w:r>
              <w:rPr>
                <w:rFonts w:cstheme="minorHAnsi"/>
                <w:color w:val="000000"/>
                <w:szCs w:val="20"/>
              </w:rPr>
              <w:t xml:space="preserve"> </w:t>
            </w:r>
            <w:r>
              <w:rPr>
                <w:rFonts w:ascii="Arial" w:hAnsi="Arial" w:cs="Arial"/>
                <w:color w:val="000000"/>
                <w:szCs w:val="20"/>
              </w:rPr>
              <w:t>→</w:t>
            </w:r>
            <w:r>
              <w:rPr>
                <w:rFonts w:cstheme="minorHAnsi"/>
                <w:color w:val="000000"/>
                <w:szCs w:val="20"/>
              </w:rPr>
              <w:t xml:space="preserve"> 0V</w:t>
            </w:r>
          </w:p>
        </w:tc>
        <w:tc>
          <w:tcPr>
            <w:tcW w:w="1518" w:type="dxa"/>
            <w:gridSpan w:val="2"/>
            <w:shd w:val="clear" w:color="auto" w:fill="FFFFFF" w:themeFill="background1"/>
          </w:tcPr>
          <w:p w14:paraId="68DB7885" w14:textId="77777777" w:rsidR="00C47CCE" w:rsidRPr="00AE4266" w:rsidRDefault="00C47CCE"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46AB6926" w14:textId="77777777" w:rsidR="00C47CCE" w:rsidRPr="00AE4266" w:rsidRDefault="00C47CCE"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C47CCE" w:rsidRPr="00AE4266" w14:paraId="32F5AF8F"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67DA6ECB" w14:textId="77777777" w:rsidR="00C47CCE" w:rsidRPr="00AE4266" w:rsidRDefault="00C47CCE" w:rsidP="00C47CCE">
            <w:pPr>
              <w:pStyle w:val="Table-small"/>
              <w:numPr>
                <w:ilvl w:val="1"/>
                <w:numId w:val="25"/>
              </w:numPr>
              <w:rPr>
                <w:rFonts w:cstheme="minorHAnsi"/>
                <w:b w:val="0"/>
                <w:bCs w:val="0"/>
                <w:szCs w:val="20"/>
              </w:rPr>
            </w:pPr>
          </w:p>
        </w:tc>
        <w:tc>
          <w:tcPr>
            <w:tcW w:w="5698" w:type="dxa"/>
            <w:gridSpan w:val="3"/>
            <w:shd w:val="clear" w:color="auto" w:fill="FFFFFF" w:themeFill="background1"/>
          </w:tcPr>
          <w:p w14:paraId="41D95CDA" w14:textId="51AF5A29" w:rsidR="00C47CCE" w:rsidRDefault="00C47CCE"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Wait 10ms</w:t>
            </w:r>
          </w:p>
        </w:tc>
        <w:tc>
          <w:tcPr>
            <w:tcW w:w="1518" w:type="dxa"/>
            <w:gridSpan w:val="2"/>
            <w:shd w:val="clear" w:color="auto" w:fill="FFFFFF" w:themeFill="background1"/>
          </w:tcPr>
          <w:p w14:paraId="4ACC01BE" w14:textId="77777777" w:rsidR="00C47CCE" w:rsidRPr="00AE4266" w:rsidRDefault="00C47CCE"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0F6BBB1B" w14:textId="77777777" w:rsidR="00C47CCE" w:rsidRPr="00AE4266" w:rsidRDefault="00C47CCE"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C47CCE" w:rsidRPr="00AE4266" w14:paraId="15056B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5731FEB0" w14:textId="77777777" w:rsidR="00C47CCE" w:rsidRPr="00AE4266" w:rsidRDefault="00C47CCE" w:rsidP="00C47CCE">
            <w:pPr>
              <w:pStyle w:val="Table-small"/>
              <w:numPr>
                <w:ilvl w:val="1"/>
                <w:numId w:val="25"/>
              </w:numPr>
              <w:rPr>
                <w:rFonts w:cstheme="minorHAnsi"/>
                <w:b w:val="0"/>
                <w:bCs w:val="0"/>
                <w:szCs w:val="20"/>
              </w:rPr>
            </w:pPr>
          </w:p>
        </w:tc>
        <w:tc>
          <w:tcPr>
            <w:tcW w:w="5698" w:type="dxa"/>
            <w:gridSpan w:val="3"/>
            <w:shd w:val="clear" w:color="auto" w:fill="FFFFFF" w:themeFill="background1"/>
          </w:tcPr>
          <w:p w14:paraId="34047776" w14:textId="402E9C7D" w:rsidR="00C47CCE" w:rsidRDefault="00C47CCE"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sense the Pgood state</w:t>
            </w:r>
            <w:r w:rsidR="00A44A10">
              <w:rPr>
                <w:rFonts w:cstheme="minorHAnsi"/>
                <w:szCs w:val="20"/>
              </w:rPr>
              <w:t>, log the voltage at the PUT when the Pgood pin is de-asserted as VIL</w:t>
            </w:r>
          </w:p>
        </w:tc>
        <w:tc>
          <w:tcPr>
            <w:tcW w:w="1518" w:type="dxa"/>
            <w:gridSpan w:val="2"/>
            <w:shd w:val="clear" w:color="auto" w:fill="FFFFFF" w:themeFill="background1"/>
          </w:tcPr>
          <w:p w14:paraId="2A67B552" w14:textId="77777777" w:rsidR="00C47CCE" w:rsidRPr="00AE4266" w:rsidRDefault="00C47CCE"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67A3E141" w14:textId="77777777" w:rsidR="00C47CCE" w:rsidRPr="00AE4266" w:rsidRDefault="00C47CCE"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F411A9" w:rsidRPr="00AE4266" w14:paraId="773C26ED"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4AA8344" w14:textId="77777777" w:rsidR="00F411A9" w:rsidRPr="00AE4266" w:rsidRDefault="00F411A9" w:rsidP="005905EB">
            <w:pPr>
              <w:pStyle w:val="Table-small"/>
              <w:numPr>
                <w:ilvl w:val="0"/>
                <w:numId w:val="25"/>
              </w:numPr>
              <w:rPr>
                <w:rFonts w:cstheme="minorHAnsi"/>
                <w:b w:val="0"/>
                <w:bCs w:val="0"/>
                <w:szCs w:val="20"/>
              </w:rPr>
            </w:pPr>
          </w:p>
        </w:tc>
        <w:tc>
          <w:tcPr>
            <w:tcW w:w="5698" w:type="dxa"/>
            <w:gridSpan w:val="3"/>
            <w:shd w:val="clear" w:color="auto" w:fill="FFFFFF" w:themeFill="background1"/>
          </w:tcPr>
          <w:p w14:paraId="1C7A7689" w14:textId="79334CE5" w:rsidR="00F411A9" w:rsidRDefault="00F411A9"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Log the</w:t>
            </w:r>
            <w:r w:rsidR="00925654">
              <w:rPr>
                <w:rFonts w:cstheme="minorHAnsi"/>
                <w:szCs w:val="20"/>
              </w:rPr>
              <w:t xml:space="preserve"> </w:t>
            </w:r>
            <w:r w:rsidR="00DD64F8">
              <w:rPr>
                <w:rFonts w:cstheme="minorHAnsi"/>
                <w:szCs w:val="20"/>
              </w:rPr>
              <w:t>thresholds</w:t>
            </w:r>
            <w:r w:rsidR="00925654">
              <w:rPr>
                <w:rFonts w:cstheme="minorHAnsi"/>
                <w:szCs w:val="20"/>
              </w:rPr>
              <w:t xml:space="preserve"> and </w:t>
            </w:r>
            <w:r>
              <w:rPr>
                <w:rFonts w:cstheme="minorHAnsi"/>
                <w:szCs w:val="20"/>
              </w:rPr>
              <w:t>hyster</w:t>
            </w:r>
            <w:r w:rsidR="00CD1ABE">
              <w:rPr>
                <w:rFonts w:cstheme="minorHAnsi"/>
                <w:szCs w:val="20"/>
              </w:rPr>
              <w:t>esis of each pin</w:t>
            </w:r>
          </w:p>
        </w:tc>
        <w:tc>
          <w:tcPr>
            <w:tcW w:w="1518" w:type="dxa"/>
            <w:gridSpan w:val="2"/>
            <w:shd w:val="clear" w:color="auto" w:fill="FFFFFF" w:themeFill="background1"/>
          </w:tcPr>
          <w:p w14:paraId="21222D67" w14:textId="77777777" w:rsidR="00F411A9" w:rsidRPr="00AE4266" w:rsidRDefault="00F411A9"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373494C5" w14:textId="77777777" w:rsidR="00F411A9" w:rsidRPr="00AE4266" w:rsidRDefault="00F411A9"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C47CCE" w:rsidRPr="00AE4266" w14:paraId="661E91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2631F8B2" w14:textId="77777777" w:rsidR="00C47CCE" w:rsidRPr="00AE4266" w:rsidRDefault="00C47CCE" w:rsidP="00C47CCE">
            <w:pPr>
              <w:pStyle w:val="Table-small"/>
              <w:rPr>
                <w:rFonts w:cstheme="minorHAnsi"/>
                <w:szCs w:val="20"/>
              </w:rPr>
            </w:pPr>
            <w:r w:rsidRPr="00AE4266">
              <w:rPr>
                <w:rFonts w:cstheme="minorHAnsi"/>
                <w:color w:val="FFFFFF" w:themeColor="background1"/>
                <w:sz w:val="22"/>
                <w:szCs w:val="22"/>
              </w:rPr>
              <w:t>Notes</w:t>
            </w:r>
          </w:p>
        </w:tc>
      </w:tr>
      <w:tr w:rsidR="00C47CCE" w:rsidRPr="00AE4266" w14:paraId="15BA7068"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3DB9A34C" w14:textId="7A17D729" w:rsidR="00C47CCE" w:rsidRPr="00AE4266" w:rsidRDefault="00423ED9" w:rsidP="00C47CCE">
            <w:pPr>
              <w:pStyle w:val="Table-small"/>
              <w:rPr>
                <w:rFonts w:cstheme="minorHAnsi"/>
                <w:b w:val="0"/>
                <w:bCs w:val="0"/>
                <w:szCs w:val="20"/>
              </w:rPr>
            </w:pPr>
            <w:r>
              <w:rPr>
                <w:rFonts w:cstheme="minorHAnsi"/>
                <w:b w:val="0"/>
                <w:bCs w:val="0"/>
                <w:szCs w:val="20"/>
              </w:rPr>
              <w:t xml:space="preserve">To save test time, during </w:t>
            </w:r>
            <w:r w:rsidR="0092515F">
              <w:rPr>
                <w:rFonts w:cstheme="minorHAnsi"/>
                <w:b w:val="0"/>
                <w:bCs w:val="0"/>
                <w:szCs w:val="20"/>
              </w:rPr>
              <w:t>production testing the input sweep can be replaced by go/no-go testing</w:t>
            </w:r>
          </w:p>
        </w:tc>
      </w:tr>
      <w:tr w:rsidR="00C47CCE" w:rsidRPr="00AE4266" w14:paraId="6B258C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2C76F86F" w14:textId="77777777" w:rsidR="00C47CCE" w:rsidRPr="00AE4266" w:rsidRDefault="00C47CCE" w:rsidP="00C47CCE">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C47CCE" w:rsidRPr="00AE4266" w14:paraId="603446DC"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1A7B6EE6" w14:textId="77777777" w:rsidR="00C47CCE" w:rsidRPr="00AE4266" w:rsidRDefault="00C47CCE" w:rsidP="00C47CCE">
            <w:pPr>
              <w:pStyle w:val="Table-small"/>
              <w:rPr>
                <w:rFonts w:cstheme="minorHAnsi"/>
                <w:szCs w:val="20"/>
              </w:rPr>
            </w:pPr>
            <w:r w:rsidRPr="00AE4266">
              <w:rPr>
                <w:rFonts w:cstheme="minorHAnsi"/>
                <w:sz w:val="22"/>
                <w:szCs w:val="22"/>
              </w:rPr>
              <w:t xml:space="preserve">ID </w:t>
            </w:r>
          </w:p>
        </w:tc>
        <w:tc>
          <w:tcPr>
            <w:tcW w:w="4756" w:type="dxa"/>
            <w:shd w:val="clear" w:color="auto" w:fill="C5C2C2" w:themeFill="accent3" w:themeFillTint="66"/>
          </w:tcPr>
          <w:p w14:paraId="0C5A37D0" w14:textId="77777777" w:rsidR="00C47CCE" w:rsidRPr="00AE4266" w:rsidRDefault="00C47CCE"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933" w:type="dxa"/>
            <w:shd w:val="clear" w:color="auto" w:fill="C5C2C2" w:themeFill="accent3" w:themeFillTint="66"/>
          </w:tcPr>
          <w:p w14:paraId="7C1BDA42" w14:textId="77777777" w:rsidR="00C47CCE" w:rsidRPr="00AE4266" w:rsidRDefault="00C47CCE"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983" w:type="dxa"/>
            <w:gridSpan w:val="2"/>
            <w:shd w:val="clear" w:color="auto" w:fill="C5C2C2" w:themeFill="accent3" w:themeFillTint="66"/>
          </w:tcPr>
          <w:p w14:paraId="539122EA" w14:textId="77777777" w:rsidR="00C47CCE" w:rsidRPr="00AE4266" w:rsidRDefault="00C47CCE"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901" w:type="dxa"/>
            <w:gridSpan w:val="2"/>
            <w:shd w:val="clear" w:color="auto" w:fill="C5C2C2" w:themeFill="accent3" w:themeFillTint="66"/>
          </w:tcPr>
          <w:p w14:paraId="01F55E7A" w14:textId="77777777" w:rsidR="00C47CCE" w:rsidRPr="00AE4266" w:rsidRDefault="00C47CCE"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927" w:type="dxa"/>
            <w:shd w:val="clear" w:color="auto" w:fill="C5C2C2" w:themeFill="accent3" w:themeFillTint="66"/>
          </w:tcPr>
          <w:p w14:paraId="3D361E46" w14:textId="77777777" w:rsidR="00C47CCE" w:rsidRPr="00AE4266" w:rsidRDefault="00C47CCE"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C47CCE" w:rsidRPr="00AE4266" w14:paraId="2E5A64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508F5830" w14:textId="47DB1C6E" w:rsidR="00C47CCE" w:rsidRPr="00AE4266" w:rsidRDefault="007824CD" w:rsidP="00C47CCE">
            <w:pPr>
              <w:pStyle w:val="Table-small"/>
              <w:rPr>
                <w:rFonts w:cstheme="minorHAnsi"/>
                <w:b w:val="0"/>
                <w:bCs w:val="0"/>
                <w:szCs w:val="20"/>
              </w:rPr>
            </w:pPr>
            <w:r>
              <w:t>M000</w:t>
            </w:r>
            <w:r w:rsidR="0032760B">
              <w:t>7</w:t>
            </w:r>
          </w:p>
        </w:tc>
        <w:tc>
          <w:tcPr>
            <w:tcW w:w="4756" w:type="dxa"/>
            <w:shd w:val="clear" w:color="auto" w:fill="FFFFFF" w:themeFill="background1"/>
          </w:tcPr>
          <w:p w14:paraId="2637035A" w14:textId="090B9360" w:rsidR="00C47CCE" w:rsidRPr="00AE4266" w:rsidRDefault="00C47CCE"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VIH</w:t>
            </w:r>
          </w:p>
        </w:tc>
        <w:tc>
          <w:tcPr>
            <w:tcW w:w="933" w:type="dxa"/>
            <w:shd w:val="clear" w:color="auto" w:fill="FFFFFF" w:themeFill="background1"/>
          </w:tcPr>
          <w:p w14:paraId="27886C56" w14:textId="3A4017AE" w:rsidR="00C47CCE" w:rsidRPr="00AE4266" w:rsidRDefault="00C47CCE"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V</w:t>
            </w:r>
          </w:p>
        </w:tc>
        <w:tc>
          <w:tcPr>
            <w:tcW w:w="983" w:type="dxa"/>
            <w:gridSpan w:val="2"/>
            <w:shd w:val="clear" w:color="auto" w:fill="FFFFFF" w:themeFill="background1"/>
          </w:tcPr>
          <w:p w14:paraId="37B0F483" w14:textId="77777777" w:rsidR="00C47CCE" w:rsidRPr="00AE4266" w:rsidRDefault="00C47CCE"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1" w:type="dxa"/>
            <w:gridSpan w:val="2"/>
            <w:shd w:val="clear" w:color="auto" w:fill="FFFFFF" w:themeFill="background1"/>
          </w:tcPr>
          <w:p w14:paraId="1AA11431" w14:textId="77777777" w:rsidR="00C47CCE" w:rsidRPr="00AE4266" w:rsidRDefault="00C47CCE"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27" w:type="dxa"/>
            <w:shd w:val="clear" w:color="auto" w:fill="FFFFFF" w:themeFill="background1"/>
          </w:tcPr>
          <w:p w14:paraId="30906408" w14:textId="77777777" w:rsidR="00C47CCE" w:rsidRPr="00AE4266" w:rsidRDefault="00C47CCE"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C47CCE" w:rsidRPr="00AE4266" w14:paraId="6CD0E3EC"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03F70D7" w14:textId="6ACD2BD4" w:rsidR="00C47CCE" w:rsidRPr="00AE4266" w:rsidRDefault="007824CD" w:rsidP="00C47CCE">
            <w:pPr>
              <w:pStyle w:val="Table-small"/>
            </w:pPr>
            <w:r>
              <w:t>M000</w:t>
            </w:r>
            <w:r w:rsidR="0032760B">
              <w:t>8</w:t>
            </w:r>
          </w:p>
        </w:tc>
        <w:tc>
          <w:tcPr>
            <w:tcW w:w="4756" w:type="dxa"/>
            <w:shd w:val="clear" w:color="auto" w:fill="FFFFFF" w:themeFill="background1"/>
          </w:tcPr>
          <w:p w14:paraId="5CD8BE46" w14:textId="49A7F054" w:rsidR="00C47CCE" w:rsidRPr="00AE4266" w:rsidRDefault="00C47CCE"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VIL</w:t>
            </w:r>
          </w:p>
        </w:tc>
        <w:tc>
          <w:tcPr>
            <w:tcW w:w="933" w:type="dxa"/>
            <w:shd w:val="clear" w:color="auto" w:fill="FFFFFF" w:themeFill="background1"/>
          </w:tcPr>
          <w:p w14:paraId="020858ED" w14:textId="47D93AB6" w:rsidR="00C47CCE" w:rsidRPr="00AE4266" w:rsidRDefault="00C47CCE"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V</w:t>
            </w:r>
          </w:p>
        </w:tc>
        <w:tc>
          <w:tcPr>
            <w:tcW w:w="983" w:type="dxa"/>
            <w:gridSpan w:val="2"/>
            <w:shd w:val="clear" w:color="auto" w:fill="FFFFFF" w:themeFill="background1"/>
          </w:tcPr>
          <w:p w14:paraId="1548393E" w14:textId="77777777" w:rsidR="00C47CCE" w:rsidRPr="00AE4266" w:rsidRDefault="00C47CCE"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1" w:type="dxa"/>
            <w:gridSpan w:val="2"/>
            <w:shd w:val="clear" w:color="auto" w:fill="FFFFFF" w:themeFill="background1"/>
          </w:tcPr>
          <w:p w14:paraId="0EC8BB66" w14:textId="77777777" w:rsidR="00C47CCE" w:rsidRPr="00AE4266" w:rsidRDefault="00C47CCE"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27" w:type="dxa"/>
            <w:shd w:val="clear" w:color="auto" w:fill="FFFFFF" w:themeFill="background1"/>
          </w:tcPr>
          <w:p w14:paraId="45C9E131" w14:textId="77777777" w:rsidR="00C47CCE" w:rsidRPr="00AE4266" w:rsidRDefault="00C47CCE" w:rsidP="00C47CC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A158BF" w:rsidRPr="00AE4266" w14:paraId="402C83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6AE77BC0" w14:textId="55CAD1B2" w:rsidR="00A158BF" w:rsidRDefault="00F411A9" w:rsidP="00C47CCE">
            <w:pPr>
              <w:pStyle w:val="Table-small"/>
            </w:pPr>
            <w:r>
              <w:t>M</w:t>
            </w:r>
            <w:r w:rsidR="00FF786F">
              <w:t>0035</w:t>
            </w:r>
          </w:p>
        </w:tc>
        <w:tc>
          <w:tcPr>
            <w:tcW w:w="4756" w:type="dxa"/>
            <w:shd w:val="clear" w:color="auto" w:fill="FFFFFF" w:themeFill="background1"/>
          </w:tcPr>
          <w:p w14:paraId="4D835F86" w14:textId="5FBC2CCA" w:rsidR="00A158BF" w:rsidRPr="00AE4266" w:rsidRDefault="00A158BF"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Hyst</w:t>
            </w:r>
          </w:p>
        </w:tc>
        <w:tc>
          <w:tcPr>
            <w:tcW w:w="933" w:type="dxa"/>
            <w:shd w:val="clear" w:color="auto" w:fill="FFFFFF" w:themeFill="background1"/>
          </w:tcPr>
          <w:p w14:paraId="43F46B60" w14:textId="527E7214" w:rsidR="00A158BF" w:rsidRPr="00AE4266" w:rsidRDefault="00F411A9"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w:t>
            </w:r>
          </w:p>
        </w:tc>
        <w:tc>
          <w:tcPr>
            <w:tcW w:w="983" w:type="dxa"/>
            <w:gridSpan w:val="2"/>
            <w:shd w:val="clear" w:color="auto" w:fill="FFFFFF" w:themeFill="background1"/>
          </w:tcPr>
          <w:p w14:paraId="12C81799" w14:textId="77777777" w:rsidR="00A158BF" w:rsidRPr="00AE4266" w:rsidRDefault="00A158BF"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1" w:type="dxa"/>
            <w:gridSpan w:val="2"/>
            <w:shd w:val="clear" w:color="auto" w:fill="FFFFFF" w:themeFill="background1"/>
          </w:tcPr>
          <w:p w14:paraId="213DF444" w14:textId="77777777" w:rsidR="00A158BF" w:rsidRPr="00AE4266" w:rsidRDefault="00A158BF"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27" w:type="dxa"/>
            <w:shd w:val="clear" w:color="auto" w:fill="FFFFFF" w:themeFill="background1"/>
          </w:tcPr>
          <w:p w14:paraId="60D0AA92" w14:textId="77777777" w:rsidR="00A158BF" w:rsidRPr="00AE4266" w:rsidRDefault="00A158BF" w:rsidP="00C47CC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bl>
    <w:p w14:paraId="0A194B57" w14:textId="77777777" w:rsidR="009A5151" w:rsidRPr="00AE4266" w:rsidRDefault="009A5151" w:rsidP="009A5151">
      <w:pPr>
        <w:rPr>
          <w:lang w:eastAsia="en-US"/>
        </w:rPr>
      </w:pPr>
    </w:p>
    <w:p w14:paraId="113D37E7" w14:textId="13DDC623" w:rsidR="004D4576" w:rsidRPr="00AE4266" w:rsidRDefault="007824CD" w:rsidP="004D4576">
      <w:pPr>
        <w:pStyle w:val="Heading2"/>
        <w:rPr>
          <w:lang w:eastAsia="en-US"/>
        </w:rPr>
      </w:pPr>
      <w:bookmarkStart w:id="157" w:name="_Ref196470631"/>
      <w:bookmarkStart w:id="158" w:name="_Toc211426743"/>
      <w:r>
        <w:t>T000</w:t>
      </w:r>
      <w:r w:rsidR="000A6793">
        <w:t>7</w:t>
      </w:r>
      <w:r w:rsidR="00FA3CD6">
        <w:t xml:space="preserve">: </w:t>
      </w:r>
      <w:r w:rsidR="004D4576" w:rsidRPr="00AE4266">
        <w:rPr>
          <w:lang w:eastAsia="en-US"/>
        </w:rPr>
        <w:t>Output drive-strength</w:t>
      </w:r>
      <w:bookmarkEnd w:id="157"/>
      <w:bookmarkEnd w:id="158"/>
    </w:p>
    <w:p w14:paraId="19315E39" w14:textId="1AC9ABF9" w:rsidR="0042484C" w:rsidRPr="00AE4266" w:rsidRDefault="0042484C" w:rsidP="0042484C">
      <w:pPr>
        <w:pStyle w:val="Caption"/>
        <w:keepNext/>
        <w:rPr>
          <w:lang w:val="en-GB"/>
        </w:rPr>
      </w:pPr>
      <w:bookmarkStart w:id="159" w:name="_Toc211426688"/>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18</w:t>
      </w:r>
      <w:r w:rsidRPr="00AE4266">
        <w:rPr>
          <w:lang w:val="en-GB"/>
        </w:rPr>
        <w:fldChar w:fldCharType="end"/>
      </w:r>
      <w:r w:rsidRPr="00AE4266">
        <w:rPr>
          <w:lang w:val="en-GB"/>
        </w:rPr>
        <w:t xml:space="preserve">: </w:t>
      </w:r>
      <w:r w:rsidRPr="00AE4266">
        <w:rPr>
          <w:lang w:val="en-GB"/>
        </w:rPr>
        <w:fldChar w:fldCharType="begin"/>
      </w:r>
      <w:r w:rsidRPr="00AE4266">
        <w:rPr>
          <w:lang w:val="en-GB"/>
        </w:rPr>
        <w:instrText xml:space="preserve"> REF _Ref196470631 </w:instrText>
      </w:r>
      <w:r w:rsidRPr="00AE4266">
        <w:rPr>
          <w:lang w:val="en-GB"/>
        </w:rPr>
        <w:fldChar w:fldCharType="separate"/>
      </w:r>
      <w:r w:rsidRPr="00AE4266">
        <w:rPr>
          <w:lang w:val="en-GB"/>
        </w:rPr>
        <w:t>Output drive-strength</w:t>
      </w:r>
      <w:r w:rsidRPr="00AE4266">
        <w:rPr>
          <w:lang w:val="en-GB"/>
        </w:rPr>
        <w:fldChar w:fldCharType="end"/>
      </w:r>
      <w:r w:rsidRPr="00AE4266">
        <w:rPr>
          <w:lang w:val="en-GB"/>
        </w:rPr>
        <w:t xml:space="preserve"> overview</w:t>
      </w:r>
      <w:bookmarkEnd w:id="159"/>
    </w:p>
    <w:tbl>
      <w:tblPr>
        <w:tblStyle w:val="GridTable4-Accent3"/>
        <w:tblW w:w="0" w:type="auto"/>
        <w:tblLook w:val="04A0" w:firstRow="1" w:lastRow="0" w:firstColumn="1" w:lastColumn="0" w:noHBand="0" w:noVBand="1"/>
      </w:tblPr>
      <w:tblGrid>
        <w:gridCol w:w="1129"/>
        <w:gridCol w:w="4756"/>
        <w:gridCol w:w="933"/>
        <w:gridCol w:w="9"/>
        <w:gridCol w:w="974"/>
        <w:gridCol w:w="544"/>
        <w:gridCol w:w="357"/>
        <w:gridCol w:w="927"/>
      </w:tblGrid>
      <w:tr w:rsidR="004D4576" w:rsidRPr="00AE4266" w14:paraId="6D150B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50D095F0" w14:textId="77777777" w:rsidR="004D4576" w:rsidRPr="00AE4266" w:rsidRDefault="004D4576">
            <w:pPr>
              <w:pStyle w:val="Table-small"/>
              <w:rPr>
                <w:rFonts w:cstheme="minorHAnsi"/>
                <w:sz w:val="22"/>
                <w:szCs w:val="18"/>
              </w:rPr>
            </w:pPr>
            <w:r w:rsidRPr="00AE4266">
              <w:rPr>
                <w:rFonts w:cstheme="minorHAnsi"/>
                <w:sz w:val="22"/>
                <w:szCs w:val="18"/>
              </w:rPr>
              <w:t xml:space="preserve">Test Description </w:t>
            </w:r>
          </w:p>
        </w:tc>
      </w:tr>
      <w:tr w:rsidR="004D4576" w:rsidRPr="00AE4266" w14:paraId="765350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5B58BCE4" w14:textId="12D2FEBE" w:rsidR="004D4576" w:rsidRPr="00AE4266" w:rsidRDefault="00616E8F">
            <w:pPr>
              <w:pStyle w:val="Table-small"/>
              <w:rPr>
                <w:rFonts w:cstheme="minorHAnsi"/>
                <w:b w:val="0"/>
              </w:rPr>
            </w:pPr>
            <w:r w:rsidRPr="00AE4266">
              <w:rPr>
                <w:rFonts w:cstheme="minorHAnsi"/>
                <w:b w:val="0"/>
                <w:bCs w:val="0"/>
              </w:rPr>
              <w:t>Measure the current that can be sunk by the Pgood.</w:t>
            </w:r>
          </w:p>
        </w:tc>
      </w:tr>
      <w:tr w:rsidR="004D4576" w:rsidRPr="00AE4266" w14:paraId="5E13D678"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19EAC1A7" w14:textId="77777777" w:rsidR="004D4576" w:rsidRPr="00AE4266" w:rsidRDefault="004D4576">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4D4576" w:rsidRPr="00AE4266" w14:paraId="1E7585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3A179947" w14:textId="6840DA1D" w:rsidR="004D4576" w:rsidRPr="00AE4266" w:rsidRDefault="007B2BAB" w:rsidP="004D4576">
            <w:pPr>
              <w:pStyle w:val="ListParagraph"/>
              <w:numPr>
                <w:ilvl w:val="0"/>
                <w:numId w:val="19"/>
              </w:numPr>
              <w:spacing w:before="20" w:after="20"/>
              <w:rPr>
                <w:b w:val="0"/>
                <w:bCs w:val="0"/>
                <w:sz w:val="20"/>
                <w:szCs w:val="14"/>
              </w:rPr>
            </w:pPr>
            <w:r w:rsidRPr="00AE4266">
              <w:rPr>
                <w:b w:val="0"/>
                <w:bCs w:val="0"/>
                <w:sz w:val="20"/>
                <w:szCs w:val="14"/>
              </w:rPr>
              <w:t xml:space="preserve">Current Measurement: </w:t>
            </w:r>
            <w:r w:rsidR="00FE1601" w:rsidRPr="00AE4266">
              <w:rPr>
                <w:b w:val="0"/>
                <w:bCs w:val="0"/>
                <w:sz w:val="20"/>
                <w:szCs w:val="14"/>
              </w:rPr>
              <w:t>accuracy: 500nA, range 100uA</w:t>
            </w:r>
          </w:p>
          <w:p w14:paraId="366010E9" w14:textId="084083BC" w:rsidR="004D4576" w:rsidRPr="00AE4266" w:rsidRDefault="004D4576" w:rsidP="004D4576">
            <w:pPr>
              <w:pStyle w:val="ListParagraph"/>
              <w:numPr>
                <w:ilvl w:val="0"/>
                <w:numId w:val="19"/>
              </w:numPr>
              <w:spacing w:before="20" w:after="20"/>
            </w:pPr>
            <w:r w:rsidRPr="00AE4266">
              <w:rPr>
                <w:b w:val="0"/>
                <w:bCs w:val="0"/>
                <w:sz w:val="20"/>
                <w:szCs w:val="14"/>
              </w:rPr>
              <w:lastRenderedPageBreak/>
              <w:t xml:space="preserve">Voltage source: accuracy: 10mV, range: 3.3V, </w:t>
            </w:r>
            <w:r w:rsidR="00556936">
              <w:rPr>
                <w:b w:val="0"/>
                <w:bCs w:val="0"/>
                <w:sz w:val="20"/>
                <w:szCs w:val="14"/>
              </w:rPr>
              <w:t>points:[50mV, 500mV, 3.3V]</w:t>
            </w:r>
            <w:r w:rsidR="009B1352" w:rsidRPr="00AE4266">
              <w:rPr>
                <w:b w:val="0"/>
                <w:bCs w:val="0"/>
                <w:sz w:val="20"/>
                <w:szCs w:val="14"/>
              </w:rPr>
              <w:t xml:space="preserve">, </w:t>
            </w:r>
            <w:r w:rsidR="009B1352" w:rsidRPr="00AE4266">
              <w:rPr>
                <w:sz w:val="20"/>
                <w:szCs w:val="14"/>
              </w:rPr>
              <w:t>CC</w:t>
            </w:r>
            <w:r w:rsidR="007B2BAB" w:rsidRPr="00AE4266">
              <w:rPr>
                <w:sz w:val="20"/>
                <w:szCs w:val="14"/>
              </w:rPr>
              <w:t>:50μA</w:t>
            </w:r>
          </w:p>
        </w:tc>
      </w:tr>
      <w:tr w:rsidR="004D4576" w:rsidRPr="00AE4266" w14:paraId="24515C78"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344DB624" w14:textId="77777777" w:rsidR="004D4576" w:rsidRPr="00AE4266" w:rsidRDefault="004D4576">
            <w:pPr>
              <w:pStyle w:val="Table-small"/>
              <w:rPr>
                <w:rFonts w:cstheme="minorHAnsi"/>
                <w:sz w:val="22"/>
                <w:szCs w:val="18"/>
              </w:rPr>
            </w:pPr>
            <w:r w:rsidRPr="00AE4266">
              <w:rPr>
                <w:rFonts w:cstheme="minorHAnsi"/>
                <w:color w:val="FFFFFF" w:themeColor="background1"/>
                <w:sz w:val="22"/>
                <w:szCs w:val="18"/>
              </w:rPr>
              <w:lastRenderedPageBreak/>
              <w:t>Test Procedure</w:t>
            </w:r>
          </w:p>
        </w:tc>
      </w:tr>
      <w:tr w:rsidR="004D4576" w:rsidRPr="00AE4266" w14:paraId="5D3FFD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605535D1" w14:textId="77777777" w:rsidR="004D4576" w:rsidRPr="00AE4266" w:rsidRDefault="004D4576">
            <w:pPr>
              <w:pStyle w:val="Table-small"/>
              <w:rPr>
                <w:rFonts w:cstheme="minorHAnsi"/>
                <w:sz w:val="22"/>
                <w:szCs w:val="18"/>
              </w:rPr>
            </w:pPr>
            <w:r w:rsidRPr="00AE4266">
              <w:rPr>
                <w:rFonts w:cstheme="minorHAnsi"/>
                <w:sz w:val="22"/>
                <w:szCs w:val="18"/>
              </w:rPr>
              <w:t>Step</w:t>
            </w:r>
          </w:p>
        </w:tc>
        <w:tc>
          <w:tcPr>
            <w:tcW w:w="5698" w:type="dxa"/>
            <w:gridSpan w:val="3"/>
            <w:shd w:val="clear" w:color="auto" w:fill="C5C2C2" w:themeFill="accent3" w:themeFillTint="66"/>
          </w:tcPr>
          <w:p w14:paraId="3FFE850B" w14:textId="77777777" w:rsidR="004D4576" w:rsidRPr="00AE4266" w:rsidRDefault="004D4576">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c>
          <w:tcPr>
            <w:tcW w:w="1518" w:type="dxa"/>
            <w:gridSpan w:val="2"/>
            <w:shd w:val="clear" w:color="auto" w:fill="C5C2C2" w:themeFill="accent3" w:themeFillTint="66"/>
          </w:tcPr>
          <w:p w14:paraId="2242C2FA" w14:textId="6E625121" w:rsidR="004D4576" w:rsidRPr="00AE4266" w:rsidRDefault="001079E5">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Mux</w:t>
            </w:r>
            <w:r w:rsidR="004D4576" w:rsidRPr="00AE4266">
              <w:rPr>
                <w:rFonts w:cstheme="minorHAnsi"/>
                <w:b/>
                <w:bCs/>
                <w:sz w:val="22"/>
                <w:szCs w:val="18"/>
              </w:rPr>
              <w:t xml:space="preserve"> parameter</w:t>
            </w:r>
          </w:p>
        </w:tc>
        <w:tc>
          <w:tcPr>
            <w:tcW w:w="1284" w:type="dxa"/>
            <w:gridSpan w:val="2"/>
            <w:shd w:val="clear" w:color="auto" w:fill="C5C2C2" w:themeFill="accent3" w:themeFillTint="66"/>
          </w:tcPr>
          <w:p w14:paraId="763EAB56" w14:textId="2976B262" w:rsidR="004D4576" w:rsidRPr="00AE4266" w:rsidRDefault="00696C1D">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Code</w:t>
            </w:r>
          </w:p>
        </w:tc>
      </w:tr>
      <w:tr w:rsidR="004D4576" w:rsidRPr="00AE4266" w14:paraId="171635F8"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ADE8A44" w14:textId="77777777" w:rsidR="004D4576" w:rsidRPr="00AE4266" w:rsidRDefault="004D4576" w:rsidP="00093E1F">
            <w:pPr>
              <w:pStyle w:val="Table-small"/>
              <w:numPr>
                <w:ilvl w:val="0"/>
                <w:numId w:val="29"/>
              </w:numPr>
              <w:rPr>
                <w:rFonts w:cstheme="minorHAnsi"/>
                <w:b w:val="0"/>
                <w:bCs w:val="0"/>
                <w:szCs w:val="20"/>
              </w:rPr>
            </w:pPr>
          </w:p>
        </w:tc>
        <w:tc>
          <w:tcPr>
            <w:tcW w:w="5698" w:type="dxa"/>
            <w:gridSpan w:val="3"/>
            <w:shd w:val="clear" w:color="auto" w:fill="FFFFFF" w:themeFill="background1"/>
          </w:tcPr>
          <w:p w14:paraId="466B4425" w14:textId="77777777" w:rsidR="004D4576" w:rsidRPr="00AE4266" w:rsidRDefault="004D457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Pr="00AE4266">
              <w:rPr>
                <w:rFonts w:cstheme="minorHAnsi"/>
                <w:szCs w:val="20"/>
              </w:rPr>
              <w:fldChar w:fldCharType="begin"/>
            </w:r>
            <w:r w:rsidRPr="00AE4266">
              <w:rPr>
                <w:rFonts w:cstheme="minorHAnsi"/>
                <w:szCs w:val="20"/>
              </w:rPr>
              <w:instrText xml:space="preserve"> REF  routine_park \h  \* MERGEFORMAT </w:instrText>
            </w:r>
            <w:r w:rsidRPr="00AE4266">
              <w:rPr>
                <w:rFonts w:cstheme="minorHAnsi"/>
                <w:szCs w:val="20"/>
              </w:rPr>
            </w:r>
            <w:r w:rsidRPr="00AE4266">
              <w:rPr>
                <w:rFonts w:cstheme="minorHAnsi"/>
                <w:szCs w:val="20"/>
              </w:rPr>
              <w:fldChar w:fldCharType="separate"/>
            </w:r>
            <w:r w:rsidRPr="00AE4266">
              <w:rPr>
                <w:rFonts w:cstheme="minorHAnsi"/>
              </w:rPr>
              <w:t>Park state</w:t>
            </w:r>
            <w:r w:rsidRPr="00AE4266">
              <w:rPr>
                <w:rFonts w:cstheme="minorHAnsi"/>
                <w:szCs w:val="20"/>
              </w:rPr>
              <w:fldChar w:fldCharType="end"/>
            </w:r>
          </w:p>
        </w:tc>
        <w:tc>
          <w:tcPr>
            <w:tcW w:w="1518" w:type="dxa"/>
            <w:gridSpan w:val="2"/>
            <w:shd w:val="clear" w:color="auto" w:fill="FFFFFF" w:themeFill="background1"/>
          </w:tcPr>
          <w:p w14:paraId="1C221995" w14:textId="77777777" w:rsidR="004D4576" w:rsidRPr="00AE4266" w:rsidRDefault="004D457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633C304F" w14:textId="77777777" w:rsidR="004D4576" w:rsidRPr="00AE4266" w:rsidRDefault="004D457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E2243A" w:rsidRPr="00AE4266" w14:paraId="7540AC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2B019A9F" w14:textId="77777777" w:rsidR="00E2243A" w:rsidRPr="00AE4266" w:rsidRDefault="00E2243A" w:rsidP="00093E1F">
            <w:pPr>
              <w:pStyle w:val="Table-small"/>
              <w:numPr>
                <w:ilvl w:val="0"/>
                <w:numId w:val="29"/>
              </w:numPr>
              <w:rPr>
                <w:rFonts w:cstheme="minorHAnsi"/>
                <w:b w:val="0"/>
                <w:bCs w:val="0"/>
                <w:szCs w:val="20"/>
              </w:rPr>
            </w:pPr>
          </w:p>
        </w:tc>
        <w:tc>
          <w:tcPr>
            <w:tcW w:w="5698" w:type="dxa"/>
            <w:gridSpan w:val="3"/>
            <w:shd w:val="clear" w:color="auto" w:fill="FFFFFF" w:themeFill="background1"/>
          </w:tcPr>
          <w:p w14:paraId="77958EE3" w14:textId="379810ED" w:rsidR="00E2243A" w:rsidRPr="00AE4266" w:rsidRDefault="00B52D5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Disconnect pull-up on Pgood</w:t>
            </w:r>
          </w:p>
        </w:tc>
        <w:tc>
          <w:tcPr>
            <w:tcW w:w="1518" w:type="dxa"/>
            <w:gridSpan w:val="2"/>
            <w:shd w:val="clear" w:color="auto" w:fill="FFFFFF" w:themeFill="background1"/>
          </w:tcPr>
          <w:p w14:paraId="3F97A575" w14:textId="7DA22DC7" w:rsidR="00E2243A" w:rsidRPr="00AE4266" w:rsidRDefault="0047018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Pgood_res</w:t>
            </w:r>
          </w:p>
        </w:tc>
        <w:tc>
          <w:tcPr>
            <w:tcW w:w="1284" w:type="dxa"/>
            <w:gridSpan w:val="2"/>
            <w:shd w:val="clear" w:color="auto" w:fill="FFFFFF" w:themeFill="background1"/>
          </w:tcPr>
          <w:p w14:paraId="37B3513F" w14:textId="6A488A03" w:rsidR="00E2243A" w:rsidRPr="00AE4266" w:rsidRDefault="004D750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0x0</w:t>
            </w:r>
          </w:p>
        </w:tc>
      </w:tr>
      <w:tr w:rsidR="004D4576" w:rsidRPr="00AE4266" w14:paraId="06CDEBC0"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A213AD1" w14:textId="77777777" w:rsidR="004D4576" w:rsidRPr="00AE4266" w:rsidRDefault="004D4576" w:rsidP="00093E1F">
            <w:pPr>
              <w:pStyle w:val="Table-small"/>
              <w:numPr>
                <w:ilvl w:val="0"/>
                <w:numId w:val="29"/>
              </w:numPr>
              <w:rPr>
                <w:rFonts w:cstheme="minorHAnsi"/>
                <w:b w:val="0"/>
                <w:bCs w:val="0"/>
                <w:szCs w:val="20"/>
              </w:rPr>
            </w:pPr>
          </w:p>
        </w:tc>
        <w:tc>
          <w:tcPr>
            <w:tcW w:w="5698" w:type="dxa"/>
            <w:gridSpan w:val="3"/>
            <w:shd w:val="clear" w:color="auto" w:fill="FFFFFF" w:themeFill="background1"/>
          </w:tcPr>
          <w:p w14:paraId="77DA47F4" w14:textId="583A4620" w:rsidR="004D4576" w:rsidRPr="00AE4266" w:rsidRDefault="004D457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Select pin </w:t>
            </w:r>
            <w:r w:rsidR="00A24BDE" w:rsidRPr="00AE4266">
              <w:rPr>
                <w:rFonts w:cstheme="minorHAnsi"/>
                <w:szCs w:val="20"/>
              </w:rPr>
              <w:t xml:space="preserve">Pgood </w:t>
            </w:r>
            <w:r w:rsidRPr="00AE4266">
              <w:rPr>
                <w:rFonts w:cstheme="minorHAnsi"/>
                <w:szCs w:val="20"/>
              </w:rPr>
              <w:t>to be force</w:t>
            </w:r>
            <w:r w:rsidR="00A24BDE" w:rsidRPr="00AE4266">
              <w:rPr>
                <w:rFonts w:cstheme="minorHAnsi"/>
                <w:szCs w:val="20"/>
              </w:rPr>
              <w:t>-sensed</w:t>
            </w:r>
            <w:r w:rsidRPr="00AE4266">
              <w:rPr>
                <w:rFonts w:cstheme="minorHAnsi"/>
                <w:szCs w:val="20"/>
              </w:rPr>
              <w:t xml:space="preserve"> by the SMU</w:t>
            </w:r>
          </w:p>
        </w:tc>
        <w:tc>
          <w:tcPr>
            <w:tcW w:w="1518" w:type="dxa"/>
            <w:gridSpan w:val="2"/>
            <w:shd w:val="clear" w:color="auto" w:fill="FFFFFF" w:themeFill="background1"/>
          </w:tcPr>
          <w:p w14:paraId="0C07484A" w14:textId="72C6ACE2" w:rsidR="004D4576" w:rsidRPr="00AE4266" w:rsidRDefault="0082715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Ext_trim</w:t>
            </w:r>
          </w:p>
        </w:tc>
        <w:tc>
          <w:tcPr>
            <w:tcW w:w="1284" w:type="dxa"/>
            <w:gridSpan w:val="2"/>
            <w:shd w:val="clear" w:color="auto" w:fill="FFFFFF" w:themeFill="background1"/>
          </w:tcPr>
          <w:p w14:paraId="0E6D010C" w14:textId="4AC5C7D1" w:rsidR="004D4576" w:rsidRPr="00AE4266" w:rsidRDefault="0082715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0x6</w:t>
            </w:r>
          </w:p>
        </w:tc>
      </w:tr>
      <w:tr w:rsidR="004D4576" w:rsidRPr="00AE4266" w14:paraId="0F1091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24D9D5AE" w14:textId="77777777" w:rsidR="004D4576" w:rsidRPr="00AE4266" w:rsidRDefault="004D4576" w:rsidP="00093E1F">
            <w:pPr>
              <w:pStyle w:val="Table-small"/>
              <w:numPr>
                <w:ilvl w:val="0"/>
                <w:numId w:val="29"/>
              </w:numPr>
              <w:rPr>
                <w:rFonts w:cstheme="minorHAnsi"/>
                <w:b w:val="0"/>
                <w:bCs w:val="0"/>
                <w:szCs w:val="20"/>
              </w:rPr>
            </w:pPr>
          </w:p>
        </w:tc>
        <w:tc>
          <w:tcPr>
            <w:tcW w:w="5698" w:type="dxa"/>
            <w:gridSpan w:val="3"/>
            <w:shd w:val="clear" w:color="auto" w:fill="FFFFFF" w:themeFill="background1"/>
          </w:tcPr>
          <w:p w14:paraId="53E73F23" w14:textId="3FC49DB1" w:rsidR="004D4576" w:rsidRPr="00AE4266" w:rsidRDefault="004D457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commentRangeStart w:id="160"/>
            <w:r w:rsidRPr="00AE4266">
              <w:rPr>
                <w:rFonts w:cstheme="minorHAnsi"/>
                <w:color w:val="000000"/>
                <w:szCs w:val="20"/>
              </w:rPr>
              <w:t>Sweep</w:t>
            </w:r>
            <w:commentRangeEnd w:id="160"/>
            <w:r w:rsidR="00250638" w:rsidRPr="00AE4266">
              <w:rPr>
                <w:rStyle w:val="CommentReference"/>
                <w:rFonts w:cstheme="minorHAnsi"/>
                <w:color w:val="000000"/>
                <w:sz w:val="20"/>
                <w:szCs w:val="20"/>
              </w:rPr>
              <w:commentReference w:id="160"/>
            </w:r>
            <w:r w:rsidRPr="00AE4266">
              <w:rPr>
                <w:rFonts w:cstheme="minorHAnsi"/>
                <w:color w:val="000000"/>
                <w:szCs w:val="20"/>
              </w:rPr>
              <w:t xml:space="preserve"> </w:t>
            </w:r>
            <w:r w:rsidR="00E04B95">
              <w:rPr>
                <w:rFonts w:cstheme="minorHAnsi"/>
                <w:color w:val="000000"/>
                <w:szCs w:val="20"/>
              </w:rPr>
              <w:t>SMU</w:t>
            </w:r>
            <w:r w:rsidRPr="00AE4266">
              <w:rPr>
                <w:rFonts w:cstheme="minorHAnsi"/>
                <w:color w:val="000000"/>
                <w:szCs w:val="20"/>
              </w:rPr>
              <w:t xml:space="preserve"> voltage </w:t>
            </w:r>
            <w:r w:rsidR="0030544E" w:rsidRPr="0030544E">
              <w:rPr>
                <w:szCs w:val="14"/>
              </w:rPr>
              <w:t>[50mV, 500mV, 3.3V]</w:t>
            </w:r>
            <w:r w:rsidR="00A24BDE" w:rsidRPr="0030544E">
              <w:rPr>
                <w:szCs w:val="14"/>
              </w:rPr>
              <w:t xml:space="preserve"> </w:t>
            </w:r>
            <w:r w:rsidR="00A24BDE" w:rsidRPr="00AE4266">
              <w:rPr>
                <w:rFonts w:cstheme="minorHAnsi"/>
                <w:color w:val="000000"/>
                <w:szCs w:val="20"/>
              </w:rPr>
              <w:t xml:space="preserve">limiting the </w:t>
            </w:r>
            <w:r w:rsidR="00B72A9B" w:rsidRPr="00AE4266">
              <w:rPr>
                <w:rFonts w:cstheme="minorHAnsi"/>
                <w:color w:val="000000"/>
                <w:szCs w:val="20"/>
              </w:rPr>
              <w:t>current to 50μA</w:t>
            </w:r>
          </w:p>
        </w:tc>
        <w:tc>
          <w:tcPr>
            <w:tcW w:w="1518" w:type="dxa"/>
            <w:gridSpan w:val="2"/>
            <w:shd w:val="clear" w:color="auto" w:fill="FFFFFF" w:themeFill="background1"/>
          </w:tcPr>
          <w:p w14:paraId="696E1421" w14:textId="77777777" w:rsidR="004D4576" w:rsidRPr="00AE4266" w:rsidRDefault="004D457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3F071DD7" w14:textId="77777777" w:rsidR="004D4576" w:rsidRPr="00AE4266" w:rsidRDefault="004D457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D4576" w:rsidRPr="00AE4266" w14:paraId="21B1F093"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9AAD7E2" w14:textId="77777777" w:rsidR="004D4576" w:rsidRPr="00AE4266" w:rsidRDefault="004D4576" w:rsidP="00D2429C">
            <w:pPr>
              <w:pStyle w:val="Table-small"/>
              <w:numPr>
                <w:ilvl w:val="1"/>
                <w:numId w:val="29"/>
              </w:numPr>
              <w:rPr>
                <w:rFonts w:cstheme="minorHAnsi"/>
                <w:b w:val="0"/>
                <w:bCs w:val="0"/>
                <w:szCs w:val="20"/>
              </w:rPr>
            </w:pPr>
          </w:p>
        </w:tc>
        <w:tc>
          <w:tcPr>
            <w:tcW w:w="5698" w:type="dxa"/>
            <w:gridSpan w:val="3"/>
            <w:shd w:val="clear" w:color="auto" w:fill="FFFFFF" w:themeFill="background1"/>
          </w:tcPr>
          <w:p w14:paraId="7A28C0A8" w14:textId="77777777" w:rsidR="004D4576" w:rsidRPr="00AE4266" w:rsidRDefault="004D457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Wait 10ms</w:t>
            </w:r>
          </w:p>
        </w:tc>
        <w:tc>
          <w:tcPr>
            <w:tcW w:w="1518" w:type="dxa"/>
            <w:gridSpan w:val="2"/>
            <w:shd w:val="clear" w:color="auto" w:fill="FFFFFF" w:themeFill="background1"/>
          </w:tcPr>
          <w:p w14:paraId="0873D8C8" w14:textId="77777777" w:rsidR="004D4576" w:rsidRPr="00AE4266" w:rsidRDefault="004D457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5F502BEC" w14:textId="77777777" w:rsidR="004D4576" w:rsidRPr="00AE4266" w:rsidRDefault="004D457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4D4576" w:rsidRPr="00AE4266" w14:paraId="761A3F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2670A33" w14:textId="77777777" w:rsidR="004D4576" w:rsidRPr="00AE4266" w:rsidRDefault="004D4576" w:rsidP="001769F3">
            <w:pPr>
              <w:pStyle w:val="Table-small"/>
              <w:numPr>
                <w:ilvl w:val="0"/>
                <w:numId w:val="29"/>
              </w:numPr>
              <w:rPr>
                <w:rFonts w:cstheme="minorHAnsi"/>
                <w:b w:val="0"/>
                <w:bCs w:val="0"/>
                <w:szCs w:val="20"/>
              </w:rPr>
            </w:pPr>
          </w:p>
        </w:tc>
        <w:tc>
          <w:tcPr>
            <w:tcW w:w="5698" w:type="dxa"/>
            <w:gridSpan w:val="3"/>
            <w:shd w:val="clear" w:color="auto" w:fill="FFFFFF" w:themeFill="background1"/>
          </w:tcPr>
          <w:p w14:paraId="05FF155B" w14:textId="16FF496E" w:rsidR="004D4576" w:rsidRPr="00AE4266" w:rsidRDefault="004D457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color w:val="000000"/>
                <w:szCs w:val="20"/>
              </w:rPr>
              <w:t xml:space="preserve">Log Pgood </w:t>
            </w:r>
            <w:r w:rsidR="003C564E" w:rsidRPr="00AE4266">
              <w:rPr>
                <w:rFonts w:cstheme="minorHAnsi"/>
                <w:color w:val="000000"/>
                <w:szCs w:val="20"/>
              </w:rPr>
              <w:t>current</w:t>
            </w:r>
          </w:p>
        </w:tc>
        <w:tc>
          <w:tcPr>
            <w:tcW w:w="1518" w:type="dxa"/>
            <w:gridSpan w:val="2"/>
            <w:shd w:val="clear" w:color="auto" w:fill="FFFFFF" w:themeFill="background1"/>
          </w:tcPr>
          <w:p w14:paraId="25E2FAD5" w14:textId="77777777" w:rsidR="004D4576" w:rsidRPr="00AE4266" w:rsidRDefault="004D457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0FBD8EC1" w14:textId="77777777" w:rsidR="004D4576" w:rsidRPr="00AE4266" w:rsidRDefault="004D457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D4576" w:rsidRPr="00AE4266" w14:paraId="15D91A4A"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2FB03474" w14:textId="77777777" w:rsidR="004D4576" w:rsidRPr="00AE4266" w:rsidRDefault="004D4576">
            <w:pPr>
              <w:pStyle w:val="Table-small"/>
              <w:rPr>
                <w:rFonts w:cstheme="minorHAnsi"/>
                <w:szCs w:val="20"/>
              </w:rPr>
            </w:pPr>
            <w:r w:rsidRPr="00AE4266">
              <w:rPr>
                <w:rFonts w:cstheme="minorHAnsi"/>
                <w:color w:val="FFFFFF" w:themeColor="background1"/>
                <w:sz w:val="22"/>
                <w:szCs w:val="22"/>
              </w:rPr>
              <w:t>Notes</w:t>
            </w:r>
          </w:p>
        </w:tc>
      </w:tr>
      <w:tr w:rsidR="004D4576" w:rsidRPr="00AE4266" w14:paraId="504888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44D23BAF" w14:textId="77777777" w:rsidR="004D4576" w:rsidRPr="00AE4266" w:rsidRDefault="004D4576">
            <w:pPr>
              <w:pStyle w:val="Table-small"/>
              <w:rPr>
                <w:rFonts w:cstheme="minorHAnsi"/>
                <w:b w:val="0"/>
                <w:bCs w:val="0"/>
                <w:szCs w:val="20"/>
              </w:rPr>
            </w:pPr>
          </w:p>
        </w:tc>
      </w:tr>
      <w:tr w:rsidR="004D4576" w:rsidRPr="00AE4266" w14:paraId="5F957792"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09A02419" w14:textId="77777777" w:rsidR="004D4576" w:rsidRPr="00AE4266" w:rsidRDefault="004D4576">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4D4576" w:rsidRPr="00AE4266" w14:paraId="5FFB3F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0419077D" w14:textId="77777777" w:rsidR="004D4576" w:rsidRPr="00AE4266" w:rsidRDefault="004D4576">
            <w:pPr>
              <w:pStyle w:val="Table-small"/>
              <w:rPr>
                <w:rFonts w:cstheme="minorHAnsi"/>
                <w:szCs w:val="20"/>
              </w:rPr>
            </w:pPr>
            <w:r w:rsidRPr="00AE4266">
              <w:rPr>
                <w:rFonts w:cstheme="minorHAnsi"/>
                <w:sz w:val="22"/>
                <w:szCs w:val="22"/>
              </w:rPr>
              <w:t xml:space="preserve">ID </w:t>
            </w:r>
          </w:p>
        </w:tc>
        <w:tc>
          <w:tcPr>
            <w:tcW w:w="4756" w:type="dxa"/>
            <w:shd w:val="clear" w:color="auto" w:fill="C5C2C2" w:themeFill="accent3" w:themeFillTint="66"/>
          </w:tcPr>
          <w:p w14:paraId="4F410C05" w14:textId="77777777" w:rsidR="004D4576" w:rsidRPr="00AE4266" w:rsidRDefault="004D4576">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933" w:type="dxa"/>
            <w:shd w:val="clear" w:color="auto" w:fill="C5C2C2" w:themeFill="accent3" w:themeFillTint="66"/>
          </w:tcPr>
          <w:p w14:paraId="0D76EBD8" w14:textId="77777777" w:rsidR="004D4576" w:rsidRPr="00AE4266" w:rsidRDefault="004D4576">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983" w:type="dxa"/>
            <w:gridSpan w:val="2"/>
            <w:shd w:val="clear" w:color="auto" w:fill="C5C2C2" w:themeFill="accent3" w:themeFillTint="66"/>
          </w:tcPr>
          <w:p w14:paraId="264270A6" w14:textId="77777777" w:rsidR="004D4576" w:rsidRPr="00AE4266" w:rsidRDefault="004D4576">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901" w:type="dxa"/>
            <w:gridSpan w:val="2"/>
            <w:shd w:val="clear" w:color="auto" w:fill="C5C2C2" w:themeFill="accent3" w:themeFillTint="66"/>
          </w:tcPr>
          <w:p w14:paraId="5DE8461A" w14:textId="77777777" w:rsidR="004D4576" w:rsidRPr="00AE4266" w:rsidRDefault="004D4576">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927" w:type="dxa"/>
            <w:shd w:val="clear" w:color="auto" w:fill="C5C2C2" w:themeFill="accent3" w:themeFillTint="66"/>
          </w:tcPr>
          <w:p w14:paraId="32D63D52" w14:textId="77777777" w:rsidR="004D4576" w:rsidRPr="00AE4266" w:rsidRDefault="004D4576">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4D4576" w:rsidRPr="00AE4266" w14:paraId="0FFBF013"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4C084CB" w14:textId="0586EB76" w:rsidR="004D4576" w:rsidRPr="00AE4266" w:rsidRDefault="007824CD">
            <w:pPr>
              <w:pStyle w:val="Table-small"/>
              <w:rPr>
                <w:rFonts w:cstheme="minorHAnsi"/>
                <w:b w:val="0"/>
                <w:bCs w:val="0"/>
                <w:szCs w:val="20"/>
              </w:rPr>
            </w:pPr>
            <w:r>
              <w:t>M000</w:t>
            </w:r>
            <w:r w:rsidR="0032760B">
              <w:t>9</w:t>
            </w:r>
          </w:p>
        </w:tc>
        <w:tc>
          <w:tcPr>
            <w:tcW w:w="4756" w:type="dxa"/>
            <w:shd w:val="clear" w:color="auto" w:fill="FFFFFF" w:themeFill="background1"/>
          </w:tcPr>
          <w:p w14:paraId="28B3316B" w14:textId="4A68C7A3" w:rsidR="004D4576" w:rsidRPr="00AE4266" w:rsidRDefault="001638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Ron</w:t>
            </w:r>
          </w:p>
        </w:tc>
        <w:tc>
          <w:tcPr>
            <w:tcW w:w="933" w:type="dxa"/>
            <w:shd w:val="clear" w:color="auto" w:fill="FFFFFF" w:themeFill="background1"/>
          </w:tcPr>
          <w:p w14:paraId="7D7BAF42" w14:textId="1848A184" w:rsidR="004D4576" w:rsidRPr="00AE4266" w:rsidRDefault="001638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Ω</w:t>
            </w:r>
          </w:p>
        </w:tc>
        <w:tc>
          <w:tcPr>
            <w:tcW w:w="983" w:type="dxa"/>
            <w:gridSpan w:val="2"/>
            <w:shd w:val="clear" w:color="auto" w:fill="FFFFFF" w:themeFill="background1"/>
          </w:tcPr>
          <w:p w14:paraId="0CFF6B92" w14:textId="6223EC28" w:rsidR="004D4576" w:rsidRPr="00AE4266" w:rsidRDefault="004D457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1" w:type="dxa"/>
            <w:gridSpan w:val="2"/>
            <w:shd w:val="clear" w:color="auto" w:fill="FFFFFF" w:themeFill="background1"/>
          </w:tcPr>
          <w:p w14:paraId="3DCE656E" w14:textId="3A679F45" w:rsidR="004D4576" w:rsidRPr="00AE4266" w:rsidRDefault="004D457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27" w:type="dxa"/>
            <w:shd w:val="clear" w:color="auto" w:fill="FFFFFF" w:themeFill="background1"/>
          </w:tcPr>
          <w:p w14:paraId="3215F8F0" w14:textId="6461839B" w:rsidR="004D4576" w:rsidRPr="00AE4266" w:rsidRDefault="004D457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1638CA" w:rsidRPr="00AE4266" w14:paraId="67A239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119E29A" w14:textId="323E465B" w:rsidR="001638CA" w:rsidRPr="00AE4266" w:rsidRDefault="007824CD" w:rsidP="001638CA">
            <w:pPr>
              <w:pStyle w:val="Table-small"/>
            </w:pPr>
            <w:r>
              <w:t>M00</w:t>
            </w:r>
            <w:r w:rsidR="0032760B">
              <w:t>10</w:t>
            </w:r>
          </w:p>
        </w:tc>
        <w:tc>
          <w:tcPr>
            <w:tcW w:w="4756" w:type="dxa"/>
            <w:shd w:val="clear" w:color="auto" w:fill="FFFFFF" w:themeFill="background1"/>
          </w:tcPr>
          <w:p w14:paraId="5916D0A3" w14:textId="3C03E0E6" w:rsidR="001638CA" w:rsidRDefault="001638CA" w:rsidP="001638C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IOL</w:t>
            </w:r>
          </w:p>
        </w:tc>
        <w:tc>
          <w:tcPr>
            <w:tcW w:w="933" w:type="dxa"/>
            <w:shd w:val="clear" w:color="auto" w:fill="FFFFFF" w:themeFill="background1"/>
          </w:tcPr>
          <w:p w14:paraId="5B4EDAE0" w14:textId="7BD7A3E7" w:rsidR="001638CA" w:rsidRPr="00AE4266" w:rsidRDefault="001638CA" w:rsidP="001638C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μA</w:t>
            </w:r>
          </w:p>
        </w:tc>
        <w:tc>
          <w:tcPr>
            <w:tcW w:w="983" w:type="dxa"/>
            <w:gridSpan w:val="2"/>
            <w:shd w:val="clear" w:color="auto" w:fill="FFFFFF" w:themeFill="background1"/>
          </w:tcPr>
          <w:p w14:paraId="7B2FAA9F" w14:textId="77777777" w:rsidR="001638CA" w:rsidRPr="00AE4266" w:rsidRDefault="001638CA" w:rsidP="001638C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1" w:type="dxa"/>
            <w:gridSpan w:val="2"/>
            <w:shd w:val="clear" w:color="auto" w:fill="FFFFFF" w:themeFill="background1"/>
          </w:tcPr>
          <w:p w14:paraId="6EB1A180" w14:textId="77777777" w:rsidR="001638CA" w:rsidRPr="00AE4266" w:rsidRDefault="001638CA" w:rsidP="001638C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27" w:type="dxa"/>
            <w:shd w:val="clear" w:color="auto" w:fill="FFFFFF" w:themeFill="background1"/>
          </w:tcPr>
          <w:p w14:paraId="2F8DA290" w14:textId="77777777" w:rsidR="001638CA" w:rsidRPr="00AE4266" w:rsidRDefault="001638CA" w:rsidP="001638C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1638CA" w:rsidRPr="00AE4266" w14:paraId="6284B3D0"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9A8341A" w14:textId="091407DE" w:rsidR="001638CA" w:rsidRPr="00AE4266" w:rsidRDefault="007824CD" w:rsidP="001638CA">
            <w:pPr>
              <w:pStyle w:val="Table-small"/>
            </w:pPr>
            <w:r>
              <w:t>M001</w:t>
            </w:r>
            <w:r w:rsidR="0032760B">
              <w:t>1</w:t>
            </w:r>
          </w:p>
        </w:tc>
        <w:tc>
          <w:tcPr>
            <w:tcW w:w="4756" w:type="dxa"/>
            <w:shd w:val="clear" w:color="auto" w:fill="FFFFFF" w:themeFill="background1"/>
          </w:tcPr>
          <w:p w14:paraId="44E3CF91" w14:textId="481AFB2C" w:rsidR="001638CA" w:rsidRDefault="001638CA" w:rsidP="001638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IOH</w:t>
            </w:r>
          </w:p>
        </w:tc>
        <w:tc>
          <w:tcPr>
            <w:tcW w:w="933" w:type="dxa"/>
            <w:shd w:val="clear" w:color="auto" w:fill="FFFFFF" w:themeFill="background1"/>
          </w:tcPr>
          <w:p w14:paraId="729ECCE8" w14:textId="3AF007B3" w:rsidR="001638CA" w:rsidRPr="00AE4266" w:rsidRDefault="001638CA" w:rsidP="001638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μA</w:t>
            </w:r>
          </w:p>
        </w:tc>
        <w:tc>
          <w:tcPr>
            <w:tcW w:w="983" w:type="dxa"/>
            <w:gridSpan w:val="2"/>
            <w:shd w:val="clear" w:color="auto" w:fill="FFFFFF" w:themeFill="background1"/>
          </w:tcPr>
          <w:p w14:paraId="5127DB50" w14:textId="77777777" w:rsidR="001638CA" w:rsidRPr="00AE4266" w:rsidRDefault="001638CA" w:rsidP="001638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1" w:type="dxa"/>
            <w:gridSpan w:val="2"/>
            <w:shd w:val="clear" w:color="auto" w:fill="FFFFFF" w:themeFill="background1"/>
          </w:tcPr>
          <w:p w14:paraId="01156FCC" w14:textId="77777777" w:rsidR="001638CA" w:rsidRPr="00AE4266" w:rsidRDefault="001638CA" w:rsidP="001638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27" w:type="dxa"/>
            <w:shd w:val="clear" w:color="auto" w:fill="FFFFFF" w:themeFill="background1"/>
          </w:tcPr>
          <w:p w14:paraId="2E6E8F85" w14:textId="77777777" w:rsidR="001638CA" w:rsidRPr="00AE4266" w:rsidRDefault="001638CA" w:rsidP="001638C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bl>
    <w:p w14:paraId="4D777AF5" w14:textId="77777777" w:rsidR="004D4576" w:rsidRPr="00AE4266" w:rsidRDefault="004D4576" w:rsidP="004D4576">
      <w:pPr>
        <w:rPr>
          <w:lang w:eastAsia="en-US"/>
        </w:rPr>
      </w:pPr>
    </w:p>
    <w:p w14:paraId="0BE5336F" w14:textId="2CF559E2" w:rsidR="001728B8" w:rsidRPr="00AE4266" w:rsidRDefault="007824CD" w:rsidP="001728B8">
      <w:pPr>
        <w:pStyle w:val="Heading2"/>
        <w:rPr>
          <w:lang w:eastAsia="en-US"/>
        </w:rPr>
      </w:pPr>
      <w:bookmarkStart w:id="161" w:name="_Ref196473929"/>
      <w:bookmarkStart w:id="162" w:name="_Toc211426744"/>
      <w:r>
        <w:t>T000</w:t>
      </w:r>
      <w:r w:rsidR="000A6793">
        <w:t>8</w:t>
      </w:r>
      <w:r w:rsidR="00FA3CD6">
        <w:t xml:space="preserve">: </w:t>
      </w:r>
      <w:r w:rsidR="008431F3" w:rsidRPr="00AE4266">
        <w:rPr>
          <w:lang w:eastAsia="en-US"/>
        </w:rPr>
        <w:t>On-chip regulator</w:t>
      </w:r>
      <w:bookmarkEnd w:id="161"/>
      <w:bookmarkEnd w:id="162"/>
    </w:p>
    <w:p w14:paraId="7EE52604" w14:textId="366B8112" w:rsidR="008431F3" w:rsidRPr="00AE4266" w:rsidRDefault="008431F3" w:rsidP="008431F3">
      <w:pPr>
        <w:pStyle w:val="Caption"/>
        <w:keepNext/>
        <w:rPr>
          <w:lang w:val="en-GB"/>
        </w:rPr>
      </w:pPr>
      <w:bookmarkStart w:id="163" w:name="_Toc211426689"/>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19</w:t>
      </w:r>
      <w:r w:rsidRPr="00AE4266">
        <w:rPr>
          <w:lang w:val="en-GB"/>
        </w:rPr>
        <w:fldChar w:fldCharType="end"/>
      </w:r>
      <w:r w:rsidRPr="00AE4266">
        <w:rPr>
          <w:lang w:val="en-GB"/>
        </w:rPr>
        <w:t xml:space="preserve">: </w:t>
      </w:r>
      <w:r w:rsidRPr="00AE4266">
        <w:rPr>
          <w:lang w:val="en-GB"/>
        </w:rPr>
        <w:fldChar w:fldCharType="begin"/>
      </w:r>
      <w:r w:rsidRPr="00AE4266">
        <w:rPr>
          <w:lang w:val="en-GB"/>
        </w:rPr>
        <w:instrText xml:space="preserve"> REF _Ref196473929 </w:instrText>
      </w:r>
      <w:r w:rsidRPr="00AE4266">
        <w:rPr>
          <w:lang w:val="en-GB"/>
        </w:rPr>
        <w:fldChar w:fldCharType="separate"/>
      </w:r>
      <w:r w:rsidRPr="00AE4266">
        <w:rPr>
          <w:lang w:val="en-GB"/>
        </w:rPr>
        <w:t>On-chip regulator</w:t>
      </w:r>
      <w:r w:rsidRPr="00AE4266">
        <w:rPr>
          <w:lang w:val="en-GB"/>
        </w:rPr>
        <w:fldChar w:fldCharType="end"/>
      </w:r>
      <w:r w:rsidRPr="00AE4266">
        <w:rPr>
          <w:lang w:val="en-GB"/>
        </w:rPr>
        <w:t xml:space="preserve"> overview</w:t>
      </w:r>
      <w:bookmarkEnd w:id="163"/>
    </w:p>
    <w:tbl>
      <w:tblPr>
        <w:tblStyle w:val="GridTable4-Accent3"/>
        <w:tblW w:w="0" w:type="auto"/>
        <w:tblLook w:val="04A0" w:firstRow="1" w:lastRow="0" w:firstColumn="1" w:lastColumn="0" w:noHBand="0" w:noVBand="1"/>
      </w:tblPr>
      <w:tblGrid>
        <w:gridCol w:w="1129"/>
        <w:gridCol w:w="4756"/>
        <w:gridCol w:w="933"/>
        <w:gridCol w:w="9"/>
        <w:gridCol w:w="974"/>
        <w:gridCol w:w="544"/>
        <w:gridCol w:w="357"/>
        <w:gridCol w:w="927"/>
      </w:tblGrid>
      <w:tr w:rsidR="008431F3" w:rsidRPr="00AE4266" w14:paraId="3D74061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19D5E30C" w14:textId="77777777" w:rsidR="008431F3" w:rsidRPr="00AE4266" w:rsidRDefault="008431F3">
            <w:pPr>
              <w:pStyle w:val="Table-small"/>
              <w:rPr>
                <w:rFonts w:cstheme="minorHAnsi"/>
                <w:sz w:val="22"/>
                <w:szCs w:val="18"/>
              </w:rPr>
            </w:pPr>
            <w:r w:rsidRPr="00AE4266">
              <w:rPr>
                <w:rFonts w:cstheme="minorHAnsi"/>
                <w:sz w:val="22"/>
                <w:szCs w:val="18"/>
              </w:rPr>
              <w:t xml:space="preserve">Test Description </w:t>
            </w:r>
          </w:p>
        </w:tc>
      </w:tr>
      <w:tr w:rsidR="007F1D19" w:rsidRPr="00AE4266" w14:paraId="6AE3BA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271BA709" w14:textId="4185E6F3" w:rsidR="007F1D19" w:rsidRPr="00AE4266" w:rsidRDefault="007F1D19" w:rsidP="007F1D19">
            <w:pPr>
              <w:pStyle w:val="Table-small"/>
              <w:rPr>
                <w:rFonts w:cstheme="minorHAnsi"/>
                <w:b w:val="0"/>
              </w:rPr>
            </w:pPr>
            <w:r w:rsidRPr="00AE4266">
              <w:rPr>
                <w:rFonts w:cstheme="minorHAnsi"/>
                <w:b w:val="0"/>
                <w:bCs w:val="0"/>
              </w:rPr>
              <w:t>Measure voltage of regulator and load regulation test</w:t>
            </w:r>
          </w:p>
        </w:tc>
      </w:tr>
      <w:tr w:rsidR="008431F3" w:rsidRPr="00AE4266" w14:paraId="123C8CB0"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3D7A2725" w14:textId="77777777" w:rsidR="008431F3" w:rsidRPr="00AE4266" w:rsidRDefault="008431F3">
            <w:pPr>
              <w:pStyle w:val="Table-small"/>
              <w:rPr>
                <w:rFonts w:cstheme="minorHAnsi"/>
              </w:rPr>
            </w:pPr>
            <w:r w:rsidRPr="00AE4266">
              <w:rPr>
                <w:rFonts w:cstheme="minorHAnsi"/>
                <w:color w:val="FFFFFF" w:themeColor="background1"/>
                <w:sz w:val="22"/>
                <w:szCs w:val="18"/>
              </w:rPr>
              <w:t>Test Configuration</w:t>
            </w:r>
          </w:p>
        </w:tc>
      </w:tr>
      <w:tr w:rsidR="008431F3" w:rsidRPr="00AE4266" w14:paraId="10AAAF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2F1D4346" w14:textId="4B68E382" w:rsidR="008431F3" w:rsidRPr="00AE4266" w:rsidRDefault="008431F3" w:rsidP="001749E9">
            <w:pPr>
              <w:pStyle w:val="Table-small"/>
              <w:rPr>
                <w:rFonts w:cstheme="minorHAnsi"/>
                <w:b w:val="0"/>
                <w:bCs w:val="0"/>
              </w:rPr>
            </w:pPr>
          </w:p>
        </w:tc>
      </w:tr>
      <w:tr w:rsidR="008431F3" w:rsidRPr="00AE4266" w14:paraId="6A7B97DC"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7F25DC26" w14:textId="77777777" w:rsidR="008431F3" w:rsidRPr="00AE4266" w:rsidRDefault="008431F3">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8431F3" w:rsidRPr="00AE4266" w14:paraId="31839A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5D06D82E" w14:textId="48655A0F" w:rsidR="00A3628E" w:rsidRPr="00AE4266" w:rsidRDefault="002D0A0D" w:rsidP="008431F3">
            <w:pPr>
              <w:pStyle w:val="ListParagraph"/>
              <w:numPr>
                <w:ilvl w:val="0"/>
                <w:numId w:val="19"/>
              </w:numPr>
              <w:spacing w:before="20" w:after="20"/>
              <w:rPr>
                <w:b w:val="0"/>
                <w:bCs w:val="0"/>
                <w:sz w:val="20"/>
                <w:szCs w:val="20"/>
              </w:rPr>
            </w:pPr>
            <w:r w:rsidRPr="00AE4266">
              <w:rPr>
                <w:b w:val="0"/>
                <w:bCs w:val="0"/>
                <w:sz w:val="20"/>
                <w:szCs w:val="20"/>
              </w:rPr>
              <w:t>C</w:t>
            </w:r>
            <w:r w:rsidR="00A3628E" w:rsidRPr="00AE4266">
              <w:rPr>
                <w:b w:val="0"/>
                <w:bCs w:val="0"/>
                <w:sz w:val="20"/>
                <w:szCs w:val="20"/>
              </w:rPr>
              <w:t>urrent s</w:t>
            </w:r>
            <w:r w:rsidRPr="00AE4266">
              <w:rPr>
                <w:b w:val="0"/>
                <w:bCs w:val="0"/>
                <w:sz w:val="20"/>
                <w:szCs w:val="20"/>
              </w:rPr>
              <w:t>ink</w:t>
            </w:r>
            <w:r w:rsidR="00A3628E" w:rsidRPr="00AE4266">
              <w:rPr>
                <w:b w:val="0"/>
                <w:bCs w:val="0"/>
                <w:sz w:val="20"/>
                <w:szCs w:val="20"/>
              </w:rPr>
              <w:t xml:space="preserve">: </w:t>
            </w:r>
            <w:r w:rsidRPr="00AE4266">
              <w:rPr>
                <w:b w:val="0"/>
                <w:bCs w:val="0"/>
                <w:sz w:val="20"/>
                <w:szCs w:val="20"/>
              </w:rPr>
              <w:t xml:space="preserve">accuracy: 100μA, </w:t>
            </w:r>
            <w:r w:rsidR="00DD4766" w:rsidRPr="00AE4266">
              <w:rPr>
                <w:b w:val="0"/>
                <w:bCs w:val="0"/>
                <w:sz w:val="20"/>
                <w:szCs w:val="20"/>
              </w:rPr>
              <w:t>range:</w:t>
            </w:r>
            <w:r w:rsidR="00BF048A">
              <w:rPr>
                <w:b w:val="0"/>
                <w:bCs w:val="0"/>
                <w:sz w:val="20"/>
                <w:szCs w:val="20"/>
              </w:rPr>
              <w:t>5</w:t>
            </w:r>
            <w:r w:rsidR="00DD4766" w:rsidRPr="00AE4266">
              <w:rPr>
                <w:b w:val="0"/>
                <w:bCs w:val="0"/>
                <w:sz w:val="20"/>
                <w:szCs w:val="20"/>
              </w:rPr>
              <w:t>0mA</w:t>
            </w:r>
          </w:p>
          <w:p w14:paraId="4F7E0B48" w14:textId="1DAEFC04" w:rsidR="008431F3" w:rsidRPr="00AE4266" w:rsidRDefault="008431F3" w:rsidP="008431F3">
            <w:pPr>
              <w:pStyle w:val="ListParagraph"/>
              <w:numPr>
                <w:ilvl w:val="0"/>
                <w:numId w:val="19"/>
              </w:numPr>
              <w:spacing w:before="20" w:after="20"/>
            </w:pPr>
            <w:r w:rsidRPr="00AE4266">
              <w:rPr>
                <w:b w:val="0"/>
                <w:bCs w:val="0"/>
                <w:sz w:val="20"/>
                <w:szCs w:val="14"/>
              </w:rPr>
              <w:t xml:space="preserve">Voltage </w:t>
            </w:r>
            <w:r w:rsidR="00775AFE" w:rsidRPr="00AE4266">
              <w:rPr>
                <w:b w:val="0"/>
                <w:bCs w:val="0"/>
                <w:sz w:val="20"/>
                <w:szCs w:val="14"/>
              </w:rPr>
              <w:t>measurem</w:t>
            </w:r>
            <w:r w:rsidR="008D4296" w:rsidRPr="00AE4266">
              <w:rPr>
                <w:b w:val="0"/>
                <w:bCs w:val="0"/>
                <w:sz w:val="20"/>
                <w:szCs w:val="14"/>
              </w:rPr>
              <w:t>ent</w:t>
            </w:r>
            <w:r w:rsidRPr="00AE4266">
              <w:rPr>
                <w:b w:val="0"/>
                <w:bCs w:val="0"/>
                <w:sz w:val="20"/>
                <w:szCs w:val="14"/>
              </w:rPr>
              <w:t>: accuracy: 10mV, range: 3.</w:t>
            </w:r>
            <w:r w:rsidR="004E4F8F" w:rsidRPr="00AE4266">
              <w:rPr>
                <w:b w:val="0"/>
                <w:bCs w:val="0"/>
                <w:sz w:val="20"/>
                <w:szCs w:val="14"/>
              </w:rPr>
              <w:t>6</w:t>
            </w:r>
            <w:r w:rsidRPr="00AE4266">
              <w:rPr>
                <w:b w:val="0"/>
                <w:bCs w:val="0"/>
                <w:sz w:val="20"/>
                <w:szCs w:val="14"/>
              </w:rPr>
              <w:t>V</w:t>
            </w:r>
          </w:p>
        </w:tc>
      </w:tr>
      <w:tr w:rsidR="008431F3" w:rsidRPr="00AE4266" w14:paraId="77121DE5"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20DA7047" w14:textId="77777777" w:rsidR="008431F3" w:rsidRPr="00AE4266" w:rsidRDefault="008431F3">
            <w:pPr>
              <w:spacing w:before="20" w:after="20"/>
              <w:rPr>
                <w:sz w:val="20"/>
                <w:szCs w:val="14"/>
              </w:rPr>
            </w:pPr>
            <w:r w:rsidRPr="00AE4266">
              <w:rPr>
                <w:rFonts w:cstheme="minorHAnsi"/>
                <w:color w:val="FFFFFF" w:themeColor="background1"/>
                <w:szCs w:val="18"/>
              </w:rPr>
              <w:t>Test Conditions</w:t>
            </w:r>
          </w:p>
        </w:tc>
      </w:tr>
      <w:tr w:rsidR="008431F3" w:rsidRPr="00AE4266" w14:paraId="7EE61E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0D11CCAF" w14:textId="24D52E02" w:rsidR="008431F3" w:rsidRPr="00AE4266" w:rsidRDefault="00C53E16">
            <w:pPr>
              <w:spacing w:before="20" w:after="20"/>
              <w:rPr>
                <w:sz w:val="20"/>
                <w:szCs w:val="14"/>
                <w:highlight w:val="cyan"/>
              </w:rPr>
            </w:pPr>
            <w:r w:rsidRPr="00415181">
              <w:rPr>
                <w:sz w:val="20"/>
                <w:szCs w:val="14"/>
              </w:rPr>
              <w:t xml:space="preserve">Measure the load regulation </w:t>
            </w:r>
            <w:r w:rsidR="0009464D" w:rsidRPr="00415181">
              <w:rPr>
                <w:sz w:val="20"/>
                <w:szCs w:val="14"/>
              </w:rPr>
              <w:t xml:space="preserve">at both minimal and maximal level for pVin, also during production testing. </w:t>
            </w:r>
          </w:p>
        </w:tc>
      </w:tr>
      <w:tr w:rsidR="008431F3" w:rsidRPr="00AE4266" w14:paraId="6BD7129D"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5D1AE52F" w14:textId="77777777" w:rsidR="008431F3" w:rsidRPr="00AE4266" w:rsidRDefault="008431F3">
            <w:pPr>
              <w:spacing w:before="20" w:after="20"/>
              <w:rPr>
                <w:sz w:val="20"/>
                <w:szCs w:val="14"/>
              </w:rPr>
            </w:pPr>
            <w:r w:rsidRPr="00AE4266">
              <w:rPr>
                <w:rFonts w:cstheme="minorHAnsi"/>
                <w:color w:val="FFFFFF" w:themeColor="background1"/>
                <w:szCs w:val="18"/>
              </w:rPr>
              <w:t>Environmental conditions</w:t>
            </w:r>
            <w:r w:rsidRPr="00AE4266">
              <w:rPr>
                <w:sz w:val="20"/>
                <w:szCs w:val="14"/>
              </w:rPr>
              <w:t xml:space="preserve"> </w:t>
            </w:r>
          </w:p>
        </w:tc>
      </w:tr>
      <w:tr w:rsidR="008431F3" w:rsidRPr="00AE4266" w14:paraId="445E50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34F2095F" w14:textId="77777777" w:rsidR="008431F3" w:rsidRPr="00AE4266" w:rsidRDefault="008431F3">
            <w:pPr>
              <w:spacing w:before="20" w:after="20"/>
              <w:rPr>
                <w:b w:val="0"/>
                <w:bCs w:val="0"/>
                <w:sz w:val="20"/>
                <w:szCs w:val="14"/>
              </w:rPr>
            </w:pPr>
          </w:p>
        </w:tc>
      </w:tr>
      <w:tr w:rsidR="008431F3" w:rsidRPr="00AE4266" w14:paraId="0FE62849"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71456FFD" w14:textId="77777777" w:rsidR="008431F3" w:rsidRPr="00AE4266" w:rsidRDefault="008431F3">
            <w:pPr>
              <w:pStyle w:val="Table-small"/>
              <w:rPr>
                <w:rFonts w:cstheme="minorHAnsi"/>
                <w:sz w:val="22"/>
                <w:szCs w:val="18"/>
              </w:rPr>
            </w:pPr>
            <w:r w:rsidRPr="00AE4266">
              <w:rPr>
                <w:rFonts w:cstheme="minorHAnsi"/>
                <w:color w:val="FFFFFF" w:themeColor="background1"/>
                <w:sz w:val="22"/>
                <w:szCs w:val="18"/>
              </w:rPr>
              <w:t>Test Procedure</w:t>
            </w:r>
          </w:p>
        </w:tc>
      </w:tr>
      <w:tr w:rsidR="008431F3" w:rsidRPr="00AE4266" w14:paraId="78AE04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0BA4373D" w14:textId="77777777" w:rsidR="008431F3" w:rsidRPr="00AE4266" w:rsidRDefault="008431F3">
            <w:pPr>
              <w:pStyle w:val="Table-small"/>
              <w:rPr>
                <w:rFonts w:cstheme="minorHAnsi"/>
                <w:sz w:val="22"/>
                <w:szCs w:val="18"/>
              </w:rPr>
            </w:pPr>
            <w:r w:rsidRPr="00AE4266">
              <w:rPr>
                <w:rFonts w:cstheme="minorHAnsi"/>
                <w:sz w:val="22"/>
                <w:szCs w:val="18"/>
              </w:rPr>
              <w:t>Step</w:t>
            </w:r>
          </w:p>
        </w:tc>
        <w:tc>
          <w:tcPr>
            <w:tcW w:w="5698" w:type="dxa"/>
            <w:gridSpan w:val="3"/>
            <w:shd w:val="clear" w:color="auto" w:fill="C5C2C2" w:themeFill="accent3" w:themeFillTint="66"/>
          </w:tcPr>
          <w:p w14:paraId="35E7D3E9" w14:textId="77777777" w:rsidR="008431F3" w:rsidRPr="00AE4266" w:rsidRDefault="008431F3">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c>
          <w:tcPr>
            <w:tcW w:w="1518" w:type="dxa"/>
            <w:gridSpan w:val="2"/>
            <w:shd w:val="clear" w:color="auto" w:fill="C5C2C2" w:themeFill="accent3" w:themeFillTint="66"/>
          </w:tcPr>
          <w:p w14:paraId="19B966B1" w14:textId="145DD31C" w:rsidR="008431F3" w:rsidRPr="00AE4266" w:rsidRDefault="001079E5">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Mux</w:t>
            </w:r>
            <w:r w:rsidR="008431F3" w:rsidRPr="00AE4266">
              <w:rPr>
                <w:rFonts w:cstheme="minorHAnsi"/>
                <w:b/>
                <w:bCs/>
                <w:sz w:val="22"/>
                <w:szCs w:val="18"/>
              </w:rPr>
              <w:t xml:space="preserve"> parameter</w:t>
            </w:r>
          </w:p>
        </w:tc>
        <w:tc>
          <w:tcPr>
            <w:tcW w:w="1284" w:type="dxa"/>
            <w:gridSpan w:val="2"/>
            <w:shd w:val="clear" w:color="auto" w:fill="C5C2C2" w:themeFill="accent3" w:themeFillTint="66"/>
          </w:tcPr>
          <w:p w14:paraId="78A54DFE" w14:textId="28168C96" w:rsidR="008431F3" w:rsidRPr="00AE4266" w:rsidRDefault="001079E5">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code</w:t>
            </w:r>
          </w:p>
        </w:tc>
      </w:tr>
      <w:tr w:rsidR="008431F3" w:rsidRPr="00AE4266" w14:paraId="0E532F13"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6E5281F" w14:textId="77777777" w:rsidR="008431F3" w:rsidRPr="00AE4266" w:rsidRDefault="008431F3" w:rsidP="00DF444C">
            <w:pPr>
              <w:pStyle w:val="Table-small"/>
              <w:numPr>
                <w:ilvl w:val="0"/>
                <w:numId w:val="31"/>
              </w:numPr>
              <w:rPr>
                <w:rFonts w:cstheme="minorHAnsi"/>
                <w:b w:val="0"/>
                <w:bCs w:val="0"/>
                <w:szCs w:val="20"/>
              </w:rPr>
            </w:pPr>
          </w:p>
        </w:tc>
        <w:tc>
          <w:tcPr>
            <w:tcW w:w="5698" w:type="dxa"/>
            <w:gridSpan w:val="3"/>
            <w:shd w:val="clear" w:color="auto" w:fill="FFFFFF" w:themeFill="background1"/>
          </w:tcPr>
          <w:p w14:paraId="6040FB43" w14:textId="77777777" w:rsidR="008431F3" w:rsidRPr="00AE4266" w:rsidRDefault="008431F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Pr="00AE4266">
              <w:rPr>
                <w:rFonts w:cstheme="minorHAnsi"/>
                <w:szCs w:val="20"/>
              </w:rPr>
              <w:fldChar w:fldCharType="begin"/>
            </w:r>
            <w:r w:rsidRPr="00AE4266">
              <w:rPr>
                <w:rFonts w:cstheme="minorHAnsi"/>
                <w:szCs w:val="20"/>
              </w:rPr>
              <w:instrText xml:space="preserve"> REF  routine_park \h  \* MERGEFORMAT </w:instrText>
            </w:r>
            <w:r w:rsidRPr="00AE4266">
              <w:rPr>
                <w:rFonts w:cstheme="minorHAnsi"/>
                <w:szCs w:val="20"/>
              </w:rPr>
            </w:r>
            <w:r w:rsidRPr="00AE4266">
              <w:rPr>
                <w:rFonts w:cstheme="minorHAnsi"/>
                <w:szCs w:val="20"/>
              </w:rPr>
              <w:fldChar w:fldCharType="separate"/>
            </w:r>
            <w:r w:rsidRPr="00AE4266">
              <w:rPr>
                <w:rFonts w:cstheme="minorHAnsi"/>
              </w:rPr>
              <w:t>Park state</w:t>
            </w:r>
            <w:r w:rsidRPr="00AE4266">
              <w:rPr>
                <w:rFonts w:cstheme="minorHAnsi"/>
                <w:szCs w:val="20"/>
              </w:rPr>
              <w:fldChar w:fldCharType="end"/>
            </w:r>
          </w:p>
        </w:tc>
        <w:tc>
          <w:tcPr>
            <w:tcW w:w="1518" w:type="dxa"/>
            <w:gridSpan w:val="2"/>
            <w:shd w:val="clear" w:color="auto" w:fill="FFFFFF" w:themeFill="background1"/>
          </w:tcPr>
          <w:p w14:paraId="37F4168D" w14:textId="77777777" w:rsidR="008431F3" w:rsidRPr="00AE4266" w:rsidRDefault="008431F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2A11F791" w14:textId="77777777" w:rsidR="008431F3" w:rsidRPr="00AE4266" w:rsidRDefault="008431F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8431F3" w:rsidRPr="00AE4266" w14:paraId="1456E0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2527327" w14:textId="77777777" w:rsidR="008431F3" w:rsidRPr="00AE4266" w:rsidRDefault="008431F3" w:rsidP="00DF444C">
            <w:pPr>
              <w:pStyle w:val="Table-small"/>
              <w:numPr>
                <w:ilvl w:val="0"/>
                <w:numId w:val="31"/>
              </w:numPr>
              <w:rPr>
                <w:rFonts w:cstheme="minorHAnsi"/>
                <w:b w:val="0"/>
                <w:bCs w:val="0"/>
                <w:szCs w:val="20"/>
              </w:rPr>
            </w:pPr>
          </w:p>
        </w:tc>
        <w:tc>
          <w:tcPr>
            <w:tcW w:w="5698" w:type="dxa"/>
            <w:gridSpan w:val="3"/>
            <w:shd w:val="clear" w:color="auto" w:fill="FFFFFF" w:themeFill="background1"/>
          </w:tcPr>
          <w:p w14:paraId="301843BC" w14:textId="69A7B864" w:rsidR="008431F3" w:rsidRPr="00AE4266" w:rsidRDefault="008431F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 xml:space="preserve">Select pin </w:t>
            </w:r>
            <w:r w:rsidR="003D4B96" w:rsidRPr="00AE4266">
              <w:rPr>
                <w:rFonts w:cstheme="minorHAnsi"/>
                <w:szCs w:val="20"/>
              </w:rPr>
              <w:t>V33Dr</w:t>
            </w:r>
            <w:r w:rsidRPr="00AE4266">
              <w:rPr>
                <w:rFonts w:cstheme="minorHAnsi"/>
                <w:szCs w:val="20"/>
              </w:rPr>
              <w:t xml:space="preserve"> to be forced by the SMU</w:t>
            </w:r>
          </w:p>
        </w:tc>
        <w:tc>
          <w:tcPr>
            <w:tcW w:w="1518" w:type="dxa"/>
            <w:gridSpan w:val="2"/>
            <w:shd w:val="clear" w:color="auto" w:fill="FFFFFF" w:themeFill="background1"/>
          </w:tcPr>
          <w:p w14:paraId="2DEB4F5A" w14:textId="27926D45" w:rsidR="008431F3" w:rsidRPr="00AE4266" w:rsidRDefault="007D445D">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Ext_trim</w:t>
            </w:r>
          </w:p>
        </w:tc>
        <w:tc>
          <w:tcPr>
            <w:tcW w:w="1284" w:type="dxa"/>
            <w:gridSpan w:val="2"/>
            <w:shd w:val="clear" w:color="auto" w:fill="FFFFFF" w:themeFill="background1"/>
          </w:tcPr>
          <w:p w14:paraId="37500830" w14:textId="5C47347C" w:rsidR="008431F3" w:rsidRPr="00AE4266" w:rsidRDefault="009A108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0x1</w:t>
            </w:r>
          </w:p>
        </w:tc>
      </w:tr>
      <w:tr w:rsidR="008D57D6" w:rsidRPr="00AE4266" w14:paraId="0A7FCD13"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3414AEE" w14:textId="77777777" w:rsidR="008D57D6" w:rsidRPr="00AE4266" w:rsidRDefault="008D57D6" w:rsidP="00DF444C">
            <w:pPr>
              <w:pStyle w:val="Table-small"/>
              <w:numPr>
                <w:ilvl w:val="0"/>
                <w:numId w:val="31"/>
              </w:numPr>
              <w:rPr>
                <w:rFonts w:cstheme="minorHAnsi"/>
                <w:b w:val="0"/>
                <w:bCs w:val="0"/>
                <w:szCs w:val="20"/>
              </w:rPr>
            </w:pPr>
          </w:p>
        </w:tc>
        <w:tc>
          <w:tcPr>
            <w:tcW w:w="5698" w:type="dxa"/>
            <w:gridSpan w:val="3"/>
            <w:shd w:val="clear" w:color="auto" w:fill="FFFFFF" w:themeFill="background1"/>
          </w:tcPr>
          <w:p w14:paraId="2AE47DFB" w14:textId="254C038B" w:rsidR="008D57D6" w:rsidRPr="00AE4266" w:rsidRDefault="008D57D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Select pin V33Dr to be sensed by DMM</w:t>
            </w:r>
          </w:p>
        </w:tc>
        <w:tc>
          <w:tcPr>
            <w:tcW w:w="1518" w:type="dxa"/>
            <w:gridSpan w:val="2"/>
            <w:shd w:val="clear" w:color="auto" w:fill="FFFFFF" w:themeFill="background1"/>
          </w:tcPr>
          <w:p w14:paraId="1AC1C0DB" w14:textId="0E7450F7" w:rsidR="008D57D6" w:rsidRPr="00AE4266" w:rsidRDefault="009A108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Tst_trim</w:t>
            </w:r>
          </w:p>
        </w:tc>
        <w:tc>
          <w:tcPr>
            <w:tcW w:w="1284" w:type="dxa"/>
            <w:gridSpan w:val="2"/>
            <w:shd w:val="clear" w:color="auto" w:fill="FFFFFF" w:themeFill="background1"/>
          </w:tcPr>
          <w:p w14:paraId="16104DA7" w14:textId="6A4CBEA5" w:rsidR="008D57D6" w:rsidRPr="00AE4266" w:rsidRDefault="001079E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0x1</w:t>
            </w:r>
          </w:p>
        </w:tc>
      </w:tr>
      <w:tr w:rsidR="00390809" w:rsidRPr="00AE4266" w14:paraId="54E04E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E033274" w14:textId="77777777" w:rsidR="00390809" w:rsidRPr="00AE4266" w:rsidRDefault="00390809" w:rsidP="00DF444C">
            <w:pPr>
              <w:pStyle w:val="Table-small"/>
              <w:numPr>
                <w:ilvl w:val="0"/>
                <w:numId w:val="31"/>
              </w:numPr>
              <w:rPr>
                <w:rFonts w:cstheme="minorHAnsi"/>
                <w:b w:val="0"/>
                <w:bCs w:val="0"/>
                <w:szCs w:val="20"/>
              </w:rPr>
            </w:pPr>
          </w:p>
        </w:tc>
        <w:tc>
          <w:tcPr>
            <w:tcW w:w="5698" w:type="dxa"/>
            <w:gridSpan w:val="3"/>
            <w:shd w:val="clear" w:color="auto" w:fill="FFFFFF" w:themeFill="background1"/>
          </w:tcPr>
          <w:p w14:paraId="6BB37CC1" w14:textId="65D1BD59" w:rsidR="00390809" w:rsidRPr="00AE4266" w:rsidRDefault="0042391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Set the supply voltage</w:t>
            </w:r>
          </w:p>
        </w:tc>
        <w:tc>
          <w:tcPr>
            <w:tcW w:w="1518" w:type="dxa"/>
            <w:gridSpan w:val="2"/>
            <w:shd w:val="clear" w:color="auto" w:fill="FFFFFF" w:themeFill="background1"/>
          </w:tcPr>
          <w:p w14:paraId="5FC5F88A" w14:textId="77777777" w:rsidR="00390809" w:rsidRDefault="0039080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48DCACDC" w14:textId="77777777" w:rsidR="00390809" w:rsidRDefault="00390809">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8431F3" w:rsidRPr="00AE4266" w14:paraId="131DA3B8"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63F9BC68" w14:textId="77777777" w:rsidR="008431F3" w:rsidRPr="00AE4266" w:rsidRDefault="008431F3" w:rsidP="005905EB">
            <w:pPr>
              <w:pStyle w:val="Table-small"/>
              <w:numPr>
                <w:ilvl w:val="1"/>
                <w:numId w:val="31"/>
              </w:numPr>
              <w:rPr>
                <w:rFonts w:cstheme="minorHAnsi"/>
                <w:b w:val="0"/>
                <w:bCs w:val="0"/>
                <w:szCs w:val="20"/>
              </w:rPr>
            </w:pPr>
          </w:p>
        </w:tc>
        <w:tc>
          <w:tcPr>
            <w:tcW w:w="5698" w:type="dxa"/>
            <w:gridSpan w:val="3"/>
            <w:shd w:val="clear" w:color="auto" w:fill="FFFFFF" w:themeFill="background1"/>
          </w:tcPr>
          <w:p w14:paraId="7EBDCF9F" w14:textId="098CFCDB" w:rsidR="008431F3" w:rsidRPr="00AE4266" w:rsidRDefault="008431F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commentRangeStart w:id="164"/>
            <w:r w:rsidRPr="00AE4266">
              <w:rPr>
                <w:rFonts w:cstheme="minorHAnsi"/>
                <w:color w:val="000000"/>
                <w:szCs w:val="20"/>
              </w:rPr>
              <w:t>Sweep</w:t>
            </w:r>
            <w:commentRangeEnd w:id="164"/>
            <w:r w:rsidR="000933E2" w:rsidRPr="00AE4266">
              <w:rPr>
                <w:rStyle w:val="CommentReference"/>
                <w:rFonts w:cstheme="minorHAnsi"/>
                <w:color w:val="000000"/>
                <w:sz w:val="20"/>
                <w:szCs w:val="20"/>
              </w:rPr>
              <w:commentReference w:id="164"/>
            </w:r>
            <w:r w:rsidRPr="00AE4266">
              <w:rPr>
                <w:rFonts w:cstheme="minorHAnsi"/>
                <w:color w:val="000000"/>
                <w:szCs w:val="20"/>
              </w:rPr>
              <w:t xml:space="preserve"> </w:t>
            </w:r>
            <w:r w:rsidR="00002AE4" w:rsidRPr="00AE4266">
              <w:rPr>
                <w:rFonts w:cstheme="minorHAnsi"/>
                <w:color w:val="000000"/>
                <w:szCs w:val="20"/>
              </w:rPr>
              <w:t>load</w:t>
            </w:r>
            <w:r w:rsidRPr="00AE4266">
              <w:rPr>
                <w:rFonts w:cstheme="minorHAnsi"/>
                <w:color w:val="000000"/>
                <w:szCs w:val="20"/>
              </w:rPr>
              <w:t xml:space="preserve"> </w:t>
            </w:r>
            <w:r w:rsidR="00002AE4" w:rsidRPr="00AE4266">
              <w:rPr>
                <w:rFonts w:cstheme="minorHAnsi"/>
                <w:color w:val="000000"/>
                <w:szCs w:val="20"/>
              </w:rPr>
              <w:t>current on V33Dr</w:t>
            </w:r>
            <w:r w:rsidRPr="00AE4266">
              <w:rPr>
                <w:rFonts w:cstheme="minorHAnsi"/>
                <w:color w:val="000000"/>
                <w:szCs w:val="20"/>
              </w:rPr>
              <w:t xml:space="preserve"> 0</w:t>
            </w:r>
            <w:r w:rsidR="002B0D88" w:rsidRPr="00AE4266">
              <w:rPr>
                <w:rFonts w:cstheme="minorHAnsi"/>
                <w:color w:val="000000"/>
                <w:szCs w:val="20"/>
              </w:rPr>
              <w:t>mA</w:t>
            </w:r>
            <w:r w:rsidRPr="00AE4266">
              <w:rPr>
                <w:rFonts w:cstheme="minorHAnsi"/>
                <w:color w:val="000000"/>
                <w:szCs w:val="20"/>
              </w:rPr>
              <w:t xml:space="preserve"> </w:t>
            </w:r>
            <w:r w:rsidRPr="00AE4266">
              <w:rPr>
                <w:rFonts w:ascii="Arial" w:hAnsi="Arial" w:cs="Arial"/>
                <w:color w:val="000000"/>
                <w:szCs w:val="20"/>
              </w:rPr>
              <w:t>→</w:t>
            </w:r>
            <w:r w:rsidRPr="00AE4266">
              <w:rPr>
                <w:rFonts w:cstheme="minorHAnsi"/>
                <w:color w:val="000000"/>
                <w:szCs w:val="20"/>
              </w:rPr>
              <w:t xml:space="preserve"> </w:t>
            </w:r>
            <w:r w:rsidR="00BF048A">
              <w:rPr>
                <w:rFonts w:cstheme="minorHAnsi"/>
                <w:color w:val="000000"/>
                <w:szCs w:val="20"/>
              </w:rPr>
              <w:t>5</w:t>
            </w:r>
            <w:r w:rsidR="002B0D88" w:rsidRPr="00AE4266">
              <w:rPr>
                <w:rFonts w:cstheme="minorHAnsi"/>
                <w:color w:val="000000"/>
                <w:szCs w:val="20"/>
              </w:rPr>
              <w:t>0mA</w:t>
            </w:r>
            <w:r w:rsidR="00E5129F">
              <w:rPr>
                <w:rFonts w:cstheme="minorHAnsi"/>
                <w:color w:val="000000"/>
                <w:szCs w:val="20"/>
              </w:rPr>
              <w:t>, 1mA step</w:t>
            </w:r>
          </w:p>
        </w:tc>
        <w:tc>
          <w:tcPr>
            <w:tcW w:w="1518" w:type="dxa"/>
            <w:gridSpan w:val="2"/>
            <w:shd w:val="clear" w:color="auto" w:fill="FFFFFF" w:themeFill="background1"/>
          </w:tcPr>
          <w:p w14:paraId="52D311E7" w14:textId="77777777" w:rsidR="008431F3" w:rsidRPr="00AE4266" w:rsidRDefault="008431F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0662B099" w14:textId="77777777" w:rsidR="008431F3" w:rsidRPr="00AE4266" w:rsidRDefault="008431F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8431F3" w:rsidRPr="00AE4266" w14:paraId="757B0B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31E7DEB" w14:textId="77777777" w:rsidR="008431F3" w:rsidRPr="00AE4266" w:rsidRDefault="008431F3" w:rsidP="005905EB">
            <w:pPr>
              <w:pStyle w:val="Table-small"/>
              <w:numPr>
                <w:ilvl w:val="2"/>
                <w:numId w:val="31"/>
              </w:numPr>
              <w:rPr>
                <w:rFonts w:cstheme="minorHAnsi"/>
                <w:b w:val="0"/>
                <w:bCs w:val="0"/>
                <w:szCs w:val="20"/>
              </w:rPr>
            </w:pPr>
          </w:p>
        </w:tc>
        <w:tc>
          <w:tcPr>
            <w:tcW w:w="5698" w:type="dxa"/>
            <w:gridSpan w:val="3"/>
            <w:shd w:val="clear" w:color="auto" w:fill="FFFFFF" w:themeFill="background1"/>
          </w:tcPr>
          <w:p w14:paraId="73D1836C" w14:textId="77777777" w:rsidR="008431F3" w:rsidRPr="00AE4266" w:rsidRDefault="008431F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Wait 10ms</w:t>
            </w:r>
          </w:p>
        </w:tc>
        <w:tc>
          <w:tcPr>
            <w:tcW w:w="1518" w:type="dxa"/>
            <w:gridSpan w:val="2"/>
            <w:shd w:val="clear" w:color="auto" w:fill="FFFFFF" w:themeFill="background1"/>
          </w:tcPr>
          <w:p w14:paraId="47ABCB88" w14:textId="77777777" w:rsidR="008431F3" w:rsidRPr="00AE4266" w:rsidRDefault="008431F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24ABFFA4" w14:textId="77777777" w:rsidR="008431F3" w:rsidRPr="00AE4266" w:rsidRDefault="008431F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AF5835" w:rsidRPr="00AE4266" w14:paraId="6092DD4D"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54B7B420" w14:textId="77777777" w:rsidR="00AF5835" w:rsidRPr="00AE4266" w:rsidRDefault="00AF5835" w:rsidP="005905EB">
            <w:pPr>
              <w:pStyle w:val="Table-small"/>
              <w:numPr>
                <w:ilvl w:val="2"/>
                <w:numId w:val="31"/>
              </w:numPr>
              <w:rPr>
                <w:rFonts w:cstheme="minorHAnsi"/>
                <w:b w:val="0"/>
                <w:bCs w:val="0"/>
                <w:szCs w:val="20"/>
              </w:rPr>
            </w:pPr>
          </w:p>
        </w:tc>
        <w:tc>
          <w:tcPr>
            <w:tcW w:w="5698" w:type="dxa"/>
            <w:gridSpan w:val="3"/>
            <w:shd w:val="clear" w:color="auto" w:fill="FFFFFF" w:themeFill="background1"/>
          </w:tcPr>
          <w:p w14:paraId="26861920" w14:textId="3CDB006E" w:rsidR="00AF5835" w:rsidRPr="00AE4266" w:rsidRDefault="00AF583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 xml:space="preserve">Measure the </w:t>
            </w:r>
            <w:r w:rsidR="003C0AC4">
              <w:rPr>
                <w:rFonts w:cstheme="minorHAnsi"/>
                <w:szCs w:val="20"/>
              </w:rPr>
              <w:t>voltage</w:t>
            </w:r>
            <w:r w:rsidR="006A2B0C">
              <w:rPr>
                <w:rFonts w:cstheme="minorHAnsi"/>
                <w:szCs w:val="20"/>
              </w:rPr>
              <w:t xml:space="preserve"> on V33Dr</w:t>
            </w:r>
          </w:p>
        </w:tc>
        <w:tc>
          <w:tcPr>
            <w:tcW w:w="1518" w:type="dxa"/>
            <w:gridSpan w:val="2"/>
            <w:shd w:val="clear" w:color="auto" w:fill="FFFFFF" w:themeFill="background1"/>
          </w:tcPr>
          <w:p w14:paraId="017EB0E1" w14:textId="77777777" w:rsidR="00AF5835" w:rsidRPr="00AE4266" w:rsidRDefault="00AF583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74544974" w14:textId="77777777" w:rsidR="00AF5835" w:rsidRPr="00AE4266" w:rsidRDefault="00AF583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D13382" w:rsidRPr="00AE4266" w14:paraId="7C18A8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1F3815B0" w14:textId="77777777" w:rsidR="00D13382" w:rsidRPr="00AE4266" w:rsidRDefault="00D13382" w:rsidP="00527575">
            <w:pPr>
              <w:pStyle w:val="Table-small"/>
              <w:numPr>
                <w:ilvl w:val="1"/>
                <w:numId w:val="31"/>
              </w:numPr>
              <w:rPr>
                <w:rFonts w:cstheme="minorHAnsi"/>
                <w:b w:val="0"/>
                <w:bCs w:val="0"/>
                <w:szCs w:val="20"/>
              </w:rPr>
            </w:pPr>
          </w:p>
        </w:tc>
        <w:tc>
          <w:tcPr>
            <w:tcW w:w="5698" w:type="dxa"/>
            <w:gridSpan w:val="3"/>
            <w:shd w:val="clear" w:color="auto" w:fill="FFFFFF" w:themeFill="background1"/>
          </w:tcPr>
          <w:p w14:paraId="45A4BCCE" w14:textId="449E0BE3" w:rsidR="00D13382" w:rsidRPr="00AE4266" w:rsidRDefault="00D13382" w:rsidP="00D13382">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rPr>
                <w:rFonts w:cstheme="minorHAnsi"/>
                <w:color w:val="000000"/>
                <w:szCs w:val="20"/>
              </w:rPr>
              <w:t>Calculate load regulation parameter (k_50ma=deltaV/deltaI)</w:t>
            </w:r>
          </w:p>
        </w:tc>
        <w:tc>
          <w:tcPr>
            <w:tcW w:w="1518" w:type="dxa"/>
            <w:gridSpan w:val="2"/>
            <w:shd w:val="clear" w:color="auto" w:fill="FFFFFF" w:themeFill="background1"/>
          </w:tcPr>
          <w:p w14:paraId="5BEC09B2" w14:textId="77777777" w:rsidR="00D13382" w:rsidRPr="00AE4266" w:rsidRDefault="00D13382" w:rsidP="00D1338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093CC9DC" w14:textId="77777777" w:rsidR="00D13382" w:rsidRPr="00AE4266" w:rsidRDefault="00D13382" w:rsidP="00D1338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8431F3" w:rsidRPr="00AE4266" w14:paraId="53CF03CC"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C6B5378" w14:textId="77777777" w:rsidR="008431F3" w:rsidRPr="00AE4266" w:rsidRDefault="008431F3" w:rsidP="00AF5835">
            <w:pPr>
              <w:pStyle w:val="Table-small"/>
              <w:numPr>
                <w:ilvl w:val="0"/>
                <w:numId w:val="31"/>
              </w:numPr>
              <w:rPr>
                <w:rFonts w:cstheme="minorHAnsi"/>
                <w:b w:val="0"/>
                <w:bCs w:val="0"/>
                <w:szCs w:val="20"/>
              </w:rPr>
            </w:pPr>
          </w:p>
        </w:tc>
        <w:tc>
          <w:tcPr>
            <w:tcW w:w="5698" w:type="dxa"/>
            <w:gridSpan w:val="3"/>
            <w:shd w:val="clear" w:color="auto" w:fill="FFFFFF" w:themeFill="background1"/>
          </w:tcPr>
          <w:p w14:paraId="0C6DE582" w14:textId="36CBDE7A" w:rsidR="008431F3" w:rsidRPr="00AE4266" w:rsidRDefault="008431F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color w:val="000000"/>
                <w:szCs w:val="20"/>
              </w:rPr>
              <w:t xml:space="preserve">Log </w:t>
            </w:r>
            <w:r w:rsidR="0094478F" w:rsidRPr="00AE4266">
              <w:rPr>
                <w:rFonts w:cstheme="minorHAnsi"/>
                <w:color w:val="000000"/>
                <w:szCs w:val="20"/>
              </w:rPr>
              <w:t>V33Dr</w:t>
            </w:r>
            <w:r w:rsidRPr="00AE4266">
              <w:rPr>
                <w:rFonts w:cstheme="minorHAnsi"/>
                <w:color w:val="000000"/>
                <w:szCs w:val="20"/>
              </w:rPr>
              <w:t xml:space="preserve"> </w:t>
            </w:r>
            <w:r w:rsidR="0094478F" w:rsidRPr="00AE4266">
              <w:rPr>
                <w:rFonts w:cstheme="minorHAnsi"/>
                <w:color w:val="000000"/>
                <w:szCs w:val="20"/>
              </w:rPr>
              <w:t>voltage</w:t>
            </w:r>
          </w:p>
        </w:tc>
        <w:tc>
          <w:tcPr>
            <w:tcW w:w="1518" w:type="dxa"/>
            <w:gridSpan w:val="2"/>
            <w:shd w:val="clear" w:color="auto" w:fill="FFFFFF" w:themeFill="background1"/>
          </w:tcPr>
          <w:p w14:paraId="6F0A6791" w14:textId="77777777" w:rsidR="008431F3" w:rsidRPr="00AE4266" w:rsidRDefault="008431F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284" w:type="dxa"/>
            <w:gridSpan w:val="2"/>
            <w:shd w:val="clear" w:color="auto" w:fill="FFFFFF" w:themeFill="background1"/>
          </w:tcPr>
          <w:p w14:paraId="7D34207B" w14:textId="77777777" w:rsidR="008431F3" w:rsidRPr="00AE4266" w:rsidRDefault="008431F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8431F3" w:rsidRPr="00AE4266" w14:paraId="4B0F7C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47D17F5A" w14:textId="77777777" w:rsidR="008431F3" w:rsidRPr="00AE4266" w:rsidRDefault="008431F3">
            <w:pPr>
              <w:pStyle w:val="Table-small"/>
              <w:rPr>
                <w:rFonts w:cstheme="minorHAnsi"/>
                <w:szCs w:val="20"/>
              </w:rPr>
            </w:pPr>
            <w:r w:rsidRPr="00AE4266">
              <w:rPr>
                <w:rFonts w:cstheme="minorHAnsi"/>
                <w:color w:val="FFFFFF" w:themeColor="background1"/>
                <w:sz w:val="22"/>
                <w:szCs w:val="22"/>
              </w:rPr>
              <w:t>Notes</w:t>
            </w:r>
          </w:p>
        </w:tc>
      </w:tr>
      <w:tr w:rsidR="008431F3" w:rsidRPr="00AE4266" w14:paraId="1F8C989E" w14:textId="77777777">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FFFFFF" w:themeFill="background1"/>
          </w:tcPr>
          <w:p w14:paraId="2C1AE9EB" w14:textId="135F8CC1" w:rsidR="008431F3" w:rsidRPr="00AE4266" w:rsidRDefault="00D22047">
            <w:pPr>
              <w:pStyle w:val="Table-small"/>
              <w:rPr>
                <w:rFonts w:cstheme="minorHAnsi"/>
                <w:b w:val="0"/>
                <w:bCs w:val="0"/>
                <w:szCs w:val="20"/>
              </w:rPr>
            </w:pPr>
            <w:r w:rsidRPr="00AE4266">
              <w:rPr>
                <w:rFonts w:cstheme="minorHAnsi"/>
                <w:b w:val="0"/>
                <w:bCs w:val="0"/>
                <w:szCs w:val="20"/>
              </w:rPr>
              <w:t>The pull-down resistor on the V33Dr i</w:t>
            </w:r>
            <w:r w:rsidR="00A60C15">
              <w:rPr>
                <w:rFonts w:cstheme="minorHAnsi"/>
                <w:b w:val="0"/>
                <w:bCs w:val="0"/>
                <w:szCs w:val="20"/>
              </w:rPr>
              <w:t>s</w:t>
            </w:r>
            <w:r w:rsidR="00F64367">
              <w:rPr>
                <w:rFonts w:cstheme="minorHAnsi"/>
                <w:b w:val="0"/>
                <w:bCs w:val="0"/>
                <w:szCs w:val="20"/>
              </w:rPr>
              <w:t xml:space="preserve"> </w:t>
            </w:r>
            <w:r w:rsidRPr="00AE4266">
              <w:rPr>
                <w:rFonts w:cstheme="minorHAnsi"/>
                <w:b w:val="0"/>
                <w:bCs w:val="0"/>
                <w:szCs w:val="20"/>
              </w:rPr>
              <w:t>placed by default</w:t>
            </w:r>
            <w:r w:rsidR="00C458C0">
              <w:rPr>
                <w:rFonts w:cstheme="minorHAnsi"/>
                <w:b w:val="0"/>
                <w:bCs w:val="0"/>
                <w:szCs w:val="20"/>
              </w:rPr>
              <w:t>.</w:t>
            </w:r>
            <w:r w:rsidR="00A60C15">
              <w:rPr>
                <w:rFonts w:cstheme="minorHAnsi"/>
                <w:b w:val="0"/>
                <w:bCs w:val="0"/>
                <w:szCs w:val="20"/>
              </w:rPr>
              <w:t xml:space="preserve"> </w:t>
            </w:r>
            <w:r w:rsidRPr="00AE4266">
              <w:rPr>
                <w:rFonts w:cstheme="minorHAnsi"/>
                <w:b w:val="0"/>
                <w:bCs w:val="0"/>
                <w:szCs w:val="20"/>
              </w:rPr>
              <w:t xml:space="preserve">This resistor </w:t>
            </w:r>
            <w:r w:rsidR="00F64367">
              <w:rPr>
                <w:rFonts w:cstheme="minorHAnsi"/>
                <w:b w:val="0"/>
                <w:bCs w:val="0"/>
                <w:szCs w:val="20"/>
              </w:rPr>
              <w:t>is</w:t>
            </w:r>
            <w:r w:rsidRPr="00AE4266">
              <w:rPr>
                <w:rFonts w:cstheme="minorHAnsi"/>
                <w:b w:val="0"/>
                <w:bCs w:val="0"/>
                <w:szCs w:val="20"/>
              </w:rPr>
              <w:t xml:space="preserve"> needed for stability</w:t>
            </w:r>
            <w:r w:rsidR="00C458C0">
              <w:rPr>
                <w:rFonts w:cstheme="minorHAnsi"/>
                <w:b w:val="0"/>
                <w:bCs w:val="0"/>
                <w:szCs w:val="20"/>
              </w:rPr>
              <w:t>.</w:t>
            </w:r>
          </w:p>
        </w:tc>
      </w:tr>
      <w:tr w:rsidR="008431F3" w:rsidRPr="00AE4266" w14:paraId="577A18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8"/>
            <w:shd w:val="clear" w:color="auto" w:fill="514E4E" w:themeFill="accent3" w:themeFillShade="BF"/>
          </w:tcPr>
          <w:p w14:paraId="6FC79A5F" w14:textId="77777777" w:rsidR="008431F3" w:rsidRPr="00AE4266" w:rsidRDefault="008431F3">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8431F3" w:rsidRPr="00AE4266" w14:paraId="3B5E8BD1"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02093AB7" w14:textId="77777777" w:rsidR="008431F3" w:rsidRPr="00AE4266" w:rsidRDefault="008431F3">
            <w:pPr>
              <w:pStyle w:val="Table-small"/>
              <w:rPr>
                <w:rFonts w:cstheme="minorHAnsi"/>
                <w:szCs w:val="20"/>
              </w:rPr>
            </w:pPr>
            <w:r w:rsidRPr="00AE4266">
              <w:rPr>
                <w:rFonts w:cstheme="minorHAnsi"/>
                <w:sz w:val="22"/>
                <w:szCs w:val="22"/>
              </w:rPr>
              <w:t xml:space="preserve">ID </w:t>
            </w:r>
          </w:p>
        </w:tc>
        <w:tc>
          <w:tcPr>
            <w:tcW w:w="4756" w:type="dxa"/>
            <w:shd w:val="clear" w:color="auto" w:fill="C5C2C2" w:themeFill="accent3" w:themeFillTint="66"/>
          </w:tcPr>
          <w:p w14:paraId="371E3BC6" w14:textId="77777777" w:rsidR="008431F3" w:rsidRPr="00AE4266" w:rsidRDefault="008431F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933" w:type="dxa"/>
            <w:shd w:val="clear" w:color="auto" w:fill="C5C2C2" w:themeFill="accent3" w:themeFillTint="66"/>
          </w:tcPr>
          <w:p w14:paraId="1DE7E4BD" w14:textId="77777777" w:rsidR="008431F3" w:rsidRPr="00AE4266" w:rsidRDefault="008431F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983" w:type="dxa"/>
            <w:gridSpan w:val="2"/>
            <w:shd w:val="clear" w:color="auto" w:fill="C5C2C2" w:themeFill="accent3" w:themeFillTint="66"/>
          </w:tcPr>
          <w:p w14:paraId="643EEDEA" w14:textId="77777777" w:rsidR="008431F3" w:rsidRPr="00AE4266" w:rsidRDefault="008431F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901" w:type="dxa"/>
            <w:gridSpan w:val="2"/>
            <w:shd w:val="clear" w:color="auto" w:fill="C5C2C2" w:themeFill="accent3" w:themeFillTint="66"/>
          </w:tcPr>
          <w:p w14:paraId="5D3A203E" w14:textId="77777777" w:rsidR="008431F3" w:rsidRPr="00AE4266" w:rsidRDefault="008431F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927" w:type="dxa"/>
            <w:shd w:val="clear" w:color="auto" w:fill="C5C2C2" w:themeFill="accent3" w:themeFillTint="66"/>
          </w:tcPr>
          <w:p w14:paraId="19F3DC7E" w14:textId="77777777" w:rsidR="008431F3" w:rsidRPr="00AE4266" w:rsidRDefault="008431F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8431F3" w:rsidRPr="00AE4266" w14:paraId="1A35C5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352693B0" w14:textId="7198A75D" w:rsidR="008431F3" w:rsidRPr="00AE4266" w:rsidRDefault="007824CD">
            <w:pPr>
              <w:pStyle w:val="Table-small"/>
              <w:rPr>
                <w:rFonts w:cstheme="minorHAnsi"/>
                <w:b w:val="0"/>
                <w:bCs w:val="0"/>
                <w:szCs w:val="20"/>
              </w:rPr>
            </w:pPr>
            <w:r>
              <w:t>M001</w:t>
            </w:r>
            <w:r w:rsidR="0032760B">
              <w:t>2</w:t>
            </w:r>
          </w:p>
        </w:tc>
        <w:tc>
          <w:tcPr>
            <w:tcW w:w="4756" w:type="dxa"/>
            <w:shd w:val="clear" w:color="auto" w:fill="FFFFFF" w:themeFill="background1"/>
          </w:tcPr>
          <w:p w14:paraId="23FC9AB6" w14:textId="6642524F" w:rsidR="008431F3" w:rsidRPr="00AE4266" w:rsidRDefault="00DB62B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K_50m</w:t>
            </w:r>
            <w:r w:rsidR="00B67C95">
              <w:rPr>
                <w:rFonts w:cstheme="minorHAnsi"/>
                <w:szCs w:val="20"/>
              </w:rPr>
              <w:t>A</w:t>
            </w:r>
          </w:p>
        </w:tc>
        <w:tc>
          <w:tcPr>
            <w:tcW w:w="933" w:type="dxa"/>
            <w:shd w:val="clear" w:color="auto" w:fill="FFFFFF" w:themeFill="background1"/>
          </w:tcPr>
          <w:p w14:paraId="2CC7EE71" w14:textId="4399768B" w:rsidR="008431F3" w:rsidRPr="00AE4266" w:rsidRDefault="00DB62B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mV/m</w:t>
            </w:r>
            <w:r w:rsidR="008431F3" w:rsidRPr="00AE4266">
              <w:rPr>
                <w:rFonts w:cstheme="minorHAnsi"/>
                <w:szCs w:val="20"/>
              </w:rPr>
              <w:t>A</w:t>
            </w:r>
          </w:p>
        </w:tc>
        <w:tc>
          <w:tcPr>
            <w:tcW w:w="983" w:type="dxa"/>
            <w:gridSpan w:val="2"/>
            <w:shd w:val="clear" w:color="auto" w:fill="FFFFFF" w:themeFill="background1"/>
          </w:tcPr>
          <w:p w14:paraId="0D1332FB" w14:textId="77777777" w:rsidR="008431F3" w:rsidRPr="00AE4266" w:rsidRDefault="008431F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1" w:type="dxa"/>
            <w:gridSpan w:val="2"/>
            <w:shd w:val="clear" w:color="auto" w:fill="FFFFFF" w:themeFill="background1"/>
          </w:tcPr>
          <w:p w14:paraId="34977710" w14:textId="77777777" w:rsidR="008431F3" w:rsidRPr="00AE4266" w:rsidRDefault="008431F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27" w:type="dxa"/>
            <w:shd w:val="clear" w:color="auto" w:fill="FFFFFF" w:themeFill="background1"/>
          </w:tcPr>
          <w:p w14:paraId="31BF7D46" w14:textId="77777777" w:rsidR="008431F3" w:rsidRPr="00AE4266" w:rsidRDefault="008431F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F26351" w:rsidRPr="00AE4266" w14:paraId="3860D27D"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6DFEFE5E" w14:textId="40810E91" w:rsidR="00F26351" w:rsidRDefault="00F26351">
            <w:pPr>
              <w:pStyle w:val="Table-small"/>
            </w:pPr>
            <w:r>
              <w:t>M0036</w:t>
            </w:r>
          </w:p>
        </w:tc>
        <w:tc>
          <w:tcPr>
            <w:tcW w:w="4756" w:type="dxa"/>
            <w:shd w:val="clear" w:color="auto" w:fill="FFFFFF" w:themeFill="background1"/>
          </w:tcPr>
          <w:p w14:paraId="6A71554E" w14:textId="656348BD" w:rsidR="00F26351" w:rsidRDefault="00F263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r w:rsidR="004400C4">
              <w:rPr>
                <w:rFonts w:cstheme="minorHAnsi"/>
                <w:szCs w:val="20"/>
              </w:rPr>
              <w:t>33dr</w:t>
            </w:r>
          </w:p>
        </w:tc>
        <w:tc>
          <w:tcPr>
            <w:tcW w:w="933" w:type="dxa"/>
            <w:shd w:val="clear" w:color="auto" w:fill="FFFFFF" w:themeFill="background1"/>
          </w:tcPr>
          <w:p w14:paraId="18E2869A" w14:textId="716C5670" w:rsidR="00F26351" w:rsidRDefault="004400C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983" w:type="dxa"/>
            <w:gridSpan w:val="2"/>
            <w:shd w:val="clear" w:color="auto" w:fill="FFFFFF" w:themeFill="background1"/>
          </w:tcPr>
          <w:p w14:paraId="45527FB0" w14:textId="77777777" w:rsidR="00F26351" w:rsidRPr="00AE4266" w:rsidRDefault="00F263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1" w:type="dxa"/>
            <w:gridSpan w:val="2"/>
            <w:shd w:val="clear" w:color="auto" w:fill="FFFFFF" w:themeFill="background1"/>
          </w:tcPr>
          <w:p w14:paraId="08F95031" w14:textId="77777777" w:rsidR="00F26351" w:rsidRPr="00AE4266" w:rsidRDefault="00F263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27" w:type="dxa"/>
            <w:shd w:val="clear" w:color="auto" w:fill="FFFFFF" w:themeFill="background1"/>
          </w:tcPr>
          <w:p w14:paraId="5F8625B1" w14:textId="77777777" w:rsidR="00F26351" w:rsidRPr="00AE4266" w:rsidRDefault="00F2635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bl>
    <w:p w14:paraId="34DABF76" w14:textId="77777777" w:rsidR="008431F3" w:rsidRPr="00AE4266" w:rsidRDefault="008431F3" w:rsidP="008431F3">
      <w:pPr>
        <w:rPr>
          <w:lang w:eastAsia="en-US"/>
        </w:rPr>
      </w:pPr>
    </w:p>
    <w:p w14:paraId="4F1C9E29" w14:textId="3D8C2F2D" w:rsidR="00075DF6" w:rsidRPr="00AE4266" w:rsidRDefault="007824CD" w:rsidP="00075DF6">
      <w:pPr>
        <w:pStyle w:val="Heading2"/>
        <w:rPr>
          <w:lang w:eastAsia="en-US"/>
        </w:rPr>
      </w:pPr>
      <w:bookmarkStart w:id="165" w:name="_Ref196474462"/>
      <w:bookmarkStart w:id="166" w:name="_Toc211426745"/>
      <w:r>
        <w:t>T000</w:t>
      </w:r>
      <w:r w:rsidR="000A6793">
        <w:t>9</w:t>
      </w:r>
      <w:r w:rsidR="00FA3CD6">
        <w:t xml:space="preserve">: </w:t>
      </w:r>
      <w:r w:rsidR="0077515C" w:rsidRPr="00AE4266">
        <w:rPr>
          <w:lang w:eastAsia="en-US"/>
        </w:rPr>
        <w:t>Under Voltage Lock Out</w:t>
      </w:r>
      <w:bookmarkEnd w:id="165"/>
      <w:bookmarkEnd w:id="166"/>
    </w:p>
    <w:p w14:paraId="1EDDE2FE" w14:textId="1E561B66" w:rsidR="0077515C" w:rsidRPr="00AE4266" w:rsidRDefault="0077515C" w:rsidP="0077515C">
      <w:pPr>
        <w:pStyle w:val="Caption"/>
        <w:keepNext/>
        <w:rPr>
          <w:lang w:val="en-GB"/>
        </w:rPr>
      </w:pPr>
      <w:bookmarkStart w:id="167" w:name="_Toc211426690"/>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20</w:t>
      </w:r>
      <w:r w:rsidRPr="00AE4266">
        <w:rPr>
          <w:lang w:val="en-GB"/>
        </w:rPr>
        <w:fldChar w:fldCharType="end"/>
      </w:r>
      <w:r w:rsidRPr="00AE4266">
        <w:rPr>
          <w:lang w:val="en-GB"/>
        </w:rPr>
        <w:t xml:space="preserve">: </w:t>
      </w:r>
      <w:r w:rsidRPr="00AE4266">
        <w:rPr>
          <w:lang w:val="en-GB"/>
        </w:rPr>
        <w:fldChar w:fldCharType="begin"/>
      </w:r>
      <w:r w:rsidRPr="00AE4266">
        <w:rPr>
          <w:lang w:val="en-GB"/>
        </w:rPr>
        <w:instrText xml:space="preserve"> REF _Ref196474462 </w:instrText>
      </w:r>
      <w:r w:rsidRPr="00AE4266">
        <w:rPr>
          <w:lang w:val="en-GB"/>
        </w:rPr>
        <w:fldChar w:fldCharType="separate"/>
      </w:r>
      <w:r w:rsidRPr="00AE4266">
        <w:rPr>
          <w:lang w:val="en-GB"/>
        </w:rPr>
        <w:t>Under Voltage Lock Out</w:t>
      </w:r>
      <w:r w:rsidRPr="00AE4266">
        <w:rPr>
          <w:lang w:val="en-GB"/>
        </w:rPr>
        <w:fldChar w:fldCharType="end"/>
      </w:r>
      <w:r w:rsidRPr="00AE4266">
        <w:rPr>
          <w:lang w:val="en-GB"/>
        </w:rPr>
        <w:t xml:space="preserve"> overview</w:t>
      </w:r>
      <w:bookmarkEnd w:id="167"/>
    </w:p>
    <w:tbl>
      <w:tblPr>
        <w:tblStyle w:val="GridTable4-Accent3"/>
        <w:tblW w:w="0" w:type="auto"/>
        <w:tblLook w:val="04A0" w:firstRow="1" w:lastRow="0" w:firstColumn="1" w:lastColumn="0" w:noHBand="0" w:noVBand="1"/>
      </w:tblPr>
      <w:tblGrid>
        <w:gridCol w:w="1129"/>
        <w:gridCol w:w="4756"/>
        <w:gridCol w:w="933"/>
        <w:gridCol w:w="983"/>
        <w:gridCol w:w="901"/>
        <w:gridCol w:w="927"/>
      </w:tblGrid>
      <w:tr w:rsidR="0077515C" w:rsidRPr="00AE4266" w14:paraId="120821A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3DFF9BC8" w14:textId="77777777" w:rsidR="0077515C" w:rsidRPr="00AE4266" w:rsidRDefault="0077515C">
            <w:pPr>
              <w:pStyle w:val="Table-small"/>
              <w:rPr>
                <w:rFonts w:cstheme="minorHAnsi"/>
                <w:sz w:val="22"/>
                <w:szCs w:val="18"/>
              </w:rPr>
            </w:pPr>
            <w:r w:rsidRPr="00AE4266">
              <w:rPr>
                <w:rFonts w:cstheme="minorHAnsi"/>
                <w:sz w:val="22"/>
                <w:szCs w:val="18"/>
              </w:rPr>
              <w:t xml:space="preserve">Test Description </w:t>
            </w:r>
          </w:p>
        </w:tc>
      </w:tr>
      <w:tr w:rsidR="0077515C" w:rsidRPr="00AE4266" w14:paraId="543F70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5CFF968C" w14:textId="2DA23824" w:rsidR="0077515C" w:rsidRPr="00AE4266" w:rsidRDefault="00571EC7">
            <w:pPr>
              <w:pStyle w:val="Table-small"/>
              <w:rPr>
                <w:rFonts w:cstheme="minorHAnsi"/>
                <w:b w:val="0"/>
              </w:rPr>
            </w:pPr>
            <w:r w:rsidRPr="00AE4266">
              <w:rPr>
                <w:rFonts w:cstheme="minorHAnsi"/>
                <w:b w:val="0"/>
                <w:bCs w:val="0"/>
              </w:rPr>
              <w:t>Find the threshold-voltages where the chip goes into and out of UVLO</w:t>
            </w:r>
          </w:p>
        </w:tc>
      </w:tr>
      <w:tr w:rsidR="0077515C" w:rsidRPr="00AE4266" w14:paraId="03136F20"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20C6BB7D" w14:textId="77777777" w:rsidR="0077515C" w:rsidRPr="00AE4266" w:rsidRDefault="0077515C">
            <w:pPr>
              <w:pStyle w:val="Table-small"/>
              <w:rPr>
                <w:rFonts w:cstheme="minorHAnsi"/>
              </w:rPr>
            </w:pPr>
            <w:r w:rsidRPr="00AE4266">
              <w:rPr>
                <w:rFonts w:cstheme="minorHAnsi"/>
                <w:color w:val="FFFFFF" w:themeColor="background1"/>
                <w:sz w:val="22"/>
                <w:szCs w:val="18"/>
              </w:rPr>
              <w:t>Test Configuration</w:t>
            </w:r>
          </w:p>
        </w:tc>
      </w:tr>
      <w:tr w:rsidR="0077515C" w:rsidRPr="00AE4266" w14:paraId="5BBE41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03908EAD" w14:textId="1F860B95" w:rsidR="0077515C" w:rsidRPr="00AE4266" w:rsidRDefault="0077515C" w:rsidP="001749E9">
            <w:pPr>
              <w:pStyle w:val="Table-small"/>
              <w:rPr>
                <w:rFonts w:cstheme="minorHAnsi"/>
                <w:b w:val="0"/>
                <w:bCs w:val="0"/>
              </w:rPr>
            </w:pPr>
          </w:p>
        </w:tc>
      </w:tr>
      <w:tr w:rsidR="0077515C" w:rsidRPr="00AE4266" w14:paraId="69177530"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2CD7AD13" w14:textId="77777777" w:rsidR="0077515C" w:rsidRPr="00AE4266" w:rsidRDefault="0077515C">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77515C" w:rsidRPr="00AE4266" w14:paraId="7DAF19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43F7909F" w14:textId="7F3DFE60" w:rsidR="0077515C" w:rsidRPr="00AE4266" w:rsidRDefault="00571EC7" w:rsidP="0077515C">
            <w:pPr>
              <w:pStyle w:val="ListParagraph"/>
              <w:numPr>
                <w:ilvl w:val="0"/>
                <w:numId w:val="19"/>
              </w:numPr>
              <w:spacing w:before="20" w:after="20"/>
              <w:rPr>
                <w:b w:val="0"/>
                <w:bCs w:val="0"/>
                <w:sz w:val="20"/>
                <w:szCs w:val="20"/>
              </w:rPr>
            </w:pPr>
            <w:r w:rsidRPr="00AE4266">
              <w:rPr>
                <w:b w:val="0"/>
                <w:bCs w:val="0"/>
                <w:sz w:val="20"/>
                <w:szCs w:val="20"/>
              </w:rPr>
              <w:t>Voltage</w:t>
            </w:r>
            <w:r w:rsidR="0077515C" w:rsidRPr="00AE4266">
              <w:rPr>
                <w:b w:val="0"/>
                <w:bCs w:val="0"/>
                <w:sz w:val="20"/>
                <w:szCs w:val="20"/>
              </w:rPr>
              <w:t xml:space="preserve"> </w:t>
            </w:r>
            <w:r w:rsidRPr="00AE4266">
              <w:rPr>
                <w:b w:val="0"/>
                <w:bCs w:val="0"/>
                <w:sz w:val="20"/>
                <w:szCs w:val="20"/>
              </w:rPr>
              <w:t>source</w:t>
            </w:r>
            <w:r w:rsidR="0077515C" w:rsidRPr="00AE4266">
              <w:rPr>
                <w:b w:val="0"/>
                <w:bCs w:val="0"/>
                <w:sz w:val="20"/>
                <w:szCs w:val="20"/>
              </w:rPr>
              <w:t>: accuracy: 10</w:t>
            </w:r>
            <w:r w:rsidR="006620E0" w:rsidRPr="00AE4266">
              <w:rPr>
                <w:b w:val="0"/>
                <w:bCs w:val="0"/>
                <w:sz w:val="20"/>
                <w:szCs w:val="20"/>
              </w:rPr>
              <w:t>mV</w:t>
            </w:r>
            <w:r w:rsidR="0077515C" w:rsidRPr="00AE4266">
              <w:rPr>
                <w:b w:val="0"/>
                <w:bCs w:val="0"/>
                <w:sz w:val="20"/>
                <w:szCs w:val="20"/>
              </w:rPr>
              <w:t>, range:</w:t>
            </w:r>
            <w:r w:rsidR="00096A48" w:rsidRPr="00AE4266">
              <w:rPr>
                <w:b w:val="0"/>
                <w:bCs w:val="0"/>
                <w:sz w:val="20"/>
                <w:szCs w:val="20"/>
              </w:rPr>
              <w:t xml:space="preserve"> </w:t>
            </w:r>
            <w:r w:rsidR="00A80871" w:rsidRPr="00AE4266">
              <w:rPr>
                <w:b w:val="0"/>
                <w:bCs w:val="0"/>
                <w:sz w:val="20"/>
                <w:szCs w:val="20"/>
              </w:rPr>
              <w:t>4</w:t>
            </w:r>
            <w:r w:rsidR="00096A48" w:rsidRPr="00AE4266">
              <w:rPr>
                <w:b w:val="0"/>
                <w:bCs w:val="0"/>
                <w:sz w:val="20"/>
                <w:szCs w:val="20"/>
              </w:rPr>
              <w:t xml:space="preserve">V </w:t>
            </w:r>
            <w:r w:rsidR="00A80871" w:rsidRPr="00AE4266">
              <w:rPr>
                <w:b w:val="0"/>
                <w:bCs w:val="0"/>
                <w:sz w:val="20"/>
                <w:szCs w:val="20"/>
              </w:rPr>
              <w:t>-</w:t>
            </w:r>
            <w:r w:rsidR="00096A48" w:rsidRPr="00AE4266">
              <w:rPr>
                <w:b w:val="0"/>
                <w:bCs w:val="0"/>
                <w:sz w:val="20"/>
                <w:szCs w:val="20"/>
              </w:rPr>
              <w:t xml:space="preserve"> </w:t>
            </w:r>
            <w:r w:rsidR="00A80871" w:rsidRPr="00AE4266">
              <w:rPr>
                <w:b w:val="0"/>
                <w:bCs w:val="0"/>
                <w:sz w:val="20"/>
                <w:szCs w:val="20"/>
              </w:rPr>
              <w:t>6</w:t>
            </w:r>
            <w:r w:rsidR="00096A48" w:rsidRPr="00AE4266">
              <w:rPr>
                <w:b w:val="0"/>
                <w:bCs w:val="0"/>
                <w:sz w:val="20"/>
                <w:szCs w:val="20"/>
              </w:rPr>
              <w:t>V</w:t>
            </w:r>
            <w:r w:rsidR="00A80871" w:rsidRPr="00AE4266">
              <w:rPr>
                <w:b w:val="0"/>
                <w:bCs w:val="0"/>
                <w:sz w:val="20"/>
                <w:szCs w:val="20"/>
              </w:rPr>
              <w:t xml:space="preserve"> step: 10mV</w:t>
            </w:r>
          </w:p>
          <w:p w14:paraId="0B7409F8" w14:textId="6449134E" w:rsidR="0077515C" w:rsidRPr="00AE4266" w:rsidRDefault="0077515C" w:rsidP="0077515C">
            <w:pPr>
              <w:pStyle w:val="ListParagraph"/>
              <w:numPr>
                <w:ilvl w:val="0"/>
                <w:numId w:val="19"/>
              </w:numPr>
              <w:spacing w:before="20" w:after="20"/>
            </w:pPr>
            <w:r w:rsidRPr="00AE4266">
              <w:rPr>
                <w:b w:val="0"/>
                <w:bCs w:val="0"/>
                <w:sz w:val="20"/>
                <w:szCs w:val="14"/>
              </w:rPr>
              <w:t>Voltage measurement: accuracy: 10mV</w:t>
            </w:r>
          </w:p>
        </w:tc>
      </w:tr>
      <w:tr w:rsidR="0077515C" w:rsidRPr="00AE4266" w14:paraId="0BAF3138"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41699CBF" w14:textId="77777777" w:rsidR="0077515C" w:rsidRPr="00AE4266" w:rsidRDefault="0077515C">
            <w:pPr>
              <w:spacing w:before="20" w:after="20"/>
              <w:rPr>
                <w:sz w:val="20"/>
                <w:szCs w:val="14"/>
              </w:rPr>
            </w:pPr>
            <w:r w:rsidRPr="00AE4266">
              <w:rPr>
                <w:rFonts w:cstheme="minorHAnsi"/>
                <w:color w:val="FFFFFF" w:themeColor="background1"/>
                <w:szCs w:val="18"/>
              </w:rPr>
              <w:t>Test Conditions</w:t>
            </w:r>
          </w:p>
        </w:tc>
      </w:tr>
      <w:tr w:rsidR="0077515C" w:rsidRPr="00AE4266" w14:paraId="251CC7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5AFFDF0C" w14:textId="25EBF237" w:rsidR="0077515C" w:rsidRPr="00AE4266" w:rsidRDefault="0077515C">
            <w:pPr>
              <w:spacing w:before="20" w:after="20"/>
              <w:rPr>
                <w:sz w:val="20"/>
                <w:szCs w:val="14"/>
                <w:highlight w:val="cyan"/>
              </w:rPr>
            </w:pPr>
          </w:p>
        </w:tc>
      </w:tr>
      <w:tr w:rsidR="0077515C" w:rsidRPr="00AE4266" w14:paraId="7B12A416"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5C2E662D" w14:textId="77777777" w:rsidR="0077515C" w:rsidRPr="00AE4266" w:rsidRDefault="0077515C">
            <w:pPr>
              <w:spacing w:before="20" w:after="20"/>
              <w:rPr>
                <w:sz w:val="20"/>
                <w:szCs w:val="14"/>
              </w:rPr>
            </w:pPr>
            <w:r w:rsidRPr="00AE4266">
              <w:rPr>
                <w:rFonts w:cstheme="minorHAnsi"/>
                <w:color w:val="FFFFFF" w:themeColor="background1"/>
                <w:szCs w:val="18"/>
              </w:rPr>
              <w:t>Environmental conditions</w:t>
            </w:r>
            <w:r w:rsidRPr="00AE4266">
              <w:rPr>
                <w:sz w:val="20"/>
                <w:szCs w:val="14"/>
              </w:rPr>
              <w:t xml:space="preserve"> </w:t>
            </w:r>
          </w:p>
        </w:tc>
      </w:tr>
      <w:tr w:rsidR="0077515C" w:rsidRPr="00AE4266" w14:paraId="1A46E3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152DD4BC" w14:textId="77777777" w:rsidR="0077515C" w:rsidRPr="00AE4266" w:rsidRDefault="0077515C">
            <w:pPr>
              <w:spacing w:before="20" w:after="20"/>
              <w:rPr>
                <w:b w:val="0"/>
                <w:bCs w:val="0"/>
                <w:sz w:val="20"/>
                <w:szCs w:val="14"/>
              </w:rPr>
            </w:pPr>
          </w:p>
        </w:tc>
      </w:tr>
      <w:tr w:rsidR="0077515C" w:rsidRPr="00AE4266" w14:paraId="1C609156"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2C9CF49A" w14:textId="77777777" w:rsidR="0077515C" w:rsidRPr="00AE4266" w:rsidRDefault="0077515C">
            <w:pPr>
              <w:pStyle w:val="Table-small"/>
              <w:rPr>
                <w:rFonts w:cstheme="minorHAnsi"/>
                <w:sz w:val="22"/>
                <w:szCs w:val="18"/>
              </w:rPr>
            </w:pPr>
            <w:r w:rsidRPr="00AE4266">
              <w:rPr>
                <w:rFonts w:cstheme="minorHAnsi"/>
                <w:color w:val="FFFFFF" w:themeColor="background1"/>
                <w:sz w:val="22"/>
                <w:szCs w:val="18"/>
              </w:rPr>
              <w:t>Test Procedure</w:t>
            </w:r>
          </w:p>
        </w:tc>
      </w:tr>
      <w:tr w:rsidR="000A38C6" w:rsidRPr="00AE4266" w14:paraId="7B0AF6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3FB45E78" w14:textId="77777777" w:rsidR="000A38C6" w:rsidRPr="00AE4266" w:rsidRDefault="000A38C6">
            <w:pPr>
              <w:pStyle w:val="Table-small"/>
              <w:rPr>
                <w:rFonts w:cstheme="minorHAnsi"/>
                <w:sz w:val="22"/>
                <w:szCs w:val="18"/>
              </w:rPr>
            </w:pPr>
            <w:r w:rsidRPr="00AE4266">
              <w:rPr>
                <w:rFonts w:cstheme="minorHAnsi"/>
                <w:sz w:val="22"/>
                <w:szCs w:val="18"/>
              </w:rPr>
              <w:t>Step</w:t>
            </w:r>
          </w:p>
        </w:tc>
        <w:tc>
          <w:tcPr>
            <w:tcW w:w="8500" w:type="dxa"/>
            <w:gridSpan w:val="5"/>
            <w:shd w:val="clear" w:color="auto" w:fill="C5C2C2" w:themeFill="accent3" w:themeFillTint="66"/>
          </w:tcPr>
          <w:p w14:paraId="73AE2694" w14:textId="2100D967" w:rsidR="000A38C6" w:rsidRPr="00AE4266" w:rsidRDefault="000A38C6">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r>
      <w:tr w:rsidR="000A38C6" w:rsidRPr="00AE4266" w14:paraId="6F578555"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6EA513F2" w14:textId="77777777" w:rsidR="000A38C6" w:rsidRPr="00AE4266" w:rsidRDefault="000A38C6" w:rsidP="00DF444C">
            <w:pPr>
              <w:pStyle w:val="Table-small"/>
              <w:numPr>
                <w:ilvl w:val="0"/>
                <w:numId w:val="30"/>
              </w:numPr>
              <w:rPr>
                <w:rFonts w:cstheme="minorHAnsi"/>
                <w:b w:val="0"/>
                <w:bCs w:val="0"/>
                <w:szCs w:val="20"/>
              </w:rPr>
            </w:pPr>
          </w:p>
        </w:tc>
        <w:tc>
          <w:tcPr>
            <w:tcW w:w="8500" w:type="dxa"/>
            <w:gridSpan w:val="5"/>
            <w:shd w:val="clear" w:color="auto" w:fill="FFFFFF" w:themeFill="background1"/>
          </w:tcPr>
          <w:p w14:paraId="525A5ABA" w14:textId="5BE3B41E" w:rsidR="000A38C6" w:rsidRPr="00AE4266" w:rsidRDefault="000A38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Pr="00AE4266">
              <w:rPr>
                <w:rFonts w:cstheme="minorHAnsi"/>
                <w:szCs w:val="20"/>
              </w:rPr>
              <w:fldChar w:fldCharType="begin"/>
            </w:r>
            <w:r w:rsidRPr="00AE4266">
              <w:rPr>
                <w:rFonts w:cstheme="minorHAnsi"/>
                <w:szCs w:val="20"/>
              </w:rPr>
              <w:instrText xml:space="preserve"> REF  routine_park \h  \* MERGEFORMAT </w:instrText>
            </w:r>
            <w:r w:rsidRPr="00AE4266">
              <w:rPr>
                <w:rFonts w:cstheme="minorHAnsi"/>
                <w:szCs w:val="20"/>
              </w:rPr>
            </w:r>
            <w:r w:rsidRPr="00AE4266">
              <w:rPr>
                <w:rFonts w:cstheme="minorHAnsi"/>
                <w:szCs w:val="20"/>
              </w:rPr>
              <w:fldChar w:fldCharType="separate"/>
            </w:r>
            <w:r w:rsidRPr="00AE4266">
              <w:rPr>
                <w:rFonts w:cstheme="minorHAnsi"/>
              </w:rPr>
              <w:t>Park state</w:t>
            </w:r>
            <w:r w:rsidRPr="00AE4266">
              <w:rPr>
                <w:rFonts w:cstheme="minorHAnsi"/>
                <w:szCs w:val="20"/>
              </w:rPr>
              <w:fldChar w:fldCharType="end"/>
            </w:r>
          </w:p>
        </w:tc>
      </w:tr>
      <w:tr w:rsidR="000A38C6" w:rsidRPr="00AE4266" w14:paraId="2E3CDB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3BE1F03" w14:textId="77777777" w:rsidR="000A38C6" w:rsidRPr="00AE4266" w:rsidRDefault="000A38C6" w:rsidP="00DF444C">
            <w:pPr>
              <w:pStyle w:val="Table-small"/>
              <w:numPr>
                <w:ilvl w:val="0"/>
                <w:numId w:val="30"/>
              </w:numPr>
              <w:rPr>
                <w:rFonts w:cstheme="minorHAnsi"/>
                <w:b w:val="0"/>
                <w:bCs w:val="0"/>
                <w:szCs w:val="20"/>
              </w:rPr>
            </w:pPr>
          </w:p>
        </w:tc>
        <w:tc>
          <w:tcPr>
            <w:tcW w:w="8500" w:type="dxa"/>
            <w:gridSpan w:val="5"/>
            <w:shd w:val="clear" w:color="auto" w:fill="FFFFFF" w:themeFill="background1"/>
          </w:tcPr>
          <w:p w14:paraId="4E79B5B6" w14:textId="29E34DFB" w:rsidR="000A38C6" w:rsidRPr="00AE4266" w:rsidRDefault="000A38C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Enable EL</w:t>
            </w:r>
          </w:p>
        </w:tc>
      </w:tr>
      <w:tr w:rsidR="000A38C6" w:rsidRPr="00AE4266" w14:paraId="13588085"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27555A1A" w14:textId="77777777" w:rsidR="000A38C6" w:rsidRPr="00AE4266" w:rsidRDefault="000A38C6" w:rsidP="00DF444C">
            <w:pPr>
              <w:pStyle w:val="Table-small"/>
              <w:numPr>
                <w:ilvl w:val="0"/>
                <w:numId w:val="30"/>
              </w:numPr>
              <w:rPr>
                <w:rFonts w:cstheme="minorHAnsi"/>
                <w:b w:val="0"/>
                <w:bCs w:val="0"/>
                <w:szCs w:val="20"/>
              </w:rPr>
            </w:pPr>
          </w:p>
        </w:tc>
        <w:tc>
          <w:tcPr>
            <w:tcW w:w="8500" w:type="dxa"/>
            <w:gridSpan w:val="5"/>
            <w:shd w:val="clear" w:color="auto" w:fill="FFFFFF" w:themeFill="background1"/>
          </w:tcPr>
          <w:p w14:paraId="6287EB3D" w14:textId="3AE53CA9" w:rsidR="000A38C6" w:rsidRPr="00AE4266" w:rsidRDefault="000A38C6" w:rsidP="00F54A7D">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Write a logic </w:t>
            </w:r>
            <w:r w:rsidR="008A5F86" w:rsidRPr="008A5F86">
              <w:rPr>
                <w:rFonts w:ascii="Cascadia Code" w:hAnsi="Cascadia Code" w:cs="Cascadia Code"/>
                <w:szCs w:val="20"/>
                <w:shd w:val="clear" w:color="auto" w:fill="D9D9D9" w:themeFill="background1" w:themeFillShade="D9"/>
              </w:rPr>
              <w:t xml:space="preserve"> </w:t>
            </w:r>
            <w:r w:rsidRPr="008A5F86">
              <w:rPr>
                <w:rFonts w:ascii="Cascadia Code" w:hAnsi="Cascadia Code" w:cs="Cascadia Code"/>
                <w:szCs w:val="20"/>
                <w:shd w:val="clear" w:color="auto" w:fill="D9D9D9" w:themeFill="background1" w:themeFillShade="D9"/>
              </w:rPr>
              <w:t>1</w:t>
            </w:r>
            <w:r w:rsidR="008A5F86" w:rsidRPr="008A5F86">
              <w:rPr>
                <w:rFonts w:ascii="Cascadia Code" w:hAnsi="Cascadia Code" w:cs="Cascadia Code"/>
                <w:szCs w:val="20"/>
                <w:shd w:val="clear" w:color="auto" w:fill="D9D9D9" w:themeFill="background1" w:themeFillShade="D9"/>
              </w:rPr>
              <w:t xml:space="preserve"> </w:t>
            </w:r>
            <w:r w:rsidRPr="00AE4266">
              <w:rPr>
                <w:rFonts w:cstheme="minorHAnsi"/>
                <w:szCs w:val="20"/>
              </w:rPr>
              <w:t xml:space="preserve"> to En</w:t>
            </w:r>
          </w:p>
        </w:tc>
      </w:tr>
      <w:tr w:rsidR="000A38C6" w:rsidRPr="00AE4266" w14:paraId="28BFEE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0BA30013" w14:textId="77777777" w:rsidR="000A38C6" w:rsidRPr="00AE4266" w:rsidRDefault="000A38C6" w:rsidP="00DF444C">
            <w:pPr>
              <w:pStyle w:val="Table-small"/>
              <w:numPr>
                <w:ilvl w:val="0"/>
                <w:numId w:val="30"/>
              </w:numPr>
              <w:rPr>
                <w:rFonts w:cstheme="minorHAnsi"/>
                <w:b w:val="0"/>
                <w:bCs w:val="0"/>
                <w:szCs w:val="20"/>
              </w:rPr>
            </w:pPr>
          </w:p>
        </w:tc>
        <w:tc>
          <w:tcPr>
            <w:tcW w:w="8500" w:type="dxa"/>
            <w:gridSpan w:val="5"/>
            <w:shd w:val="clear" w:color="auto" w:fill="FFFFFF" w:themeFill="background1"/>
          </w:tcPr>
          <w:p w14:paraId="21ED5418" w14:textId="5CF123E8" w:rsidR="000A38C6" w:rsidRPr="00AE4266" w:rsidRDefault="000A38C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 xml:space="preserve">Sweep the voltage of the main power-supply 4V </w:t>
            </w:r>
            <w:r w:rsidRPr="00AE4266">
              <w:rPr>
                <w:rFonts w:ascii="Arial" w:hAnsi="Arial" w:cs="Arial"/>
                <w:szCs w:val="20"/>
              </w:rPr>
              <w:t>→</w:t>
            </w:r>
            <w:r w:rsidRPr="00AE4266">
              <w:rPr>
                <w:rFonts w:cstheme="minorHAnsi"/>
                <w:szCs w:val="20"/>
              </w:rPr>
              <w:t xml:space="preserve"> 6V</w:t>
            </w:r>
          </w:p>
        </w:tc>
      </w:tr>
      <w:tr w:rsidR="000A38C6" w:rsidRPr="00AE4266" w14:paraId="591C8A2F"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50104676" w14:textId="77777777" w:rsidR="000A38C6" w:rsidRPr="00AE4266" w:rsidRDefault="000A38C6" w:rsidP="000A7497">
            <w:pPr>
              <w:pStyle w:val="Table-small"/>
              <w:numPr>
                <w:ilvl w:val="1"/>
                <w:numId w:val="30"/>
              </w:numPr>
              <w:rPr>
                <w:rFonts w:cstheme="minorHAnsi"/>
                <w:b w:val="0"/>
                <w:bCs w:val="0"/>
                <w:szCs w:val="20"/>
              </w:rPr>
            </w:pPr>
          </w:p>
        </w:tc>
        <w:tc>
          <w:tcPr>
            <w:tcW w:w="8500" w:type="dxa"/>
            <w:gridSpan w:val="5"/>
            <w:shd w:val="clear" w:color="auto" w:fill="FFFFFF" w:themeFill="background1"/>
          </w:tcPr>
          <w:p w14:paraId="69ED8BE4" w14:textId="5A751755" w:rsidR="000A38C6" w:rsidRPr="00AE4266" w:rsidRDefault="000A38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Wait 10ms</w:t>
            </w:r>
          </w:p>
        </w:tc>
      </w:tr>
      <w:tr w:rsidR="000A38C6" w:rsidRPr="00AE4266" w14:paraId="53342F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663A8AF1" w14:textId="77777777" w:rsidR="000A38C6" w:rsidRPr="00AE4266" w:rsidRDefault="000A38C6" w:rsidP="000A7497">
            <w:pPr>
              <w:pStyle w:val="Table-small"/>
              <w:numPr>
                <w:ilvl w:val="1"/>
                <w:numId w:val="30"/>
              </w:numPr>
              <w:rPr>
                <w:rFonts w:cstheme="minorHAnsi"/>
                <w:b w:val="0"/>
                <w:bCs w:val="0"/>
                <w:szCs w:val="20"/>
              </w:rPr>
            </w:pPr>
          </w:p>
        </w:tc>
        <w:tc>
          <w:tcPr>
            <w:tcW w:w="8500" w:type="dxa"/>
            <w:gridSpan w:val="5"/>
            <w:shd w:val="clear" w:color="auto" w:fill="FFFFFF" w:themeFill="background1"/>
          </w:tcPr>
          <w:p w14:paraId="77E97B82" w14:textId="50FCFF4E" w:rsidR="000A38C6" w:rsidRPr="00AE4266" w:rsidRDefault="000A38C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 xml:space="preserve">Measure the output-voltage of the DUT using </w:t>
            </w:r>
            <w:r w:rsidR="00BE089F">
              <w:rPr>
                <w:rFonts w:cstheme="minorHAnsi"/>
                <w:szCs w:val="20"/>
              </w:rPr>
              <w:t>the</w:t>
            </w:r>
            <w:r w:rsidRPr="00AE4266">
              <w:rPr>
                <w:rFonts w:cstheme="minorHAnsi"/>
                <w:szCs w:val="20"/>
              </w:rPr>
              <w:t xml:space="preserve"> EL</w:t>
            </w:r>
          </w:p>
        </w:tc>
      </w:tr>
      <w:tr w:rsidR="00D328C8" w:rsidRPr="00D328C8" w14:paraId="1DBFF8E2"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141E6632" w14:textId="77777777" w:rsidR="000A38C6" w:rsidRPr="00B2394A" w:rsidRDefault="000A38C6" w:rsidP="000A7497">
            <w:pPr>
              <w:pStyle w:val="Table-small"/>
              <w:numPr>
                <w:ilvl w:val="1"/>
                <w:numId w:val="30"/>
              </w:numPr>
              <w:rPr>
                <w:rFonts w:cstheme="minorHAnsi"/>
                <w:b w:val="0"/>
                <w:bCs w:val="0"/>
                <w:szCs w:val="20"/>
              </w:rPr>
            </w:pPr>
          </w:p>
        </w:tc>
        <w:tc>
          <w:tcPr>
            <w:tcW w:w="8500" w:type="dxa"/>
            <w:gridSpan w:val="5"/>
            <w:shd w:val="clear" w:color="auto" w:fill="FFFFFF" w:themeFill="background1"/>
          </w:tcPr>
          <w:p w14:paraId="439A9E84" w14:textId="60474E31" w:rsidR="000A38C6" w:rsidRPr="00B2394A" w:rsidRDefault="000A38C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B2394A">
              <w:rPr>
                <w:rFonts w:cstheme="minorHAnsi"/>
                <w:szCs w:val="20"/>
              </w:rPr>
              <w:t xml:space="preserve">Log the threshold voltage where the chip goes out of </w:t>
            </w:r>
            <w:r w:rsidR="0047282E" w:rsidRPr="00B2394A">
              <w:rPr>
                <w:rFonts w:cstheme="minorHAnsi"/>
                <w:szCs w:val="20"/>
              </w:rPr>
              <w:t>reset</w:t>
            </w:r>
          </w:p>
        </w:tc>
      </w:tr>
      <w:tr w:rsidR="000A38C6" w:rsidRPr="00AE4266" w14:paraId="35AA06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A019B77" w14:textId="77777777" w:rsidR="000A38C6" w:rsidRPr="00AE4266" w:rsidRDefault="000A38C6" w:rsidP="009D496E">
            <w:pPr>
              <w:pStyle w:val="Table-small"/>
              <w:numPr>
                <w:ilvl w:val="0"/>
                <w:numId w:val="30"/>
              </w:numPr>
              <w:rPr>
                <w:rFonts w:cstheme="minorHAnsi"/>
                <w:b w:val="0"/>
                <w:bCs w:val="0"/>
                <w:szCs w:val="20"/>
              </w:rPr>
            </w:pPr>
          </w:p>
        </w:tc>
        <w:tc>
          <w:tcPr>
            <w:tcW w:w="8500" w:type="dxa"/>
            <w:gridSpan w:val="5"/>
            <w:shd w:val="clear" w:color="auto" w:fill="FFFFFF" w:themeFill="background1"/>
          </w:tcPr>
          <w:p w14:paraId="03999306" w14:textId="3FDCEB97" w:rsidR="000A38C6" w:rsidRPr="00AE4266" w:rsidRDefault="000A38C6" w:rsidP="009D496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 xml:space="preserve">Sweep the voltage of the main power-supply 6V </w:t>
            </w:r>
            <w:r w:rsidRPr="00AE4266">
              <w:rPr>
                <w:rFonts w:ascii="Arial" w:hAnsi="Arial" w:cs="Arial"/>
                <w:szCs w:val="20"/>
              </w:rPr>
              <w:t>→</w:t>
            </w:r>
            <w:r w:rsidRPr="00AE4266">
              <w:rPr>
                <w:rFonts w:cstheme="minorHAnsi"/>
                <w:szCs w:val="20"/>
              </w:rPr>
              <w:t xml:space="preserve"> 4V</w:t>
            </w:r>
          </w:p>
        </w:tc>
      </w:tr>
      <w:tr w:rsidR="000A38C6" w:rsidRPr="00AE4266" w14:paraId="1597DE90"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349C305A" w14:textId="77777777" w:rsidR="000A38C6" w:rsidRPr="00AE4266" w:rsidRDefault="000A38C6" w:rsidP="000A7497">
            <w:pPr>
              <w:pStyle w:val="Table-small"/>
              <w:numPr>
                <w:ilvl w:val="1"/>
                <w:numId w:val="30"/>
              </w:numPr>
              <w:rPr>
                <w:rFonts w:cstheme="minorHAnsi"/>
                <w:b w:val="0"/>
                <w:bCs w:val="0"/>
                <w:szCs w:val="20"/>
              </w:rPr>
            </w:pPr>
          </w:p>
        </w:tc>
        <w:tc>
          <w:tcPr>
            <w:tcW w:w="8500" w:type="dxa"/>
            <w:gridSpan w:val="5"/>
            <w:shd w:val="clear" w:color="auto" w:fill="FFFFFF" w:themeFill="background1"/>
          </w:tcPr>
          <w:p w14:paraId="4A00A3C7" w14:textId="43FFBB82" w:rsidR="000A38C6" w:rsidRPr="00AE4266" w:rsidRDefault="000A38C6" w:rsidP="009D496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Wait 10ms</w:t>
            </w:r>
          </w:p>
        </w:tc>
      </w:tr>
      <w:tr w:rsidR="000A38C6" w:rsidRPr="00AE4266" w14:paraId="620758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03E706B" w14:textId="77777777" w:rsidR="000A38C6" w:rsidRPr="00AE4266" w:rsidRDefault="000A38C6" w:rsidP="000A7497">
            <w:pPr>
              <w:pStyle w:val="Table-small"/>
              <w:numPr>
                <w:ilvl w:val="1"/>
                <w:numId w:val="30"/>
              </w:numPr>
              <w:rPr>
                <w:rFonts w:cstheme="minorHAnsi"/>
                <w:b w:val="0"/>
                <w:bCs w:val="0"/>
                <w:szCs w:val="20"/>
              </w:rPr>
            </w:pPr>
          </w:p>
        </w:tc>
        <w:tc>
          <w:tcPr>
            <w:tcW w:w="8500" w:type="dxa"/>
            <w:gridSpan w:val="5"/>
            <w:shd w:val="clear" w:color="auto" w:fill="FFFFFF" w:themeFill="background1"/>
          </w:tcPr>
          <w:p w14:paraId="32041787" w14:textId="7A18BABF" w:rsidR="000A38C6" w:rsidRPr="00AE4266" w:rsidRDefault="000A38C6" w:rsidP="009D496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 xml:space="preserve">Measure the output-voltage of the DUT using </w:t>
            </w:r>
            <w:r w:rsidR="00EE7277">
              <w:rPr>
                <w:rFonts w:cstheme="minorHAnsi"/>
                <w:szCs w:val="20"/>
              </w:rPr>
              <w:t>the</w:t>
            </w:r>
            <w:r w:rsidRPr="00AE4266">
              <w:rPr>
                <w:rFonts w:cstheme="minorHAnsi"/>
                <w:szCs w:val="20"/>
              </w:rPr>
              <w:t xml:space="preserve"> EL</w:t>
            </w:r>
          </w:p>
        </w:tc>
      </w:tr>
      <w:tr w:rsidR="00D328C8" w:rsidRPr="00D328C8" w14:paraId="03DB7EA5"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3FF7E4AD" w14:textId="77777777" w:rsidR="000A38C6" w:rsidRPr="00B2394A" w:rsidRDefault="000A38C6" w:rsidP="000A7497">
            <w:pPr>
              <w:pStyle w:val="Table-small"/>
              <w:numPr>
                <w:ilvl w:val="1"/>
                <w:numId w:val="30"/>
              </w:numPr>
              <w:rPr>
                <w:rFonts w:cstheme="minorHAnsi"/>
                <w:b w:val="0"/>
                <w:bCs w:val="0"/>
                <w:szCs w:val="20"/>
              </w:rPr>
            </w:pPr>
          </w:p>
        </w:tc>
        <w:tc>
          <w:tcPr>
            <w:tcW w:w="8500" w:type="dxa"/>
            <w:gridSpan w:val="5"/>
            <w:shd w:val="clear" w:color="auto" w:fill="FFFFFF" w:themeFill="background1"/>
          </w:tcPr>
          <w:p w14:paraId="2F665519" w14:textId="74E8696C" w:rsidR="000A38C6" w:rsidRPr="00B2394A" w:rsidRDefault="000A38C6" w:rsidP="009D496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B2394A">
              <w:rPr>
                <w:rFonts w:cstheme="minorHAnsi"/>
                <w:szCs w:val="20"/>
              </w:rPr>
              <w:t xml:space="preserve">Log the threshold voltage where the chip goes into </w:t>
            </w:r>
            <w:r w:rsidR="0047282E" w:rsidRPr="00B2394A">
              <w:rPr>
                <w:rFonts w:cstheme="minorHAnsi"/>
                <w:szCs w:val="20"/>
              </w:rPr>
              <w:t>reset</w:t>
            </w:r>
          </w:p>
        </w:tc>
      </w:tr>
      <w:tr w:rsidR="00A5224C" w:rsidRPr="00AE4266" w14:paraId="06AC6A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67734DC3" w14:textId="77777777" w:rsidR="00A5224C" w:rsidRPr="00AE4266" w:rsidRDefault="00A5224C" w:rsidP="00A5224C">
            <w:pPr>
              <w:pStyle w:val="Table-small"/>
              <w:numPr>
                <w:ilvl w:val="0"/>
                <w:numId w:val="30"/>
              </w:numPr>
              <w:rPr>
                <w:rFonts w:cstheme="minorHAnsi"/>
                <w:b w:val="0"/>
                <w:bCs w:val="0"/>
                <w:szCs w:val="20"/>
              </w:rPr>
            </w:pPr>
          </w:p>
        </w:tc>
        <w:tc>
          <w:tcPr>
            <w:tcW w:w="8500" w:type="dxa"/>
            <w:gridSpan w:val="5"/>
            <w:shd w:val="clear" w:color="auto" w:fill="FFFFFF" w:themeFill="background1"/>
          </w:tcPr>
          <w:p w14:paraId="4D7B1A4A" w14:textId="1B7A5635" w:rsidR="00A5224C" w:rsidRPr="00AE4266" w:rsidRDefault="00A5224C" w:rsidP="009D496E">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rPr>
                <w:rFonts w:cstheme="minorHAnsi"/>
                <w:color w:val="000000"/>
                <w:szCs w:val="20"/>
              </w:rPr>
              <w:t>Log the output voltage as a function of the input-voltage sweeps</w:t>
            </w:r>
          </w:p>
        </w:tc>
      </w:tr>
      <w:tr w:rsidR="009D496E" w:rsidRPr="00AE4266" w14:paraId="6422AEC1"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784758B2" w14:textId="77777777" w:rsidR="009D496E" w:rsidRPr="00AE4266" w:rsidRDefault="009D496E" w:rsidP="009D496E">
            <w:pPr>
              <w:pStyle w:val="Table-small"/>
              <w:rPr>
                <w:rFonts w:cstheme="minorHAnsi"/>
                <w:szCs w:val="20"/>
              </w:rPr>
            </w:pPr>
            <w:r w:rsidRPr="00AE4266">
              <w:rPr>
                <w:rFonts w:cstheme="minorHAnsi"/>
                <w:color w:val="FFFFFF" w:themeColor="background1"/>
                <w:sz w:val="22"/>
                <w:szCs w:val="22"/>
              </w:rPr>
              <w:t>Notes</w:t>
            </w:r>
          </w:p>
        </w:tc>
      </w:tr>
      <w:tr w:rsidR="00840CD8" w:rsidRPr="00AE4266" w14:paraId="3CB35E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FFFFFF" w:themeFill="background1"/>
          </w:tcPr>
          <w:p w14:paraId="21971954" w14:textId="517199E9" w:rsidR="00840CD8" w:rsidRPr="00AE4266" w:rsidRDefault="00840CD8" w:rsidP="00840CD8">
            <w:pPr>
              <w:pStyle w:val="Table-small"/>
              <w:rPr>
                <w:rFonts w:cstheme="minorHAnsi"/>
                <w:b w:val="0"/>
                <w:bCs w:val="0"/>
                <w:szCs w:val="20"/>
              </w:rPr>
            </w:pPr>
            <w:r>
              <w:rPr>
                <w:rFonts w:cstheme="minorHAnsi"/>
                <w:b w:val="0"/>
                <w:bCs w:val="0"/>
                <w:szCs w:val="20"/>
              </w:rPr>
              <w:t>To save test time, during production testing the input sweep can be replaced by go/no-go testing</w:t>
            </w:r>
          </w:p>
        </w:tc>
      </w:tr>
      <w:tr w:rsidR="00840CD8" w:rsidRPr="00AE4266" w14:paraId="19ED96DA" w14:textId="77777777">
        <w:tc>
          <w:tcPr>
            <w:cnfStyle w:val="001000000000" w:firstRow="0" w:lastRow="0" w:firstColumn="1" w:lastColumn="0" w:oddVBand="0" w:evenVBand="0" w:oddHBand="0" w:evenHBand="0" w:firstRowFirstColumn="0" w:firstRowLastColumn="0" w:lastRowFirstColumn="0" w:lastRowLastColumn="0"/>
            <w:tcW w:w="9629" w:type="dxa"/>
            <w:gridSpan w:val="6"/>
            <w:shd w:val="clear" w:color="auto" w:fill="514E4E" w:themeFill="accent3" w:themeFillShade="BF"/>
          </w:tcPr>
          <w:p w14:paraId="4841A897" w14:textId="77777777" w:rsidR="00840CD8" w:rsidRPr="00AE4266" w:rsidRDefault="00840CD8" w:rsidP="00840CD8">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840CD8" w:rsidRPr="00AE4266" w14:paraId="003988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5C2C2" w:themeFill="accent3" w:themeFillTint="66"/>
          </w:tcPr>
          <w:p w14:paraId="4AC0F58C" w14:textId="77777777" w:rsidR="00840CD8" w:rsidRPr="00AE4266" w:rsidRDefault="00840CD8" w:rsidP="00840CD8">
            <w:pPr>
              <w:pStyle w:val="Table-small"/>
              <w:rPr>
                <w:rFonts w:cstheme="minorHAnsi"/>
                <w:szCs w:val="20"/>
              </w:rPr>
            </w:pPr>
            <w:r w:rsidRPr="00AE4266">
              <w:rPr>
                <w:rFonts w:cstheme="minorHAnsi"/>
                <w:sz w:val="22"/>
                <w:szCs w:val="22"/>
              </w:rPr>
              <w:t xml:space="preserve">ID </w:t>
            </w:r>
          </w:p>
        </w:tc>
        <w:tc>
          <w:tcPr>
            <w:tcW w:w="4756" w:type="dxa"/>
            <w:shd w:val="clear" w:color="auto" w:fill="C5C2C2" w:themeFill="accent3" w:themeFillTint="66"/>
          </w:tcPr>
          <w:p w14:paraId="6798D938" w14:textId="77777777" w:rsidR="00840CD8" w:rsidRPr="00AE4266" w:rsidRDefault="00840CD8" w:rsidP="00840CD8">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933" w:type="dxa"/>
            <w:shd w:val="clear" w:color="auto" w:fill="C5C2C2" w:themeFill="accent3" w:themeFillTint="66"/>
          </w:tcPr>
          <w:p w14:paraId="6DD21F9E" w14:textId="77777777" w:rsidR="00840CD8" w:rsidRPr="00AE4266" w:rsidRDefault="00840CD8" w:rsidP="00840CD8">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983" w:type="dxa"/>
            <w:shd w:val="clear" w:color="auto" w:fill="C5C2C2" w:themeFill="accent3" w:themeFillTint="66"/>
          </w:tcPr>
          <w:p w14:paraId="3113EE47" w14:textId="77777777" w:rsidR="00840CD8" w:rsidRPr="00AE4266" w:rsidRDefault="00840CD8" w:rsidP="00840CD8">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901" w:type="dxa"/>
            <w:shd w:val="clear" w:color="auto" w:fill="C5C2C2" w:themeFill="accent3" w:themeFillTint="66"/>
          </w:tcPr>
          <w:p w14:paraId="64A8F9A0" w14:textId="77777777" w:rsidR="00840CD8" w:rsidRPr="00AE4266" w:rsidRDefault="00840CD8" w:rsidP="00840CD8">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927" w:type="dxa"/>
            <w:shd w:val="clear" w:color="auto" w:fill="C5C2C2" w:themeFill="accent3" w:themeFillTint="66"/>
          </w:tcPr>
          <w:p w14:paraId="417D552D" w14:textId="77777777" w:rsidR="00840CD8" w:rsidRPr="00AE4266" w:rsidRDefault="00840CD8" w:rsidP="00840CD8">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840CD8" w:rsidRPr="00AE4266" w14:paraId="0453518D"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3A2F9DFC" w14:textId="6C461F93" w:rsidR="00840CD8" w:rsidRPr="00AE4266" w:rsidRDefault="007824CD" w:rsidP="00840CD8">
            <w:pPr>
              <w:pStyle w:val="Table-small"/>
              <w:rPr>
                <w:rFonts w:cstheme="minorHAnsi"/>
                <w:b w:val="0"/>
                <w:bCs w:val="0"/>
                <w:szCs w:val="20"/>
              </w:rPr>
            </w:pPr>
            <w:r>
              <w:t>M001</w:t>
            </w:r>
            <w:r w:rsidR="0032760B">
              <w:t>3</w:t>
            </w:r>
          </w:p>
        </w:tc>
        <w:tc>
          <w:tcPr>
            <w:tcW w:w="4756" w:type="dxa"/>
            <w:shd w:val="clear" w:color="auto" w:fill="FFFFFF" w:themeFill="background1"/>
          </w:tcPr>
          <w:p w14:paraId="4FCCB17A" w14:textId="573DA019" w:rsidR="00840CD8" w:rsidRPr="00AE4266" w:rsidRDefault="00840CD8" w:rsidP="00840C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UVLO_H</w:t>
            </w:r>
          </w:p>
        </w:tc>
        <w:tc>
          <w:tcPr>
            <w:tcW w:w="933" w:type="dxa"/>
            <w:shd w:val="clear" w:color="auto" w:fill="FFFFFF" w:themeFill="background1"/>
          </w:tcPr>
          <w:p w14:paraId="7AC170E1" w14:textId="660C0F15" w:rsidR="00840CD8" w:rsidRPr="00AE4266" w:rsidRDefault="00840CD8" w:rsidP="00840C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V</w:t>
            </w:r>
          </w:p>
        </w:tc>
        <w:tc>
          <w:tcPr>
            <w:tcW w:w="983" w:type="dxa"/>
            <w:shd w:val="clear" w:color="auto" w:fill="FFFFFF" w:themeFill="background1"/>
          </w:tcPr>
          <w:p w14:paraId="6A146697" w14:textId="75BD1B61" w:rsidR="00840CD8" w:rsidRPr="00AE4266" w:rsidRDefault="00840CD8" w:rsidP="00840C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1" w:type="dxa"/>
            <w:shd w:val="clear" w:color="auto" w:fill="FFFFFF" w:themeFill="background1"/>
          </w:tcPr>
          <w:p w14:paraId="2BB09CA1" w14:textId="26B232DA" w:rsidR="00840CD8" w:rsidRPr="00AE4266" w:rsidRDefault="00840CD8" w:rsidP="00840C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27" w:type="dxa"/>
            <w:shd w:val="clear" w:color="auto" w:fill="FFFFFF" w:themeFill="background1"/>
          </w:tcPr>
          <w:p w14:paraId="317583F0" w14:textId="77777777" w:rsidR="00840CD8" w:rsidRPr="00AE4266" w:rsidRDefault="00840CD8" w:rsidP="00840C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840CD8" w:rsidRPr="00AE4266" w14:paraId="4C8D9D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18A48602" w14:textId="10BF662B" w:rsidR="00840CD8" w:rsidRPr="00AE4266" w:rsidRDefault="007824CD" w:rsidP="00840CD8">
            <w:pPr>
              <w:pStyle w:val="Table-small"/>
            </w:pPr>
            <w:r>
              <w:t>M001</w:t>
            </w:r>
            <w:r w:rsidR="0032760B">
              <w:t>4</w:t>
            </w:r>
          </w:p>
        </w:tc>
        <w:tc>
          <w:tcPr>
            <w:tcW w:w="4756" w:type="dxa"/>
            <w:shd w:val="clear" w:color="auto" w:fill="FFFFFF" w:themeFill="background1"/>
          </w:tcPr>
          <w:p w14:paraId="7AB5A8BB" w14:textId="216927B8" w:rsidR="00840CD8" w:rsidRPr="00AE4266" w:rsidRDefault="00840CD8" w:rsidP="00840C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UVLO_L</w:t>
            </w:r>
          </w:p>
        </w:tc>
        <w:tc>
          <w:tcPr>
            <w:tcW w:w="933" w:type="dxa"/>
            <w:shd w:val="clear" w:color="auto" w:fill="FFFFFF" w:themeFill="background1"/>
          </w:tcPr>
          <w:p w14:paraId="26171302" w14:textId="77AB9814" w:rsidR="00840CD8" w:rsidRPr="00AE4266" w:rsidRDefault="00840CD8" w:rsidP="00840C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V</w:t>
            </w:r>
          </w:p>
        </w:tc>
        <w:tc>
          <w:tcPr>
            <w:tcW w:w="983" w:type="dxa"/>
            <w:shd w:val="clear" w:color="auto" w:fill="FFFFFF" w:themeFill="background1"/>
          </w:tcPr>
          <w:p w14:paraId="5E40FDFB" w14:textId="77777777" w:rsidR="00840CD8" w:rsidRPr="00AE4266" w:rsidRDefault="00840CD8" w:rsidP="00840C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01" w:type="dxa"/>
            <w:shd w:val="clear" w:color="auto" w:fill="FFFFFF" w:themeFill="background1"/>
          </w:tcPr>
          <w:p w14:paraId="7E5C603E" w14:textId="1D55A5BF" w:rsidR="00840CD8" w:rsidRPr="00AE4266" w:rsidRDefault="00840CD8" w:rsidP="00840C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27" w:type="dxa"/>
            <w:shd w:val="clear" w:color="auto" w:fill="FFFFFF" w:themeFill="background1"/>
          </w:tcPr>
          <w:p w14:paraId="38E53777" w14:textId="72D060C1" w:rsidR="00840CD8" w:rsidRPr="00AE4266" w:rsidRDefault="00840CD8" w:rsidP="00840C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842187" w:rsidRPr="00AE4266" w14:paraId="688E40AA" w14:textId="77777777">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E853E87" w14:textId="2DC420EE" w:rsidR="00842187" w:rsidRDefault="00405676" w:rsidP="00840CD8">
            <w:pPr>
              <w:pStyle w:val="Table-small"/>
            </w:pPr>
            <w:r>
              <w:lastRenderedPageBreak/>
              <w:t>M0037</w:t>
            </w:r>
          </w:p>
        </w:tc>
        <w:tc>
          <w:tcPr>
            <w:tcW w:w="4756" w:type="dxa"/>
            <w:shd w:val="clear" w:color="auto" w:fill="FFFFFF" w:themeFill="background1"/>
          </w:tcPr>
          <w:p w14:paraId="58BCB6C1" w14:textId="6623D41C" w:rsidR="00842187" w:rsidRPr="00AE4266" w:rsidRDefault="00405676" w:rsidP="00840C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UVLO_hyst</w:t>
            </w:r>
          </w:p>
        </w:tc>
        <w:tc>
          <w:tcPr>
            <w:tcW w:w="933" w:type="dxa"/>
            <w:shd w:val="clear" w:color="auto" w:fill="FFFFFF" w:themeFill="background1"/>
          </w:tcPr>
          <w:p w14:paraId="5ABBF1BD" w14:textId="64CAC8FC" w:rsidR="00842187" w:rsidRPr="00AE4266" w:rsidRDefault="00405676" w:rsidP="00840C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983" w:type="dxa"/>
            <w:shd w:val="clear" w:color="auto" w:fill="FFFFFF" w:themeFill="background1"/>
          </w:tcPr>
          <w:p w14:paraId="7735C183" w14:textId="77777777" w:rsidR="00842187" w:rsidRPr="00AE4266" w:rsidRDefault="00842187" w:rsidP="00840C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01" w:type="dxa"/>
            <w:shd w:val="clear" w:color="auto" w:fill="FFFFFF" w:themeFill="background1"/>
          </w:tcPr>
          <w:p w14:paraId="644DC755" w14:textId="77777777" w:rsidR="00842187" w:rsidRPr="00AE4266" w:rsidRDefault="00842187" w:rsidP="00840C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27" w:type="dxa"/>
            <w:shd w:val="clear" w:color="auto" w:fill="FFFFFF" w:themeFill="background1"/>
          </w:tcPr>
          <w:p w14:paraId="16E4F4C1" w14:textId="77777777" w:rsidR="00842187" w:rsidRPr="00AE4266" w:rsidRDefault="00842187" w:rsidP="00840C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bl>
    <w:p w14:paraId="4E7C68A8" w14:textId="1E0ED391" w:rsidR="0077515C" w:rsidRPr="00AE4266" w:rsidRDefault="0077515C" w:rsidP="0077515C">
      <w:pPr>
        <w:rPr>
          <w:lang w:eastAsia="en-US"/>
        </w:rPr>
      </w:pPr>
    </w:p>
    <w:p w14:paraId="6452649B" w14:textId="67B84420" w:rsidR="005063BE" w:rsidRPr="00AE4266" w:rsidRDefault="007824CD" w:rsidP="005063BE">
      <w:pPr>
        <w:pStyle w:val="Heading2"/>
        <w:rPr>
          <w:lang w:eastAsia="en-US"/>
        </w:rPr>
      </w:pPr>
      <w:bookmarkStart w:id="168" w:name="_Ref196475372"/>
      <w:bookmarkStart w:id="169" w:name="_Toc211426746"/>
      <w:r>
        <w:t>T00</w:t>
      </w:r>
      <w:r w:rsidR="000A6793">
        <w:t>10</w:t>
      </w:r>
      <w:r w:rsidR="00FA3CD6">
        <w:t xml:space="preserve">: </w:t>
      </w:r>
      <w:r w:rsidR="005063BE" w:rsidRPr="00AE4266">
        <w:rPr>
          <w:lang w:eastAsia="en-US"/>
        </w:rPr>
        <w:t>Output voltage monitor</w:t>
      </w:r>
      <w:bookmarkEnd w:id="168"/>
      <w:bookmarkEnd w:id="169"/>
    </w:p>
    <w:p w14:paraId="1EE084A9" w14:textId="1FA46D42" w:rsidR="005063BE" w:rsidRPr="00AE4266" w:rsidRDefault="005063BE" w:rsidP="005063BE">
      <w:pPr>
        <w:pStyle w:val="Caption"/>
        <w:keepNext/>
        <w:rPr>
          <w:lang w:val="en-GB"/>
        </w:rPr>
      </w:pPr>
      <w:bookmarkStart w:id="170" w:name="_Toc211426691"/>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21</w:t>
      </w:r>
      <w:r w:rsidRPr="00AE4266">
        <w:rPr>
          <w:lang w:val="en-GB"/>
        </w:rPr>
        <w:fldChar w:fldCharType="end"/>
      </w:r>
      <w:r w:rsidRPr="00AE4266">
        <w:rPr>
          <w:lang w:val="en-GB"/>
        </w:rPr>
        <w:t xml:space="preserve">: </w:t>
      </w:r>
      <w:r w:rsidR="00A876DB" w:rsidRPr="00AE4266">
        <w:rPr>
          <w:lang w:val="en-GB"/>
        </w:rPr>
        <w:fldChar w:fldCharType="begin"/>
      </w:r>
      <w:r w:rsidR="00A876DB" w:rsidRPr="00AE4266">
        <w:rPr>
          <w:lang w:val="en-GB"/>
        </w:rPr>
        <w:instrText xml:space="preserve"> REF _Ref196475372 </w:instrText>
      </w:r>
      <w:r w:rsidR="00A876DB" w:rsidRPr="00AE4266">
        <w:rPr>
          <w:lang w:val="en-GB"/>
        </w:rPr>
        <w:fldChar w:fldCharType="separate"/>
      </w:r>
      <w:r w:rsidR="00A876DB" w:rsidRPr="00AE4266">
        <w:rPr>
          <w:lang w:val="en-GB"/>
        </w:rPr>
        <w:t>Output voltage monitor</w:t>
      </w:r>
      <w:r w:rsidR="00A876DB" w:rsidRPr="00AE4266">
        <w:rPr>
          <w:lang w:val="en-GB"/>
        </w:rPr>
        <w:fldChar w:fldCharType="end"/>
      </w:r>
      <w:r w:rsidRPr="00AE4266">
        <w:rPr>
          <w:lang w:val="en-GB"/>
        </w:rPr>
        <w:t xml:space="preserve"> overview</w:t>
      </w:r>
      <w:bookmarkEnd w:id="170"/>
    </w:p>
    <w:tbl>
      <w:tblPr>
        <w:tblStyle w:val="GridTable4-Accent3"/>
        <w:tblW w:w="9776" w:type="dxa"/>
        <w:tblLook w:val="04A0" w:firstRow="1" w:lastRow="0" w:firstColumn="1" w:lastColumn="0" w:noHBand="0" w:noVBand="1"/>
      </w:tblPr>
      <w:tblGrid>
        <w:gridCol w:w="1084"/>
        <w:gridCol w:w="4293"/>
        <w:gridCol w:w="891"/>
        <w:gridCol w:w="9"/>
        <w:gridCol w:w="1182"/>
        <w:gridCol w:w="967"/>
        <w:gridCol w:w="220"/>
        <w:gridCol w:w="1130"/>
      </w:tblGrid>
      <w:tr w:rsidR="005063BE" w:rsidRPr="00AE4266" w14:paraId="4FC6F003" w14:textId="77777777" w:rsidTr="00F834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27785E50" w14:textId="77777777" w:rsidR="005063BE" w:rsidRPr="00AE4266" w:rsidRDefault="005063BE">
            <w:pPr>
              <w:pStyle w:val="Table-small"/>
              <w:rPr>
                <w:rFonts w:cstheme="minorHAnsi"/>
                <w:sz w:val="22"/>
                <w:szCs w:val="18"/>
              </w:rPr>
            </w:pPr>
            <w:r w:rsidRPr="00AE4266">
              <w:rPr>
                <w:rFonts w:cstheme="minorHAnsi"/>
                <w:sz w:val="22"/>
                <w:szCs w:val="18"/>
              </w:rPr>
              <w:t xml:space="preserve">Test Description </w:t>
            </w:r>
          </w:p>
        </w:tc>
      </w:tr>
      <w:tr w:rsidR="00942FB4" w:rsidRPr="00AE4266" w14:paraId="7DD1840C" w14:textId="77777777" w:rsidTr="00F83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1DF291D6" w14:textId="1AFAACBB" w:rsidR="00942FB4" w:rsidRPr="00AE4266" w:rsidRDefault="00942FB4" w:rsidP="00942FB4">
            <w:pPr>
              <w:pStyle w:val="Table-small"/>
              <w:rPr>
                <w:rFonts w:cstheme="minorHAnsi"/>
                <w:b w:val="0"/>
              </w:rPr>
            </w:pPr>
            <w:r w:rsidRPr="00AE4266">
              <w:rPr>
                <w:rFonts w:cstheme="minorHAnsi"/>
                <w:b w:val="0"/>
                <w:bCs w:val="0"/>
              </w:rPr>
              <w:t>Check the ±6.5% limits of the control-loop by forcing Vi.</w:t>
            </w:r>
          </w:p>
        </w:tc>
      </w:tr>
      <w:tr w:rsidR="00942FB4" w:rsidRPr="00AE4266" w14:paraId="15D904D3" w14:textId="77777777" w:rsidTr="00F834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69C3C13C" w14:textId="77777777" w:rsidR="00942FB4" w:rsidRPr="00AE4266" w:rsidRDefault="00942FB4" w:rsidP="00942FB4">
            <w:pPr>
              <w:pStyle w:val="Table-small"/>
              <w:rPr>
                <w:rFonts w:cstheme="minorHAnsi"/>
              </w:rPr>
            </w:pPr>
            <w:r w:rsidRPr="00AE4266">
              <w:rPr>
                <w:rFonts w:cstheme="minorHAnsi"/>
                <w:color w:val="FFFFFF" w:themeColor="background1"/>
                <w:sz w:val="22"/>
                <w:szCs w:val="18"/>
              </w:rPr>
              <w:t>Test Configuration</w:t>
            </w:r>
          </w:p>
        </w:tc>
      </w:tr>
      <w:tr w:rsidR="00942FB4" w:rsidRPr="00AE4266" w14:paraId="0677547B" w14:textId="77777777" w:rsidTr="00F83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51460695" w14:textId="1C1AD12B" w:rsidR="00942FB4" w:rsidRPr="00AE4266" w:rsidRDefault="00F6732A" w:rsidP="001749E9">
            <w:pPr>
              <w:pStyle w:val="Table-small"/>
              <w:rPr>
                <w:rFonts w:cstheme="minorHAnsi"/>
                <w:b w:val="0"/>
                <w:bCs w:val="0"/>
              </w:rPr>
            </w:pPr>
            <w:r>
              <w:rPr>
                <w:rFonts w:cstheme="minorHAnsi"/>
                <w:b w:val="0"/>
                <w:bCs w:val="0"/>
              </w:rPr>
              <w:t xml:space="preserve">During this test the control loop of the DUT is </w:t>
            </w:r>
            <w:r w:rsidR="0047175B">
              <w:rPr>
                <w:rFonts w:cstheme="minorHAnsi"/>
                <w:b w:val="0"/>
                <w:bCs w:val="0"/>
              </w:rPr>
              <w:t>intentional</w:t>
            </w:r>
            <w:r>
              <w:rPr>
                <w:rFonts w:cstheme="minorHAnsi"/>
                <w:b w:val="0"/>
                <w:bCs w:val="0"/>
              </w:rPr>
              <w:t xml:space="preserve"> </w:t>
            </w:r>
            <w:r w:rsidR="0047175B">
              <w:rPr>
                <w:rFonts w:cstheme="minorHAnsi"/>
                <w:b w:val="0"/>
                <w:bCs w:val="0"/>
              </w:rPr>
              <w:t xml:space="preserve">broken, the output voltage will not be regulated, even more it will be beneficial for the </w:t>
            </w:r>
            <w:r w:rsidR="00E0272D">
              <w:rPr>
                <w:rFonts w:cstheme="minorHAnsi"/>
                <w:b w:val="0"/>
                <w:bCs w:val="0"/>
              </w:rPr>
              <w:t xml:space="preserve">accuracy of this test that the PWM controller is forced to a fixed position, </w:t>
            </w:r>
            <w:r w:rsidR="00950385">
              <w:rPr>
                <w:rFonts w:cstheme="minorHAnsi"/>
                <w:b w:val="0"/>
                <w:bCs w:val="0"/>
              </w:rPr>
              <w:t>this will keep the power stage in one state, reducing self-heating and clea</w:t>
            </w:r>
            <w:r w:rsidR="00831BE1">
              <w:rPr>
                <w:rFonts w:cstheme="minorHAnsi"/>
                <w:b w:val="0"/>
                <w:bCs w:val="0"/>
              </w:rPr>
              <w:t xml:space="preserve">ner supply, ground and substrate potentials.  </w:t>
            </w:r>
          </w:p>
        </w:tc>
      </w:tr>
      <w:tr w:rsidR="00942FB4" w:rsidRPr="00AE4266" w14:paraId="6AF87D86" w14:textId="77777777" w:rsidTr="00F834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2AF097B3" w14:textId="77777777" w:rsidR="00942FB4" w:rsidRPr="00AE4266" w:rsidRDefault="00942FB4" w:rsidP="00942FB4">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942FB4" w:rsidRPr="00AE4266" w14:paraId="340416F5" w14:textId="77777777" w:rsidTr="00F83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59F4732A" w14:textId="14D1927B" w:rsidR="00942FB4" w:rsidRPr="00AE4266" w:rsidRDefault="00942FB4" w:rsidP="00942FB4">
            <w:pPr>
              <w:pStyle w:val="ListParagraph"/>
              <w:numPr>
                <w:ilvl w:val="0"/>
                <w:numId w:val="19"/>
              </w:numPr>
              <w:spacing w:before="20" w:after="20"/>
              <w:rPr>
                <w:b w:val="0"/>
                <w:bCs w:val="0"/>
                <w:sz w:val="20"/>
                <w:szCs w:val="20"/>
              </w:rPr>
            </w:pPr>
            <w:r w:rsidRPr="00AE4266">
              <w:rPr>
                <w:b w:val="0"/>
                <w:bCs w:val="0"/>
                <w:sz w:val="20"/>
                <w:szCs w:val="20"/>
              </w:rPr>
              <w:t xml:space="preserve">Voltage source: accuracy: </w:t>
            </w:r>
            <w:r w:rsidR="00415EB0" w:rsidRPr="00AE4266">
              <w:rPr>
                <w:b w:val="0"/>
                <w:bCs w:val="0"/>
                <w:sz w:val="20"/>
                <w:szCs w:val="20"/>
              </w:rPr>
              <w:t>2</w:t>
            </w:r>
            <w:r w:rsidRPr="00AE4266">
              <w:rPr>
                <w:b w:val="0"/>
                <w:bCs w:val="0"/>
                <w:sz w:val="20"/>
                <w:szCs w:val="20"/>
              </w:rPr>
              <w:t xml:space="preserve">mV, range: </w:t>
            </w:r>
            <w:r w:rsidR="0001203B" w:rsidRPr="00AE4266">
              <w:rPr>
                <w:b w:val="0"/>
                <w:bCs w:val="0"/>
                <w:sz w:val="20"/>
                <w:szCs w:val="20"/>
              </w:rPr>
              <w:t>500mV</w:t>
            </w:r>
            <w:r w:rsidRPr="00AE4266">
              <w:rPr>
                <w:b w:val="0"/>
                <w:bCs w:val="0"/>
                <w:sz w:val="20"/>
                <w:szCs w:val="20"/>
              </w:rPr>
              <w:t xml:space="preserve"> </w:t>
            </w:r>
            <w:r w:rsidR="00415EB0" w:rsidRPr="00AE4266">
              <w:rPr>
                <w:b w:val="0"/>
                <w:bCs w:val="0"/>
                <w:sz w:val="20"/>
                <w:szCs w:val="20"/>
              </w:rPr>
              <w:t>–</w:t>
            </w:r>
            <w:r w:rsidRPr="00AE4266">
              <w:rPr>
                <w:b w:val="0"/>
                <w:bCs w:val="0"/>
                <w:sz w:val="20"/>
                <w:szCs w:val="20"/>
              </w:rPr>
              <w:t xml:space="preserve"> </w:t>
            </w:r>
            <w:r w:rsidR="00415EB0" w:rsidRPr="00AE4266">
              <w:rPr>
                <w:b w:val="0"/>
                <w:bCs w:val="0"/>
                <w:sz w:val="20"/>
                <w:szCs w:val="20"/>
              </w:rPr>
              <w:t>700mV</w:t>
            </w:r>
            <w:r w:rsidRPr="00AE4266">
              <w:rPr>
                <w:b w:val="0"/>
                <w:bCs w:val="0"/>
                <w:sz w:val="20"/>
                <w:szCs w:val="20"/>
              </w:rPr>
              <w:t xml:space="preserve"> step: </w:t>
            </w:r>
            <w:r w:rsidR="00415EB0" w:rsidRPr="00AE4266">
              <w:rPr>
                <w:b w:val="0"/>
                <w:bCs w:val="0"/>
                <w:sz w:val="20"/>
                <w:szCs w:val="20"/>
              </w:rPr>
              <w:t>5</w:t>
            </w:r>
            <w:r w:rsidRPr="00AE4266">
              <w:rPr>
                <w:b w:val="0"/>
                <w:bCs w:val="0"/>
                <w:sz w:val="20"/>
                <w:szCs w:val="20"/>
              </w:rPr>
              <w:t>mV</w:t>
            </w:r>
          </w:p>
          <w:p w14:paraId="11F30B45" w14:textId="2C2123B1" w:rsidR="00942FB4" w:rsidRPr="00AE4266" w:rsidRDefault="00942FB4" w:rsidP="00942FB4">
            <w:pPr>
              <w:pStyle w:val="ListParagraph"/>
              <w:numPr>
                <w:ilvl w:val="0"/>
                <w:numId w:val="19"/>
              </w:numPr>
              <w:spacing w:before="20" w:after="20"/>
            </w:pPr>
            <w:r w:rsidRPr="00AE4266">
              <w:rPr>
                <w:b w:val="0"/>
                <w:bCs w:val="0"/>
                <w:sz w:val="20"/>
                <w:szCs w:val="14"/>
              </w:rPr>
              <w:t xml:space="preserve">Voltage measurement: </w:t>
            </w:r>
            <w:r w:rsidR="00320999" w:rsidRPr="00AE4266">
              <w:rPr>
                <w:b w:val="0"/>
                <w:bCs w:val="0"/>
                <w:sz w:val="20"/>
                <w:szCs w:val="14"/>
              </w:rPr>
              <w:t xml:space="preserve">accuracy: </w:t>
            </w:r>
            <w:r w:rsidR="00D160BB" w:rsidRPr="00AE4266">
              <w:rPr>
                <w:b w:val="0"/>
                <w:bCs w:val="0"/>
                <w:sz w:val="20"/>
                <w:szCs w:val="14"/>
              </w:rPr>
              <w:t>10mV, range: 3.6V, high-Z</w:t>
            </w:r>
          </w:p>
        </w:tc>
      </w:tr>
      <w:tr w:rsidR="00942FB4" w:rsidRPr="00AE4266" w14:paraId="18FCB471" w14:textId="77777777" w:rsidTr="00F834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1BF17405" w14:textId="77777777" w:rsidR="00942FB4" w:rsidRPr="00AE4266" w:rsidRDefault="00942FB4" w:rsidP="00942FB4">
            <w:pPr>
              <w:spacing w:before="20" w:after="20"/>
              <w:rPr>
                <w:sz w:val="20"/>
                <w:szCs w:val="14"/>
              </w:rPr>
            </w:pPr>
            <w:r w:rsidRPr="00AE4266">
              <w:rPr>
                <w:rFonts w:cstheme="minorHAnsi"/>
                <w:color w:val="FFFFFF" w:themeColor="background1"/>
                <w:szCs w:val="18"/>
              </w:rPr>
              <w:t>Test Conditions</w:t>
            </w:r>
          </w:p>
        </w:tc>
      </w:tr>
      <w:tr w:rsidR="00942FB4" w:rsidRPr="00AE4266" w14:paraId="58CD9D3A" w14:textId="77777777" w:rsidTr="00F83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31A3179D" w14:textId="0FD1CE89" w:rsidR="00942FB4" w:rsidRPr="00AE4266" w:rsidRDefault="00942FB4" w:rsidP="00942FB4">
            <w:pPr>
              <w:spacing w:before="20" w:after="20"/>
              <w:rPr>
                <w:sz w:val="20"/>
                <w:szCs w:val="14"/>
                <w:highlight w:val="cyan"/>
              </w:rPr>
            </w:pPr>
          </w:p>
        </w:tc>
      </w:tr>
      <w:tr w:rsidR="00942FB4" w:rsidRPr="00AE4266" w14:paraId="50B24278" w14:textId="77777777" w:rsidTr="00F834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6315A6F0" w14:textId="77777777" w:rsidR="00942FB4" w:rsidRPr="00AE4266" w:rsidRDefault="00942FB4" w:rsidP="00942FB4">
            <w:pPr>
              <w:spacing w:before="20" w:after="20"/>
              <w:rPr>
                <w:sz w:val="20"/>
                <w:szCs w:val="14"/>
              </w:rPr>
            </w:pPr>
            <w:r w:rsidRPr="00AE4266">
              <w:rPr>
                <w:rFonts w:cstheme="minorHAnsi"/>
                <w:color w:val="FFFFFF" w:themeColor="background1"/>
                <w:szCs w:val="18"/>
              </w:rPr>
              <w:t>Environmental conditions</w:t>
            </w:r>
            <w:r w:rsidRPr="00AE4266">
              <w:rPr>
                <w:sz w:val="20"/>
                <w:szCs w:val="14"/>
              </w:rPr>
              <w:t xml:space="preserve"> </w:t>
            </w:r>
          </w:p>
        </w:tc>
      </w:tr>
      <w:tr w:rsidR="00942FB4" w:rsidRPr="00AE4266" w14:paraId="3BE9BAA7" w14:textId="77777777" w:rsidTr="00F83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61ACC40B" w14:textId="77777777" w:rsidR="00942FB4" w:rsidRPr="00AE4266" w:rsidRDefault="00942FB4" w:rsidP="00942FB4">
            <w:pPr>
              <w:spacing w:before="20" w:after="20"/>
              <w:rPr>
                <w:b w:val="0"/>
                <w:bCs w:val="0"/>
                <w:sz w:val="20"/>
                <w:szCs w:val="14"/>
              </w:rPr>
            </w:pPr>
          </w:p>
        </w:tc>
      </w:tr>
      <w:tr w:rsidR="00942FB4" w:rsidRPr="00AE4266" w14:paraId="77C961F2" w14:textId="77777777" w:rsidTr="00F834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10AA7EA6" w14:textId="77777777" w:rsidR="00942FB4" w:rsidRPr="00AE4266" w:rsidRDefault="00942FB4" w:rsidP="00942FB4">
            <w:pPr>
              <w:pStyle w:val="Table-small"/>
              <w:rPr>
                <w:rFonts w:cstheme="minorHAnsi"/>
                <w:sz w:val="22"/>
                <w:szCs w:val="18"/>
              </w:rPr>
            </w:pPr>
            <w:r w:rsidRPr="00AE4266">
              <w:rPr>
                <w:rFonts w:cstheme="minorHAnsi"/>
                <w:color w:val="FFFFFF" w:themeColor="background1"/>
                <w:sz w:val="22"/>
                <w:szCs w:val="18"/>
              </w:rPr>
              <w:t>Test Procedure</w:t>
            </w:r>
          </w:p>
        </w:tc>
      </w:tr>
      <w:tr w:rsidR="00942FB4" w:rsidRPr="00AE4266" w14:paraId="4579C02A" w14:textId="77777777" w:rsidTr="0042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shd w:val="clear" w:color="auto" w:fill="C5C2C2" w:themeFill="accent3" w:themeFillTint="66"/>
          </w:tcPr>
          <w:p w14:paraId="03BF713C" w14:textId="77777777" w:rsidR="00942FB4" w:rsidRPr="00AE4266" w:rsidRDefault="00942FB4" w:rsidP="00942FB4">
            <w:pPr>
              <w:pStyle w:val="Table-small"/>
              <w:rPr>
                <w:rFonts w:cstheme="minorHAnsi"/>
                <w:sz w:val="22"/>
                <w:szCs w:val="18"/>
              </w:rPr>
            </w:pPr>
            <w:r w:rsidRPr="00AE4266">
              <w:rPr>
                <w:rFonts w:cstheme="minorHAnsi"/>
                <w:sz w:val="22"/>
                <w:szCs w:val="18"/>
              </w:rPr>
              <w:t>Step</w:t>
            </w:r>
          </w:p>
        </w:tc>
        <w:tc>
          <w:tcPr>
            <w:tcW w:w="5193" w:type="dxa"/>
            <w:gridSpan w:val="3"/>
            <w:shd w:val="clear" w:color="auto" w:fill="C5C2C2" w:themeFill="accent3" w:themeFillTint="66"/>
          </w:tcPr>
          <w:p w14:paraId="6267C90F" w14:textId="77777777" w:rsidR="00942FB4" w:rsidRPr="00AE4266" w:rsidRDefault="00942FB4"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c>
          <w:tcPr>
            <w:tcW w:w="2149" w:type="dxa"/>
            <w:gridSpan w:val="2"/>
            <w:shd w:val="clear" w:color="auto" w:fill="C5C2C2" w:themeFill="accent3" w:themeFillTint="66"/>
          </w:tcPr>
          <w:p w14:paraId="4299427B" w14:textId="20D465F1" w:rsidR="00942FB4" w:rsidRPr="00AE4266" w:rsidRDefault="00BA2070"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Mux</w:t>
            </w:r>
            <w:r w:rsidR="00942FB4" w:rsidRPr="00AE4266">
              <w:rPr>
                <w:rFonts w:cstheme="minorHAnsi"/>
                <w:b/>
                <w:bCs/>
                <w:sz w:val="22"/>
                <w:szCs w:val="18"/>
              </w:rPr>
              <w:t xml:space="preserve"> parameter</w:t>
            </w:r>
          </w:p>
        </w:tc>
        <w:tc>
          <w:tcPr>
            <w:tcW w:w="1350" w:type="dxa"/>
            <w:gridSpan w:val="2"/>
            <w:shd w:val="clear" w:color="auto" w:fill="C5C2C2" w:themeFill="accent3" w:themeFillTint="66"/>
          </w:tcPr>
          <w:p w14:paraId="0C983018" w14:textId="28A474D9" w:rsidR="00942FB4" w:rsidRPr="00AE4266" w:rsidRDefault="00BA2070"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code</w:t>
            </w:r>
          </w:p>
        </w:tc>
      </w:tr>
      <w:tr w:rsidR="00942FB4" w:rsidRPr="00AE4266" w14:paraId="0AFB7511" w14:textId="77777777" w:rsidTr="00425BB3">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6ACDF4FB" w14:textId="77777777" w:rsidR="00942FB4" w:rsidRPr="00AE4266" w:rsidRDefault="00942FB4" w:rsidP="004D461A">
            <w:pPr>
              <w:pStyle w:val="Table-small"/>
              <w:numPr>
                <w:ilvl w:val="0"/>
                <w:numId w:val="32"/>
              </w:numPr>
              <w:rPr>
                <w:rFonts w:cstheme="minorHAnsi"/>
                <w:b w:val="0"/>
                <w:bCs w:val="0"/>
                <w:szCs w:val="20"/>
              </w:rPr>
            </w:pPr>
          </w:p>
        </w:tc>
        <w:tc>
          <w:tcPr>
            <w:tcW w:w="5193" w:type="dxa"/>
            <w:gridSpan w:val="3"/>
            <w:shd w:val="clear" w:color="auto" w:fill="FFFFFF" w:themeFill="background1"/>
          </w:tcPr>
          <w:p w14:paraId="7A3C2655" w14:textId="77777777" w:rsidR="00942FB4" w:rsidRPr="00AE4266" w:rsidRDefault="00942FB4"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Pr="00AE4266">
              <w:rPr>
                <w:rFonts w:cstheme="minorHAnsi"/>
                <w:szCs w:val="20"/>
              </w:rPr>
              <w:fldChar w:fldCharType="begin"/>
            </w:r>
            <w:r w:rsidRPr="00AE4266">
              <w:rPr>
                <w:rFonts w:cstheme="minorHAnsi"/>
                <w:szCs w:val="20"/>
              </w:rPr>
              <w:instrText xml:space="preserve"> REF  routine_park \h  \* MERGEFORMAT </w:instrText>
            </w:r>
            <w:r w:rsidRPr="00AE4266">
              <w:rPr>
                <w:rFonts w:cstheme="minorHAnsi"/>
                <w:szCs w:val="20"/>
              </w:rPr>
            </w:r>
            <w:r w:rsidRPr="00AE4266">
              <w:rPr>
                <w:rFonts w:cstheme="minorHAnsi"/>
                <w:szCs w:val="20"/>
              </w:rPr>
              <w:fldChar w:fldCharType="separate"/>
            </w:r>
            <w:r w:rsidRPr="00AE4266">
              <w:rPr>
                <w:rFonts w:cstheme="minorHAnsi"/>
              </w:rPr>
              <w:t>Park state</w:t>
            </w:r>
            <w:r w:rsidRPr="00AE4266">
              <w:rPr>
                <w:rFonts w:cstheme="minorHAnsi"/>
                <w:szCs w:val="20"/>
              </w:rPr>
              <w:fldChar w:fldCharType="end"/>
            </w:r>
          </w:p>
        </w:tc>
        <w:tc>
          <w:tcPr>
            <w:tcW w:w="2149" w:type="dxa"/>
            <w:gridSpan w:val="2"/>
            <w:shd w:val="clear" w:color="auto" w:fill="FFFFFF" w:themeFill="background1"/>
          </w:tcPr>
          <w:p w14:paraId="70979378" w14:textId="77777777" w:rsidR="00942FB4" w:rsidRPr="00AE4266" w:rsidRDefault="00942FB4"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350" w:type="dxa"/>
            <w:gridSpan w:val="2"/>
            <w:shd w:val="clear" w:color="auto" w:fill="FFFFFF" w:themeFill="background1"/>
          </w:tcPr>
          <w:p w14:paraId="020167E5" w14:textId="77777777" w:rsidR="00942FB4" w:rsidRPr="00AE4266" w:rsidRDefault="00942FB4"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AF4D63" w:rsidRPr="00AE4266" w14:paraId="38675D72" w14:textId="77777777" w:rsidTr="0042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094C90E2" w14:textId="77777777" w:rsidR="00AF4D63" w:rsidRPr="00AE4266" w:rsidRDefault="00AF4D63" w:rsidP="004D461A">
            <w:pPr>
              <w:pStyle w:val="Table-small"/>
              <w:numPr>
                <w:ilvl w:val="0"/>
                <w:numId w:val="32"/>
              </w:numPr>
              <w:rPr>
                <w:rFonts w:cstheme="minorHAnsi"/>
                <w:b w:val="0"/>
                <w:bCs w:val="0"/>
                <w:szCs w:val="20"/>
              </w:rPr>
            </w:pPr>
          </w:p>
        </w:tc>
        <w:tc>
          <w:tcPr>
            <w:tcW w:w="5193" w:type="dxa"/>
            <w:gridSpan w:val="3"/>
            <w:shd w:val="clear" w:color="auto" w:fill="FFFFFF" w:themeFill="background1"/>
          </w:tcPr>
          <w:p w14:paraId="595EEB2B" w14:textId="01A1BFA5" w:rsidR="00AF4D63" w:rsidRPr="00AE4266" w:rsidRDefault="00AF4D63"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Connect Vi to the SMU</w:t>
            </w:r>
          </w:p>
        </w:tc>
        <w:tc>
          <w:tcPr>
            <w:tcW w:w="2149" w:type="dxa"/>
            <w:gridSpan w:val="2"/>
            <w:shd w:val="clear" w:color="auto" w:fill="FFFFFF" w:themeFill="background1"/>
          </w:tcPr>
          <w:p w14:paraId="38EAB51D" w14:textId="77777777" w:rsidR="00AF4D63" w:rsidRDefault="00826C12"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Ext_trim</w:t>
            </w:r>
          </w:p>
          <w:p w14:paraId="2970ABE3" w14:textId="4DB857D8" w:rsidR="00826C12" w:rsidRPr="00AE4266" w:rsidRDefault="005061EF"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Vi_trim</w:t>
            </w:r>
          </w:p>
        </w:tc>
        <w:tc>
          <w:tcPr>
            <w:tcW w:w="1350" w:type="dxa"/>
            <w:gridSpan w:val="2"/>
            <w:shd w:val="clear" w:color="auto" w:fill="FFFFFF" w:themeFill="background1"/>
          </w:tcPr>
          <w:p w14:paraId="3A8D8FB0" w14:textId="77777777" w:rsidR="00AF4D63" w:rsidRDefault="00826C12"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0x5</w:t>
            </w:r>
          </w:p>
          <w:p w14:paraId="627EE014" w14:textId="68C1B898" w:rsidR="005061EF" w:rsidRPr="00AE4266" w:rsidRDefault="005061EF"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0x7</w:t>
            </w:r>
          </w:p>
        </w:tc>
      </w:tr>
      <w:tr w:rsidR="00592233" w:rsidRPr="00AE4266" w14:paraId="3D89D14D" w14:textId="77777777" w:rsidTr="00425BB3">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15499770" w14:textId="77777777" w:rsidR="00592233" w:rsidRPr="00AE4266" w:rsidRDefault="00592233" w:rsidP="004D461A">
            <w:pPr>
              <w:pStyle w:val="Table-small"/>
              <w:numPr>
                <w:ilvl w:val="0"/>
                <w:numId w:val="32"/>
              </w:numPr>
              <w:rPr>
                <w:rFonts w:cstheme="minorHAnsi"/>
                <w:b w:val="0"/>
                <w:bCs w:val="0"/>
                <w:szCs w:val="20"/>
              </w:rPr>
            </w:pPr>
          </w:p>
        </w:tc>
        <w:tc>
          <w:tcPr>
            <w:tcW w:w="5193" w:type="dxa"/>
            <w:gridSpan w:val="3"/>
            <w:shd w:val="clear" w:color="auto" w:fill="FFFFFF" w:themeFill="background1"/>
          </w:tcPr>
          <w:p w14:paraId="43436999" w14:textId="545A0E5B" w:rsidR="00592233" w:rsidRPr="00AE4266" w:rsidRDefault="00592233"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Connect BGP_EA to DMM</w:t>
            </w:r>
          </w:p>
        </w:tc>
        <w:tc>
          <w:tcPr>
            <w:tcW w:w="2149" w:type="dxa"/>
            <w:gridSpan w:val="2"/>
            <w:shd w:val="clear" w:color="auto" w:fill="FFFFFF" w:themeFill="background1"/>
          </w:tcPr>
          <w:p w14:paraId="0C36D81E" w14:textId="6779D1AA" w:rsidR="00592233" w:rsidRPr="00AE4266" w:rsidRDefault="005061EF"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Tst_trim</w:t>
            </w:r>
          </w:p>
        </w:tc>
        <w:tc>
          <w:tcPr>
            <w:tcW w:w="1350" w:type="dxa"/>
            <w:gridSpan w:val="2"/>
            <w:shd w:val="clear" w:color="auto" w:fill="FFFFFF" w:themeFill="background1"/>
          </w:tcPr>
          <w:p w14:paraId="2F0DBFF4" w14:textId="2C490AD0" w:rsidR="00592233" w:rsidRPr="00AE4266" w:rsidRDefault="00BA2070"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0x2</w:t>
            </w:r>
          </w:p>
        </w:tc>
      </w:tr>
      <w:tr w:rsidR="00942FB4" w:rsidRPr="00AE4266" w14:paraId="336DCBE0" w14:textId="77777777" w:rsidTr="0042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6BC6BB7B" w14:textId="77777777" w:rsidR="00942FB4" w:rsidRPr="00AE4266" w:rsidRDefault="00942FB4" w:rsidP="004D461A">
            <w:pPr>
              <w:pStyle w:val="Table-small"/>
              <w:numPr>
                <w:ilvl w:val="0"/>
                <w:numId w:val="32"/>
              </w:numPr>
              <w:rPr>
                <w:rFonts w:cstheme="minorHAnsi"/>
                <w:b w:val="0"/>
                <w:bCs w:val="0"/>
                <w:szCs w:val="20"/>
              </w:rPr>
            </w:pPr>
          </w:p>
        </w:tc>
        <w:tc>
          <w:tcPr>
            <w:tcW w:w="5193" w:type="dxa"/>
            <w:gridSpan w:val="3"/>
            <w:shd w:val="clear" w:color="auto" w:fill="FFFFFF" w:themeFill="background1"/>
          </w:tcPr>
          <w:p w14:paraId="42135842" w14:textId="542A0E1F" w:rsidR="00942FB4" w:rsidRPr="00AE4266" w:rsidRDefault="00942FB4"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commentRangeStart w:id="171"/>
            <w:r w:rsidRPr="00AE4266">
              <w:rPr>
                <w:rFonts w:cstheme="minorHAnsi"/>
                <w:szCs w:val="20"/>
              </w:rPr>
              <w:t>Write a logic 1 to En</w:t>
            </w:r>
            <w:commentRangeEnd w:id="171"/>
            <w:r w:rsidR="008218CC" w:rsidRPr="00AE4266">
              <w:rPr>
                <w:rStyle w:val="CommentReference"/>
                <w:rFonts w:cstheme="minorHAnsi"/>
                <w:sz w:val="20"/>
                <w:szCs w:val="20"/>
              </w:rPr>
              <w:commentReference w:id="171"/>
            </w:r>
          </w:p>
        </w:tc>
        <w:tc>
          <w:tcPr>
            <w:tcW w:w="2149" w:type="dxa"/>
            <w:gridSpan w:val="2"/>
            <w:shd w:val="clear" w:color="auto" w:fill="FFFFFF" w:themeFill="background1"/>
          </w:tcPr>
          <w:p w14:paraId="7B2DACF9" w14:textId="77777777" w:rsidR="00942FB4" w:rsidRPr="00AE4266" w:rsidRDefault="00942FB4"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350" w:type="dxa"/>
            <w:gridSpan w:val="2"/>
            <w:shd w:val="clear" w:color="auto" w:fill="FFFFFF" w:themeFill="background1"/>
          </w:tcPr>
          <w:p w14:paraId="2251B3DC" w14:textId="77777777" w:rsidR="00942FB4" w:rsidRPr="00AE4266" w:rsidRDefault="00942FB4"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662BF3" w:rsidRPr="00AE4266" w14:paraId="076E233F" w14:textId="77777777" w:rsidTr="00425BB3">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08F847F7" w14:textId="77777777" w:rsidR="00662BF3" w:rsidRPr="00AE4266" w:rsidRDefault="00662BF3" w:rsidP="004D461A">
            <w:pPr>
              <w:pStyle w:val="Table-small"/>
              <w:numPr>
                <w:ilvl w:val="0"/>
                <w:numId w:val="32"/>
              </w:numPr>
              <w:rPr>
                <w:rFonts w:cstheme="minorHAnsi"/>
                <w:b w:val="0"/>
                <w:bCs w:val="0"/>
                <w:szCs w:val="20"/>
              </w:rPr>
            </w:pPr>
          </w:p>
        </w:tc>
        <w:tc>
          <w:tcPr>
            <w:tcW w:w="5193" w:type="dxa"/>
            <w:gridSpan w:val="3"/>
            <w:shd w:val="clear" w:color="auto" w:fill="FFFFFF" w:themeFill="background1"/>
          </w:tcPr>
          <w:p w14:paraId="37ED722C" w14:textId="7E36FAF0" w:rsidR="00662BF3" w:rsidRPr="00AE4266" w:rsidRDefault="00662BF3"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Measure and log the </w:t>
            </w:r>
            <w:r w:rsidR="002206C5" w:rsidRPr="00AE4266">
              <w:rPr>
                <w:rFonts w:cstheme="minorHAnsi"/>
                <w:szCs w:val="20"/>
              </w:rPr>
              <w:t>BGP_EA voltage</w:t>
            </w:r>
          </w:p>
        </w:tc>
        <w:tc>
          <w:tcPr>
            <w:tcW w:w="2149" w:type="dxa"/>
            <w:gridSpan w:val="2"/>
            <w:shd w:val="clear" w:color="auto" w:fill="FFFFFF" w:themeFill="background1"/>
          </w:tcPr>
          <w:p w14:paraId="2B41D89A" w14:textId="77777777" w:rsidR="00662BF3" w:rsidRPr="00AE4266" w:rsidRDefault="00662BF3"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350" w:type="dxa"/>
            <w:gridSpan w:val="2"/>
            <w:shd w:val="clear" w:color="auto" w:fill="FFFFFF" w:themeFill="background1"/>
          </w:tcPr>
          <w:p w14:paraId="181F64E3" w14:textId="77777777" w:rsidR="00662BF3" w:rsidRPr="00AE4266" w:rsidRDefault="00662BF3"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942FB4" w:rsidRPr="00AE4266" w14:paraId="5811E19F" w14:textId="77777777" w:rsidTr="0042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163318C2" w14:textId="77777777" w:rsidR="00942FB4" w:rsidRPr="00AE4266" w:rsidRDefault="00942FB4" w:rsidP="004D461A">
            <w:pPr>
              <w:pStyle w:val="Table-small"/>
              <w:numPr>
                <w:ilvl w:val="0"/>
                <w:numId w:val="32"/>
              </w:numPr>
              <w:rPr>
                <w:rFonts w:cstheme="minorHAnsi"/>
                <w:b w:val="0"/>
                <w:bCs w:val="0"/>
                <w:szCs w:val="20"/>
              </w:rPr>
            </w:pPr>
          </w:p>
        </w:tc>
        <w:tc>
          <w:tcPr>
            <w:tcW w:w="5193" w:type="dxa"/>
            <w:gridSpan w:val="3"/>
            <w:shd w:val="clear" w:color="auto" w:fill="FFFFFF" w:themeFill="background1"/>
          </w:tcPr>
          <w:p w14:paraId="41498FC9" w14:textId="0A9CDD2D" w:rsidR="00942FB4" w:rsidRPr="00AE4266" w:rsidRDefault="00592233"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 xml:space="preserve">Sweep the voltage </w:t>
            </w:r>
            <w:r w:rsidR="00EE51C7" w:rsidRPr="00AE4266">
              <w:rPr>
                <w:rFonts w:cstheme="minorHAnsi"/>
                <w:szCs w:val="20"/>
              </w:rPr>
              <w:t xml:space="preserve">on Vi 500mV </w:t>
            </w:r>
            <w:r w:rsidR="00EE51C7" w:rsidRPr="00AE4266">
              <w:rPr>
                <w:rFonts w:ascii="Arial" w:hAnsi="Arial" w:cs="Arial"/>
                <w:szCs w:val="20"/>
              </w:rPr>
              <w:t>→</w:t>
            </w:r>
            <w:r w:rsidR="00EE51C7" w:rsidRPr="00AE4266">
              <w:rPr>
                <w:rFonts w:cstheme="minorHAnsi"/>
                <w:szCs w:val="20"/>
              </w:rPr>
              <w:t xml:space="preserve"> 700mV</w:t>
            </w:r>
          </w:p>
        </w:tc>
        <w:tc>
          <w:tcPr>
            <w:tcW w:w="2149" w:type="dxa"/>
            <w:gridSpan w:val="2"/>
            <w:shd w:val="clear" w:color="auto" w:fill="FFFFFF" w:themeFill="background1"/>
          </w:tcPr>
          <w:p w14:paraId="3E1DEC89" w14:textId="77777777" w:rsidR="00942FB4" w:rsidRPr="00AE4266" w:rsidRDefault="00942FB4"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350" w:type="dxa"/>
            <w:gridSpan w:val="2"/>
            <w:shd w:val="clear" w:color="auto" w:fill="FFFFFF" w:themeFill="background1"/>
          </w:tcPr>
          <w:p w14:paraId="1D08076F" w14:textId="77777777" w:rsidR="00942FB4" w:rsidRPr="00AE4266" w:rsidRDefault="00942FB4"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F77F70" w:rsidRPr="00AE4266" w14:paraId="0817A85B" w14:textId="77777777" w:rsidTr="00425BB3">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143F9C2A" w14:textId="77777777" w:rsidR="00F77F70" w:rsidRPr="00AE4266" w:rsidRDefault="00F77F70" w:rsidP="00F77F70">
            <w:pPr>
              <w:pStyle w:val="Table-small"/>
              <w:numPr>
                <w:ilvl w:val="1"/>
                <w:numId w:val="32"/>
              </w:numPr>
              <w:rPr>
                <w:rFonts w:cstheme="minorHAnsi"/>
                <w:b w:val="0"/>
                <w:bCs w:val="0"/>
                <w:szCs w:val="20"/>
              </w:rPr>
            </w:pPr>
          </w:p>
        </w:tc>
        <w:tc>
          <w:tcPr>
            <w:tcW w:w="5193" w:type="dxa"/>
            <w:gridSpan w:val="3"/>
            <w:shd w:val="clear" w:color="auto" w:fill="FFFFFF" w:themeFill="background1"/>
          </w:tcPr>
          <w:p w14:paraId="6756A76F" w14:textId="5B392697" w:rsidR="00F77F70" w:rsidRPr="00AE4266" w:rsidRDefault="00F77F70"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w:t>
            </w:r>
            <w:r w:rsidR="00D40E16">
              <w:rPr>
                <w:rFonts w:cstheme="minorHAnsi"/>
                <w:szCs w:val="20"/>
              </w:rPr>
              <w:t>ait 10ms</w:t>
            </w:r>
          </w:p>
        </w:tc>
        <w:tc>
          <w:tcPr>
            <w:tcW w:w="2149" w:type="dxa"/>
            <w:gridSpan w:val="2"/>
            <w:shd w:val="clear" w:color="auto" w:fill="FFFFFF" w:themeFill="background1"/>
          </w:tcPr>
          <w:p w14:paraId="026245AA" w14:textId="77777777" w:rsidR="00F77F70" w:rsidRPr="00AE4266" w:rsidRDefault="00F77F70"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350" w:type="dxa"/>
            <w:gridSpan w:val="2"/>
            <w:shd w:val="clear" w:color="auto" w:fill="FFFFFF" w:themeFill="background1"/>
          </w:tcPr>
          <w:p w14:paraId="0F17334C" w14:textId="77777777" w:rsidR="00F77F70" w:rsidRPr="00AE4266" w:rsidRDefault="00F77F70"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942FB4" w:rsidRPr="00AE4266" w14:paraId="7BBA7EC2" w14:textId="77777777" w:rsidTr="0042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410988B9" w14:textId="77777777" w:rsidR="00942FB4" w:rsidRPr="00AE4266" w:rsidRDefault="00942FB4" w:rsidP="000A7497">
            <w:pPr>
              <w:pStyle w:val="Table-small"/>
              <w:numPr>
                <w:ilvl w:val="1"/>
                <w:numId w:val="32"/>
              </w:numPr>
              <w:rPr>
                <w:rFonts w:cstheme="minorHAnsi"/>
                <w:b w:val="0"/>
                <w:bCs w:val="0"/>
                <w:szCs w:val="20"/>
              </w:rPr>
            </w:pPr>
          </w:p>
        </w:tc>
        <w:tc>
          <w:tcPr>
            <w:tcW w:w="5193" w:type="dxa"/>
            <w:gridSpan w:val="3"/>
            <w:shd w:val="clear" w:color="auto" w:fill="FFFFFF" w:themeFill="background1"/>
          </w:tcPr>
          <w:p w14:paraId="25CEF3A1" w14:textId="5BAD6E30" w:rsidR="00942FB4" w:rsidRPr="00AE4266" w:rsidRDefault="005A491C"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Monitor the Pgood state</w:t>
            </w:r>
          </w:p>
        </w:tc>
        <w:tc>
          <w:tcPr>
            <w:tcW w:w="2149" w:type="dxa"/>
            <w:gridSpan w:val="2"/>
            <w:shd w:val="clear" w:color="auto" w:fill="FFFFFF" w:themeFill="background1"/>
          </w:tcPr>
          <w:p w14:paraId="0F6539D6" w14:textId="77777777" w:rsidR="00942FB4" w:rsidRPr="00AE4266" w:rsidRDefault="00942FB4"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350" w:type="dxa"/>
            <w:gridSpan w:val="2"/>
            <w:shd w:val="clear" w:color="auto" w:fill="FFFFFF" w:themeFill="background1"/>
          </w:tcPr>
          <w:p w14:paraId="3968921F" w14:textId="77777777" w:rsidR="00942FB4" w:rsidRPr="00AE4266" w:rsidRDefault="00942FB4"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3C108A" w:rsidRPr="003C108A" w14:paraId="2847E910" w14:textId="77777777" w:rsidTr="00425BB3">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3C9DCDF7" w14:textId="77777777" w:rsidR="00942FB4" w:rsidRPr="00B32C1C" w:rsidRDefault="00942FB4" w:rsidP="000A7497">
            <w:pPr>
              <w:pStyle w:val="Table-small"/>
              <w:numPr>
                <w:ilvl w:val="1"/>
                <w:numId w:val="32"/>
              </w:numPr>
              <w:rPr>
                <w:rFonts w:cstheme="minorHAnsi"/>
                <w:b w:val="0"/>
                <w:bCs w:val="0"/>
                <w:szCs w:val="20"/>
              </w:rPr>
            </w:pPr>
          </w:p>
        </w:tc>
        <w:tc>
          <w:tcPr>
            <w:tcW w:w="5193" w:type="dxa"/>
            <w:gridSpan w:val="3"/>
            <w:shd w:val="clear" w:color="auto" w:fill="FFFFFF" w:themeFill="background1"/>
          </w:tcPr>
          <w:p w14:paraId="0CF34F61" w14:textId="32B9D94E" w:rsidR="00942FB4" w:rsidRPr="00B32C1C" w:rsidRDefault="002C6C77"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B32C1C">
              <w:rPr>
                <w:rFonts w:cstheme="minorHAnsi"/>
                <w:szCs w:val="20"/>
              </w:rPr>
              <w:t>Log the threshold voltage where Pgood</w:t>
            </w:r>
            <w:r w:rsidR="00200855" w:rsidRPr="00B32C1C">
              <w:rPr>
                <w:rFonts w:cstheme="minorHAnsi"/>
                <w:szCs w:val="20"/>
              </w:rPr>
              <w:t xml:space="preserve"> becomes logic 1</w:t>
            </w:r>
            <w:r w:rsidR="00AA7514">
              <w:rPr>
                <w:rFonts w:cstheme="minorHAnsi"/>
                <w:szCs w:val="20"/>
              </w:rPr>
              <w:t xml:space="preserve"> in absolute value</w:t>
            </w:r>
          </w:p>
        </w:tc>
        <w:tc>
          <w:tcPr>
            <w:tcW w:w="2149" w:type="dxa"/>
            <w:gridSpan w:val="2"/>
            <w:shd w:val="clear" w:color="auto" w:fill="FFFFFF" w:themeFill="background1"/>
          </w:tcPr>
          <w:p w14:paraId="6D38FD20" w14:textId="77777777" w:rsidR="00942FB4" w:rsidRPr="003C108A" w:rsidRDefault="00942FB4"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color w:val="BFBFBF" w:themeColor="background1" w:themeShade="BF"/>
                <w:szCs w:val="20"/>
              </w:rPr>
            </w:pPr>
          </w:p>
        </w:tc>
        <w:tc>
          <w:tcPr>
            <w:tcW w:w="1350" w:type="dxa"/>
            <w:gridSpan w:val="2"/>
            <w:shd w:val="clear" w:color="auto" w:fill="FFFFFF" w:themeFill="background1"/>
          </w:tcPr>
          <w:p w14:paraId="3E539A01" w14:textId="77777777" w:rsidR="00942FB4" w:rsidRPr="003C108A" w:rsidRDefault="00942FB4" w:rsidP="00942FB4">
            <w:pPr>
              <w:pStyle w:val="Table-small"/>
              <w:cnfStyle w:val="000000000000" w:firstRow="0" w:lastRow="0" w:firstColumn="0" w:lastColumn="0" w:oddVBand="0" w:evenVBand="0" w:oddHBand="0" w:evenHBand="0" w:firstRowFirstColumn="0" w:firstRowLastColumn="0" w:lastRowFirstColumn="0" w:lastRowLastColumn="0"/>
              <w:rPr>
                <w:rFonts w:cstheme="minorHAnsi"/>
                <w:color w:val="BFBFBF" w:themeColor="background1" w:themeShade="BF"/>
                <w:szCs w:val="20"/>
              </w:rPr>
            </w:pPr>
          </w:p>
        </w:tc>
      </w:tr>
      <w:tr w:rsidR="003C108A" w:rsidRPr="003C108A" w14:paraId="50717C8F" w14:textId="77777777" w:rsidTr="0042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69C4D657" w14:textId="77777777" w:rsidR="00942FB4" w:rsidRPr="00B32C1C" w:rsidRDefault="00942FB4" w:rsidP="000A7497">
            <w:pPr>
              <w:pStyle w:val="Table-small"/>
              <w:numPr>
                <w:ilvl w:val="1"/>
                <w:numId w:val="32"/>
              </w:numPr>
              <w:rPr>
                <w:rFonts w:cstheme="minorHAnsi"/>
                <w:b w:val="0"/>
                <w:bCs w:val="0"/>
                <w:szCs w:val="20"/>
              </w:rPr>
            </w:pPr>
          </w:p>
        </w:tc>
        <w:tc>
          <w:tcPr>
            <w:tcW w:w="5193" w:type="dxa"/>
            <w:gridSpan w:val="3"/>
            <w:shd w:val="clear" w:color="auto" w:fill="FFFFFF" w:themeFill="background1"/>
          </w:tcPr>
          <w:p w14:paraId="3F5FA50B" w14:textId="39B2A8CE" w:rsidR="00942FB4" w:rsidRPr="00B32C1C" w:rsidRDefault="00200855"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B32C1C">
              <w:rPr>
                <w:rFonts w:cstheme="minorHAnsi"/>
                <w:szCs w:val="20"/>
              </w:rPr>
              <w:t>Log the threshold voltage where Pgood becomes logic 0</w:t>
            </w:r>
            <w:r w:rsidR="004B6764">
              <w:rPr>
                <w:rFonts w:cstheme="minorHAnsi"/>
                <w:szCs w:val="20"/>
              </w:rPr>
              <w:t xml:space="preserve"> in absolute value</w:t>
            </w:r>
          </w:p>
        </w:tc>
        <w:tc>
          <w:tcPr>
            <w:tcW w:w="2149" w:type="dxa"/>
            <w:gridSpan w:val="2"/>
            <w:shd w:val="clear" w:color="auto" w:fill="FFFFFF" w:themeFill="background1"/>
          </w:tcPr>
          <w:p w14:paraId="534B5DE1" w14:textId="77777777" w:rsidR="00942FB4" w:rsidRPr="003C108A" w:rsidRDefault="00942FB4"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color w:val="BFBFBF" w:themeColor="background1" w:themeShade="BF"/>
                <w:szCs w:val="20"/>
              </w:rPr>
            </w:pPr>
          </w:p>
        </w:tc>
        <w:tc>
          <w:tcPr>
            <w:tcW w:w="1350" w:type="dxa"/>
            <w:gridSpan w:val="2"/>
            <w:shd w:val="clear" w:color="auto" w:fill="FFFFFF" w:themeFill="background1"/>
          </w:tcPr>
          <w:p w14:paraId="0D5D5423" w14:textId="77777777" w:rsidR="00942FB4" w:rsidRPr="003C108A" w:rsidRDefault="00942FB4" w:rsidP="00942FB4">
            <w:pPr>
              <w:pStyle w:val="Table-small"/>
              <w:cnfStyle w:val="000000100000" w:firstRow="0" w:lastRow="0" w:firstColumn="0" w:lastColumn="0" w:oddVBand="0" w:evenVBand="0" w:oddHBand="1" w:evenHBand="0" w:firstRowFirstColumn="0" w:firstRowLastColumn="0" w:lastRowFirstColumn="0" w:lastRowLastColumn="0"/>
              <w:rPr>
                <w:rFonts w:cstheme="minorHAnsi"/>
                <w:color w:val="BFBFBF" w:themeColor="background1" w:themeShade="BF"/>
                <w:szCs w:val="20"/>
              </w:rPr>
            </w:pPr>
          </w:p>
        </w:tc>
      </w:tr>
      <w:tr w:rsidR="00200855" w:rsidRPr="00AE4266" w14:paraId="7974936A" w14:textId="77777777" w:rsidTr="00425BB3">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2CC45C7B" w14:textId="77777777" w:rsidR="00200855" w:rsidRPr="00AE4266" w:rsidRDefault="00200855" w:rsidP="004D461A">
            <w:pPr>
              <w:pStyle w:val="Table-small"/>
              <w:numPr>
                <w:ilvl w:val="0"/>
                <w:numId w:val="32"/>
              </w:numPr>
              <w:rPr>
                <w:rFonts w:cstheme="minorHAnsi"/>
                <w:b w:val="0"/>
                <w:bCs w:val="0"/>
                <w:szCs w:val="20"/>
              </w:rPr>
            </w:pPr>
          </w:p>
        </w:tc>
        <w:tc>
          <w:tcPr>
            <w:tcW w:w="5193" w:type="dxa"/>
            <w:gridSpan w:val="3"/>
            <w:shd w:val="clear" w:color="auto" w:fill="FFFFFF" w:themeFill="background1"/>
          </w:tcPr>
          <w:p w14:paraId="041CAF0F" w14:textId="7E753326" w:rsidR="00200855" w:rsidRPr="00AE4266" w:rsidRDefault="00200855" w:rsidP="00200855">
            <w:pPr>
              <w:pStyle w:val="Table-small"/>
              <w:cnfStyle w:val="000000000000" w:firstRow="0" w:lastRow="0" w:firstColumn="0" w:lastColumn="0" w:oddVBand="0" w:evenVBand="0" w:oddHBand="0" w:evenHBand="0" w:firstRowFirstColumn="0" w:firstRowLastColumn="0" w:lastRowFirstColumn="0" w:lastRowLastColumn="0"/>
              <w:rPr>
                <w:rFonts w:cstheme="minorHAnsi"/>
                <w:color w:val="000000"/>
                <w:szCs w:val="20"/>
              </w:rPr>
            </w:pPr>
            <w:r w:rsidRPr="00AE4266">
              <w:rPr>
                <w:rFonts w:cstheme="minorHAnsi"/>
                <w:szCs w:val="20"/>
              </w:rPr>
              <w:t xml:space="preserve">Sweep the voltage on Vi 700mV </w:t>
            </w:r>
            <w:r w:rsidRPr="00AE4266">
              <w:rPr>
                <w:rFonts w:ascii="Arial" w:hAnsi="Arial" w:cs="Arial"/>
                <w:szCs w:val="20"/>
              </w:rPr>
              <w:t>→</w:t>
            </w:r>
            <w:r w:rsidRPr="00AE4266">
              <w:rPr>
                <w:rFonts w:cstheme="minorHAnsi"/>
                <w:szCs w:val="20"/>
              </w:rPr>
              <w:t xml:space="preserve"> 500mV</w:t>
            </w:r>
          </w:p>
        </w:tc>
        <w:tc>
          <w:tcPr>
            <w:tcW w:w="2149" w:type="dxa"/>
            <w:gridSpan w:val="2"/>
            <w:shd w:val="clear" w:color="auto" w:fill="FFFFFF" w:themeFill="background1"/>
          </w:tcPr>
          <w:p w14:paraId="5B7473CA" w14:textId="77777777" w:rsidR="00200855" w:rsidRPr="00AE4266" w:rsidRDefault="00200855" w:rsidP="0020085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350" w:type="dxa"/>
            <w:gridSpan w:val="2"/>
            <w:shd w:val="clear" w:color="auto" w:fill="FFFFFF" w:themeFill="background1"/>
          </w:tcPr>
          <w:p w14:paraId="1D8B0612" w14:textId="77777777" w:rsidR="00200855" w:rsidRPr="00AE4266" w:rsidRDefault="00200855" w:rsidP="0020085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200855" w:rsidRPr="00AE4266" w14:paraId="4D1A75DC" w14:textId="77777777" w:rsidTr="0042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0848302A" w14:textId="77777777" w:rsidR="00200855" w:rsidRPr="00AE4266" w:rsidRDefault="00200855" w:rsidP="000A7497">
            <w:pPr>
              <w:pStyle w:val="Table-small"/>
              <w:numPr>
                <w:ilvl w:val="1"/>
                <w:numId w:val="32"/>
              </w:numPr>
              <w:rPr>
                <w:rFonts w:cstheme="minorHAnsi"/>
                <w:b w:val="0"/>
                <w:bCs w:val="0"/>
                <w:szCs w:val="20"/>
              </w:rPr>
            </w:pPr>
          </w:p>
        </w:tc>
        <w:tc>
          <w:tcPr>
            <w:tcW w:w="5193" w:type="dxa"/>
            <w:gridSpan w:val="3"/>
            <w:shd w:val="clear" w:color="auto" w:fill="FFFFFF" w:themeFill="background1"/>
          </w:tcPr>
          <w:p w14:paraId="546C690A" w14:textId="093D4E38" w:rsidR="00200855" w:rsidRPr="00AE4266" w:rsidRDefault="00200855" w:rsidP="00200855">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szCs w:val="20"/>
              </w:rPr>
            </w:pPr>
            <w:r w:rsidRPr="00AE4266">
              <w:rPr>
                <w:rFonts w:cstheme="minorHAnsi"/>
                <w:szCs w:val="20"/>
              </w:rPr>
              <w:t>Monitor the Pgood state</w:t>
            </w:r>
          </w:p>
        </w:tc>
        <w:tc>
          <w:tcPr>
            <w:tcW w:w="2149" w:type="dxa"/>
            <w:gridSpan w:val="2"/>
            <w:shd w:val="clear" w:color="auto" w:fill="FFFFFF" w:themeFill="background1"/>
          </w:tcPr>
          <w:p w14:paraId="5E067DCC" w14:textId="77777777" w:rsidR="00200855" w:rsidRPr="00AE4266" w:rsidRDefault="00200855" w:rsidP="0020085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350" w:type="dxa"/>
            <w:gridSpan w:val="2"/>
            <w:shd w:val="clear" w:color="auto" w:fill="FFFFFF" w:themeFill="background1"/>
          </w:tcPr>
          <w:p w14:paraId="3A14DACB" w14:textId="77777777" w:rsidR="00200855" w:rsidRPr="00AE4266" w:rsidRDefault="00200855" w:rsidP="0020085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3C108A" w:rsidRPr="003C108A" w14:paraId="0B72D007" w14:textId="77777777" w:rsidTr="00425BB3">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0B286A24" w14:textId="77777777" w:rsidR="00200855" w:rsidRPr="00B32C1C" w:rsidRDefault="00200855" w:rsidP="000A7497">
            <w:pPr>
              <w:pStyle w:val="Table-small"/>
              <w:numPr>
                <w:ilvl w:val="1"/>
                <w:numId w:val="32"/>
              </w:numPr>
              <w:rPr>
                <w:rFonts w:cstheme="minorHAnsi"/>
                <w:b w:val="0"/>
                <w:bCs w:val="0"/>
                <w:szCs w:val="20"/>
              </w:rPr>
            </w:pPr>
          </w:p>
        </w:tc>
        <w:tc>
          <w:tcPr>
            <w:tcW w:w="5193" w:type="dxa"/>
            <w:gridSpan w:val="3"/>
            <w:shd w:val="clear" w:color="auto" w:fill="FFFFFF" w:themeFill="background1"/>
          </w:tcPr>
          <w:p w14:paraId="287CAC2A" w14:textId="4EB9FE6D" w:rsidR="00200855" w:rsidRPr="00B32C1C" w:rsidRDefault="00200855" w:rsidP="0020085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B32C1C">
              <w:rPr>
                <w:rFonts w:cstheme="minorHAnsi"/>
                <w:szCs w:val="20"/>
              </w:rPr>
              <w:t>Log the threshold voltage where Pgood becomes logic 1</w:t>
            </w:r>
            <w:r w:rsidR="004B6764">
              <w:rPr>
                <w:rFonts w:cstheme="minorHAnsi"/>
                <w:szCs w:val="20"/>
              </w:rPr>
              <w:t xml:space="preserve"> in absolute value</w:t>
            </w:r>
          </w:p>
        </w:tc>
        <w:tc>
          <w:tcPr>
            <w:tcW w:w="2149" w:type="dxa"/>
            <w:gridSpan w:val="2"/>
            <w:shd w:val="clear" w:color="auto" w:fill="FFFFFF" w:themeFill="background1"/>
          </w:tcPr>
          <w:p w14:paraId="51E58CDE" w14:textId="77777777" w:rsidR="00200855" w:rsidRPr="003C108A" w:rsidRDefault="00200855" w:rsidP="00200855">
            <w:pPr>
              <w:pStyle w:val="Table-small"/>
              <w:cnfStyle w:val="000000000000" w:firstRow="0" w:lastRow="0" w:firstColumn="0" w:lastColumn="0" w:oddVBand="0" w:evenVBand="0" w:oddHBand="0" w:evenHBand="0" w:firstRowFirstColumn="0" w:firstRowLastColumn="0" w:lastRowFirstColumn="0" w:lastRowLastColumn="0"/>
              <w:rPr>
                <w:rFonts w:cstheme="minorHAnsi"/>
                <w:color w:val="BFBFBF" w:themeColor="background1" w:themeShade="BF"/>
                <w:szCs w:val="20"/>
              </w:rPr>
            </w:pPr>
          </w:p>
        </w:tc>
        <w:tc>
          <w:tcPr>
            <w:tcW w:w="1350" w:type="dxa"/>
            <w:gridSpan w:val="2"/>
            <w:shd w:val="clear" w:color="auto" w:fill="FFFFFF" w:themeFill="background1"/>
          </w:tcPr>
          <w:p w14:paraId="6E59F0AB" w14:textId="77777777" w:rsidR="00200855" w:rsidRPr="003C108A" w:rsidRDefault="00200855" w:rsidP="00200855">
            <w:pPr>
              <w:pStyle w:val="Table-small"/>
              <w:cnfStyle w:val="000000000000" w:firstRow="0" w:lastRow="0" w:firstColumn="0" w:lastColumn="0" w:oddVBand="0" w:evenVBand="0" w:oddHBand="0" w:evenHBand="0" w:firstRowFirstColumn="0" w:firstRowLastColumn="0" w:lastRowFirstColumn="0" w:lastRowLastColumn="0"/>
              <w:rPr>
                <w:rFonts w:cstheme="minorHAnsi"/>
                <w:color w:val="BFBFBF" w:themeColor="background1" w:themeShade="BF"/>
                <w:szCs w:val="20"/>
              </w:rPr>
            </w:pPr>
          </w:p>
        </w:tc>
      </w:tr>
      <w:tr w:rsidR="003C108A" w:rsidRPr="003C108A" w14:paraId="58159196" w14:textId="77777777" w:rsidTr="0042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4EA3526A" w14:textId="77777777" w:rsidR="00200855" w:rsidRPr="00B32C1C" w:rsidRDefault="00200855" w:rsidP="000A7497">
            <w:pPr>
              <w:pStyle w:val="Table-small"/>
              <w:numPr>
                <w:ilvl w:val="1"/>
                <w:numId w:val="32"/>
              </w:numPr>
              <w:rPr>
                <w:rFonts w:cstheme="minorHAnsi"/>
                <w:b w:val="0"/>
                <w:bCs w:val="0"/>
                <w:szCs w:val="20"/>
              </w:rPr>
            </w:pPr>
          </w:p>
        </w:tc>
        <w:tc>
          <w:tcPr>
            <w:tcW w:w="5193" w:type="dxa"/>
            <w:gridSpan w:val="3"/>
            <w:shd w:val="clear" w:color="auto" w:fill="FFFFFF" w:themeFill="background1"/>
          </w:tcPr>
          <w:p w14:paraId="6A9D9D59" w14:textId="03743882" w:rsidR="00200855" w:rsidRPr="00B32C1C" w:rsidRDefault="00200855" w:rsidP="0020085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B32C1C">
              <w:rPr>
                <w:rFonts w:cstheme="minorHAnsi"/>
                <w:szCs w:val="20"/>
              </w:rPr>
              <w:t>Log the threshold voltage where Pgood becomes logic 0</w:t>
            </w:r>
            <w:r w:rsidR="004B6764">
              <w:rPr>
                <w:rFonts w:cstheme="minorHAnsi"/>
                <w:szCs w:val="20"/>
              </w:rPr>
              <w:t xml:space="preserve"> in absolute value</w:t>
            </w:r>
          </w:p>
        </w:tc>
        <w:tc>
          <w:tcPr>
            <w:tcW w:w="2149" w:type="dxa"/>
            <w:gridSpan w:val="2"/>
            <w:shd w:val="clear" w:color="auto" w:fill="FFFFFF" w:themeFill="background1"/>
          </w:tcPr>
          <w:p w14:paraId="3BAA4E4D" w14:textId="77777777" w:rsidR="00200855" w:rsidRPr="003C108A" w:rsidRDefault="00200855" w:rsidP="00200855">
            <w:pPr>
              <w:pStyle w:val="Table-small"/>
              <w:cnfStyle w:val="000000100000" w:firstRow="0" w:lastRow="0" w:firstColumn="0" w:lastColumn="0" w:oddVBand="0" w:evenVBand="0" w:oddHBand="1" w:evenHBand="0" w:firstRowFirstColumn="0" w:firstRowLastColumn="0" w:lastRowFirstColumn="0" w:lastRowLastColumn="0"/>
              <w:rPr>
                <w:rFonts w:cstheme="minorHAnsi"/>
                <w:color w:val="BFBFBF" w:themeColor="background1" w:themeShade="BF"/>
                <w:szCs w:val="20"/>
              </w:rPr>
            </w:pPr>
          </w:p>
        </w:tc>
        <w:tc>
          <w:tcPr>
            <w:tcW w:w="1350" w:type="dxa"/>
            <w:gridSpan w:val="2"/>
            <w:shd w:val="clear" w:color="auto" w:fill="FFFFFF" w:themeFill="background1"/>
          </w:tcPr>
          <w:p w14:paraId="0F8ABA31" w14:textId="77777777" w:rsidR="00200855" w:rsidRPr="003C108A" w:rsidRDefault="00200855" w:rsidP="00200855">
            <w:pPr>
              <w:pStyle w:val="Table-small"/>
              <w:cnfStyle w:val="000000100000" w:firstRow="0" w:lastRow="0" w:firstColumn="0" w:lastColumn="0" w:oddVBand="0" w:evenVBand="0" w:oddHBand="1" w:evenHBand="0" w:firstRowFirstColumn="0" w:firstRowLastColumn="0" w:lastRowFirstColumn="0" w:lastRowLastColumn="0"/>
              <w:rPr>
                <w:rFonts w:cstheme="minorHAnsi"/>
                <w:color w:val="BFBFBF" w:themeColor="background1" w:themeShade="BF"/>
                <w:szCs w:val="20"/>
              </w:rPr>
            </w:pPr>
          </w:p>
        </w:tc>
      </w:tr>
      <w:tr w:rsidR="003C108A" w:rsidRPr="00AE4266" w14:paraId="20175EEE" w14:textId="77777777" w:rsidTr="00425BB3">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249B4183" w14:textId="77777777" w:rsidR="003C108A" w:rsidRPr="00AE4266" w:rsidRDefault="003C108A" w:rsidP="003C108A">
            <w:pPr>
              <w:pStyle w:val="Table-small"/>
              <w:numPr>
                <w:ilvl w:val="0"/>
                <w:numId w:val="32"/>
              </w:numPr>
              <w:rPr>
                <w:rFonts w:cstheme="minorHAnsi"/>
                <w:b w:val="0"/>
                <w:bCs w:val="0"/>
                <w:szCs w:val="20"/>
              </w:rPr>
            </w:pPr>
          </w:p>
        </w:tc>
        <w:tc>
          <w:tcPr>
            <w:tcW w:w="5193" w:type="dxa"/>
            <w:gridSpan w:val="3"/>
            <w:shd w:val="clear" w:color="auto" w:fill="FFFFFF" w:themeFill="background1"/>
          </w:tcPr>
          <w:p w14:paraId="732CFE5A" w14:textId="04EC95CA" w:rsidR="003C108A" w:rsidRPr="00AE4266" w:rsidRDefault="003C108A" w:rsidP="0020085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 xml:space="preserve">Log the </w:t>
            </w:r>
            <w:r w:rsidR="00ED2DA0">
              <w:rPr>
                <w:rFonts w:cstheme="minorHAnsi"/>
                <w:szCs w:val="20"/>
              </w:rPr>
              <w:t>Pgood state as function of control-voltage sweeps</w:t>
            </w:r>
            <w:r w:rsidR="004B6764">
              <w:rPr>
                <w:rFonts w:cstheme="minorHAnsi"/>
                <w:szCs w:val="20"/>
              </w:rPr>
              <w:t xml:space="preserve">. Log the </w:t>
            </w:r>
            <w:r w:rsidR="00DD18F1">
              <w:rPr>
                <w:rFonts w:cstheme="minorHAnsi"/>
                <w:szCs w:val="20"/>
              </w:rPr>
              <w:t xml:space="preserve">lowest </w:t>
            </w:r>
            <w:r w:rsidR="002B1BE3">
              <w:rPr>
                <w:rFonts w:cstheme="minorHAnsi"/>
                <w:szCs w:val="20"/>
              </w:rPr>
              <w:t xml:space="preserve">threshold where Pgood goes from low to high state relative to the </w:t>
            </w:r>
            <w:r w:rsidR="0013045C">
              <w:rPr>
                <w:rFonts w:cstheme="minorHAnsi"/>
                <w:szCs w:val="20"/>
              </w:rPr>
              <w:t xml:space="preserve">V_BGR in units of % and the highest threshold where Pgood goes from </w:t>
            </w:r>
            <w:r w:rsidR="00B21501">
              <w:rPr>
                <w:rFonts w:cstheme="minorHAnsi"/>
                <w:szCs w:val="20"/>
              </w:rPr>
              <w:t>high to low state relative to the V_BGR in units of %.</w:t>
            </w:r>
          </w:p>
        </w:tc>
        <w:tc>
          <w:tcPr>
            <w:tcW w:w="2149" w:type="dxa"/>
            <w:gridSpan w:val="2"/>
            <w:shd w:val="clear" w:color="auto" w:fill="FFFFFF" w:themeFill="background1"/>
          </w:tcPr>
          <w:p w14:paraId="2026B2A4" w14:textId="77777777" w:rsidR="003C108A" w:rsidRPr="00AE4266" w:rsidRDefault="003C108A" w:rsidP="0020085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350" w:type="dxa"/>
            <w:gridSpan w:val="2"/>
            <w:shd w:val="clear" w:color="auto" w:fill="FFFFFF" w:themeFill="background1"/>
          </w:tcPr>
          <w:p w14:paraId="079FFF72" w14:textId="77777777" w:rsidR="003C108A" w:rsidRPr="00AE4266" w:rsidRDefault="003C108A" w:rsidP="0020085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200855" w:rsidRPr="00AE4266" w14:paraId="7BFAEDAC" w14:textId="77777777" w:rsidTr="00F83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4E7F12A4" w14:textId="77777777" w:rsidR="00200855" w:rsidRPr="00AE4266" w:rsidRDefault="00200855" w:rsidP="00200855">
            <w:pPr>
              <w:pStyle w:val="Table-small"/>
              <w:rPr>
                <w:rFonts w:cstheme="minorHAnsi"/>
                <w:szCs w:val="20"/>
              </w:rPr>
            </w:pPr>
            <w:r w:rsidRPr="00AE4266">
              <w:rPr>
                <w:rFonts w:cstheme="minorHAnsi"/>
                <w:color w:val="FFFFFF" w:themeColor="background1"/>
                <w:sz w:val="22"/>
                <w:szCs w:val="22"/>
              </w:rPr>
              <w:t>Notes</w:t>
            </w:r>
          </w:p>
        </w:tc>
      </w:tr>
      <w:tr w:rsidR="00200855" w:rsidRPr="00AE4266" w14:paraId="269E091A" w14:textId="77777777" w:rsidTr="00F834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647CE65A" w14:textId="77777777" w:rsidR="00200855" w:rsidRPr="00AE4266" w:rsidRDefault="00200855" w:rsidP="00200855">
            <w:pPr>
              <w:pStyle w:val="Table-small"/>
              <w:rPr>
                <w:rFonts w:cstheme="minorHAnsi"/>
                <w:b w:val="0"/>
                <w:bCs w:val="0"/>
                <w:szCs w:val="20"/>
              </w:rPr>
            </w:pPr>
          </w:p>
        </w:tc>
      </w:tr>
      <w:tr w:rsidR="00200855" w:rsidRPr="00AE4266" w14:paraId="1EF6FC16" w14:textId="77777777" w:rsidTr="00F83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17CFEE55" w14:textId="77777777" w:rsidR="00200855" w:rsidRPr="00AE4266" w:rsidRDefault="00200855" w:rsidP="00200855">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200855" w:rsidRPr="00AE4266" w14:paraId="6421ABF9" w14:textId="77777777" w:rsidTr="00425BB3">
        <w:tc>
          <w:tcPr>
            <w:cnfStyle w:val="001000000000" w:firstRow="0" w:lastRow="0" w:firstColumn="1" w:lastColumn="0" w:oddVBand="0" w:evenVBand="0" w:oddHBand="0" w:evenHBand="0" w:firstRowFirstColumn="0" w:firstRowLastColumn="0" w:lastRowFirstColumn="0" w:lastRowLastColumn="0"/>
            <w:tcW w:w="1084" w:type="dxa"/>
            <w:shd w:val="clear" w:color="auto" w:fill="C5C2C2" w:themeFill="accent3" w:themeFillTint="66"/>
          </w:tcPr>
          <w:p w14:paraId="04319D3B" w14:textId="77777777" w:rsidR="00200855" w:rsidRPr="00AE4266" w:rsidRDefault="00200855" w:rsidP="00200855">
            <w:pPr>
              <w:pStyle w:val="Table-small"/>
              <w:rPr>
                <w:rFonts w:cstheme="minorHAnsi"/>
                <w:szCs w:val="20"/>
              </w:rPr>
            </w:pPr>
            <w:r w:rsidRPr="00AE4266">
              <w:rPr>
                <w:rFonts w:cstheme="minorHAnsi"/>
                <w:sz w:val="22"/>
                <w:szCs w:val="22"/>
              </w:rPr>
              <w:t xml:space="preserve">ID </w:t>
            </w:r>
          </w:p>
        </w:tc>
        <w:tc>
          <w:tcPr>
            <w:tcW w:w="4293" w:type="dxa"/>
            <w:shd w:val="clear" w:color="auto" w:fill="C5C2C2" w:themeFill="accent3" w:themeFillTint="66"/>
          </w:tcPr>
          <w:p w14:paraId="7E698D9D" w14:textId="77777777" w:rsidR="00200855" w:rsidRPr="00AE4266" w:rsidRDefault="00200855" w:rsidP="0020085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891" w:type="dxa"/>
            <w:shd w:val="clear" w:color="auto" w:fill="C5C2C2" w:themeFill="accent3" w:themeFillTint="66"/>
          </w:tcPr>
          <w:p w14:paraId="326AAE2E" w14:textId="77777777" w:rsidR="00200855" w:rsidRPr="00AE4266" w:rsidRDefault="00200855" w:rsidP="0020085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1191" w:type="dxa"/>
            <w:gridSpan w:val="2"/>
            <w:shd w:val="clear" w:color="auto" w:fill="C5C2C2" w:themeFill="accent3" w:themeFillTint="66"/>
          </w:tcPr>
          <w:p w14:paraId="41A8F526" w14:textId="77777777" w:rsidR="00200855" w:rsidRPr="00AE4266" w:rsidRDefault="00200855" w:rsidP="0020085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1187" w:type="dxa"/>
            <w:gridSpan w:val="2"/>
            <w:shd w:val="clear" w:color="auto" w:fill="C5C2C2" w:themeFill="accent3" w:themeFillTint="66"/>
          </w:tcPr>
          <w:p w14:paraId="09D195DD" w14:textId="77777777" w:rsidR="00200855" w:rsidRPr="00AE4266" w:rsidRDefault="00200855" w:rsidP="0020085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1130" w:type="dxa"/>
            <w:shd w:val="clear" w:color="auto" w:fill="C5C2C2" w:themeFill="accent3" w:themeFillTint="66"/>
          </w:tcPr>
          <w:p w14:paraId="486EF7B5" w14:textId="77777777" w:rsidR="00200855" w:rsidRPr="00AE4266" w:rsidRDefault="00200855" w:rsidP="0020085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200855" w:rsidRPr="00AE4266" w14:paraId="2F16E2F7" w14:textId="77777777" w:rsidTr="0042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7ACF6BC3" w14:textId="578832B6" w:rsidR="00200855" w:rsidRPr="00AE4266" w:rsidRDefault="007824CD" w:rsidP="00200855">
            <w:pPr>
              <w:pStyle w:val="Table-small"/>
              <w:rPr>
                <w:rFonts w:cstheme="minorHAnsi"/>
                <w:b w:val="0"/>
                <w:bCs w:val="0"/>
                <w:szCs w:val="20"/>
              </w:rPr>
            </w:pPr>
            <w:r>
              <w:t>M001</w:t>
            </w:r>
            <w:r w:rsidR="0032760B">
              <w:t>5</w:t>
            </w:r>
          </w:p>
        </w:tc>
        <w:tc>
          <w:tcPr>
            <w:tcW w:w="4293" w:type="dxa"/>
            <w:shd w:val="clear" w:color="auto" w:fill="FFFFFF" w:themeFill="background1"/>
          </w:tcPr>
          <w:p w14:paraId="0265FECC" w14:textId="12E74553" w:rsidR="00200855" w:rsidRPr="00AE4266" w:rsidRDefault="00C60DEC" w:rsidP="0020085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V_BG</w:t>
            </w:r>
            <w:r w:rsidR="000F05BD">
              <w:rPr>
                <w:rFonts w:cstheme="minorHAnsi"/>
                <w:szCs w:val="20"/>
              </w:rPr>
              <w:t>R</w:t>
            </w:r>
          </w:p>
        </w:tc>
        <w:tc>
          <w:tcPr>
            <w:tcW w:w="891" w:type="dxa"/>
            <w:shd w:val="clear" w:color="auto" w:fill="FFFFFF" w:themeFill="background1"/>
          </w:tcPr>
          <w:p w14:paraId="1DEC7B67" w14:textId="44B0D041" w:rsidR="00200855" w:rsidRPr="00AE4266" w:rsidRDefault="00EF0A0C" w:rsidP="0020085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m</w:t>
            </w:r>
            <w:r w:rsidR="00200855" w:rsidRPr="00AE4266">
              <w:rPr>
                <w:rFonts w:cstheme="minorHAnsi"/>
                <w:szCs w:val="20"/>
              </w:rPr>
              <w:t>V</w:t>
            </w:r>
          </w:p>
        </w:tc>
        <w:tc>
          <w:tcPr>
            <w:tcW w:w="1191" w:type="dxa"/>
            <w:gridSpan w:val="2"/>
            <w:shd w:val="clear" w:color="auto" w:fill="FFFFFF" w:themeFill="background1"/>
          </w:tcPr>
          <w:p w14:paraId="1446E71B" w14:textId="77777777" w:rsidR="00200855" w:rsidRPr="00AE4266" w:rsidRDefault="00200855" w:rsidP="0020085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187" w:type="dxa"/>
            <w:gridSpan w:val="2"/>
            <w:shd w:val="clear" w:color="auto" w:fill="FFFFFF" w:themeFill="background1"/>
          </w:tcPr>
          <w:p w14:paraId="7F1CA243" w14:textId="511C45DB" w:rsidR="00200855" w:rsidRPr="00AE4266" w:rsidRDefault="00EF0A0C" w:rsidP="0020085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600</w:t>
            </w:r>
          </w:p>
        </w:tc>
        <w:tc>
          <w:tcPr>
            <w:tcW w:w="1130" w:type="dxa"/>
            <w:shd w:val="clear" w:color="auto" w:fill="FFFFFF" w:themeFill="background1"/>
          </w:tcPr>
          <w:p w14:paraId="0889F208" w14:textId="77777777" w:rsidR="00200855" w:rsidRPr="00AE4266" w:rsidRDefault="00200855" w:rsidP="0020085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25BB3" w:rsidRPr="00AE4266" w14:paraId="10FFBB12" w14:textId="77777777" w:rsidTr="00425BB3">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0C825C61" w14:textId="010FFB00" w:rsidR="00425BB3" w:rsidRPr="00AE4266" w:rsidRDefault="00425BB3" w:rsidP="00425BB3">
            <w:pPr>
              <w:pStyle w:val="Table-small"/>
            </w:pPr>
            <w:r>
              <w:t>M0016</w:t>
            </w:r>
          </w:p>
        </w:tc>
        <w:tc>
          <w:tcPr>
            <w:tcW w:w="4293" w:type="dxa"/>
            <w:shd w:val="clear" w:color="auto" w:fill="FFFFFF" w:themeFill="background1"/>
          </w:tcPr>
          <w:p w14:paraId="001EADD0" w14:textId="2A1FA5D4" w:rsidR="00425BB3" w:rsidRPr="00AE4266" w:rsidRDefault="00425BB3" w:rsidP="00425BB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Vth_</w:t>
            </w:r>
            <w:r>
              <w:rPr>
                <w:rFonts w:cstheme="minorHAnsi"/>
                <w:szCs w:val="20"/>
              </w:rPr>
              <w:t>Vi</w:t>
            </w:r>
            <w:r w:rsidRPr="00AE4266">
              <w:rPr>
                <w:rFonts w:cstheme="minorHAnsi"/>
                <w:szCs w:val="20"/>
              </w:rPr>
              <w:t>_</w:t>
            </w:r>
            <w:r>
              <w:rPr>
                <w:rFonts w:cstheme="minorHAnsi"/>
                <w:szCs w:val="20"/>
              </w:rPr>
              <w:t>rise_</w:t>
            </w:r>
            <w:r w:rsidRPr="00AE4266">
              <w:rPr>
                <w:rFonts w:cstheme="minorHAnsi"/>
                <w:szCs w:val="20"/>
              </w:rPr>
              <w:t>L</w:t>
            </w:r>
          </w:p>
        </w:tc>
        <w:tc>
          <w:tcPr>
            <w:tcW w:w="891" w:type="dxa"/>
            <w:shd w:val="clear" w:color="auto" w:fill="FFFFFF" w:themeFill="background1"/>
          </w:tcPr>
          <w:p w14:paraId="33FEBD5C" w14:textId="4E322474" w:rsidR="00425BB3" w:rsidRPr="00AE4266" w:rsidRDefault="00425BB3" w:rsidP="00425BB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mV</w:t>
            </w:r>
          </w:p>
        </w:tc>
        <w:tc>
          <w:tcPr>
            <w:tcW w:w="1191" w:type="dxa"/>
            <w:gridSpan w:val="2"/>
            <w:shd w:val="clear" w:color="auto" w:fill="FFFFFF" w:themeFill="background1"/>
          </w:tcPr>
          <w:p w14:paraId="4EB34020" w14:textId="66227FC8" w:rsidR="00425BB3" w:rsidRPr="00AE4266" w:rsidRDefault="00425BB3" w:rsidP="00425BB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187" w:type="dxa"/>
            <w:gridSpan w:val="2"/>
            <w:shd w:val="clear" w:color="auto" w:fill="FFFFFF" w:themeFill="background1"/>
          </w:tcPr>
          <w:p w14:paraId="4DAFDB59" w14:textId="677E2BAB" w:rsidR="00425BB3" w:rsidRPr="00AE4266" w:rsidRDefault="00425BB3" w:rsidP="00425BB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m:oMathPara>
              <m:oMath>
                <m:r>
                  <w:rPr>
                    <w:rFonts w:ascii="Cambria Math" w:hAnsi="Cambria Math" w:cstheme="minorHAnsi"/>
                    <w:szCs w:val="20"/>
                  </w:rPr>
                  <m:t>V_BGP_typ×93.5%</m:t>
                </m:r>
              </m:oMath>
            </m:oMathPara>
          </w:p>
        </w:tc>
        <w:tc>
          <w:tcPr>
            <w:tcW w:w="1130" w:type="dxa"/>
            <w:shd w:val="clear" w:color="auto" w:fill="FFFFFF" w:themeFill="background1"/>
          </w:tcPr>
          <w:p w14:paraId="6E7EC95C" w14:textId="77777777" w:rsidR="00425BB3" w:rsidRPr="00AE4266" w:rsidRDefault="00425BB3" w:rsidP="00425BB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425BB3" w:rsidRPr="00AE4266" w14:paraId="5B4D0860" w14:textId="77777777" w:rsidTr="0042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1C0DF134" w14:textId="3876D081" w:rsidR="00425BB3" w:rsidRPr="00AE4266" w:rsidRDefault="00425BB3" w:rsidP="00425BB3">
            <w:pPr>
              <w:pStyle w:val="Table-small"/>
            </w:pPr>
            <w:r>
              <w:t>M0017</w:t>
            </w:r>
          </w:p>
        </w:tc>
        <w:tc>
          <w:tcPr>
            <w:tcW w:w="4293" w:type="dxa"/>
            <w:shd w:val="clear" w:color="auto" w:fill="FFFFFF" w:themeFill="background1"/>
          </w:tcPr>
          <w:p w14:paraId="5DEB18B4" w14:textId="0D0A1233" w:rsidR="00425BB3" w:rsidRPr="00AE4266" w:rsidRDefault="00425BB3" w:rsidP="00425BB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Vth_</w:t>
            </w:r>
            <w:r>
              <w:rPr>
                <w:rFonts w:cstheme="minorHAnsi"/>
                <w:szCs w:val="20"/>
              </w:rPr>
              <w:t>Vi</w:t>
            </w:r>
            <w:r w:rsidRPr="00AE4266">
              <w:rPr>
                <w:rFonts w:cstheme="minorHAnsi"/>
                <w:szCs w:val="20"/>
              </w:rPr>
              <w:t>_</w:t>
            </w:r>
            <w:r>
              <w:rPr>
                <w:rFonts w:cstheme="minorHAnsi"/>
                <w:szCs w:val="20"/>
              </w:rPr>
              <w:t>fall</w:t>
            </w:r>
            <w:r w:rsidRPr="00AE4266">
              <w:rPr>
                <w:rFonts w:cstheme="minorHAnsi"/>
                <w:szCs w:val="20"/>
              </w:rPr>
              <w:t>_L</w:t>
            </w:r>
          </w:p>
        </w:tc>
        <w:tc>
          <w:tcPr>
            <w:tcW w:w="891" w:type="dxa"/>
            <w:shd w:val="clear" w:color="auto" w:fill="FFFFFF" w:themeFill="background1"/>
          </w:tcPr>
          <w:p w14:paraId="1F1F8FCD" w14:textId="74AD63FC" w:rsidR="00425BB3" w:rsidRPr="00AE4266" w:rsidRDefault="00425BB3" w:rsidP="00425BB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mV</w:t>
            </w:r>
          </w:p>
        </w:tc>
        <w:tc>
          <w:tcPr>
            <w:tcW w:w="1191" w:type="dxa"/>
            <w:gridSpan w:val="2"/>
            <w:shd w:val="clear" w:color="auto" w:fill="FFFFFF" w:themeFill="background1"/>
          </w:tcPr>
          <w:p w14:paraId="18DC8038" w14:textId="606252EC" w:rsidR="00425BB3" w:rsidRPr="00AE4266" w:rsidRDefault="00425BB3" w:rsidP="00425BB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187" w:type="dxa"/>
            <w:gridSpan w:val="2"/>
            <w:shd w:val="clear" w:color="auto" w:fill="FFFFFF" w:themeFill="background1"/>
          </w:tcPr>
          <w:p w14:paraId="5E2FA887" w14:textId="6E5E1BF4" w:rsidR="00425BB3" w:rsidRPr="00AE4266" w:rsidRDefault="00425BB3" w:rsidP="00425BB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m:oMathPara>
              <m:oMath>
                <m:r>
                  <w:rPr>
                    <w:rFonts w:ascii="Cambria Math" w:hAnsi="Cambria Math" w:cstheme="minorHAnsi"/>
                    <w:szCs w:val="20"/>
                  </w:rPr>
                  <m:t>V_BGP_typ×93.5%</m:t>
                </m:r>
              </m:oMath>
            </m:oMathPara>
          </w:p>
        </w:tc>
        <w:tc>
          <w:tcPr>
            <w:tcW w:w="1130" w:type="dxa"/>
            <w:shd w:val="clear" w:color="auto" w:fill="FFFFFF" w:themeFill="background1"/>
          </w:tcPr>
          <w:p w14:paraId="6561281F" w14:textId="5180D7C1" w:rsidR="00425BB3" w:rsidRPr="00AE4266" w:rsidRDefault="00425BB3" w:rsidP="00425BB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25BB3" w:rsidRPr="00AE4266" w14:paraId="126F2CFE" w14:textId="77777777" w:rsidTr="00425BB3">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66ADEFF0" w14:textId="4BBC3586" w:rsidR="00425BB3" w:rsidRPr="00AE4266" w:rsidRDefault="00425BB3" w:rsidP="00425BB3">
            <w:pPr>
              <w:pStyle w:val="Table-small"/>
            </w:pPr>
            <w:r>
              <w:t>M0018</w:t>
            </w:r>
          </w:p>
        </w:tc>
        <w:tc>
          <w:tcPr>
            <w:tcW w:w="4293" w:type="dxa"/>
            <w:shd w:val="clear" w:color="auto" w:fill="FFFFFF" w:themeFill="background1"/>
          </w:tcPr>
          <w:p w14:paraId="39DAB94F" w14:textId="326C171B" w:rsidR="00425BB3" w:rsidRPr="00AE4266" w:rsidRDefault="00425BB3" w:rsidP="00425BB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Vth_</w:t>
            </w:r>
            <w:r>
              <w:rPr>
                <w:rFonts w:cstheme="minorHAnsi"/>
                <w:szCs w:val="20"/>
              </w:rPr>
              <w:t>Vi</w:t>
            </w:r>
            <w:r w:rsidRPr="00AE4266">
              <w:rPr>
                <w:rFonts w:cstheme="minorHAnsi"/>
                <w:szCs w:val="20"/>
              </w:rPr>
              <w:t>_</w:t>
            </w:r>
            <w:r>
              <w:rPr>
                <w:rFonts w:cstheme="minorHAnsi"/>
                <w:szCs w:val="20"/>
              </w:rPr>
              <w:t>rise</w:t>
            </w:r>
            <w:r w:rsidRPr="00AE4266">
              <w:rPr>
                <w:rFonts w:cstheme="minorHAnsi"/>
                <w:szCs w:val="20"/>
              </w:rPr>
              <w:t>_H</w:t>
            </w:r>
          </w:p>
        </w:tc>
        <w:tc>
          <w:tcPr>
            <w:tcW w:w="891" w:type="dxa"/>
            <w:shd w:val="clear" w:color="auto" w:fill="FFFFFF" w:themeFill="background1"/>
          </w:tcPr>
          <w:p w14:paraId="1703CD7D" w14:textId="3AE19F53" w:rsidR="00425BB3" w:rsidRPr="00AE4266" w:rsidRDefault="00425BB3" w:rsidP="00425BB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mV</w:t>
            </w:r>
          </w:p>
        </w:tc>
        <w:tc>
          <w:tcPr>
            <w:tcW w:w="1191" w:type="dxa"/>
            <w:gridSpan w:val="2"/>
            <w:shd w:val="clear" w:color="auto" w:fill="FFFFFF" w:themeFill="background1"/>
          </w:tcPr>
          <w:p w14:paraId="07EEFA52" w14:textId="77777777" w:rsidR="00425BB3" w:rsidRPr="00AE4266" w:rsidRDefault="00425BB3" w:rsidP="00425BB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187" w:type="dxa"/>
            <w:gridSpan w:val="2"/>
            <w:shd w:val="clear" w:color="auto" w:fill="FFFFFF" w:themeFill="background1"/>
          </w:tcPr>
          <w:p w14:paraId="7605E152" w14:textId="2B5BDB14" w:rsidR="00425BB3" w:rsidRPr="00AE4266" w:rsidRDefault="00425BB3" w:rsidP="00425BB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m:oMathPara>
              <m:oMath>
                <m:r>
                  <w:rPr>
                    <w:rFonts w:ascii="Cambria Math" w:hAnsi="Cambria Math" w:cstheme="minorHAnsi"/>
                    <w:szCs w:val="20"/>
                  </w:rPr>
                  <m:t>V_BGP_typ×106.5%</m:t>
                </m:r>
              </m:oMath>
            </m:oMathPara>
          </w:p>
        </w:tc>
        <w:tc>
          <w:tcPr>
            <w:tcW w:w="1130" w:type="dxa"/>
            <w:shd w:val="clear" w:color="auto" w:fill="FFFFFF" w:themeFill="background1"/>
          </w:tcPr>
          <w:p w14:paraId="5AA1F635" w14:textId="36A9A567" w:rsidR="00425BB3" w:rsidRPr="00AE4266" w:rsidRDefault="00425BB3" w:rsidP="00425BB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425BB3" w:rsidRPr="00AE4266" w14:paraId="1A004B0C" w14:textId="77777777" w:rsidTr="0042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4DEC1460" w14:textId="4C3E0AEA" w:rsidR="00425BB3" w:rsidRPr="00AE4266" w:rsidRDefault="00425BB3" w:rsidP="00425BB3">
            <w:pPr>
              <w:pStyle w:val="Table-small"/>
            </w:pPr>
            <w:r>
              <w:t>M0019</w:t>
            </w:r>
          </w:p>
        </w:tc>
        <w:tc>
          <w:tcPr>
            <w:tcW w:w="4293" w:type="dxa"/>
            <w:shd w:val="clear" w:color="auto" w:fill="FFFFFF" w:themeFill="background1"/>
          </w:tcPr>
          <w:p w14:paraId="74D68A01" w14:textId="56E305F8" w:rsidR="00425BB3" w:rsidRPr="00AE4266" w:rsidRDefault="00425BB3" w:rsidP="00425BB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Vth_</w:t>
            </w:r>
            <w:r>
              <w:rPr>
                <w:rFonts w:cstheme="minorHAnsi"/>
                <w:szCs w:val="20"/>
              </w:rPr>
              <w:t>Vi</w:t>
            </w:r>
            <w:r w:rsidRPr="00AE4266">
              <w:rPr>
                <w:rFonts w:cstheme="minorHAnsi"/>
                <w:szCs w:val="20"/>
              </w:rPr>
              <w:t>_</w:t>
            </w:r>
            <w:r>
              <w:rPr>
                <w:rFonts w:cstheme="minorHAnsi"/>
                <w:szCs w:val="20"/>
              </w:rPr>
              <w:t>fall</w:t>
            </w:r>
            <w:r w:rsidRPr="00AE4266">
              <w:rPr>
                <w:rFonts w:cstheme="minorHAnsi"/>
                <w:szCs w:val="20"/>
              </w:rPr>
              <w:t>_H</w:t>
            </w:r>
          </w:p>
        </w:tc>
        <w:tc>
          <w:tcPr>
            <w:tcW w:w="891" w:type="dxa"/>
            <w:shd w:val="clear" w:color="auto" w:fill="FFFFFF" w:themeFill="background1"/>
          </w:tcPr>
          <w:p w14:paraId="65792E1D" w14:textId="7CAA18D4" w:rsidR="00425BB3" w:rsidRPr="00AE4266" w:rsidRDefault="00425BB3" w:rsidP="00425BB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mV</w:t>
            </w:r>
          </w:p>
        </w:tc>
        <w:tc>
          <w:tcPr>
            <w:tcW w:w="1191" w:type="dxa"/>
            <w:gridSpan w:val="2"/>
            <w:shd w:val="clear" w:color="auto" w:fill="FFFFFF" w:themeFill="background1"/>
          </w:tcPr>
          <w:p w14:paraId="74EB0226" w14:textId="77777777" w:rsidR="00425BB3" w:rsidRPr="00AE4266" w:rsidRDefault="00425BB3" w:rsidP="00425BB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187" w:type="dxa"/>
            <w:gridSpan w:val="2"/>
            <w:shd w:val="clear" w:color="auto" w:fill="FFFFFF" w:themeFill="background1"/>
          </w:tcPr>
          <w:p w14:paraId="76BE500E" w14:textId="7DF05DB0" w:rsidR="00425BB3" w:rsidRPr="00AE4266" w:rsidRDefault="00425BB3" w:rsidP="00425BB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m:oMathPara>
              <m:oMath>
                <m:r>
                  <w:rPr>
                    <w:rFonts w:ascii="Cambria Math" w:hAnsi="Cambria Math" w:cstheme="minorHAnsi"/>
                    <w:szCs w:val="20"/>
                  </w:rPr>
                  <m:t>V_BGP_typ×106.5%</m:t>
                </m:r>
              </m:oMath>
            </m:oMathPara>
          </w:p>
        </w:tc>
        <w:tc>
          <w:tcPr>
            <w:tcW w:w="1130" w:type="dxa"/>
            <w:shd w:val="clear" w:color="auto" w:fill="FFFFFF" w:themeFill="background1"/>
          </w:tcPr>
          <w:p w14:paraId="7E122AC9" w14:textId="0257637C" w:rsidR="00425BB3" w:rsidRPr="00AE4266" w:rsidRDefault="00425BB3" w:rsidP="00425BB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425BB3" w:rsidRPr="005905EB" w14:paraId="66FFC213" w14:textId="77777777" w:rsidTr="00425BB3">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409A0775" w14:textId="6446F01A" w:rsidR="00425BB3" w:rsidRPr="005905EB" w:rsidRDefault="00425BB3" w:rsidP="00425BB3">
            <w:pPr>
              <w:pStyle w:val="Table-small"/>
            </w:pPr>
            <w:r w:rsidRPr="005905EB">
              <w:t>M0038</w:t>
            </w:r>
          </w:p>
        </w:tc>
        <w:tc>
          <w:tcPr>
            <w:tcW w:w="4293" w:type="dxa"/>
            <w:shd w:val="clear" w:color="auto" w:fill="FFFFFF" w:themeFill="background1"/>
          </w:tcPr>
          <w:p w14:paraId="701CD85C" w14:textId="66F8075E" w:rsidR="00425BB3" w:rsidRPr="005905EB" w:rsidRDefault="0064175C" w:rsidP="00425BB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5905EB">
              <w:rPr>
                <w:rFonts w:cstheme="minorHAnsi"/>
                <w:szCs w:val="20"/>
              </w:rPr>
              <w:t>UV_P</w:t>
            </w:r>
            <w:r w:rsidR="00563BC8" w:rsidRPr="005905EB">
              <w:rPr>
                <w:rFonts w:cstheme="minorHAnsi"/>
                <w:szCs w:val="20"/>
              </w:rPr>
              <w:t>good_thres</w:t>
            </w:r>
          </w:p>
        </w:tc>
        <w:tc>
          <w:tcPr>
            <w:tcW w:w="891" w:type="dxa"/>
            <w:shd w:val="clear" w:color="auto" w:fill="FFFFFF" w:themeFill="background1"/>
          </w:tcPr>
          <w:p w14:paraId="1DA53EDB" w14:textId="60F620F6" w:rsidR="00425BB3" w:rsidRPr="005905EB" w:rsidRDefault="0064175C" w:rsidP="00425BB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5905EB">
              <w:rPr>
                <w:rFonts w:cstheme="minorHAnsi"/>
                <w:szCs w:val="20"/>
              </w:rPr>
              <w:t>%</w:t>
            </w:r>
          </w:p>
        </w:tc>
        <w:tc>
          <w:tcPr>
            <w:tcW w:w="1191" w:type="dxa"/>
            <w:gridSpan w:val="2"/>
            <w:shd w:val="clear" w:color="auto" w:fill="FFFFFF" w:themeFill="background1"/>
          </w:tcPr>
          <w:p w14:paraId="67690DBB" w14:textId="7BDBB6ED" w:rsidR="00425BB3" w:rsidRPr="005905EB" w:rsidRDefault="00425BB3" w:rsidP="00425BB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187" w:type="dxa"/>
            <w:gridSpan w:val="2"/>
            <w:shd w:val="clear" w:color="auto" w:fill="FFFFFF" w:themeFill="background1"/>
          </w:tcPr>
          <w:p w14:paraId="4440A549" w14:textId="61319E03" w:rsidR="00425BB3" w:rsidRPr="005905EB" w:rsidRDefault="00E23042" w:rsidP="00425BB3">
            <w:pPr>
              <w:pStyle w:val="Table-small"/>
              <w:cnfStyle w:val="000000000000" w:firstRow="0" w:lastRow="0" w:firstColumn="0" w:lastColumn="0" w:oddVBand="0" w:evenVBand="0" w:oddHBand="0" w:evenHBand="0" w:firstRowFirstColumn="0" w:firstRowLastColumn="0" w:lastRowFirstColumn="0" w:lastRowLastColumn="0"/>
              <w:rPr>
                <w:rFonts w:ascii="Helvetica" w:hAnsi="Helvetica" w:cs="Helvetica"/>
                <w:szCs w:val="20"/>
              </w:rPr>
            </w:pPr>
            <w:r w:rsidRPr="005905EB">
              <w:rPr>
                <w:rFonts w:ascii="Helvetica" w:hAnsi="Helvetica" w:cs="Helvetica"/>
                <w:szCs w:val="20"/>
              </w:rPr>
              <w:t>-6.5</w:t>
            </w:r>
          </w:p>
        </w:tc>
        <w:tc>
          <w:tcPr>
            <w:tcW w:w="1130" w:type="dxa"/>
            <w:shd w:val="clear" w:color="auto" w:fill="FFFFFF" w:themeFill="background1"/>
          </w:tcPr>
          <w:p w14:paraId="7F11C000" w14:textId="29BE47F2" w:rsidR="00425BB3" w:rsidRPr="005905EB" w:rsidDel="00425BB3" w:rsidRDefault="00425BB3" w:rsidP="00425BB3">
            <w:pPr>
              <w:pStyle w:val="Table-small"/>
              <w:cnfStyle w:val="000000000000" w:firstRow="0" w:lastRow="0" w:firstColumn="0" w:lastColumn="0" w:oddVBand="0" w:evenVBand="0" w:oddHBand="0" w:evenHBand="0" w:firstRowFirstColumn="0" w:firstRowLastColumn="0" w:lastRowFirstColumn="0" w:lastRowLastColumn="0"/>
              <w:rPr>
                <w:rFonts w:ascii="Helvetica" w:hAnsi="Helvetica" w:cs="Helvetica"/>
                <w:szCs w:val="20"/>
              </w:rPr>
            </w:pPr>
          </w:p>
        </w:tc>
      </w:tr>
      <w:tr w:rsidR="00425BB3" w:rsidRPr="005905EB" w14:paraId="136CF8B2" w14:textId="77777777" w:rsidTr="0042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shd w:val="clear" w:color="auto" w:fill="FFFFFF" w:themeFill="background1"/>
          </w:tcPr>
          <w:p w14:paraId="09048F7E" w14:textId="2A073D52" w:rsidR="00425BB3" w:rsidRPr="005905EB" w:rsidRDefault="00425BB3" w:rsidP="00425BB3">
            <w:pPr>
              <w:pStyle w:val="Table-small"/>
            </w:pPr>
            <w:r w:rsidRPr="005905EB">
              <w:t>M0039</w:t>
            </w:r>
          </w:p>
        </w:tc>
        <w:tc>
          <w:tcPr>
            <w:tcW w:w="4293" w:type="dxa"/>
            <w:shd w:val="clear" w:color="auto" w:fill="FFFFFF" w:themeFill="background1"/>
          </w:tcPr>
          <w:p w14:paraId="0F017BE4" w14:textId="23A27BE9" w:rsidR="00425BB3" w:rsidRPr="005905EB" w:rsidRDefault="00563BC8" w:rsidP="00425BB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5905EB">
              <w:rPr>
                <w:rFonts w:cstheme="minorHAnsi"/>
                <w:szCs w:val="20"/>
              </w:rPr>
              <w:t>OV_Pgood_thres</w:t>
            </w:r>
          </w:p>
        </w:tc>
        <w:tc>
          <w:tcPr>
            <w:tcW w:w="891" w:type="dxa"/>
            <w:shd w:val="clear" w:color="auto" w:fill="FFFFFF" w:themeFill="background1"/>
          </w:tcPr>
          <w:p w14:paraId="46FA8643" w14:textId="6FC9DAC7" w:rsidR="00425BB3" w:rsidRPr="005905EB" w:rsidRDefault="0064175C" w:rsidP="00425BB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5905EB">
              <w:rPr>
                <w:rFonts w:cstheme="minorHAnsi"/>
                <w:szCs w:val="20"/>
              </w:rPr>
              <w:t>%</w:t>
            </w:r>
          </w:p>
        </w:tc>
        <w:tc>
          <w:tcPr>
            <w:tcW w:w="1191" w:type="dxa"/>
            <w:gridSpan w:val="2"/>
            <w:shd w:val="clear" w:color="auto" w:fill="FFFFFF" w:themeFill="background1"/>
          </w:tcPr>
          <w:p w14:paraId="13FD872B" w14:textId="6D168264" w:rsidR="00425BB3" w:rsidRPr="005905EB" w:rsidRDefault="00425BB3" w:rsidP="00425BB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187" w:type="dxa"/>
            <w:gridSpan w:val="2"/>
            <w:shd w:val="clear" w:color="auto" w:fill="FFFFFF" w:themeFill="background1"/>
          </w:tcPr>
          <w:p w14:paraId="00373366" w14:textId="71BE5887" w:rsidR="00425BB3" w:rsidRPr="005905EB" w:rsidRDefault="00E23042" w:rsidP="00425BB3">
            <w:pPr>
              <w:pStyle w:val="Table-small"/>
              <w:cnfStyle w:val="000000100000" w:firstRow="0" w:lastRow="0" w:firstColumn="0" w:lastColumn="0" w:oddVBand="0" w:evenVBand="0" w:oddHBand="1" w:evenHBand="0" w:firstRowFirstColumn="0" w:firstRowLastColumn="0" w:lastRowFirstColumn="0" w:lastRowLastColumn="0"/>
              <w:rPr>
                <w:rFonts w:ascii="Helvetica" w:hAnsi="Helvetica" w:cs="Helvetica"/>
                <w:szCs w:val="20"/>
              </w:rPr>
            </w:pPr>
            <w:r w:rsidRPr="005905EB">
              <w:rPr>
                <w:rFonts w:ascii="Helvetica" w:hAnsi="Helvetica" w:cs="Helvetica"/>
                <w:szCs w:val="20"/>
              </w:rPr>
              <w:t>6.5</w:t>
            </w:r>
          </w:p>
        </w:tc>
        <w:tc>
          <w:tcPr>
            <w:tcW w:w="1130" w:type="dxa"/>
            <w:shd w:val="clear" w:color="auto" w:fill="FFFFFF" w:themeFill="background1"/>
          </w:tcPr>
          <w:p w14:paraId="60BB7B10" w14:textId="37059AF5" w:rsidR="00425BB3" w:rsidRPr="005905EB" w:rsidDel="00425BB3" w:rsidRDefault="00425BB3" w:rsidP="00425BB3">
            <w:pPr>
              <w:pStyle w:val="Table-small"/>
              <w:cnfStyle w:val="000000100000" w:firstRow="0" w:lastRow="0" w:firstColumn="0" w:lastColumn="0" w:oddVBand="0" w:evenVBand="0" w:oddHBand="1" w:evenHBand="0" w:firstRowFirstColumn="0" w:firstRowLastColumn="0" w:lastRowFirstColumn="0" w:lastRowLastColumn="0"/>
              <w:rPr>
                <w:rFonts w:ascii="Helvetica" w:hAnsi="Helvetica" w:cs="Helvetica"/>
                <w:szCs w:val="20"/>
              </w:rPr>
            </w:pPr>
          </w:p>
        </w:tc>
      </w:tr>
    </w:tbl>
    <w:p w14:paraId="028A3213" w14:textId="4867D38D" w:rsidR="005063BE" w:rsidRPr="00AE4266" w:rsidRDefault="007824CD" w:rsidP="00F65647">
      <w:pPr>
        <w:pStyle w:val="Heading2"/>
        <w:rPr>
          <w:lang w:eastAsia="en-US"/>
        </w:rPr>
      </w:pPr>
      <w:bookmarkStart w:id="172" w:name="_Ref196478364"/>
      <w:bookmarkStart w:id="173" w:name="_Toc211426747"/>
      <w:r>
        <w:t>T001</w:t>
      </w:r>
      <w:r w:rsidR="000A6793">
        <w:t>1</w:t>
      </w:r>
      <w:r w:rsidR="00FA3CD6">
        <w:t xml:space="preserve">: </w:t>
      </w:r>
      <w:r w:rsidR="00F65647" w:rsidRPr="00AE4266">
        <w:rPr>
          <w:lang w:eastAsia="en-US"/>
        </w:rPr>
        <w:t>Over Temperature Protection</w:t>
      </w:r>
      <w:bookmarkEnd w:id="172"/>
      <w:bookmarkEnd w:id="173"/>
    </w:p>
    <w:p w14:paraId="4D9BE572" w14:textId="2744B799" w:rsidR="00F65647" w:rsidRPr="00AE4266" w:rsidRDefault="00F65647" w:rsidP="00F65647">
      <w:pPr>
        <w:pStyle w:val="Caption"/>
        <w:keepNext/>
        <w:rPr>
          <w:lang w:val="en-GB"/>
        </w:rPr>
      </w:pPr>
      <w:bookmarkStart w:id="174" w:name="_Toc211426692"/>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22</w:t>
      </w:r>
      <w:r w:rsidRPr="00AE4266">
        <w:rPr>
          <w:lang w:val="en-GB"/>
        </w:rPr>
        <w:fldChar w:fldCharType="end"/>
      </w:r>
      <w:r w:rsidRPr="00AE4266">
        <w:rPr>
          <w:lang w:val="en-GB"/>
        </w:rPr>
        <w:t xml:space="preserve">: </w:t>
      </w:r>
      <w:r w:rsidRPr="00AE4266">
        <w:rPr>
          <w:lang w:val="en-GB"/>
        </w:rPr>
        <w:fldChar w:fldCharType="begin"/>
      </w:r>
      <w:r w:rsidRPr="00AE4266">
        <w:rPr>
          <w:lang w:val="en-GB"/>
        </w:rPr>
        <w:instrText xml:space="preserve"> REF _Ref196478364 </w:instrText>
      </w:r>
      <w:r w:rsidRPr="00AE4266">
        <w:rPr>
          <w:lang w:val="en-GB"/>
        </w:rPr>
        <w:fldChar w:fldCharType="separate"/>
      </w:r>
      <w:r w:rsidRPr="00AE4266">
        <w:rPr>
          <w:lang w:val="en-GB"/>
        </w:rPr>
        <w:t>Over Temperature Protection</w:t>
      </w:r>
      <w:r w:rsidRPr="00AE4266">
        <w:rPr>
          <w:lang w:val="en-GB"/>
        </w:rPr>
        <w:fldChar w:fldCharType="end"/>
      </w:r>
      <w:r w:rsidRPr="00AE4266">
        <w:rPr>
          <w:lang w:val="en-GB"/>
        </w:rPr>
        <w:t xml:space="preserve"> overview</w:t>
      </w:r>
      <w:bookmarkEnd w:id="174"/>
    </w:p>
    <w:tbl>
      <w:tblPr>
        <w:tblStyle w:val="GridTable4-Accent3"/>
        <w:tblW w:w="9776" w:type="dxa"/>
        <w:tblLook w:val="04A0" w:firstRow="1" w:lastRow="0" w:firstColumn="1" w:lastColumn="0" w:noHBand="0" w:noVBand="1"/>
      </w:tblPr>
      <w:tblGrid>
        <w:gridCol w:w="1118"/>
        <w:gridCol w:w="4654"/>
        <w:gridCol w:w="923"/>
        <w:gridCol w:w="9"/>
        <w:gridCol w:w="1204"/>
        <w:gridCol w:w="545"/>
        <w:gridCol w:w="185"/>
        <w:gridCol w:w="1138"/>
      </w:tblGrid>
      <w:tr w:rsidR="00F65647" w:rsidRPr="00AE4266" w14:paraId="49BDA74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72FF5DC8" w14:textId="77777777" w:rsidR="00F65647" w:rsidRPr="00AE4266" w:rsidRDefault="00F65647">
            <w:pPr>
              <w:pStyle w:val="Table-small"/>
              <w:rPr>
                <w:rFonts w:cstheme="minorHAnsi"/>
                <w:sz w:val="22"/>
                <w:szCs w:val="18"/>
              </w:rPr>
            </w:pPr>
            <w:r w:rsidRPr="00AE4266">
              <w:rPr>
                <w:rFonts w:cstheme="minorHAnsi"/>
                <w:sz w:val="22"/>
                <w:szCs w:val="18"/>
              </w:rPr>
              <w:t xml:space="preserve">Test Description </w:t>
            </w:r>
          </w:p>
        </w:tc>
      </w:tr>
      <w:tr w:rsidR="00F65647" w:rsidRPr="00AE4266" w14:paraId="577057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0BC67482" w14:textId="3B6A8B6C" w:rsidR="00F65647" w:rsidRPr="00AE4266" w:rsidRDefault="00F8184E">
            <w:pPr>
              <w:pStyle w:val="Table-small"/>
              <w:rPr>
                <w:rFonts w:cstheme="minorHAnsi"/>
                <w:b w:val="0"/>
              </w:rPr>
            </w:pPr>
            <w:r w:rsidRPr="00AE4266">
              <w:rPr>
                <w:rFonts w:cstheme="minorHAnsi"/>
                <w:b w:val="0"/>
                <w:bCs w:val="0"/>
              </w:rPr>
              <w:t>Check the OTP via Pgood and PTAT voltage.</w:t>
            </w:r>
          </w:p>
        </w:tc>
      </w:tr>
      <w:tr w:rsidR="00F65647" w:rsidRPr="00AE4266" w14:paraId="45B46F50" w14:textId="777777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0BD6ACEB" w14:textId="77777777" w:rsidR="00F65647" w:rsidRPr="00AE4266" w:rsidRDefault="00F65647">
            <w:pPr>
              <w:pStyle w:val="Table-small"/>
              <w:rPr>
                <w:rFonts w:cstheme="minorHAnsi"/>
              </w:rPr>
            </w:pPr>
            <w:r w:rsidRPr="00AE4266">
              <w:rPr>
                <w:rFonts w:cstheme="minorHAnsi"/>
                <w:color w:val="FFFFFF" w:themeColor="background1"/>
                <w:sz w:val="22"/>
                <w:szCs w:val="18"/>
              </w:rPr>
              <w:t>Test Configuration</w:t>
            </w:r>
          </w:p>
        </w:tc>
      </w:tr>
      <w:tr w:rsidR="00F65647" w:rsidRPr="00AE4266" w14:paraId="2A9CA5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09D3A708" w14:textId="77777777" w:rsidR="00F65647" w:rsidRDefault="00140AF5" w:rsidP="00CE027E">
            <w:pPr>
              <w:pStyle w:val="Table-small"/>
              <w:rPr>
                <w:rFonts w:cstheme="minorHAnsi"/>
              </w:rPr>
            </w:pPr>
            <w:r>
              <w:rPr>
                <w:rFonts w:cstheme="minorHAnsi"/>
                <w:b w:val="0"/>
                <w:bCs w:val="0"/>
              </w:rPr>
              <w:t xml:space="preserve">During this test the control loop of the DUT is intentional broken, the output voltage will not be regulated, even more it will be beneficial for the accuracy of this test that the PWM controller is forced to a fixed position, this will keep the power stage in one state, reducing self-heating and cleaner supply, ground and substrate potentials.  </w:t>
            </w:r>
          </w:p>
          <w:p w14:paraId="13157F25" w14:textId="77777777" w:rsidR="005462D6" w:rsidRDefault="005462D6" w:rsidP="00CE027E">
            <w:pPr>
              <w:pStyle w:val="Table-small"/>
              <w:rPr>
                <w:rFonts w:cstheme="minorHAnsi"/>
              </w:rPr>
            </w:pPr>
          </w:p>
          <w:p w14:paraId="08972CC1" w14:textId="343E1180" w:rsidR="005462D6" w:rsidRPr="00AE4266" w:rsidRDefault="00016DE1" w:rsidP="00CE027E">
            <w:pPr>
              <w:pStyle w:val="Table-small"/>
              <w:rPr>
                <w:rFonts w:cstheme="minorHAnsi"/>
                <w:b w:val="0"/>
                <w:bCs w:val="0"/>
              </w:rPr>
            </w:pPr>
            <w:r>
              <w:rPr>
                <w:rFonts w:cstheme="minorHAnsi"/>
                <w:b w:val="0"/>
                <w:bCs w:val="0"/>
              </w:rPr>
              <w:t>A dedicated test stage</w:t>
            </w:r>
            <w:r w:rsidR="00D751E2">
              <w:rPr>
                <w:rFonts w:cstheme="minorHAnsi"/>
                <w:b w:val="0"/>
                <w:bCs w:val="0"/>
              </w:rPr>
              <w:t xml:space="preserve"> OPT_CHAR</w:t>
            </w:r>
            <w:r w:rsidR="00E3264D">
              <w:rPr>
                <w:rFonts w:cstheme="minorHAnsi"/>
                <w:b w:val="0"/>
                <w:bCs w:val="0"/>
              </w:rPr>
              <w:t xml:space="preserve"> was created </w:t>
            </w:r>
            <w:r w:rsidR="005462D6">
              <w:rPr>
                <w:rFonts w:cstheme="minorHAnsi"/>
                <w:b w:val="0"/>
                <w:bCs w:val="0"/>
              </w:rPr>
              <w:t xml:space="preserve">since </w:t>
            </w:r>
            <w:r w:rsidR="00E3264D">
              <w:rPr>
                <w:rFonts w:cstheme="minorHAnsi"/>
                <w:b w:val="0"/>
                <w:bCs w:val="0"/>
              </w:rPr>
              <w:t>this test</w:t>
            </w:r>
            <w:r w:rsidR="005462D6">
              <w:rPr>
                <w:rFonts w:cstheme="minorHAnsi"/>
                <w:b w:val="0"/>
                <w:bCs w:val="0"/>
              </w:rPr>
              <w:t xml:space="preserve"> requires multiple temperature points</w:t>
            </w:r>
            <w:r w:rsidR="00484E76">
              <w:rPr>
                <w:rFonts w:cstheme="minorHAnsi"/>
                <w:b w:val="0"/>
                <w:bCs w:val="0"/>
              </w:rPr>
              <w:t xml:space="preserve"> to calculate the OTP thresholds.</w:t>
            </w:r>
            <w:r w:rsidR="00E3264D">
              <w:rPr>
                <w:rFonts w:cstheme="minorHAnsi"/>
                <w:b w:val="0"/>
                <w:bCs w:val="0"/>
              </w:rPr>
              <w:t xml:space="preserve"> Also this test falls out of the normal operation condition HT. </w:t>
            </w:r>
            <w:r w:rsidR="00EC1971">
              <w:rPr>
                <w:rFonts w:cstheme="minorHAnsi"/>
                <w:b w:val="0"/>
                <w:bCs w:val="0"/>
              </w:rPr>
              <w:t>Ho</w:t>
            </w:r>
            <w:r w:rsidR="00B06690">
              <w:rPr>
                <w:rFonts w:cstheme="minorHAnsi"/>
                <w:b w:val="0"/>
                <w:bCs w:val="0"/>
              </w:rPr>
              <w:t xml:space="preserve">wever the test can also be executed during CHAR or FT test stage. For these cases the thresholds will not be found but the </w:t>
            </w:r>
            <w:r w:rsidR="001165D5">
              <w:rPr>
                <w:rFonts w:cstheme="minorHAnsi"/>
                <w:b w:val="0"/>
                <w:bCs w:val="0"/>
              </w:rPr>
              <w:t>PTAT level can be measured.</w:t>
            </w:r>
          </w:p>
        </w:tc>
      </w:tr>
      <w:tr w:rsidR="00F65647" w:rsidRPr="00AE4266" w14:paraId="3CE734E4" w14:textId="777777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56881053" w14:textId="77777777" w:rsidR="00F65647" w:rsidRPr="00AE4266" w:rsidRDefault="00F65647">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F65647" w:rsidRPr="00AE4266" w14:paraId="075DA6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1DF686E6" w14:textId="77777777" w:rsidR="00BD51C0" w:rsidRPr="00AE4266" w:rsidRDefault="00F65647" w:rsidP="00BD51C0">
            <w:pPr>
              <w:pStyle w:val="ListParagraph"/>
              <w:numPr>
                <w:ilvl w:val="0"/>
                <w:numId w:val="19"/>
              </w:numPr>
              <w:spacing w:before="20" w:after="20"/>
            </w:pPr>
            <w:r w:rsidRPr="00AE4266">
              <w:rPr>
                <w:b w:val="0"/>
                <w:bCs w:val="0"/>
                <w:sz w:val="20"/>
                <w:szCs w:val="20"/>
              </w:rPr>
              <w:t xml:space="preserve">Voltage source: accuracy: </w:t>
            </w:r>
            <w:r w:rsidR="00C825AA" w:rsidRPr="00AE4266">
              <w:rPr>
                <w:b w:val="0"/>
                <w:bCs w:val="0"/>
                <w:sz w:val="20"/>
                <w:szCs w:val="20"/>
              </w:rPr>
              <w:t>10</w:t>
            </w:r>
            <w:r w:rsidRPr="00AE4266">
              <w:rPr>
                <w:b w:val="0"/>
                <w:bCs w:val="0"/>
                <w:sz w:val="20"/>
                <w:szCs w:val="20"/>
              </w:rPr>
              <w:t xml:space="preserve">mV, range: </w:t>
            </w:r>
            <w:r w:rsidR="00BD51C0" w:rsidRPr="00AE4266">
              <w:rPr>
                <w:b w:val="0"/>
                <w:bCs w:val="0"/>
                <w:sz w:val="20"/>
                <w:szCs w:val="20"/>
              </w:rPr>
              <w:t>3.3</w:t>
            </w:r>
          </w:p>
          <w:p w14:paraId="66214BA2" w14:textId="77777777" w:rsidR="003B65ED" w:rsidRPr="00AE4266" w:rsidRDefault="00F65647" w:rsidP="003B65ED">
            <w:pPr>
              <w:pStyle w:val="ListParagraph"/>
              <w:numPr>
                <w:ilvl w:val="0"/>
                <w:numId w:val="19"/>
              </w:numPr>
              <w:spacing w:before="20" w:after="20"/>
            </w:pPr>
            <w:r w:rsidRPr="00AE4266">
              <w:rPr>
                <w:b w:val="0"/>
                <w:bCs w:val="0"/>
                <w:sz w:val="20"/>
                <w:szCs w:val="14"/>
              </w:rPr>
              <w:t>Voltage measurement: accuracy: 10mV, range: 3.6V, high-Z</w:t>
            </w:r>
          </w:p>
          <w:p w14:paraId="44B8FA0D" w14:textId="7723E18D" w:rsidR="003B65ED" w:rsidRPr="00AE4266" w:rsidRDefault="003B65ED" w:rsidP="003B65ED">
            <w:pPr>
              <w:pStyle w:val="ListParagraph"/>
              <w:numPr>
                <w:ilvl w:val="0"/>
                <w:numId w:val="19"/>
              </w:numPr>
              <w:spacing w:before="20" w:after="20"/>
            </w:pPr>
            <w:r w:rsidRPr="00AE4266">
              <w:rPr>
                <w:b w:val="0"/>
                <w:bCs w:val="0"/>
                <w:sz w:val="20"/>
                <w:szCs w:val="14"/>
              </w:rPr>
              <w:t xml:space="preserve">Temperature: </w:t>
            </w:r>
            <w:r w:rsidR="00C33D9C" w:rsidRPr="00AE4266">
              <w:rPr>
                <w:b w:val="0"/>
                <w:bCs w:val="0"/>
                <w:sz w:val="20"/>
                <w:szCs w:val="14"/>
              </w:rPr>
              <w:t xml:space="preserve">accuracy: </w:t>
            </w:r>
            <w:r w:rsidR="00C209F5">
              <w:rPr>
                <w:b w:val="0"/>
                <w:bCs w:val="0"/>
                <w:sz w:val="20"/>
                <w:szCs w:val="14"/>
              </w:rPr>
              <w:t>2</w:t>
            </w:r>
            <w:r w:rsidR="00C209F5" w:rsidRPr="00AE4266">
              <w:rPr>
                <w:b w:val="0"/>
                <w:bCs w:val="0"/>
                <w:sz w:val="20"/>
                <w:szCs w:val="14"/>
              </w:rPr>
              <w:t>°C</w:t>
            </w:r>
            <w:r w:rsidR="00C33D9C" w:rsidRPr="00AE4266">
              <w:rPr>
                <w:b w:val="0"/>
                <w:bCs w:val="0"/>
                <w:sz w:val="20"/>
                <w:szCs w:val="14"/>
              </w:rPr>
              <w:t>, range:</w:t>
            </w:r>
            <w:r w:rsidR="00A16E6F">
              <w:rPr>
                <w:b w:val="0"/>
                <w:bCs w:val="0"/>
                <w:sz w:val="20"/>
                <w:szCs w:val="14"/>
              </w:rPr>
              <w:t>-4</w:t>
            </w:r>
            <w:r w:rsidR="00C33D9C" w:rsidRPr="00AE4266">
              <w:rPr>
                <w:b w:val="0"/>
                <w:bCs w:val="0"/>
                <w:sz w:val="20"/>
                <w:szCs w:val="14"/>
              </w:rPr>
              <w:t>0°C-1</w:t>
            </w:r>
            <w:r w:rsidR="00A16E6F">
              <w:rPr>
                <w:b w:val="0"/>
                <w:bCs w:val="0"/>
                <w:sz w:val="20"/>
                <w:szCs w:val="14"/>
              </w:rPr>
              <w:t>2</w:t>
            </w:r>
            <w:r w:rsidR="001B1B67" w:rsidRPr="00AE4266">
              <w:rPr>
                <w:b w:val="0"/>
                <w:bCs w:val="0"/>
                <w:sz w:val="20"/>
                <w:szCs w:val="14"/>
              </w:rPr>
              <w:t>0</w:t>
            </w:r>
            <w:r w:rsidR="00C33D9C" w:rsidRPr="00AE4266">
              <w:rPr>
                <w:b w:val="0"/>
                <w:bCs w:val="0"/>
                <w:sz w:val="20"/>
                <w:szCs w:val="14"/>
              </w:rPr>
              <w:t xml:space="preserve">°C, step: </w:t>
            </w:r>
            <w:r w:rsidR="006B2177">
              <w:rPr>
                <w:b w:val="0"/>
                <w:bCs w:val="0"/>
                <w:sz w:val="20"/>
                <w:szCs w:val="14"/>
              </w:rPr>
              <w:t>5</w:t>
            </w:r>
            <w:r w:rsidR="006B2177" w:rsidRPr="00AE4266">
              <w:rPr>
                <w:b w:val="0"/>
                <w:bCs w:val="0"/>
                <w:sz w:val="20"/>
                <w:szCs w:val="14"/>
              </w:rPr>
              <w:t>°C</w:t>
            </w:r>
          </w:p>
        </w:tc>
      </w:tr>
      <w:tr w:rsidR="00F65647" w:rsidRPr="00AE4266" w14:paraId="26716091" w14:textId="777777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2EC3BE89" w14:textId="77777777" w:rsidR="00F65647" w:rsidRPr="005905EB" w:rsidRDefault="00F65647">
            <w:pPr>
              <w:spacing w:before="20" w:after="20"/>
              <w:rPr>
                <w:b w:val="0"/>
                <w:bCs w:val="0"/>
                <w:sz w:val="20"/>
                <w:szCs w:val="14"/>
              </w:rPr>
            </w:pPr>
            <w:r w:rsidRPr="006414C2">
              <w:rPr>
                <w:rFonts w:cstheme="minorHAnsi"/>
                <w:color w:val="FFFFFF" w:themeColor="background1"/>
                <w:szCs w:val="18"/>
              </w:rPr>
              <w:t>Test Conditions</w:t>
            </w:r>
          </w:p>
        </w:tc>
      </w:tr>
      <w:tr w:rsidR="00F65647" w:rsidRPr="00AE4266" w14:paraId="19E630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66926980" w14:textId="339EE365" w:rsidR="00F65647" w:rsidRPr="005905EB" w:rsidRDefault="003F5F7F">
            <w:pPr>
              <w:spacing w:before="20" w:after="20"/>
              <w:rPr>
                <w:b w:val="0"/>
                <w:bCs w:val="0"/>
                <w:sz w:val="20"/>
                <w:szCs w:val="14"/>
              </w:rPr>
            </w:pPr>
            <w:r w:rsidRPr="005905EB">
              <w:rPr>
                <w:sz w:val="20"/>
                <w:szCs w:val="14"/>
              </w:rPr>
              <w:t xml:space="preserve">From 60 degrees on </w:t>
            </w:r>
            <w:r w:rsidR="006414C2" w:rsidRPr="005905EB">
              <w:rPr>
                <w:sz w:val="20"/>
                <w:szCs w:val="14"/>
              </w:rPr>
              <w:t>use 5 degrees temperature steps</w:t>
            </w:r>
          </w:p>
        </w:tc>
      </w:tr>
      <w:tr w:rsidR="00F65647" w:rsidRPr="00AE4266" w14:paraId="160A9460" w14:textId="777777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2EE4AE97" w14:textId="77777777" w:rsidR="00F65647" w:rsidRPr="00AE4266" w:rsidRDefault="00F65647">
            <w:pPr>
              <w:spacing w:before="20" w:after="20"/>
              <w:rPr>
                <w:sz w:val="20"/>
                <w:szCs w:val="14"/>
              </w:rPr>
            </w:pPr>
            <w:r w:rsidRPr="00AE4266">
              <w:rPr>
                <w:rFonts w:cstheme="minorHAnsi"/>
                <w:color w:val="FFFFFF" w:themeColor="background1"/>
                <w:szCs w:val="18"/>
              </w:rPr>
              <w:t>Environmental conditions</w:t>
            </w:r>
            <w:r w:rsidRPr="00AE4266">
              <w:rPr>
                <w:sz w:val="20"/>
                <w:szCs w:val="14"/>
              </w:rPr>
              <w:t xml:space="preserve"> </w:t>
            </w:r>
          </w:p>
        </w:tc>
      </w:tr>
      <w:tr w:rsidR="00F65647" w:rsidRPr="00AE4266" w14:paraId="038257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2EEADF39" w14:textId="6CA09E60" w:rsidR="00F65647" w:rsidRPr="00AE4266" w:rsidRDefault="009B4A99">
            <w:pPr>
              <w:spacing w:before="20" w:after="20"/>
              <w:rPr>
                <w:b w:val="0"/>
                <w:bCs w:val="0"/>
                <w:sz w:val="20"/>
                <w:szCs w:val="14"/>
              </w:rPr>
            </w:pPr>
            <w:r>
              <w:rPr>
                <w:b w:val="0"/>
                <w:bCs w:val="0"/>
                <w:sz w:val="20"/>
                <w:szCs w:val="14"/>
              </w:rPr>
              <w:t>Full temperature range will not be needed to characterize OTP behaviour</w:t>
            </w:r>
            <w:r w:rsidR="00DF0621">
              <w:rPr>
                <w:b w:val="0"/>
                <w:bCs w:val="0"/>
                <w:sz w:val="20"/>
                <w:szCs w:val="14"/>
              </w:rPr>
              <w:t xml:space="preserve"> but will be determined by experiment </w:t>
            </w:r>
            <w:r w:rsidR="00652A12">
              <w:rPr>
                <w:b w:val="0"/>
                <w:bCs w:val="0"/>
                <w:sz w:val="20"/>
                <w:szCs w:val="14"/>
              </w:rPr>
              <w:t xml:space="preserve">during test development. </w:t>
            </w:r>
          </w:p>
        </w:tc>
      </w:tr>
      <w:tr w:rsidR="00F65647" w:rsidRPr="00AE4266" w14:paraId="41E82C8A" w14:textId="777777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3A75526F" w14:textId="77777777" w:rsidR="00F65647" w:rsidRPr="00AE4266" w:rsidRDefault="00F65647">
            <w:pPr>
              <w:pStyle w:val="Table-small"/>
              <w:rPr>
                <w:rFonts w:cstheme="minorHAnsi"/>
                <w:sz w:val="22"/>
                <w:szCs w:val="18"/>
              </w:rPr>
            </w:pPr>
            <w:r w:rsidRPr="00AE4266">
              <w:rPr>
                <w:rFonts w:cstheme="minorHAnsi"/>
                <w:color w:val="FFFFFF" w:themeColor="background1"/>
                <w:sz w:val="22"/>
                <w:szCs w:val="18"/>
              </w:rPr>
              <w:t>Test Procedure</w:t>
            </w:r>
          </w:p>
        </w:tc>
      </w:tr>
      <w:tr w:rsidR="00F65647" w:rsidRPr="00AE4266" w14:paraId="1A4CD8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C5C2C2" w:themeFill="accent3" w:themeFillTint="66"/>
          </w:tcPr>
          <w:p w14:paraId="0301772A" w14:textId="77777777" w:rsidR="00F65647" w:rsidRPr="00AE4266" w:rsidRDefault="00F65647">
            <w:pPr>
              <w:pStyle w:val="Table-small"/>
              <w:rPr>
                <w:rFonts w:cstheme="minorHAnsi"/>
                <w:sz w:val="22"/>
                <w:szCs w:val="18"/>
              </w:rPr>
            </w:pPr>
            <w:r w:rsidRPr="00AE4266">
              <w:rPr>
                <w:rFonts w:cstheme="minorHAnsi"/>
                <w:sz w:val="22"/>
                <w:szCs w:val="18"/>
              </w:rPr>
              <w:t>Step</w:t>
            </w:r>
          </w:p>
        </w:tc>
        <w:tc>
          <w:tcPr>
            <w:tcW w:w="5586" w:type="dxa"/>
            <w:gridSpan w:val="3"/>
            <w:shd w:val="clear" w:color="auto" w:fill="C5C2C2" w:themeFill="accent3" w:themeFillTint="66"/>
          </w:tcPr>
          <w:p w14:paraId="6A452F3E" w14:textId="77777777" w:rsidR="00F65647" w:rsidRPr="00AE4266" w:rsidRDefault="00F65647">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c>
          <w:tcPr>
            <w:tcW w:w="1749" w:type="dxa"/>
            <w:gridSpan w:val="2"/>
            <w:shd w:val="clear" w:color="auto" w:fill="C5C2C2" w:themeFill="accent3" w:themeFillTint="66"/>
          </w:tcPr>
          <w:p w14:paraId="7B324513" w14:textId="4C32EF07" w:rsidR="00F65647" w:rsidRPr="00AE4266" w:rsidRDefault="003154F8">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Mux</w:t>
            </w:r>
            <w:r w:rsidR="00F65647" w:rsidRPr="00AE4266">
              <w:rPr>
                <w:rFonts w:cstheme="minorHAnsi"/>
                <w:b/>
                <w:bCs/>
                <w:sz w:val="22"/>
                <w:szCs w:val="18"/>
              </w:rPr>
              <w:t xml:space="preserve"> parameter</w:t>
            </w:r>
          </w:p>
        </w:tc>
        <w:tc>
          <w:tcPr>
            <w:tcW w:w="1323" w:type="dxa"/>
            <w:gridSpan w:val="2"/>
            <w:shd w:val="clear" w:color="auto" w:fill="C5C2C2" w:themeFill="accent3" w:themeFillTint="66"/>
          </w:tcPr>
          <w:p w14:paraId="5290DBCB" w14:textId="146F39DB" w:rsidR="00F65647" w:rsidRPr="00AE4266" w:rsidRDefault="003154F8">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code</w:t>
            </w:r>
          </w:p>
        </w:tc>
      </w:tr>
      <w:tr w:rsidR="00F65647" w:rsidRPr="00AE4266" w14:paraId="49BB7761"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110E49F6" w14:textId="77777777" w:rsidR="00F65647" w:rsidRPr="00AE4266" w:rsidRDefault="00F65647" w:rsidP="00AC6874">
            <w:pPr>
              <w:pStyle w:val="Table-small"/>
              <w:numPr>
                <w:ilvl w:val="0"/>
                <w:numId w:val="33"/>
              </w:numPr>
              <w:rPr>
                <w:rFonts w:cstheme="minorHAnsi"/>
                <w:b w:val="0"/>
                <w:bCs w:val="0"/>
                <w:szCs w:val="20"/>
              </w:rPr>
            </w:pPr>
          </w:p>
        </w:tc>
        <w:tc>
          <w:tcPr>
            <w:tcW w:w="5586" w:type="dxa"/>
            <w:gridSpan w:val="3"/>
            <w:shd w:val="clear" w:color="auto" w:fill="FFFFFF" w:themeFill="background1"/>
          </w:tcPr>
          <w:p w14:paraId="6C380F66" w14:textId="77777777" w:rsidR="00F65647" w:rsidRPr="00AE4266" w:rsidRDefault="00F6564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Pr="00AE4266">
              <w:rPr>
                <w:rFonts w:cstheme="minorHAnsi"/>
                <w:szCs w:val="20"/>
              </w:rPr>
              <w:fldChar w:fldCharType="begin"/>
            </w:r>
            <w:r w:rsidRPr="00AE4266">
              <w:rPr>
                <w:rFonts w:cstheme="minorHAnsi"/>
                <w:szCs w:val="20"/>
              </w:rPr>
              <w:instrText xml:space="preserve"> REF  routine_park \h  \* MERGEFORMAT </w:instrText>
            </w:r>
            <w:r w:rsidRPr="00AE4266">
              <w:rPr>
                <w:rFonts w:cstheme="minorHAnsi"/>
                <w:szCs w:val="20"/>
              </w:rPr>
            </w:r>
            <w:r w:rsidRPr="00AE4266">
              <w:rPr>
                <w:rFonts w:cstheme="minorHAnsi"/>
                <w:szCs w:val="20"/>
              </w:rPr>
              <w:fldChar w:fldCharType="separate"/>
            </w:r>
            <w:r w:rsidRPr="00AE4266">
              <w:rPr>
                <w:rFonts w:cstheme="minorHAnsi"/>
              </w:rPr>
              <w:t>Park state</w:t>
            </w:r>
            <w:r w:rsidRPr="00AE4266">
              <w:rPr>
                <w:rFonts w:cstheme="minorHAnsi"/>
                <w:szCs w:val="20"/>
              </w:rPr>
              <w:fldChar w:fldCharType="end"/>
            </w:r>
          </w:p>
        </w:tc>
        <w:tc>
          <w:tcPr>
            <w:tcW w:w="1749" w:type="dxa"/>
            <w:gridSpan w:val="2"/>
            <w:shd w:val="clear" w:color="auto" w:fill="FFFFFF" w:themeFill="background1"/>
          </w:tcPr>
          <w:p w14:paraId="3DB39C43" w14:textId="77777777" w:rsidR="00F65647" w:rsidRPr="00AE4266" w:rsidRDefault="00F6564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323" w:type="dxa"/>
            <w:gridSpan w:val="2"/>
            <w:shd w:val="clear" w:color="auto" w:fill="FFFFFF" w:themeFill="background1"/>
          </w:tcPr>
          <w:p w14:paraId="2E7E98DF" w14:textId="77777777" w:rsidR="00F65647" w:rsidRPr="00AE4266" w:rsidRDefault="00F6564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F65647" w:rsidRPr="00AE4266" w14:paraId="6CA492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30F04E00" w14:textId="77777777" w:rsidR="00F65647" w:rsidRPr="00AE4266" w:rsidRDefault="00F65647" w:rsidP="00AC6874">
            <w:pPr>
              <w:pStyle w:val="Table-small"/>
              <w:numPr>
                <w:ilvl w:val="0"/>
                <w:numId w:val="33"/>
              </w:numPr>
              <w:rPr>
                <w:rFonts w:cstheme="minorHAnsi"/>
                <w:b w:val="0"/>
                <w:bCs w:val="0"/>
                <w:szCs w:val="20"/>
              </w:rPr>
            </w:pPr>
          </w:p>
        </w:tc>
        <w:tc>
          <w:tcPr>
            <w:tcW w:w="5586" w:type="dxa"/>
            <w:gridSpan w:val="3"/>
            <w:shd w:val="clear" w:color="auto" w:fill="FFFFFF" w:themeFill="background1"/>
          </w:tcPr>
          <w:p w14:paraId="0DED35B0" w14:textId="18A438E5" w:rsidR="00F65647" w:rsidRPr="00AE4266" w:rsidRDefault="00F6564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 xml:space="preserve">Connect </w:t>
            </w:r>
            <w:r w:rsidR="00634AAD" w:rsidRPr="00AE4266">
              <w:rPr>
                <w:rFonts w:cstheme="minorHAnsi"/>
                <w:szCs w:val="20"/>
              </w:rPr>
              <w:t>PTAT</w:t>
            </w:r>
            <w:r w:rsidRPr="00AE4266">
              <w:rPr>
                <w:rFonts w:cstheme="minorHAnsi"/>
                <w:szCs w:val="20"/>
              </w:rPr>
              <w:t xml:space="preserve"> to DMM</w:t>
            </w:r>
          </w:p>
        </w:tc>
        <w:tc>
          <w:tcPr>
            <w:tcW w:w="1749" w:type="dxa"/>
            <w:gridSpan w:val="2"/>
            <w:shd w:val="clear" w:color="auto" w:fill="FFFFFF" w:themeFill="background1"/>
          </w:tcPr>
          <w:p w14:paraId="603152B0" w14:textId="1A254D0A" w:rsidR="00F65647" w:rsidRPr="00AE4266" w:rsidRDefault="00F367E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Tst_trim</w:t>
            </w:r>
          </w:p>
        </w:tc>
        <w:tc>
          <w:tcPr>
            <w:tcW w:w="1323" w:type="dxa"/>
            <w:gridSpan w:val="2"/>
            <w:shd w:val="clear" w:color="auto" w:fill="FFFFFF" w:themeFill="background1"/>
          </w:tcPr>
          <w:p w14:paraId="5F3E1B27" w14:textId="3951C597" w:rsidR="00F65647" w:rsidRPr="00AE4266" w:rsidRDefault="00C833C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0x3</w:t>
            </w:r>
          </w:p>
        </w:tc>
      </w:tr>
      <w:tr w:rsidR="00F65647" w:rsidRPr="00AE4266" w14:paraId="6CA5D355"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00997D03" w14:textId="77777777" w:rsidR="00F65647" w:rsidRPr="00AE4266" w:rsidRDefault="00F65647" w:rsidP="00AC6874">
            <w:pPr>
              <w:pStyle w:val="Table-small"/>
              <w:numPr>
                <w:ilvl w:val="0"/>
                <w:numId w:val="33"/>
              </w:numPr>
              <w:rPr>
                <w:rFonts w:cstheme="minorHAnsi"/>
                <w:b w:val="0"/>
                <w:bCs w:val="0"/>
                <w:szCs w:val="20"/>
              </w:rPr>
            </w:pPr>
          </w:p>
        </w:tc>
        <w:tc>
          <w:tcPr>
            <w:tcW w:w="5586" w:type="dxa"/>
            <w:gridSpan w:val="3"/>
            <w:shd w:val="clear" w:color="auto" w:fill="FFFFFF" w:themeFill="background1"/>
          </w:tcPr>
          <w:p w14:paraId="1B5D85D4" w14:textId="77777777" w:rsidR="00F65647" w:rsidRPr="00AE4266" w:rsidRDefault="00F6564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Write a </w:t>
            </w:r>
            <w:commentRangeStart w:id="175"/>
            <w:r w:rsidRPr="00AE4266">
              <w:rPr>
                <w:rFonts w:cstheme="minorHAnsi"/>
                <w:szCs w:val="20"/>
              </w:rPr>
              <w:t>logic 1 to En</w:t>
            </w:r>
            <w:commentRangeEnd w:id="175"/>
            <w:r w:rsidR="00A15C04" w:rsidRPr="00AE4266">
              <w:rPr>
                <w:rStyle w:val="CommentReference"/>
                <w:rFonts w:cstheme="minorHAnsi"/>
                <w:sz w:val="20"/>
                <w:szCs w:val="20"/>
              </w:rPr>
              <w:commentReference w:id="175"/>
            </w:r>
          </w:p>
        </w:tc>
        <w:tc>
          <w:tcPr>
            <w:tcW w:w="1749" w:type="dxa"/>
            <w:gridSpan w:val="2"/>
            <w:shd w:val="clear" w:color="auto" w:fill="FFFFFF" w:themeFill="background1"/>
          </w:tcPr>
          <w:p w14:paraId="6DE3D029" w14:textId="77777777" w:rsidR="00F65647" w:rsidRPr="00AE4266" w:rsidRDefault="00F6564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323" w:type="dxa"/>
            <w:gridSpan w:val="2"/>
            <w:shd w:val="clear" w:color="auto" w:fill="FFFFFF" w:themeFill="background1"/>
          </w:tcPr>
          <w:p w14:paraId="57B59870" w14:textId="77777777" w:rsidR="00F65647" w:rsidRPr="00AE4266" w:rsidRDefault="00F6564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C67F4E" w:rsidRPr="00AE4266" w14:paraId="465640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01BA3375" w14:textId="77777777" w:rsidR="00C67F4E" w:rsidRPr="00AE4266" w:rsidRDefault="00C67F4E" w:rsidP="00AC6874">
            <w:pPr>
              <w:pStyle w:val="Table-small"/>
              <w:numPr>
                <w:ilvl w:val="0"/>
                <w:numId w:val="33"/>
              </w:numPr>
              <w:rPr>
                <w:rFonts w:cstheme="minorHAnsi"/>
                <w:b w:val="0"/>
                <w:bCs w:val="0"/>
                <w:szCs w:val="20"/>
              </w:rPr>
            </w:pPr>
          </w:p>
        </w:tc>
        <w:tc>
          <w:tcPr>
            <w:tcW w:w="5586" w:type="dxa"/>
            <w:gridSpan w:val="3"/>
            <w:shd w:val="clear" w:color="auto" w:fill="FFFFFF" w:themeFill="background1"/>
          </w:tcPr>
          <w:p w14:paraId="5F54D0C4" w14:textId="507D8951" w:rsidR="00C67F4E" w:rsidRPr="00AE4266" w:rsidRDefault="00C67F4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Sweep the temperature</w:t>
            </w:r>
            <w:r w:rsidR="001B1B67" w:rsidRPr="00AE4266">
              <w:rPr>
                <w:rFonts w:cstheme="minorHAnsi"/>
                <w:szCs w:val="20"/>
              </w:rPr>
              <w:t xml:space="preserve">  </w:t>
            </w:r>
            <w:r w:rsidR="007634F8">
              <w:rPr>
                <w:rFonts w:cstheme="minorHAnsi"/>
                <w:szCs w:val="20"/>
              </w:rPr>
              <w:t>7</w:t>
            </w:r>
            <w:r w:rsidR="000B3983">
              <w:rPr>
                <w:rFonts w:cstheme="minorHAnsi"/>
                <w:szCs w:val="20"/>
              </w:rPr>
              <w:t>0</w:t>
            </w:r>
            <w:r w:rsidR="001B1B67" w:rsidRPr="00AE4266">
              <w:rPr>
                <w:rFonts w:cstheme="minorHAnsi"/>
                <w:szCs w:val="20"/>
              </w:rPr>
              <w:t xml:space="preserve">°C </w:t>
            </w:r>
            <w:r w:rsidR="001B1B67" w:rsidRPr="00AE4266">
              <w:rPr>
                <w:rFonts w:ascii="Arial" w:hAnsi="Arial" w:cs="Arial"/>
                <w:szCs w:val="20"/>
              </w:rPr>
              <w:t>→</w:t>
            </w:r>
            <w:r w:rsidR="001B1B67" w:rsidRPr="00AE4266">
              <w:rPr>
                <w:rFonts w:cstheme="minorHAnsi"/>
                <w:szCs w:val="20"/>
              </w:rPr>
              <w:t xml:space="preserve"> 12</w:t>
            </w:r>
            <w:r w:rsidR="007634F8">
              <w:rPr>
                <w:rFonts w:cstheme="minorHAnsi"/>
                <w:szCs w:val="20"/>
              </w:rPr>
              <w:t>5</w:t>
            </w:r>
            <w:r w:rsidR="001B1B67" w:rsidRPr="00AE4266">
              <w:rPr>
                <w:rFonts w:cstheme="minorHAnsi"/>
                <w:szCs w:val="20"/>
              </w:rPr>
              <w:t>°C</w:t>
            </w:r>
            <w:r w:rsidR="000B3983">
              <w:rPr>
                <w:rFonts w:cstheme="minorHAnsi"/>
                <w:szCs w:val="20"/>
              </w:rPr>
              <w:t xml:space="preserve"> step 5</w:t>
            </w:r>
            <w:r w:rsidR="000B3983" w:rsidRPr="00AE4266">
              <w:rPr>
                <w:rFonts w:cstheme="minorHAnsi"/>
                <w:szCs w:val="20"/>
              </w:rPr>
              <w:t>°C</w:t>
            </w:r>
          </w:p>
        </w:tc>
        <w:tc>
          <w:tcPr>
            <w:tcW w:w="1749" w:type="dxa"/>
            <w:gridSpan w:val="2"/>
            <w:shd w:val="clear" w:color="auto" w:fill="FFFFFF" w:themeFill="background1"/>
          </w:tcPr>
          <w:p w14:paraId="53D9D110" w14:textId="77777777" w:rsidR="00C67F4E" w:rsidRPr="00AE4266" w:rsidRDefault="00C67F4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323" w:type="dxa"/>
            <w:gridSpan w:val="2"/>
            <w:shd w:val="clear" w:color="auto" w:fill="FFFFFF" w:themeFill="background1"/>
          </w:tcPr>
          <w:p w14:paraId="663625D5" w14:textId="77777777" w:rsidR="00C67F4E" w:rsidRPr="00AE4266" w:rsidRDefault="00C67F4E">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DC5D3A" w:rsidRPr="00AE4266" w14:paraId="602A9DC7"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360B1DFA" w14:textId="77777777" w:rsidR="00DC5D3A" w:rsidRPr="00AE4266" w:rsidRDefault="00DC5D3A" w:rsidP="00DC5D3A">
            <w:pPr>
              <w:pStyle w:val="Table-small"/>
              <w:numPr>
                <w:ilvl w:val="1"/>
                <w:numId w:val="33"/>
              </w:numPr>
              <w:rPr>
                <w:rFonts w:cstheme="minorHAnsi"/>
                <w:b w:val="0"/>
                <w:bCs w:val="0"/>
                <w:szCs w:val="20"/>
              </w:rPr>
            </w:pPr>
          </w:p>
        </w:tc>
        <w:tc>
          <w:tcPr>
            <w:tcW w:w="5586" w:type="dxa"/>
            <w:gridSpan w:val="3"/>
            <w:shd w:val="clear" w:color="auto" w:fill="FFFFFF" w:themeFill="background1"/>
          </w:tcPr>
          <w:p w14:paraId="6389CB92" w14:textId="0877499D" w:rsidR="00DC5D3A" w:rsidRPr="00AE4266" w:rsidRDefault="00DC5D3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Wait for the temperature to settle</w:t>
            </w:r>
          </w:p>
        </w:tc>
        <w:tc>
          <w:tcPr>
            <w:tcW w:w="1749" w:type="dxa"/>
            <w:gridSpan w:val="2"/>
            <w:shd w:val="clear" w:color="auto" w:fill="FFFFFF" w:themeFill="background1"/>
          </w:tcPr>
          <w:p w14:paraId="38539261" w14:textId="77777777" w:rsidR="00DC5D3A" w:rsidRPr="00AE4266" w:rsidRDefault="00DC5D3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323" w:type="dxa"/>
            <w:gridSpan w:val="2"/>
            <w:shd w:val="clear" w:color="auto" w:fill="FFFFFF" w:themeFill="background1"/>
          </w:tcPr>
          <w:p w14:paraId="7923741E" w14:textId="77777777" w:rsidR="00DC5D3A" w:rsidRPr="00AE4266" w:rsidRDefault="00DC5D3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286251" w:rsidRPr="00AE4266" w14:paraId="0039D0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79F7BD2F" w14:textId="77777777" w:rsidR="00286251" w:rsidRPr="00AE4266" w:rsidRDefault="00286251" w:rsidP="000A7497">
            <w:pPr>
              <w:pStyle w:val="Table-small"/>
              <w:numPr>
                <w:ilvl w:val="1"/>
                <w:numId w:val="33"/>
              </w:numPr>
              <w:rPr>
                <w:rFonts w:cstheme="minorHAnsi"/>
                <w:b w:val="0"/>
                <w:bCs w:val="0"/>
                <w:szCs w:val="20"/>
              </w:rPr>
            </w:pPr>
          </w:p>
        </w:tc>
        <w:tc>
          <w:tcPr>
            <w:tcW w:w="5586" w:type="dxa"/>
            <w:gridSpan w:val="3"/>
            <w:shd w:val="clear" w:color="auto" w:fill="FFFFFF" w:themeFill="background1"/>
          </w:tcPr>
          <w:p w14:paraId="3021B70D" w14:textId="3C2F2B96" w:rsidR="00286251" w:rsidRPr="00AE4266" w:rsidRDefault="002862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Chec</w:t>
            </w:r>
            <w:r w:rsidR="00683AE6" w:rsidRPr="00AE4266">
              <w:rPr>
                <w:rFonts w:cstheme="minorHAnsi"/>
                <w:szCs w:val="20"/>
              </w:rPr>
              <w:t>k Pgood</w:t>
            </w:r>
          </w:p>
        </w:tc>
        <w:tc>
          <w:tcPr>
            <w:tcW w:w="1749" w:type="dxa"/>
            <w:gridSpan w:val="2"/>
            <w:shd w:val="clear" w:color="auto" w:fill="FFFFFF" w:themeFill="background1"/>
          </w:tcPr>
          <w:p w14:paraId="187834AF" w14:textId="77777777" w:rsidR="00286251" w:rsidRPr="00AE4266" w:rsidRDefault="002862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323" w:type="dxa"/>
            <w:gridSpan w:val="2"/>
            <w:shd w:val="clear" w:color="auto" w:fill="FFFFFF" w:themeFill="background1"/>
          </w:tcPr>
          <w:p w14:paraId="5689D193" w14:textId="77777777" w:rsidR="00286251" w:rsidRPr="00AE4266" w:rsidRDefault="0028625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3B4435" w:rsidRPr="003B4435" w14:paraId="3B58E1ED"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3E2FAFE8" w14:textId="77777777" w:rsidR="00683AE6" w:rsidRPr="003B4435" w:rsidRDefault="00683AE6" w:rsidP="000A7497">
            <w:pPr>
              <w:pStyle w:val="Table-small"/>
              <w:numPr>
                <w:ilvl w:val="1"/>
                <w:numId w:val="33"/>
              </w:numPr>
              <w:rPr>
                <w:rFonts w:cstheme="minorHAnsi"/>
                <w:b w:val="0"/>
                <w:bCs w:val="0"/>
                <w:color w:val="BFBFBF" w:themeColor="background1" w:themeShade="BF"/>
                <w:szCs w:val="20"/>
              </w:rPr>
            </w:pPr>
          </w:p>
        </w:tc>
        <w:tc>
          <w:tcPr>
            <w:tcW w:w="5586" w:type="dxa"/>
            <w:gridSpan w:val="3"/>
            <w:shd w:val="clear" w:color="auto" w:fill="FFFFFF" w:themeFill="background1"/>
          </w:tcPr>
          <w:p w14:paraId="467C3458" w14:textId="00BEE245" w:rsidR="00683AE6" w:rsidRPr="003B4435" w:rsidRDefault="00683AE6">
            <w:pPr>
              <w:pStyle w:val="Table-small"/>
              <w:cnfStyle w:val="000000000000" w:firstRow="0" w:lastRow="0" w:firstColumn="0" w:lastColumn="0" w:oddVBand="0" w:evenVBand="0" w:oddHBand="0" w:evenHBand="0" w:firstRowFirstColumn="0" w:firstRowLastColumn="0" w:lastRowFirstColumn="0" w:lastRowLastColumn="0"/>
              <w:rPr>
                <w:rFonts w:cstheme="minorHAnsi"/>
                <w:color w:val="BFBFBF" w:themeColor="background1" w:themeShade="BF"/>
                <w:szCs w:val="20"/>
              </w:rPr>
            </w:pPr>
            <w:r w:rsidRPr="003B4435">
              <w:rPr>
                <w:rFonts w:cstheme="minorHAnsi"/>
                <w:color w:val="BFBFBF" w:themeColor="background1" w:themeShade="BF"/>
                <w:szCs w:val="20"/>
              </w:rPr>
              <w:t xml:space="preserve">Log the threshold temperature where the chip </w:t>
            </w:r>
            <w:r w:rsidR="001B1B67" w:rsidRPr="003B4435">
              <w:rPr>
                <w:rFonts w:cstheme="minorHAnsi"/>
                <w:color w:val="BFBFBF" w:themeColor="background1" w:themeShade="BF"/>
                <w:szCs w:val="20"/>
              </w:rPr>
              <w:t>goes into OTP</w:t>
            </w:r>
          </w:p>
        </w:tc>
        <w:tc>
          <w:tcPr>
            <w:tcW w:w="1749" w:type="dxa"/>
            <w:gridSpan w:val="2"/>
            <w:shd w:val="clear" w:color="auto" w:fill="FFFFFF" w:themeFill="background1"/>
          </w:tcPr>
          <w:p w14:paraId="25F0DE60" w14:textId="77777777" w:rsidR="00683AE6" w:rsidRPr="003B4435" w:rsidRDefault="00683AE6">
            <w:pPr>
              <w:pStyle w:val="Table-small"/>
              <w:cnfStyle w:val="000000000000" w:firstRow="0" w:lastRow="0" w:firstColumn="0" w:lastColumn="0" w:oddVBand="0" w:evenVBand="0" w:oddHBand="0" w:evenHBand="0" w:firstRowFirstColumn="0" w:firstRowLastColumn="0" w:lastRowFirstColumn="0" w:lastRowLastColumn="0"/>
              <w:rPr>
                <w:rFonts w:cstheme="minorHAnsi"/>
                <w:color w:val="BFBFBF" w:themeColor="background1" w:themeShade="BF"/>
                <w:szCs w:val="20"/>
              </w:rPr>
            </w:pPr>
          </w:p>
        </w:tc>
        <w:tc>
          <w:tcPr>
            <w:tcW w:w="1323" w:type="dxa"/>
            <w:gridSpan w:val="2"/>
            <w:shd w:val="clear" w:color="auto" w:fill="FFFFFF" w:themeFill="background1"/>
          </w:tcPr>
          <w:p w14:paraId="248FCA84" w14:textId="77777777" w:rsidR="00683AE6" w:rsidRPr="003B4435" w:rsidRDefault="00683AE6">
            <w:pPr>
              <w:pStyle w:val="Table-small"/>
              <w:cnfStyle w:val="000000000000" w:firstRow="0" w:lastRow="0" w:firstColumn="0" w:lastColumn="0" w:oddVBand="0" w:evenVBand="0" w:oddHBand="0" w:evenHBand="0" w:firstRowFirstColumn="0" w:firstRowLastColumn="0" w:lastRowFirstColumn="0" w:lastRowLastColumn="0"/>
              <w:rPr>
                <w:rFonts w:cstheme="minorHAnsi"/>
                <w:color w:val="BFBFBF" w:themeColor="background1" w:themeShade="BF"/>
                <w:szCs w:val="20"/>
              </w:rPr>
            </w:pPr>
          </w:p>
        </w:tc>
      </w:tr>
      <w:tr w:rsidR="00F65647" w:rsidRPr="00AE4266" w14:paraId="6E63F1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30A94B22" w14:textId="77777777" w:rsidR="00F65647" w:rsidRPr="00AE4266" w:rsidRDefault="00F65647" w:rsidP="000A7497">
            <w:pPr>
              <w:pStyle w:val="Table-small"/>
              <w:numPr>
                <w:ilvl w:val="1"/>
                <w:numId w:val="33"/>
              </w:numPr>
              <w:rPr>
                <w:rFonts w:cstheme="minorHAnsi"/>
                <w:b w:val="0"/>
                <w:bCs w:val="0"/>
                <w:szCs w:val="20"/>
              </w:rPr>
            </w:pPr>
          </w:p>
        </w:tc>
        <w:tc>
          <w:tcPr>
            <w:tcW w:w="5586" w:type="dxa"/>
            <w:gridSpan w:val="3"/>
            <w:shd w:val="clear" w:color="auto" w:fill="FFFFFF" w:themeFill="background1"/>
          </w:tcPr>
          <w:p w14:paraId="69B41684" w14:textId="7258BAC3" w:rsidR="00F65647" w:rsidRPr="00AE4266" w:rsidRDefault="00F6564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 xml:space="preserve">Measure the </w:t>
            </w:r>
            <w:r w:rsidR="001B2661" w:rsidRPr="00AE4266">
              <w:rPr>
                <w:rFonts w:cstheme="minorHAnsi"/>
                <w:szCs w:val="20"/>
              </w:rPr>
              <w:t>PTAT</w:t>
            </w:r>
            <w:r w:rsidRPr="00AE4266">
              <w:rPr>
                <w:rFonts w:cstheme="minorHAnsi"/>
                <w:szCs w:val="20"/>
              </w:rPr>
              <w:t xml:space="preserve"> voltage</w:t>
            </w:r>
          </w:p>
        </w:tc>
        <w:tc>
          <w:tcPr>
            <w:tcW w:w="1749" w:type="dxa"/>
            <w:gridSpan w:val="2"/>
            <w:shd w:val="clear" w:color="auto" w:fill="FFFFFF" w:themeFill="background1"/>
          </w:tcPr>
          <w:p w14:paraId="3CD0A483" w14:textId="77777777" w:rsidR="00F65647" w:rsidRPr="00AE4266" w:rsidRDefault="00F6564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323" w:type="dxa"/>
            <w:gridSpan w:val="2"/>
            <w:shd w:val="clear" w:color="auto" w:fill="FFFFFF" w:themeFill="background1"/>
          </w:tcPr>
          <w:p w14:paraId="2B441846" w14:textId="77777777" w:rsidR="00F65647" w:rsidRPr="00AE4266" w:rsidRDefault="00F6564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1B1B67" w:rsidRPr="00AE4266" w14:paraId="375A91C7"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2EFA13E6" w14:textId="77777777" w:rsidR="001B1B67" w:rsidRPr="00AE4266" w:rsidRDefault="001B1B67" w:rsidP="001B1B67">
            <w:pPr>
              <w:pStyle w:val="Table-small"/>
              <w:numPr>
                <w:ilvl w:val="0"/>
                <w:numId w:val="33"/>
              </w:numPr>
              <w:rPr>
                <w:rFonts w:cstheme="minorHAnsi"/>
                <w:b w:val="0"/>
                <w:bCs w:val="0"/>
                <w:szCs w:val="20"/>
              </w:rPr>
            </w:pPr>
          </w:p>
        </w:tc>
        <w:tc>
          <w:tcPr>
            <w:tcW w:w="5586" w:type="dxa"/>
            <w:gridSpan w:val="3"/>
            <w:shd w:val="clear" w:color="auto" w:fill="FFFFFF" w:themeFill="background1"/>
          </w:tcPr>
          <w:p w14:paraId="4ADA2835" w14:textId="4271053A"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Sweep the temperature  12</w:t>
            </w:r>
            <w:r w:rsidR="007634F8">
              <w:rPr>
                <w:rFonts w:cstheme="minorHAnsi"/>
                <w:szCs w:val="20"/>
              </w:rPr>
              <w:t>5</w:t>
            </w:r>
            <w:r w:rsidRPr="00AE4266">
              <w:rPr>
                <w:rFonts w:cstheme="minorHAnsi"/>
                <w:szCs w:val="20"/>
              </w:rPr>
              <w:t xml:space="preserve">°C </w:t>
            </w:r>
            <w:r w:rsidRPr="00AE4266">
              <w:rPr>
                <w:rFonts w:ascii="Arial" w:hAnsi="Arial" w:cs="Arial"/>
                <w:szCs w:val="20"/>
              </w:rPr>
              <w:t>→</w:t>
            </w:r>
            <w:r w:rsidRPr="00AE4266">
              <w:rPr>
                <w:rFonts w:cstheme="minorHAnsi"/>
                <w:szCs w:val="20"/>
              </w:rPr>
              <w:t xml:space="preserve"> </w:t>
            </w:r>
            <w:r w:rsidR="000B3983">
              <w:rPr>
                <w:rFonts w:cstheme="minorHAnsi"/>
                <w:szCs w:val="20"/>
              </w:rPr>
              <w:t>60</w:t>
            </w:r>
            <w:r w:rsidRPr="00AE4266">
              <w:rPr>
                <w:rFonts w:cstheme="minorHAnsi"/>
                <w:szCs w:val="20"/>
              </w:rPr>
              <w:t>°C</w:t>
            </w:r>
            <w:r w:rsidR="000B3983">
              <w:rPr>
                <w:rFonts w:cstheme="minorHAnsi"/>
                <w:szCs w:val="20"/>
              </w:rPr>
              <w:t xml:space="preserve"> step 5</w:t>
            </w:r>
            <w:r w:rsidR="000B3983" w:rsidRPr="00AE4266">
              <w:rPr>
                <w:rFonts w:cstheme="minorHAnsi"/>
                <w:szCs w:val="20"/>
              </w:rPr>
              <w:t>°C</w:t>
            </w:r>
          </w:p>
        </w:tc>
        <w:tc>
          <w:tcPr>
            <w:tcW w:w="1749" w:type="dxa"/>
            <w:gridSpan w:val="2"/>
            <w:shd w:val="clear" w:color="auto" w:fill="FFFFFF" w:themeFill="background1"/>
          </w:tcPr>
          <w:p w14:paraId="2E45684D" w14:textId="77777777"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323" w:type="dxa"/>
            <w:gridSpan w:val="2"/>
            <w:shd w:val="clear" w:color="auto" w:fill="FFFFFF" w:themeFill="background1"/>
          </w:tcPr>
          <w:p w14:paraId="37BF0CCB" w14:textId="77777777"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9A3C77" w:rsidRPr="00AE4266" w14:paraId="228DB1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4CBD9857" w14:textId="77777777" w:rsidR="009A3C77" w:rsidRPr="00AE4266" w:rsidRDefault="009A3C77" w:rsidP="009A3C77">
            <w:pPr>
              <w:pStyle w:val="Table-small"/>
              <w:numPr>
                <w:ilvl w:val="1"/>
                <w:numId w:val="33"/>
              </w:numPr>
              <w:rPr>
                <w:rFonts w:cstheme="minorHAnsi"/>
                <w:b w:val="0"/>
                <w:bCs w:val="0"/>
                <w:szCs w:val="20"/>
              </w:rPr>
            </w:pPr>
          </w:p>
        </w:tc>
        <w:tc>
          <w:tcPr>
            <w:tcW w:w="5586" w:type="dxa"/>
            <w:gridSpan w:val="3"/>
            <w:shd w:val="clear" w:color="auto" w:fill="FFFFFF" w:themeFill="background1"/>
          </w:tcPr>
          <w:p w14:paraId="208A147A" w14:textId="085C987A" w:rsidR="009A3C77" w:rsidRPr="00AE4266" w:rsidRDefault="009A3C77"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Wait for the temperature to settle</w:t>
            </w:r>
          </w:p>
        </w:tc>
        <w:tc>
          <w:tcPr>
            <w:tcW w:w="1749" w:type="dxa"/>
            <w:gridSpan w:val="2"/>
            <w:shd w:val="clear" w:color="auto" w:fill="FFFFFF" w:themeFill="background1"/>
          </w:tcPr>
          <w:p w14:paraId="6C40621C" w14:textId="77777777" w:rsidR="009A3C77" w:rsidRPr="00AE4266" w:rsidRDefault="009A3C77"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323" w:type="dxa"/>
            <w:gridSpan w:val="2"/>
            <w:shd w:val="clear" w:color="auto" w:fill="FFFFFF" w:themeFill="background1"/>
          </w:tcPr>
          <w:p w14:paraId="7D00CB8C" w14:textId="77777777" w:rsidR="009A3C77" w:rsidRPr="00AE4266" w:rsidRDefault="009A3C77"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1B1B67" w:rsidRPr="00AE4266" w14:paraId="58A100CD"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667B4419" w14:textId="77777777" w:rsidR="001B1B67" w:rsidRPr="00AE4266" w:rsidRDefault="001B1B67" w:rsidP="000A7497">
            <w:pPr>
              <w:pStyle w:val="Table-small"/>
              <w:numPr>
                <w:ilvl w:val="1"/>
                <w:numId w:val="33"/>
              </w:numPr>
              <w:rPr>
                <w:rFonts w:cstheme="minorHAnsi"/>
                <w:b w:val="0"/>
                <w:bCs w:val="0"/>
                <w:szCs w:val="20"/>
              </w:rPr>
            </w:pPr>
          </w:p>
        </w:tc>
        <w:tc>
          <w:tcPr>
            <w:tcW w:w="5586" w:type="dxa"/>
            <w:gridSpan w:val="3"/>
            <w:shd w:val="clear" w:color="auto" w:fill="FFFFFF" w:themeFill="background1"/>
          </w:tcPr>
          <w:p w14:paraId="21F05368" w14:textId="3E4DDB48"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Check Pgood</w:t>
            </w:r>
          </w:p>
        </w:tc>
        <w:tc>
          <w:tcPr>
            <w:tcW w:w="1749" w:type="dxa"/>
            <w:gridSpan w:val="2"/>
            <w:shd w:val="clear" w:color="auto" w:fill="FFFFFF" w:themeFill="background1"/>
          </w:tcPr>
          <w:p w14:paraId="1BBC702F" w14:textId="77777777"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323" w:type="dxa"/>
            <w:gridSpan w:val="2"/>
            <w:shd w:val="clear" w:color="auto" w:fill="FFFFFF" w:themeFill="background1"/>
          </w:tcPr>
          <w:p w14:paraId="272885C8" w14:textId="77777777"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3B4435" w:rsidRPr="003B4435" w14:paraId="04DFC3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194ED72F" w14:textId="77777777" w:rsidR="001B1B67" w:rsidRPr="003B4435" w:rsidRDefault="001B1B67" w:rsidP="000A7497">
            <w:pPr>
              <w:pStyle w:val="Table-small"/>
              <w:numPr>
                <w:ilvl w:val="1"/>
                <w:numId w:val="33"/>
              </w:numPr>
              <w:rPr>
                <w:rFonts w:cstheme="minorHAnsi"/>
                <w:b w:val="0"/>
                <w:bCs w:val="0"/>
                <w:color w:val="BFBFBF" w:themeColor="background1" w:themeShade="BF"/>
                <w:szCs w:val="20"/>
              </w:rPr>
            </w:pPr>
          </w:p>
        </w:tc>
        <w:tc>
          <w:tcPr>
            <w:tcW w:w="5586" w:type="dxa"/>
            <w:gridSpan w:val="3"/>
            <w:shd w:val="clear" w:color="auto" w:fill="FFFFFF" w:themeFill="background1"/>
          </w:tcPr>
          <w:p w14:paraId="00A1E6F7" w14:textId="044F6670" w:rsidR="001B1B67" w:rsidRPr="003B4435" w:rsidRDefault="001B1B67"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color w:val="BFBFBF" w:themeColor="background1" w:themeShade="BF"/>
                <w:szCs w:val="20"/>
              </w:rPr>
            </w:pPr>
            <w:r w:rsidRPr="003B4435">
              <w:rPr>
                <w:rFonts w:cstheme="minorHAnsi"/>
                <w:color w:val="BFBFBF" w:themeColor="background1" w:themeShade="BF"/>
                <w:szCs w:val="20"/>
              </w:rPr>
              <w:t>Log the threshold temperature where the chip goes out of OTP</w:t>
            </w:r>
          </w:p>
        </w:tc>
        <w:tc>
          <w:tcPr>
            <w:tcW w:w="1749" w:type="dxa"/>
            <w:gridSpan w:val="2"/>
            <w:shd w:val="clear" w:color="auto" w:fill="FFFFFF" w:themeFill="background1"/>
          </w:tcPr>
          <w:p w14:paraId="5E2650BE" w14:textId="77777777" w:rsidR="001B1B67" w:rsidRPr="003B4435" w:rsidRDefault="001B1B67"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color w:val="BFBFBF" w:themeColor="background1" w:themeShade="BF"/>
                <w:szCs w:val="20"/>
              </w:rPr>
            </w:pPr>
          </w:p>
        </w:tc>
        <w:tc>
          <w:tcPr>
            <w:tcW w:w="1323" w:type="dxa"/>
            <w:gridSpan w:val="2"/>
            <w:shd w:val="clear" w:color="auto" w:fill="FFFFFF" w:themeFill="background1"/>
          </w:tcPr>
          <w:p w14:paraId="7EF48002" w14:textId="77777777" w:rsidR="001B1B67" w:rsidRPr="003B4435" w:rsidRDefault="001B1B67"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color w:val="BFBFBF" w:themeColor="background1" w:themeShade="BF"/>
                <w:szCs w:val="20"/>
              </w:rPr>
            </w:pPr>
          </w:p>
        </w:tc>
      </w:tr>
      <w:tr w:rsidR="001B1B67" w:rsidRPr="00AE4266" w14:paraId="47DFB16F"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5F543218" w14:textId="77777777" w:rsidR="001B1B67" w:rsidRPr="00AE4266" w:rsidRDefault="001B1B67" w:rsidP="000A7497">
            <w:pPr>
              <w:pStyle w:val="Table-small"/>
              <w:numPr>
                <w:ilvl w:val="1"/>
                <w:numId w:val="33"/>
              </w:numPr>
              <w:rPr>
                <w:rFonts w:cstheme="minorHAnsi"/>
                <w:b w:val="0"/>
                <w:bCs w:val="0"/>
                <w:szCs w:val="20"/>
              </w:rPr>
            </w:pPr>
          </w:p>
        </w:tc>
        <w:tc>
          <w:tcPr>
            <w:tcW w:w="5586" w:type="dxa"/>
            <w:gridSpan w:val="3"/>
            <w:shd w:val="clear" w:color="auto" w:fill="FFFFFF" w:themeFill="background1"/>
          </w:tcPr>
          <w:p w14:paraId="3C12ADF1" w14:textId="11332680"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Measure the PTAT voltage</w:t>
            </w:r>
          </w:p>
        </w:tc>
        <w:tc>
          <w:tcPr>
            <w:tcW w:w="1749" w:type="dxa"/>
            <w:gridSpan w:val="2"/>
            <w:shd w:val="clear" w:color="auto" w:fill="FFFFFF" w:themeFill="background1"/>
          </w:tcPr>
          <w:p w14:paraId="33A7CD9E" w14:textId="77777777"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323" w:type="dxa"/>
            <w:gridSpan w:val="2"/>
            <w:shd w:val="clear" w:color="auto" w:fill="FFFFFF" w:themeFill="background1"/>
          </w:tcPr>
          <w:p w14:paraId="478802C9" w14:textId="77777777"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3B4435" w:rsidRPr="00AE4266" w14:paraId="03102C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28E0AB42" w14:textId="77777777" w:rsidR="003B4435" w:rsidRPr="00AE4266" w:rsidRDefault="003B4435" w:rsidP="003B4435">
            <w:pPr>
              <w:pStyle w:val="Table-small"/>
              <w:numPr>
                <w:ilvl w:val="0"/>
                <w:numId w:val="33"/>
              </w:numPr>
              <w:rPr>
                <w:rFonts w:cstheme="minorHAnsi"/>
                <w:b w:val="0"/>
                <w:bCs w:val="0"/>
                <w:szCs w:val="20"/>
              </w:rPr>
            </w:pPr>
          </w:p>
        </w:tc>
        <w:tc>
          <w:tcPr>
            <w:tcW w:w="5586" w:type="dxa"/>
            <w:gridSpan w:val="3"/>
            <w:shd w:val="clear" w:color="auto" w:fill="FFFFFF" w:themeFill="background1"/>
          </w:tcPr>
          <w:p w14:paraId="4E16C297" w14:textId="17028C79" w:rsidR="003B4435" w:rsidRPr="00AE4266" w:rsidRDefault="003B4435"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 xml:space="preserve">Log </w:t>
            </w:r>
            <w:r w:rsidR="00786390">
              <w:rPr>
                <w:rFonts w:cstheme="minorHAnsi"/>
                <w:szCs w:val="20"/>
              </w:rPr>
              <w:t>the Pgood state versus temperature-sweeps</w:t>
            </w:r>
          </w:p>
        </w:tc>
        <w:tc>
          <w:tcPr>
            <w:tcW w:w="1749" w:type="dxa"/>
            <w:gridSpan w:val="2"/>
            <w:shd w:val="clear" w:color="auto" w:fill="FFFFFF" w:themeFill="background1"/>
          </w:tcPr>
          <w:p w14:paraId="5A33FCDC" w14:textId="77777777" w:rsidR="003B4435" w:rsidRPr="00AE4266" w:rsidRDefault="003B4435"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323" w:type="dxa"/>
            <w:gridSpan w:val="2"/>
            <w:shd w:val="clear" w:color="auto" w:fill="FFFFFF" w:themeFill="background1"/>
          </w:tcPr>
          <w:p w14:paraId="1778743E" w14:textId="77777777" w:rsidR="003B4435" w:rsidRPr="00AE4266" w:rsidRDefault="003B4435"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86390" w:rsidRPr="00AE4266" w14:paraId="749B9F17"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424F1CE9" w14:textId="77777777" w:rsidR="00786390" w:rsidRPr="00AE4266" w:rsidRDefault="00786390" w:rsidP="003B4435">
            <w:pPr>
              <w:pStyle w:val="Table-small"/>
              <w:numPr>
                <w:ilvl w:val="0"/>
                <w:numId w:val="33"/>
              </w:numPr>
              <w:rPr>
                <w:rFonts w:cstheme="minorHAnsi"/>
                <w:b w:val="0"/>
                <w:bCs w:val="0"/>
                <w:szCs w:val="20"/>
              </w:rPr>
            </w:pPr>
          </w:p>
        </w:tc>
        <w:tc>
          <w:tcPr>
            <w:tcW w:w="5586" w:type="dxa"/>
            <w:gridSpan w:val="3"/>
            <w:shd w:val="clear" w:color="auto" w:fill="FFFFFF" w:themeFill="background1"/>
          </w:tcPr>
          <w:p w14:paraId="7014EAF0" w14:textId="2D2A90EE" w:rsidR="00786390" w:rsidRDefault="00786390"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Log the PTAT voltage versus temperature-sweeps</w:t>
            </w:r>
          </w:p>
        </w:tc>
        <w:tc>
          <w:tcPr>
            <w:tcW w:w="1749" w:type="dxa"/>
            <w:gridSpan w:val="2"/>
            <w:shd w:val="clear" w:color="auto" w:fill="FFFFFF" w:themeFill="background1"/>
          </w:tcPr>
          <w:p w14:paraId="6D85E049" w14:textId="77777777" w:rsidR="00786390" w:rsidRPr="00AE4266" w:rsidRDefault="00786390"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323" w:type="dxa"/>
            <w:gridSpan w:val="2"/>
            <w:shd w:val="clear" w:color="auto" w:fill="FFFFFF" w:themeFill="background1"/>
          </w:tcPr>
          <w:p w14:paraId="43FA4E53" w14:textId="77777777" w:rsidR="00786390" w:rsidRPr="00AE4266" w:rsidRDefault="00786390"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1B1B67" w:rsidRPr="00AE4266" w14:paraId="07753A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0DB58327" w14:textId="77777777" w:rsidR="001B1B67" w:rsidRPr="00AE4266" w:rsidRDefault="001B1B67" w:rsidP="001B1B67">
            <w:pPr>
              <w:pStyle w:val="Table-small"/>
              <w:rPr>
                <w:rFonts w:cstheme="minorHAnsi"/>
                <w:szCs w:val="20"/>
              </w:rPr>
            </w:pPr>
            <w:r w:rsidRPr="00AE4266">
              <w:rPr>
                <w:rFonts w:cstheme="minorHAnsi"/>
                <w:color w:val="FFFFFF" w:themeColor="background1"/>
                <w:sz w:val="22"/>
                <w:szCs w:val="22"/>
              </w:rPr>
              <w:t>Notes</w:t>
            </w:r>
          </w:p>
        </w:tc>
      </w:tr>
      <w:tr w:rsidR="001B1B67" w:rsidRPr="00AE4266" w14:paraId="03C65855" w14:textId="777777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37599C1A" w14:textId="0D4F2453" w:rsidR="001B1B67" w:rsidRPr="00AE4266" w:rsidRDefault="000A6EBB" w:rsidP="001B1B67">
            <w:pPr>
              <w:pStyle w:val="Table-small"/>
              <w:rPr>
                <w:rFonts w:cstheme="minorHAnsi"/>
                <w:b w:val="0"/>
                <w:bCs w:val="0"/>
                <w:szCs w:val="20"/>
              </w:rPr>
            </w:pPr>
            <w:r>
              <w:rPr>
                <w:rFonts w:cstheme="minorHAnsi"/>
                <w:b w:val="0"/>
                <w:bCs w:val="0"/>
                <w:szCs w:val="20"/>
              </w:rPr>
              <w:t xml:space="preserve">Calculate PTAT slope in postprocessing </w:t>
            </w:r>
          </w:p>
        </w:tc>
      </w:tr>
      <w:tr w:rsidR="001B1B67" w:rsidRPr="00AE4266" w14:paraId="46B407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6B3761E9" w14:textId="77777777" w:rsidR="001B1B67" w:rsidRPr="00AE4266" w:rsidRDefault="001B1B67" w:rsidP="001B1B67">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1B1B67" w:rsidRPr="00AE4266" w14:paraId="395DFB0B"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C5C2C2" w:themeFill="accent3" w:themeFillTint="66"/>
          </w:tcPr>
          <w:p w14:paraId="039E18BB" w14:textId="77777777" w:rsidR="001B1B67" w:rsidRPr="00AE4266" w:rsidRDefault="001B1B67" w:rsidP="001B1B67">
            <w:pPr>
              <w:pStyle w:val="Table-small"/>
              <w:rPr>
                <w:rFonts w:cstheme="minorHAnsi"/>
                <w:szCs w:val="20"/>
              </w:rPr>
            </w:pPr>
            <w:r w:rsidRPr="00AE4266">
              <w:rPr>
                <w:rFonts w:cstheme="minorHAnsi"/>
                <w:sz w:val="22"/>
                <w:szCs w:val="22"/>
              </w:rPr>
              <w:t xml:space="preserve">ID </w:t>
            </w:r>
          </w:p>
        </w:tc>
        <w:tc>
          <w:tcPr>
            <w:tcW w:w="4654" w:type="dxa"/>
            <w:shd w:val="clear" w:color="auto" w:fill="C5C2C2" w:themeFill="accent3" w:themeFillTint="66"/>
          </w:tcPr>
          <w:p w14:paraId="63276BF0" w14:textId="77777777"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923" w:type="dxa"/>
            <w:shd w:val="clear" w:color="auto" w:fill="C5C2C2" w:themeFill="accent3" w:themeFillTint="66"/>
          </w:tcPr>
          <w:p w14:paraId="7A64C441" w14:textId="77777777"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1213" w:type="dxa"/>
            <w:gridSpan w:val="2"/>
            <w:shd w:val="clear" w:color="auto" w:fill="C5C2C2" w:themeFill="accent3" w:themeFillTint="66"/>
          </w:tcPr>
          <w:p w14:paraId="06C9EB4D" w14:textId="77777777"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730" w:type="dxa"/>
            <w:gridSpan w:val="2"/>
            <w:shd w:val="clear" w:color="auto" w:fill="C5C2C2" w:themeFill="accent3" w:themeFillTint="66"/>
          </w:tcPr>
          <w:p w14:paraId="0B549BDA" w14:textId="77777777"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1138" w:type="dxa"/>
            <w:shd w:val="clear" w:color="auto" w:fill="C5C2C2" w:themeFill="accent3" w:themeFillTint="66"/>
          </w:tcPr>
          <w:p w14:paraId="47EBBA7C" w14:textId="77777777"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1B1B67" w:rsidRPr="00AE4266" w14:paraId="7EA59D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6574A039" w14:textId="14F35C73" w:rsidR="001B1B67" w:rsidRPr="00AE4266" w:rsidRDefault="007824CD" w:rsidP="001B1B67">
            <w:pPr>
              <w:pStyle w:val="Table-small"/>
              <w:rPr>
                <w:rFonts w:cstheme="minorHAnsi"/>
                <w:b w:val="0"/>
                <w:bCs w:val="0"/>
                <w:szCs w:val="20"/>
              </w:rPr>
            </w:pPr>
            <w:r>
              <w:t>M00</w:t>
            </w:r>
            <w:r w:rsidR="0032760B">
              <w:t>20</w:t>
            </w:r>
          </w:p>
        </w:tc>
        <w:tc>
          <w:tcPr>
            <w:tcW w:w="4654" w:type="dxa"/>
            <w:shd w:val="clear" w:color="auto" w:fill="FFFFFF" w:themeFill="background1"/>
          </w:tcPr>
          <w:p w14:paraId="463392A2" w14:textId="6CEC2650" w:rsidR="001B1B67" w:rsidRPr="00AE4266" w:rsidRDefault="001B1B67"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Tth_OTP_H</w:t>
            </w:r>
          </w:p>
        </w:tc>
        <w:tc>
          <w:tcPr>
            <w:tcW w:w="923" w:type="dxa"/>
            <w:shd w:val="clear" w:color="auto" w:fill="FFFFFF" w:themeFill="background1"/>
          </w:tcPr>
          <w:p w14:paraId="438D2838" w14:textId="59DCBC56" w:rsidR="001B1B67" w:rsidRPr="00AE4266" w:rsidRDefault="001778CC"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°C</w:t>
            </w:r>
          </w:p>
        </w:tc>
        <w:tc>
          <w:tcPr>
            <w:tcW w:w="1213" w:type="dxa"/>
            <w:gridSpan w:val="2"/>
            <w:shd w:val="clear" w:color="auto" w:fill="FFFFFF" w:themeFill="background1"/>
          </w:tcPr>
          <w:p w14:paraId="194CBE3E" w14:textId="77777777" w:rsidR="001B1B67" w:rsidRPr="00AE4266" w:rsidRDefault="001B1B67"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730" w:type="dxa"/>
            <w:gridSpan w:val="2"/>
            <w:shd w:val="clear" w:color="auto" w:fill="FFFFFF" w:themeFill="background1"/>
          </w:tcPr>
          <w:p w14:paraId="302B1875" w14:textId="6E30F624" w:rsidR="001B1B67" w:rsidRPr="00AE4266" w:rsidRDefault="001778CC"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103</w:t>
            </w:r>
          </w:p>
        </w:tc>
        <w:tc>
          <w:tcPr>
            <w:tcW w:w="1138" w:type="dxa"/>
            <w:shd w:val="clear" w:color="auto" w:fill="FFFFFF" w:themeFill="background1"/>
          </w:tcPr>
          <w:p w14:paraId="0056025F" w14:textId="77777777" w:rsidR="001B1B67" w:rsidRPr="00AE4266" w:rsidRDefault="001B1B67"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1B1B67" w:rsidRPr="00AE4266" w14:paraId="18785A6E"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6560DA91" w14:textId="27F123FA" w:rsidR="001B1B67" w:rsidRPr="00AE4266" w:rsidRDefault="007824CD" w:rsidP="001B1B67">
            <w:pPr>
              <w:pStyle w:val="Table-small"/>
            </w:pPr>
            <w:r>
              <w:t>M002</w:t>
            </w:r>
            <w:r w:rsidR="0032760B">
              <w:t>1</w:t>
            </w:r>
          </w:p>
        </w:tc>
        <w:tc>
          <w:tcPr>
            <w:tcW w:w="4654" w:type="dxa"/>
            <w:shd w:val="clear" w:color="auto" w:fill="FFFFFF" w:themeFill="background1"/>
          </w:tcPr>
          <w:p w14:paraId="4FADEBFA" w14:textId="3BB3B3B6"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Tth_OTP_L</w:t>
            </w:r>
          </w:p>
        </w:tc>
        <w:tc>
          <w:tcPr>
            <w:tcW w:w="923" w:type="dxa"/>
            <w:shd w:val="clear" w:color="auto" w:fill="FFFFFF" w:themeFill="background1"/>
          </w:tcPr>
          <w:p w14:paraId="5E42C6F6" w14:textId="04321932" w:rsidR="001B1B67" w:rsidRPr="00AE4266" w:rsidRDefault="001778CC"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°C</w:t>
            </w:r>
          </w:p>
        </w:tc>
        <w:tc>
          <w:tcPr>
            <w:tcW w:w="1213" w:type="dxa"/>
            <w:gridSpan w:val="2"/>
            <w:shd w:val="clear" w:color="auto" w:fill="FFFFFF" w:themeFill="background1"/>
          </w:tcPr>
          <w:p w14:paraId="42D7AFD9" w14:textId="77777777"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730" w:type="dxa"/>
            <w:gridSpan w:val="2"/>
            <w:shd w:val="clear" w:color="auto" w:fill="FFFFFF" w:themeFill="background1"/>
          </w:tcPr>
          <w:p w14:paraId="6781E18F" w14:textId="5D834D8B" w:rsidR="001B1B67" w:rsidRPr="00AE4266" w:rsidRDefault="001778CC"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70</w:t>
            </w:r>
          </w:p>
        </w:tc>
        <w:tc>
          <w:tcPr>
            <w:tcW w:w="1138" w:type="dxa"/>
            <w:shd w:val="clear" w:color="auto" w:fill="FFFFFF" w:themeFill="background1"/>
          </w:tcPr>
          <w:p w14:paraId="7CB720F5" w14:textId="77777777" w:rsidR="001B1B67" w:rsidRPr="00AE4266" w:rsidRDefault="001B1B67" w:rsidP="001B1B6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1778CC" w:rsidRPr="00AE4266" w14:paraId="5B4836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5C786114" w14:textId="72D502F2" w:rsidR="001778CC" w:rsidRPr="00AE4266" w:rsidRDefault="007824CD" w:rsidP="001B1B67">
            <w:pPr>
              <w:pStyle w:val="Table-small"/>
            </w:pPr>
            <w:r>
              <w:t>M002</w:t>
            </w:r>
            <w:r w:rsidR="0032760B">
              <w:t>2</w:t>
            </w:r>
          </w:p>
        </w:tc>
        <w:tc>
          <w:tcPr>
            <w:tcW w:w="4654" w:type="dxa"/>
            <w:shd w:val="clear" w:color="auto" w:fill="FFFFFF" w:themeFill="background1"/>
          </w:tcPr>
          <w:p w14:paraId="113124B8" w14:textId="4BB965BF" w:rsidR="001778CC" w:rsidRPr="00AE4266" w:rsidRDefault="001778CC"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V_PTAT</w:t>
            </w:r>
          </w:p>
        </w:tc>
        <w:tc>
          <w:tcPr>
            <w:tcW w:w="923" w:type="dxa"/>
            <w:shd w:val="clear" w:color="auto" w:fill="FFFFFF" w:themeFill="background1"/>
          </w:tcPr>
          <w:p w14:paraId="255A6244" w14:textId="10FD4080" w:rsidR="001778CC" w:rsidRPr="00AE4266" w:rsidRDefault="001778CC"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V</w:t>
            </w:r>
          </w:p>
        </w:tc>
        <w:tc>
          <w:tcPr>
            <w:tcW w:w="1213" w:type="dxa"/>
            <w:gridSpan w:val="2"/>
            <w:shd w:val="clear" w:color="auto" w:fill="FFFFFF" w:themeFill="background1"/>
          </w:tcPr>
          <w:p w14:paraId="17787FC1" w14:textId="77777777" w:rsidR="001778CC" w:rsidRPr="00AE4266" w:rsidRDefault="001778CC"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730" w:type="dxa"/>
            <w:gridSpan w:val="2"/>
            <w:shd w:val="clear" w:color="auto" w:fill="FFFFFF" w:themeFill="background1"/>
          </w:tcPr>
          <w:p w14:paraId="04C9D9AC" w14:textId="77777777" w:rsidR="001778CC" w:rsidRPr="00AE4266" w:rsidRDefault="001778CC"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138" w:type="dxa"/>
            <w:shd w:val="clear" w:color="auto" w:fill="FFFFFF" w:themeFill="background1"/>
          </w:tcPr>
          <w:p w14:paraId="4EB044B2" w14:textId="77777777" w:rsidR="001778CC" w:rsidRPr="00AE4266" w:rsidRDefault="001778CC" w:rsidP="001B1B67">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bl>
    <w:p w14:paraId="2516BF08" w14:textId="71ACB22F" w:rsidR="00F65647" w:rsidRPr="00AE4266" w:rsidRDefault="007824CD" w:rsidP="002A3A37">
      <w:pPr>
        <w:pStyle w:val="Heading2"/>
        <w:rPr>
          <w:lang w:eastAsia="en-US"/>
        </w:rPr>
      </w:pPr>
      <w:bookmarkStart w:id="176" w:name="_Ref196479427"/>
      <w:bookmarkStart w:id="177" w:name="_Toc211426748"/>
      <w:r>
        <w:t>T001</w:t>
      </w:r>
      <w:r w:rsidR="000A6793">
        <w:t>2</w:t>
      </w:r>
      <w:r w:rsidR="00FA3CD6">
        <w:t xml:space="preserve">: </w:t>
      </w:r>
      <w:r w:rsidR="00B170AC" w:rsidRPr="00AE4266">
        <w:rPr>
          <w:lang w:eastAsia="en-US"/>
        </w:rPr>
        <w:t>S</w:t>
      </w:r>
      <w:r w:rsidR="00817FE3" w:rsidRPr="00AE4266">
        <w:rPr>
          <w:lang w:eastAsia="en-US"/>
        </w:rPr>
        <w:t>tart</w:t>
      </w:r>
      <w:r w:rsidR="00B170AC" w:rsidRPr="00AE4266">
        <w:rPr>
          <w:lang w:eastAsia="en-US"/>
        </w:rPr>
        <w:t>up behavio</w:t>
      </w:r>
      <w:r w:rsidR="00963B64" w:rsidRPr="00AE4266">
        <w:rPr>
          <w:lang w:eastAsia="en-US"/>
        </w:rPr>
        <w:t>u</w:t>
      </w:r>
      <w:r w:rsidR="00B170AC" w:rsidRPr="00AE4266">
        <w:rPr>
          <w:lang w:eastAsia="en-US"/>
        </w:rPr>
        <w:t>r</w:t>
      </w:r>
      <w:bookmarkEnd w:id="176"/>
      <w:bookmarkEnd w:id="177"/>
    </w:p>
    <w:p w14:paraId="425FA3E5" w14:textId="74C5D1D4" w:rsidR="00164895" w:rsidRPr="00AE4266" w:rsidRDefault="00164895" w:rsidP="00164895">
      <w:pPr>
        <w:pStyle w:val="Caption"/>
        <w:keepNext/>
        <w:rPr>
          <w:lang w:val="en-GB"/>
        </w:rPr>
      </w:pPr>
      <w:bookmarkStart w:id="178" w:name="_Toc211426693"/>
      <w:r w:rsidRPr="00AE4266">
        <w:rPr>
          <w:lang w:val="en-GB"/>
        </w:rPr>
        <w:t xml:space="preserve">Table </w:t>
      </w:r>
      <w:r w:rsidRPr="00AE4266">
        <w:rPr>
          <w:lang w:val="en-GB"/>
        </w:rPr>
        <w:fldChar w:fldCharType="begin"/>
      </w:r>
      <w:r w:rsidRPr="00AE4266">
        <w:rPr>
          <w:lang w:val="en-GB"/>
        </w:rPr>
        <w:instrText xml:space="preserve"> SEQ Table \* ARABIC </w:instrText>
      </w:r>
      <w:r w:rsidRPr="00AE4266">
        <w:rPr>
          <w:lang w:val="en-GB"/>
        </w:rPr>
        <w:fldChar w:fldCharType="separate"/>
      </w:r>
      <w:r w:rsidR="00F93DF5">
        <w:rPr>
          <w:noProof/>
          <w:lang w:val="en-GB"/>
        </w:rPr>
        <w:t>23</w:t>
      </w:r>
      <w:r w:rsidRPr="00AE4266">
        <w:rPr>
          <w:lang w:val="en-GB"/>
        </w:rPr>
        <w:fldChar w:fldCharType="end"/>
      </w:r>
      <w:r w:rsidRPr="00AE4266">
        <w:rPr>
          <w:lang w:val="en-GB"/>
        </w:rPr>
        <w:t xml:space="preserve">: </w:t>
      </w:r>
      <w:r w:rsidRPr="00AE4266">
        <w:rPr>
          <w:lang w:val="en-GB"/>
        </w:rPr>
        <w:fldChar w:fldCharType="begin"/>
      </w:r>
      <w:r w:rsidRPr="00AE4266">
        <w:rPr>
          <w:lang w:val="en-GB"/>
        </w:rPr>
        <w:instrText xml:space="preserve"> REF _Ref196479427 </w:instrText>
      </w:r>
      <w:r w:rsidRPr="00AE4266">
        <w:rPr>
          <w:lang w:val="en-GB"/>
        </w:rPr>
        <w:fldChar w:fldCharType="separate"/>
      </w:r>
      <w:r w:rsidR="00963B64" w:rsidRPr="00AE4266">
        <w:rPr>
          <w:lang w:val="en-GB"/>
        </w:rPr>
        <w:t>Startup behaviour</w:t>
      </w:r>
      <w:r w:rsidRPr="00AE4266">
        <w:rPr>
          <w:lang w:val="en-GB"/>
        </w:rPr>
        <w:fldChar w:fldCharType="end"/>
      </w:r>
      <w:r w:rsidRPr="00AE4266">
        <w:rPr>
          <w:lang w:val="en-GB"/>
        </w:rPr>
        <w:t xml:space="preserve"> overview</w:t>
      </w:r>
      <w:bookmarkEnd w:id="178"/>
    </w:p>
    <w:tbl>
      <w:tblPr>
        <w:tblStyle w:val="GridTable4-Accent3"/>
        <w:tblW w:w="9776" w:type="dxa"/>
        <w:tblLook w:val="04A0" w:firstRow="1" w:lastRow="0" w:firstColumn="1" w:lastColumn="0" w:noHBand="0" w:noVBand="1"/>
      </w:tblPr>
      <w:tblGrid>
        <w:gridCol w:w="1118"/>
        <w:gridCol w:w="4654"/>
        <w:gridCol w:w="923"/>
        <w:gridCol w:w="1213"/>
        <w:gridCol w:w="730"/>
        <w:gridCol w:w="1138"/>
      </w:tblGrid>
      <w:tr w:rsidR="00817FE3" w:rsidRPr="00AE4266" w14:paraId="44453AF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3415D2D0" w14:textId="77777777" w:rsidR="00817FE3" w:rsidRPr="00AE4266" w:rsidRDefault="00817FE3">
            <w:pPr>
              <w:pStyle w:val="Table-small"/>
              <w:rPr>
                <w:rFonts w:cstheme="minorHAnsi"/>
                <w:sz w:val="22"/>
                <w:szCs w:val="18"/>
              </w:rPr>
            </w:pPr>
            <w:r w:rsidRPr="00AE4266">
              <w:rPr>
                <w:rFonts w:cstheme="minorHAnsi"/>
                <w:sz w:val="22"/>
                <w:szCs w:val="18"/>
              </w:rPr>
              <w:t xml:space="preserve">Test Description </w:t>
            </w:r>
          </w:p>
        </w:tc>
      </w:tr>
      <w:tr w:rsidR="004B6113" w:rsidRPr="00AE4266" w14:paraId="43A103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2EF33766" w14:textId="56AED7DC" w:rsidR="004B6113" w:rsidRPr="00AE4266" w:rsidRDefault="004B6113" w:rsidP="004B6113">
            <w:pPr>
              <w:pStyle w:val="Table-small"/>
              <w:rPr>
                <w:rFonts w:cstheme="minorHAnsi"/>
                <w:b w:val="0"/>
              </w:rPr>
            </w:pPr>
            <w:r w:rsidRPr="00AE4266">
              <w:rPr>
                <w:rFonts w:cstheme="minorHAnsi"/>
                <w:b w:val="0"/>
                <w:bCs w:val="0"/>
              </w:rPr>
              <w:t>Measure the start-up behaviou</w:t>
            </w:r>
            <w:r w:rsidRPr="00AE4266">
              <w:rPr>
                <w:rFonts w:cstheme="minorHAnsi"/>
              </w:rPr>
              <w:t>r</w:t>
            </w:r>
            <w:r w:rsidRPr="00AE4266">
              <w:rPr>
                <w:rFonts w:cstheme="minorHAnsi"/>
                <w:b w:val="0"/>
                <w:bCs w:val="0"/>
              </w:rPr>
              <w:t xml:space="preserve"> of the output voltage and check the level/time where Pgood flag goes high</w:t>
            </w:r>
          </w:p>
        </w:tc>
      </w:tr>
      <w:tr w:rsidR="00817FE3" w:rsidRPr="00AE4266" w14:paraId="76B6E70D"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1313B942" w14:textId="77777777" w:rsidR="00817FE3" w:rsidRPr="00AE4266" w:rsidRDefault="00817FE3">
            <w:pPr>
              <w:pStyle w:val="Table-small"/>
              <w:rPr>
                <w:rFonts w:cstheme="minorHAnsi"/>
              </w:rPr>
            </w:pPr>
            <w:r w:rsidRPr="00AE4266">
              <w:rPr>
                <w:rFonts w:cstheme="minorHAnsi"/>
                <w:color w:val="FFFFFF" w:themeColor="background1"/>
                <w:sz w:val="22"/>
                <w:szCs w:val="18"/>
              </w:rPr>
              <w:t>Test Configuration</w:t>
            </w:r>
          </w:p>
        </w:tc>
      </w:tr>
      <w:tr w:rsidR="00817FE3" w:rsidRPr="00AE4266" w14:paraId="5FA4F7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7DEBF1B7" w14:textId="3F155F32" w:rsidR="00817FE3" w:rsidRPr="00AE4266" w:rsidRDefault="00817FE3" w:rsidP="00AC533A">
            <w:pPr>
              <w:pStyle w:val="Table-small"/>
              <w:rPr>
                <w:rFonts w:cstheme="minorHAnsi"/>
                <w:b w:val="0"/>
                <w:bCs w:val="0"/>
              </w:rPr>
            </w:pPr>
          </w:p>
        </w:tc>
      </w:tr>
      <w:tr w:rsidR="00817FE3" w:rsidRPr="00AE4266" w14:paraId="26796DA6"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56AF8475" w14:textId="77777777" w:rsidR="00817FE3" w:rsidRPr="00AE4266" w:rsidRDefault="00817FE3">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817FE3" w:rsidRPr="00AE4266" w14:paraId="1F86D8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2E3E1A61" w14:textId="3029DA14" w:rsidR="00817FE3" w:rsidRPr="00AE4266" w:rsidRDefault="004B6113" w:rsidP="00817FE3">
            <w:pPr>
              <w:pStyle w:val="ListParagraph"/>
              <w:numPr>
                <w:ilvl w:val="0"/>
                <w:numId w:val="19"/>
              </w:numPr>
              <w:spacing w:before="20" w:after="20"/>
            </w:pPr>
            <w:r w:rsidRPr="00AE4266">
              <w:rPr>
                <w:b w:val="0"/>
                <w:bCs w:val="0"/>
                <w:sz w:val="20"/>
                <w:szCs w:val="20"/>
              </w:rPr>
              <w:t xml:space="preserve">Scope voltage: </w:t>
            </w:r>
            <w:r w:rsidR="003770D8" w:rsidRPr="00AE4266">
              <w:rPr>
                <w:b w:val="0"/>
                <w:bCs w:val="0"/>
                <w:sz w:val="20"/>
                <w:szCs w:val="20"/>
              </w:rPr>
              <w:t>Load and Pgood</w:t>
            </w:r>
            <w:r w:rsidR="006E5FD0">
              <w:rPr>
                <w:b w:val="0"/>
                <w:bCs w:val="0"/>
                <w:sz w:val="20"/>
                <w:szCs w:val="20"/>
              </w:rPr>
              <w:t xml:space="preserve"> | </w:t>
            </w:r>
            <w:r w:rsidR="009F237E">
              <w:rPr>
                <w:b w:val="0"/>
                <w:bCs w:val="0"/>
                <w:sz w:val="20"/>
                <w:szCs w:val="20"/>
              </w:rPr>
              <w:t>accuracy: 10mV, range: 6V</w:t>
            </w:r>
          </w:p>
        </w:tc>
      </w:tr>
      <w:tr w:rsidR="00817FE3" w:rsidRPr="00AE4266" w14:paraId="05C166E1"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1324CC61" w14:textId="77777777" w:rsidR="00817FE3" w:rsidRPr="00AE4266" w:rsidRDefault="00817FE3">
            <w:pPr>
              <w:spacing w:before="20" w:after="20"/>
              <w:rPr>
                <w:sz w:val="20"/>
                <w:szCs w:val="14"/>
              </w:rPr>
            </w:pPr>
            <w:r w:rsidRPr="00AE4266">
              <w:rPr>
                <w:rFonts w:cstheme="minorHAnsi"/>
                <w:color w:val="FFFFFF" w:themeColor="background1"/>
                <w:szCs w:val="18"/>
              </w:rPr>
              <w:t>Test Conditions</w:t>
            </w:r>
          </w:p>
        </w:tc>
      </w:tr>
      <w:tr w:rsidR="00817FE3" w:rsidRPr="00AE4266" w14:paraId="46A77C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67947DB5" w14:textId="482120A1" w:rsidR="00817FE3" w:rsidRPr="00AE4266" w:rsidRDefault="005E28A2">
            <w:pPr>
              <w:spacing w:before="20" w:after="20"/>
              <w:rPr>
                <w:sz w:val="20"/>
                <w:szCs w:val="14"/>
                <w:highlight w:val="cyan"/>
              </w:rPr>
            </w:pPr>
            <w:r w:rsidRPr="006B73D2">
              <w:rPr>
                <w:sz w:val="20"/>
                <w:szCs w:val="14"/>
              </w:rPr>
              <w:t xml:space="preserve">Perform this test for the 3 different load resistors </w:t>
            </w:r>
          </w:p>
        </w:tc>
      </w:tr>
      <w:tr w:rsidR="00817FE3" w:rsidRPr="00AE4266" w14:paraId="1CFE5DD8"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226F2580" w14:textId="77777777" w:rsidR="00817FE3" w:rsidRPr="00AE4266" w:rsidRDefault="00817FE3">
            <w:pPr>
              <w:spacing w:before="20" w:after="20"/>
              <w:rPr>
                <w:sz w:val="20"/>
                <w:szCs w:val="14"/>
              </w:rPr>
            </w:pPr>
            <w:r w:rsidRPr="00AE4266">
              <w:rPr>
                <w:rFonts w:cstheme="minorHAnsi"/>
                <w:color w:val="FFFFFF" w:themeColor="background1"/>
                <w:szCs w:val="18"/>
              </w:rPr>
              <w:t>Environmental conditions</w:t>
            </w:r>
            <w:r w:rsidRPr="00AE4266">
              <w:rPr>
                <w:sz w:val="20"/>
                <w:szCs w:val="14"/>
              </w:rPr>
              <w:t xml:space="preserve"> </w:t>
            </w:r>
          </w:p>
        </w:tc>
      </w:tr>
      <w:tr w:rsidR="00817FE3" w:rsidRPr="00AE4266" w14:paraId="1D2E3F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6562DFBD" w14:textId="77777777" w:rsidR="00817FE3" w:rsidRPr="00AE4266" w:rsidRDefault="00817FE3">
            <w:pPr>
              <w:spacing w:before="20" w:after="20"/>
              <w:rPr>
                <w:b w:val="0"/>
                <w:bCs w:val="0"/>
                <w:sz w:val="20"/>
                <w:szCs w:val="14"/>
              </w:rPr>
            </w:pPr>
          </w:p>
        </w:tc>
      </w:tr>
      <w:tr w:rsidR="00817FE3" w:rsidRPr="00AE4266" w14:paraId="2CB29F4E"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123F97E3" w14:textId="77777777" w:rsidR="00817FE3" w:rsidRPr="00AE4266" w:rsidRDefault="00817FE3">
            <w:pPr>
              <w:pStyle w:val="Table-small"/>
              <w:rPr>
                <w:rFonts w:cstheme="minorHAnsi"/>
                <w:sz w:val="22"/>
                <w:szCs w:val="18"/>
              </w:rPr>
            </w:pPr>
            <w:r w:rsidRPr="00AE4266">
              <w:rPr>
                <w:rFonts w:cstheme="minorHAnsi"/>
                <w:color w:val="FFFFFF" w:themeColor="background1"/>
                <w:sz w:val="22"/>
                <w:szCs w:val="18"/>
              </w:rPr>
              <w:t>Test Procedure</w:t>
            </w:r>
          </w:p>
        </w:tc>
      </w:tr>
      <w:tr w:rsidR="003154F8" w:rsidRPr="00AE4266" w14:paraId="1D4E19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C5C2C2" w:themeFill="accent3" w:themeFillTint="66"/>
          </w:tcPr>
          <w:p w14:paraId="5B9643E2" w14:textId="77777777" w:rsidR="003154F8" w:rsidRPr="00AE4266" w:rsidRDefault="003154F8">
            <w:pPr>
              <w:pStyle w:val="Table-small"/>
              <w:rPr>
                <w:rFonts w:cstheme="minorHAnsi"/>
                <w:sz w:val="22"/>
                <w:szCs w:val="18"/>
              </w:rPr>
            </w:pPr>
            <w:r w:rsidRPr="00AE4266">
              <w:rPr>
                <w:rFonts w:cstheme="minorHAnsi"/>
                <w:sz w:val="22"/>
                <w:szCs w:val="18"/>
              </w:rPr>
              <w:t>Step</w:t>
            </w:r>
          </w:p>
        </w:tc>
        <w:tc>
          <w:tcPr>
            <w:tcW w:w="8658" w:type="dxa"/>
            <w:gridSpan w:val="5"/>
            <w:shd w:val="clear" w:color="auto" w:fill="C5C2C2" w:themeFill="accent3" w:themeFillTint="66"/>
          </w:tcPr>
          <w:p w14:paraId="2B880C56" w14:textId="18584308" w:rsidR="003154F8" w:rsidRPr="00AE4266" w:rsidRDefault="003154F8">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r>
      <w:tr w:rsidR="003154F8" w:rsidRPr="00AE4266" w14:paraId="7D8CB0B2"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583C0B44" w14:textId="77777777" w:rsidR="003154F8" w:rsidRPr="00AE4266" w:rsidRDefault="003154F8" w:rsidP="009A7330">
            <w:pPr>
              <w:pStyle w:val="Table-small"/>
              <w:numPr>
                <w:ilvl w:val="0"/>
                <w:numId w:val="34"/>
              </w:numPr>
              <w:rPr>
                <w:rFonts w:cstheme="minorHAnsi"/>
                <w:b w:val="0"/>
                <w:bCs w:val="0"/>
                <w:szCs w:val="20"/>
              </w:rPr>
            </w:pPr>
          </w:p>
        </w:tc>
        <w:tc>
          <w:tcPr>
            <w:tcW w:w="8658" w:type="dxa"/>
            <w:gridSpan w:val="5"/>
            <w:shd w:val="clear" w:color="auto" w:fill="FFFFFF" w:themeFill="background1"/>
          </w:tcPr>
          <w:p w14:paraId="5354F6CB" w14:textId="599850EA" w:rsidR="003154F8" w:rsidRPr="00AE4266" w:rsidRDefault="003154F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Pr="00AE4266">
              <w:rPr>
                <w:rFonts w:cstheme="minorHAnsi"/>
                <w:szCs w:val="20"/>
              </w:rPr>
              <w:fldChar w:fldCharType="begin"/>
            </w:r>
            <w:r w:rsidRPr="00AE4266">
              <w:rPr>
                <w:rFonts w:cstheme="minorHAnsi"/>
                <w:szCs w:val="20"/>
              </w:rPr>
              <w:instrText xml:space="preserve"> REF  routine_park \h  \* MERGEFORMAT </w:instrText>
            </w:r>
            <w:r w:rsidRPr="00AE4266">
              <w:rPr>
                <w:rFonts w:cstheme="minorHAnsi"/>
                <w:szCs w:val="20"/>
              </w:rPr>
            </w:r>
            <w:r w:rsidRPr="00AE4266">
              <w:rPr>
                <w:rFonts w:cstheme="minorHAnsi"/>
                <w:szCs w:val="20"/>
              </w:rPr>
              <w:fldChar w:fldCharType="separate"/>
            </w:r>
            <w:r w:rsidRPr="00AE4266">
              <w:rPr>
                <w:rFonts w:cstheme="minorHAnsi"/>
              </w:rPr>
              <w:t>Park state</w:t>
            </w:r>
            <w:r w:rsidRPr="00AE4266">
              <w:rPr>
                <w:rFonts w:cstheme="minorHAnsi"/>
                <w:szCs w:val="20"/>
              </w:rPr>
              <w:fldChar w:fldCharType="end"/>
            </w:r>
          </w:p>
        </w:tc>
      </w:tr>
      <w:tr w:rsidR="003154F8" w:rsidRPr="00AE4266" w14:paraId="27D99B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19638C89" w14:textId="77777777" w:rsidR="003154F8" w:rsidRPr="00AE4266" w:rsidRDefault="003154F8" w:rsidP="009A7330">
            <w:pPr>
              <w:pStyle w:val="Table-small"/>
              <w:numPr>
                <w:ilvl w:val="0"/>
                <w:numId w:val="34"/>
              </w:numPr>
              <w:rPr>
                <w:rFonts w:cstheme="minorHAnsi"/>
                <w:b w:val="0"/>
                <w:bCs w:val="0"/>
                <w:szCs w:val="20"/>
              </w:rPr>
            </w:pPr>
          </w:p>
        </w:tc>
        <w:tc>
          <w:tcPr>
            <w:tcW w:w="8658" w:type="dxa"/>
            <w:gridSpan w:val="5"/>
            <w:shd w:val="clear" w:color="auto" w:fill="FFFFFF" w:themeFill="background1"/>
          </w:tcPr>
          <w:p w14:paraId="79F0D99F" w14:textId="78CD36C6" w:rsidR="003154F8" w:rsidRPr="00AE4266" w:rsidRDefault="003154F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Enable scope-channels</w:t>
            </w:r>
          </w:p>
        </w:tc>
      </w:tr>
      <w:tr w:rsidR="003154F8" w:rsidRPr="00AE4266" w14:paraId="38CCAFF2"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6B6A4CBB" w14:textId="77777777" w:rsidR="003154F8" w:rsidRPr="00AE4266" w:rsidRDefault="003154F8" w:rsidP="009A7330">
            <w:pPr>
              <w:pStyle w:val="Table-small"/>
              <w:numPr>
                <w:ilvl w:val="0"/>
                <w:numId w:val="34"/>
              </w:numPr>
              <w:rPr>
                <w:rFonts w:cstheme="minorHAnsi"/>
                <w:b w:val="0"/>
                <w:bCs w:val="0"/>
                <w:szCs w:val="20"/>
              </w:rPr>
            </w:pPr>
          </w:p>
        </w:tc>
        <w:tc>
          <w:tcPr>
            <w:tcW w:w="8658" w:type="dxa"/>
            <w:gridSpan w:val="5"/>
            <w:shd w:val="clear" w:color="auto" w:fill="FFFFFF" w:themeFill="background1"/>
          </w:tcPr>
          <w:p w14:paraId="08C2EB61" w14:textId="4AF1638C" w:rsidR="003154F8" w:rsidRPr="00AE4266" w:rsidRDefault="003154F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measuring the voltage-transient of </w:t>
            </w:r>
            <w:commentRangeStart w:id="179"/>
            <w:r w:rsidRPr="00AE4266">
              <w:rPr>
                <w:rFonts w:cstheme="minorHAnsi"/>
                <w:szCs w:val="20"/>
              </w:rPr>
              <w:t>Pgood</w:t>
            </w:r>
            <w:commentRangeEnd w:id="179"/>
            <w:r w:rsidR="00FE1C87">
              <w:rPr>
                <w:rStyle w:val="CommentReference"/>
                <w:rFonts w:cstheme="minorHAnsi"/>
                <w:sz w:val="20"/>
                <w:szCs w:val="20"/>
              </w:rPr>
              <w:commentReference w:id="179"/>
            </w:r>
            <w:r w:rsidR="00F81DF1">
              <w:rPr>
                <w:rFonts w:cstheme="minorHAnsi"/>
                <w:szCs w:val="20"/>
              </w:rPr>
              <w:t xml:space="preserve">, En </w:t>
            </w:r>
            <w:r w:rsidRPr="00AE4266">
              <w:rPr>
                <w:rFonts w:cstheme="minorHAnsi"/>
                <w:szCs w:val="20"/>
              </w:rPr>
              <w:t>and Load</w:t>
            </w:r>
          </w:p>
        </w:tc>
      </w:tr>
      <w:tr w:rsidR="004D2981" w:rsidRPr="00AE4266" w14:paraId="280D5E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385FBD19" w14:textId="77777777" w:rsidR="004D2981" w:rsidRPr="00AE4266" w:rsidRDefault="004D2981" w:rsidP="009A7330">
            <w:pPr>
              <w:pStyle w:val="Table-small"/>
              <w:numPr>
                <w:ilvl w:val="0"/>
                <w:numId w:val="34"/>
              </w:numPr>
              <w:rPr>
                <w:rFonts w:cstheme="minorHAnsi"/>
                <w:b w:val="0"/>
                <w:bCs w:val="0"/>
                <w:szCs w:val="20"/>
              </w:rPr>
            </w:pPr>
          </w:p>
        </w:tc>
        <w:tc>
          <w:tcPr>
            <w:tcW w:w="8658" w:type="dxa"/>
            <w:gridSpan w:val="5"/>
            <w:shd w:val="clear" w:color="auto" w:fill="FFFFFF" w:themeFill="background1"/>
          </w:tcPr>
          <w:p w14:paraId="5F1AF3F1" w14:textId="5CF4F81C" w:rsidR="004D2981" w:rsidRPr="00AE4266" w:rsidRDefault="004D298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Write a logic 1 to En</w:t>
            </w:r>
          </w:p>
        </w:tc>
      </w:tr>
      <w:tr w:rsidR="004D2981" w:rsidRPr="00AE4266" w14:paraId="57AC25FC"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7ED2E173" w14:textId="77777777" w:rsidR="004D2981" w:rsidRPr="00AE4266" w:rsidRDefault="004D2981" w:rsidP="009A7330">
            <w:pPr>
              <w:pStyle w:val="Table-small"/>
              <w:numPr>
                <w:ilvl w:val="0"/>
                <w:numId w:val="34"/>
              </w:numPr>
              <w:rPr>
                <w:rFonts w:cstheme="minorHAnsi"/>
                <w:b w:val="0"/>
                <w:bCs w:val="0"/>
                <w:szCs w:val="20"/>
              </w:rPr>
            </w:pPr>
          </w:p>
        </w:tc>
        <w:tc>
          <w:tcPr>
            <w:tcW w:w="8658" w:type="dxa"/>
            <w:gridSpan w:val="5"/>
            <w:shd w:val="clear" w:color="auto" w:fill="FFFFFF" w:themeFill="background1"/>
          </w:tcPr>
          <w:p w14:paraId="3386DBD4" w14:textId="4B4E306A" w:rsidR="004D2981" w:rsidRPr="00AE4266" w:rsidRDefault="004D298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Wait 2ms</w:t>
            </w:r>
          </w:p>
        </w:tc>
      </w:tr>
      <w:tr w:rsidR="004D2981" w:rsidRPr="00AE4266" w14:paraId="5E5F12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1F86AA3D" w14:textId="77777777" w:rsidR="004D2981" w:rsidRPr="00AE4266" w:rsidRDefault="004D2981" w:rsidP="009A7330">
            <w:pPr>
              <w:pStyle w:val="Table-small"/>
              <w:numPr>
                <w:ilvl w:val="0"/>
                <w:numId w:val="34"/>
              </w:numPr>
              <w:rPr>
                <w:rFonts w:cstheme="minorHAnsi"/>
                <w:b w:val="0"/>
                <w:bCs w:val="0"/>
                <w:szCs w:val="20"/>
              </w:rPr>
            </w:pPr>
          </w:p>
        </w:tc>
        <w:tc>
          <w:tcPr>
            <w:tcW w:w="8658" w:type="dxa"/>
            <w:gridSpan w:val="5"/>
            <w:shd w:val="clear" w:color="auto" w:fill="FFFFFF" w:themeFill="background1"/>
          </w:tcPr>
          <w:p w14:paraId="4A0935BB" w14:textId="776C9B08" w:rsidR="004D2981" w:rsidRPr="00AE4266" w:rsidRDefault="004D2981">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Stop measuring the voltage-transient of Pgood</w:t>
            </w:r>
            <w:r w:rsidR="00F81DF1">
              <w:rPr>
                <w:rFonts w:cstheme="minorHAnsi"/>
                <w:szCs w:val="20"/>
              </w:rPr>
              <w:t>, En</w:t>
            </w:r>
            <w:r w:rsidRPr="00AE4266">
              <w:rPr>
                <w:rFonts w:cstheme="minorHAnsi"/>
                <w:szCs w:val="20"/>
              </w:rPr>
              <w:t xml:space="preserve"> and Load</w:t>
            </w:r>
          </w:p>
        </w:tc>
      </w:tr>
      <w:tr w:rsidR="004D2981" w:rsidRPr="00AE4266" w14:paraId="00588499"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004896D3" w14:textId="77777777" w:rsidR="004D2981" w:rsidRPr="00AE4266" w:rsidRDefault="004D2981" w:rsidP="009A7330">
            <w:pPr>
              <w:pStyle w:val="Table-small"/>
              <w:numPr>
                <w:ilvl w:val="0"/>
                <w:numId w:val="34"/>
              </w:numPr>
              <w:rPr>
                <w:rFonts w:cstheme="minorHAnsi"/>
                <w:b w:val="0"/>
                <w:bCs w:val="0"/>
                <w:szCs w:val="20"/>
              </w:rPr>
            </w:pPr>
          </w:p>
        </w:tc>
        <w:tc>
          <w:tcPr>
            <w:tcW w:w="8658" w:type="dxa"/>
            <w:gridSpan w:val="5"/>
            <w:shd w:val="clear" w:color="auto" w:fill="FFFFFF" w:themeFill="background1"/>
          </w:tcPr>
          <w:p w14:paraId="7169BBDA" w14:textId="2C6551B4" w:rsidR="004D2981" w:rsidRPr="00AE4266" w:rsidRDefault="004D2981">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Log the voltage </w:t>
            </w:r>
            <w:r w:rsidR="00730ACC">
              <w:rPr>
                <w:rFonts w:cstheme="minorHAnsi"/>
                <w:szCs w:val="20"/>
              </w:rPr>
              <w:t xml:space="preserve">at node </w:t>
            </w:r>
            <w:r w:rsidRPr="00AE4266">
              <w:rPr>
                <w:rFonts w:cstheme="minorHAnsi"/>
                <w:szCs w:val="20"/>
              </w:rPr>
              <w:t>Load</w:t>
            </w:r>
            <w:r w:rsidR="00730ACC">
              <w:rPr>
                <w:rFonts w:cstheme="minorHAnsi"/>
                <w:szCs w:val="20"/>
              </w:rPr>
              <w:t xml:space="preserve"> when Pgood is asserted and the startup time</w:t>
            </w:r>
          </w:p>
        </w:tc>
      </w:tr>
      <w:tr w:rsidR="00817FE3" w:rsidRPr="00AE4266" w14:paraId="575125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0786BEC4" w14:textId="77777777" w:rsidR="00817FE3" w:rsidRPr="00AE4266" w:rsidRDefault="00817FE3">
            <w:pPr>
              <w:pStyle w:val="Table-small"/>
              <w:rPr>
                <w:rFonts w:cstheme="minorHAnsi"/>
                <w:szCs w:val="20"/>
              </w:rPr>
            </w:pPr>
            <w:r w:rsidRPr="00AE4266">
              <w:rPr>
                <w:rFonts w:cstheme="minorHAnsi"/>
                <w:color w:val="FFFFFF" w:themeColor="background1"/>
                <w:sz w:val="22"/>
                <w:szCs w:val="22"/>
              </w:rPr>
              <w:t>Notes</w:t>
            </w:r>
          </w:p>
        </w:tc>
      </w:tr>
      <w:tr w:rsidR="00817FE3" w:rsidRPr="00AE4266" w14:paraId="4E4DB4E7"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5F1546E5" w14:textId="77777777" w:rsidR="00817FE3" w:rsidRPr="00AE4266" w:rsidRDefault="00817FE3">
            <w:pPr>
              <w:pStyle w:val="Table-small"/>
              <w:rPr>
                <w:rFonts w:cstheme="minorHAnsi"/>
                <w:b w:val="0"/>
                <w:bCs w:val="0"/>
                <w:szCs w:val="20"/>
              </w:rPr>
            </w:pPr>
          </w:p>
        </w:tc>
      </w:tr>
      <w:tr w:rsidR="00817FE3" w:rsidRPr="00AE4266" w14:paraId="2E067B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1621E979" w14:textId="77777777" w:rsidR="00817FE3" w:rsidRPr="00AE4266" w:rsidRDefault="00817FE3">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817FE3" w:rsidRPr="00AE4266" w14:paraId="399BEE6F"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C5C2C2" w:themeFill="accent3" w:themeFillTint="66"/>
          </w:tcPr>
          <w:p w14:paraId="49BC042F" w14:textId="77777777" w:rsidR="00817FE3" w:rsidRPr="00AE4266" w:rsidRDefault="00817FE3">
            <w:pPr>
              <w:pStyle w:val="Table-small"/>
              <w:rPr>
                <w:rFonts w:cstheme="minorHAnsi"/>
                <w:szCs w:val="20"/>
              </w:rPr>
            </w:pPr>
            <w:r w:rsidRPr="00AE4266">
              <w:rPr>
                <w:rFonts w:cstheme="minorHAnsi"/>
                <w:sz w:val="22"/>
                <w:szCs w:val="22"/>
              </w:rPr>
              <w:t xml:space="preserve">ID </w:t>
            </w:r>
          </w:p>
        </w:tc>
        <w:tc>
          <w:tcPr>
            <w:tcW w:w="4654" w:type="dxa"/>
            <w:shd w:val="clear" w:color="auto" w:fill="C5C2C2" w:themeFill="accent3" w:themeFillTint="66"/>
          </w:tcPr>
          <w:p w14:paraId="4CF96B7F" w14:textId="77777777" w:rsidR="00817FE3" w:rsidRPr="00AE4266" w:rsidRDefault="00817FE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923" w:type="dxa"/>
            <w:shd w:val="clear" w:color="auto" w:fill="C5C2C2" w:themeFill="accent3" w:themeFillTint="66"/>
          </w:tcPr>
          <w:p w14:paraId="179DBA9C" w14:textId="77777777" w:rsidR="00817FE3" w:rsidRPr="00AE4266" w:rsidRDefault="00817FE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1213" w:type="dxa"/>
            <w:shd w:val="clear" w:color="auto" w:fill="C5C2C2" w:themeFill="accent3" w:themeFillTint="66"/>
          </w:tcPr>
          <w:p w14:paraId="190CB37D" w14:textId="77777777" w:rsidR="00817FE3" w:rsidRPr="00AE4266" w:rsidRDefault="00817FE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730" w:type="dxa"/>
            <w:shd w:val="clear" w:color="auto" w:fill="C5C2C2" w:themeFill="accent3" w:themeFillTint="66"/>
          </w:tcPr>
          <w:p w14:paraId="174E7A76" w14:textId="77777777" w:rsidR="00817FE3" w:rsidRPr="00AE4266" w:rsidRDefault="00817FE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1138" w:type="dxa"/>
            <w:shd w:val="clear" w:color="auto" w:fill="C5C2C2" w:themeFill="accent3" w:themeFillTint="66"/>
          </w:tcPr>
          <w:p w14:paraId="38BCAF40" w14:textId="77777777" w:rsidR="00817FE3" w:rsidRPr="00AE4266" w:rsidRDefault="00817FE3">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817FE3" w:rsidRPr="00AE4266" w14:paraId="5F203E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00BC5352" w14:textId="33E4AC5F" w:rsidR="00817FE3" w:rsidRPr="00AE4266" w:rsidRDefault="007824CD">
            <w:pPr>
              <w:pStyle w:val="Table-small"/>
            </w:pPr>
            <w:r>
              <w:lastRenderedPageBreak/>
              <w:t>M002</w:t>
            </w:r>
            <w:r w:rsidR="0032760B">
              <w:t>3</w:t>
            </w:r>
          </w:p>
        </w:tc>
        <w:tc>
          <w:tcPr>
            <w:tcW w:w="4654" w:type="dxa"/>
            <w:shd w:val="clear" w:color="auto" w:fill="FFFFFF" w:themeFill="background1"/>
          </w:tcPr>
          <w:p w14:paraId="53D52683" w14:textId="33C838F9" w:rsidR="00817FE3" w:rsidRPr="00AE4266" w:rsidRDefault="00CF5D6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V_Start</w:t>
            </w:r>
          </w:p>
        </w:tc>
        <w:tc>
          <w:tcPr>
            <w:tcW w:w="923" w:type="dxa"/>
            <w:shd w:val="clear" w:color="auto" w:fill="FFFFFF" w:themeFill="background1"/>
          </w:tcPr>
          <w:p w14:paraId="3333527F" w14:textId="0BC37628" w:rsidR="00817FE3" w:rsidRPr="00AE4266" w:rsidRDefault="00CF5D6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V</w:t>
            </w:r>
          </w:p>
        </w:tc>
        <w:tc>
          <w:tcPr>
            <w:tcW w:w="1213" w:type="dxa"/>
            <w:shd w:val="clear" w:color="auto" w:fill="FFFFFF" w:themeFill="background1"/>
          </w:tcPr>
          <w:p w14:paraId="52F0AE73" w14:textId="77777777" w:rsidR="00817FE3" w:rsidRPr="00AE4266" w:rsidRDefault="00817FE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730" w:type="dxa"/>
            <w:shd w:val="clear" w:color="auto" w:fill="FFFFFF" w:themeFill="background1"/>
          </w:tcPr>
          <w:p w14:paraId="76614339" w14:textId="7169FCD9" w:rsidR="00817FE3" w:rsidRPr="00AE4266" w:rsidRDefault="00817FE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138" w:type="dxa"/>
            <w:shd w:val="clear" w:color="auto" w:fill="FFFFFF" w:themeFill="background1"/>
          </w:tcPr>
          <w:p w14:paraId="0C5CCC8F" w14:textId="77777777" w:rsidR="00817FE3" w:rsidRPr="00AE4266" w:rsidRDefault="00817FE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2F12DE" w:rsidRPr="00AE4266" w14:paraId="427A3D72"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032C2C87" w14:textId="5FFE49E2" w:rsidR="002F12DE" w:rsidRPr="00AE4266" w:rsidRDefault="007824CD" w:rsidP="002F12DE">
            <w:pPr>
              <w:pStyle w:val="Table-small"/>
            </w:pPr>
            <w:r>
              <w:t>M002</w:t>
            </w:r>
            <w:r w:rsidR="0032760B">
              <w:t>4</w:t>
            </w:r>
          </w:p>
        </w:tc>
        <w:tc>
          <w:tcPr>
            <w:tcW w:w="4654" w:type="dxa"/>
            <w:shd w:val="clear" w:color="auto" w:fill="FFFFFF" w:themeFill="background1"/>
          </w:tcPr>
          <w:p w14:paraId="50B4F9CE" w14:textId="1A47F86D" w:rsidR="002F12DE" w:rsidRPr="00AE4266" w:rsidRDefault="00730ACC" w:rsidP="002F12D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t</w:t>
            </w:r>
            <w:r w:rsidR="002F12DE" w:rsidRPr="00AE4266">
              <w:rPr>
                <w:rFonts w:cstheme="minorHAnsi"/>
                <w:szCs w:val="20"/>
              </w:rPr>
              <w:t>_Star</w:t>
            </w:r>
            <w:r>
              <w:rPr>
                <w:rFonts w:cstheme="minorHAnsi"/>
                <w:szCs w:val="20"/>
              </w:rPr>
              <w:t>t</w:t>
            </w:r>
          </w:p>
        </w:tc>
        <w:tc>
          <w:tcPr>
            <w:tcW w:w="923" w:type="dxa"/>
            <w:shd w:val="clear" w:color="auto" w:fill="FFFFFF" w:themeFill="background1"/>
          </w:tcPr>
          <w:p w14:paraId="49E0279C" w14:textId="5BF47C0F" w:rsidR="002F12DE" w:rsidRPr="00AE4266" w:rsidRDefault="00730ACC" w:rsidP="002F12D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s</w:t>
            </w:r>
          </w:p>
        </w:tc>
        <w:tc>
          <w:tcPr>
            <w:tcW w:w="1213" w:type="dxa"/>
            <w:shd w:val="clear" w:color="auto" w:fill="FFFFFF" w:themeFill="background1"/>
          </w:tcPr>
          <w:p w14:paraId="375C5900" w14:textId="77777777" w:rsidR="002F12DE" w:rsidRPr="00AE4266" w:rsidRDefault="002F12DE" w:rsidP="002F12D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730" w:type="dxa"/>
            <w:shd w:val="clear" w:color="auto" w:fill="FFFFFF" w:themeFill="background1"/>
          </w:tcPr>
          <w:p w14:paraId="6CCF19DB" w14:textId="77777777" w:rsidR="002F12DE" w:rsidRPr="00AE4266" w:rsidRDefault="002F12DE" w:rsidP="002F12D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138" w:type="dxa"/>
            <w:shd w:val="clear" w:color="auto" w:fill="FFFFFF" w:themeFill="background1"/>
          </w:tcPr>
          <w:p w14:paraId="601FE3FD" w14:textId="77777777" w:rsidR="002F12DE" w:rsidRPr="00AE4266" w:rsidRDefault="002F12DE" w:rsidP="002F12DE">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bl>
    <w:p w14:paraId="23A7D67E" w14:textId="78F7B70E" w:rsidR="00817FE3" w:rsidRDefault="007824CD" w:rsidP="00E3694A">
      <w:pPr>
        <w:pStyle w:val="Heading2"/>
        <w:rPr>
          <w:lang w:eastAsia="en-US"/>
        </w:rPr>
      </w:pPr>
      <w:bookmarkStart w:id="180" w:name="_Ref196481732"/>
      <w:bookmarkStart w:id="181" w:name="_Toc211426749"/>
      <w:r>
        <w:t>T001</w:t>
      </w:r>
      <w:r w:rsidR="000A6793">
        <w:t>3</w:t>
      </w:r>
      <w:r w:rsidR="00FA3CD6">
        <w:t xml:space="preserve">: </w:t>
      </w:r>
      <w:r w:rsidR="00E3694A">
        <w:rPr>
          <w:lang w:eastAsia="en-US"/>
        </w:rPr>
        <w:t xml:space="preserve">Inv_Enable </w:t>
      </w:r>
      <w:r w:rsidR="00332F95">
        <w:rPr>
          <w:lang w:eastAsia="en-US"/>
        </w:rPr>
        <w:t>functionality</w:t>
      </w:r>
      <w:bookmarkEnd w:id="180"/>
      <w:bookmarkEnd w:id="181"/>
    </w:p>
    <w:p w14:paraId="2DCA1D28" w14:textId="47CF3147" w:rsidR="00332F95" w:rsidRDefault="00332F95" w:rsidP="00332F95">
      <w:pPr>
        <w:pStyle w:val="Caption"/>
        <w:keepNext/>
      </w:pPr>
      <w:bookmarkStart w:id="182" w:name="_Toc211426694"/>
      <w:r>
        <w:t xml:space="preserve">Table </w:t>
      </w:r>
      <w:r>
        <w:fldChar w:fldCharType="begin"/>
      </w:r>
      <w:r>
        <w:instrText xml:space="preserve"> SEQ Table \* ARABIC </w:instrText>
      </w:r>
      <w:r>
        <w:fldChar w:fldCharType="separate"/>
      </w:r>
      <w:r w:rsidR="00F93DF5">
        <w:rPr>
          <w:noProof/>
        </w:rPr>
        <w:t>24</w:t>
      </w:r>
      <w:r>
        <w:fldChar w:fldCharType="end"/>
      </w:r>
      <w:r>
        <w:t xml:space="preserve">: </w:t>
      </w:r>
      <w:r>
        <w:fldChar w:fldCharType="begin"/>
      </w:r>
      <w:r>
        <w:instrText xml:space="preserve"> REF _Ref196481732 </w:instrText>
      </w:r>
      <w:r>
        <w:fldChar w:fldCharType="separate"/>
      </w:r>
      <w:r>
        <w:t>Inv_Enable functionality</w:t>
      </w:r>
      <w:r>
        <w:fldChar w:fldCharType="end"/>
      </w:r>
      <w:r>
        <w:t xml:space="preserve"> overview</w:t>
      </w:r>
      <w:bookmarkEnd w:id="182"/>
    </w:p>
    <w:tbl>
      <w:tblPr>
        <w:tblStyle w:val="GridTable4-Accent3"/>
        <w:tblW w:w="9776" w:type="dxa"/>
        <w:tblLook w:val="04A0" w:firstRow="1" w:lastRow="0" w:firstColumn="1" w:lastColumn="0" w:noHBand="0" w:noVBand="1"/>
      </w:tblPr>
      <w:tblGrid>
        <w:gridCol w:w="1118"/>
        <w:gridCol w:w="4654"/>
        <w:gridCol w:w="923"/>
        <w:gridCol w:w="1213"/>
        <w:gridCol w:w="730"/>
        <w:gridCol w:w="1138"/>
      </w:tblGrid>
      <w:tr w:rsidR="00332F95" w:rsidRPr="00AE4266" w14:paraId="4008189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0E0DBC93" w14:textId="77777777" w:rsidR="00332F95" w:rsidRPr="00AE4266" w:rsidRDefault="00332F95">
            <w:pPr>
              <w:pStyle w:val="Table-small"/>
              <w:rPr>
                <w:rFonts w:cstheme="minorHAnsi"/>
                <w:sz w:val="22"/>
                <w:szCs w:val="18"/>
              </w:rPr>
            </w:pPr>
            <w:r w:rsidRPr="00AE4266">
              <w:rPr>
                <w:rFonts w:cstheme="minorHAnsi"/>
                <w:sz w:val="22"/>
                <w:szCs w:val="18"/>
              </w:rPr>
              <w:t xml:space="preserve">Test Description </w:t>
            </w:r>
          </w:p>
        </w:tc>
      </w:tr>
      <w:tr w:rsidR="00332F95" w:rsidRPr="00AE4266" w14:paraId="38FEAE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11A318E4" w14:textId="15B7D797" w:rsidR="00332F95" w:rsidRPr="00AE4266" w:rsidRDefault="00DE2895">
            <w:pPr>
              <w:pStyle w:val="Table-small"/>
              <w:rPr>
                <w:rFonts w:cstheme="minorHAnsi"/>
                <w:b w:val="0"/>
              </w:rPr>
            </w:pPr>
            <w:r>
              <w:rPr>
                <w:rFonts w:cstheme="minorHAnsi"/>
                <w:b w:val="0"/>
                <w:bCs w:val="0"/>
              </w:rPr>
              <w:t>Check that the functionality of En can be inverted using Inv_Enable</w:t>
            </w:r>
          </w:p>
        </w:tc>
      </w:tr>
      <w:tr w:rsidR="00332F95" w:rsidRPr="00AE4266" w14:paraId="228CFE79"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1D8215DA" w14:textId="77777777" w:rsidR="00332F95" w:rsidRPr="00AE4266" w:rsidRDefault="00332F95">
            <w:pPr>
              <w:pStyle w:val="Table-small"/>
              <w:rPr>
                <w:rFonts w:cstheme="minorHAnsi"/>
              </w:rPr>
            </w:pPr>
            <w:r w:rsidRPr="00AE4266">
              <w:rPr>
                <w:rFonts w:cstheme="minorHAnsi"/>
                <w:color w:val="FFFFFF" w:themeColor="background1"/>
                <w:sz w:val="22"/>
                <w:szCs w:val="18"/>
              </w:rPr>
              <w:t>Test Configuration</w:t>
            </w:r>
          </w:p>
        </w:tc>
      </w:tr>
      <w:tr w:rsidR="00332F95" w:rsidRPr="00AE4266" w14:paraId="11C1C8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40AB96B7" w14:textId="22700BF0" w:rsidR="00332F95" w:rsidRPr="00AE4266" w:rsidRDefault="00332F95" w:rsidP="00AC533A">
            <w:pPr>
              <w:pStyle w:val="Table-small"/>
              <w:rPr>
                <w:rFonts w:cstheme="minorHAnsi"/>
                <w:b w:val="0"/>
                <w:bCs w:val="0"/>
              </w:rPr>
            </w:pPr>
          </w:p>
        </w:tc>
      </w:tr>
      <w:tr w:rsidR="00332F95" w:rsidRPr="00AE4266" w14:paraId="4E63BD92"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522AC8BC" w14:textId="77777777" w:rsidR="00332F95" w:rsidRPr="00AE4266" w:rsidRDefault="00332F95">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332F95" w:rsidRPr="00AE4266" w14:paraId="516E52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636C6BBE" w14:textId="15829FED" w:rsidR="00332F95" w:rsidRPr="006156CC" w:rsidRDefault="00332F95" w:rsidP="006156CC">
            <w:pPr>
              <w:spacing w:before="20" w:after="20"/>
            </w:pPr>
          </w:p>
        </w:tc>
      </w:tr>
      <w:tr w:rsidR="00332F95" w:rsidRPr="00AE4266" w14:paraId="2E12DC49"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106C840F" w14:textId="77777777" w:rsidR="00332F95" w:rsidRPr="00AE4266" w:rsidRDefault="00332F95">
            <w:pPr>
              <w:spacing w:before="20" w:after="20"/>
              <w:rPr>
                <w:sz w:val="20"/>
                <w:szCs w:val="14"/>
              </w:rPr>
            </w:pPr>
            <w:r w:rsidRPr="00AE4266">
              <w:rPr>
                <w:rFonts w:cstheme="minorHAnsi"/>
                <w:color w:val="FFFFFF" w:themeColor="background1"/>
                <w:szCs w:val="18"/>
              </w:rPr>
              <w:t>Test Conditions</w:t>
            </w:r>
          </w:p>
        </w:tc>
      </w:tr>
      <w:tr w:rsidR="00332F95" w:rsidRPr="00AE4266" w14:paraId="37ED19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2499B623" w14:textId="446A0713" w:rsidR="00332F95" w:rsidRPr="00AE4266" w:rsidRDefault="00332F95">
            <w:pPr>
              <w:spacing w:before="20" w:after="20"/>
              <w:rPr>
                <w:sz w:val="20"/>
                <w:szCs w:val="14"/>
                <w:highlight w:val="cyan"/>
              </w:rPr>
            </w:pPr>
          </w:p>
        </w:tc>
      </w:tr>
      <w:tr w:rsidR="00332F95" w:rsidRPr="00AE4266" w14:paraId="3794BACA"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1DF76970" w14:textId="77777777" w:rsidR="00332F95" w:rsidRPr="00AE4266" w:rsidRDefault="00332F95">
            <w:pPr>
              <w:spacing w:before="20" w:after="20"/>
              <w:rPr>
                <w:sz w:val="20"/>
                <w:szCs w:val="14"/>
              </w:rPr>
            </w:pPr>
            <w:r w:rsidRPr="00AE4266">
              <w:rPr>
                <w:rFonts w:cstheme="minorHAnsi"/>
                <w:color w:val="FFFFFF" w:themeColor="background1"/>
                <w:szCs w:val="18"/>
              </w:rPr>
              <w:t>Environmental conditions</w:t>
            </w:r>
            <w:r w:rsidRPr="00AE4266">
              <w:rPr>
                <w:sz w:val="20"/>
                <w:szCs w:val="14"/>
              </w:rPr>
              <w:t xml:space="preserve"> </w:t>
            </w:r>
          </w:p>
        </w:tc>
      </w:tr>
      <w:tr w:rsidR="00332F95" w:rsidRPr="00AE4266" w14:paraId="16EA8F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5FCEADB3" w14:textId="77777777" w:rsidR="00332F95" w:rsidRPr="00AE4266" w:rsidRDefault="00332F95">
            <w:pPr>
              <w:spacing w:before="20" w:after="20"/>
              <w:rPr>
                <w:b w:val="0"/>
                <w:bCs w:val="0"/>
                <w:sz w:val="20"/>
                <w:szCs w:val="14"/>
              </w:rPr>
            </w:pPr>
          </w:p>
        </w:tc>
      </w:tr>
      <w:tr w:rsidR="00332F95" w:rsidRPr="00AE4266" w14:paraId="52A3802F"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3F8E56C4" w14:textId="77777777" w:rsidR="00332F95" w:rsidRPr="00AE4266" w:rsidRDefault="00332F95">
            <w:pPr>
              <w:pStyle w:val="Table-small"/>
              <w:rPr>
                <w:rFonts w:cstheme="minorHAnsi"/>
                <w:sz w:val="22"/>
                <w:szCs w:val="18"/>
              </w:rPr>
            </w:pPr>
            <w:r w:rsidRPr="00AE4266">
              <w:rPr>
                <w:rFonts w:cstheme="minorHAnsi"/>
                <w:color w:val="FFFFFF" w:themeColor="background1"/>
                <w:sz w:val="22"/>
                <w:szCs w:val="18"/>
              </w:rPr>
              <w:t>Test Procedure</w:t>
            </w:r>
          </w:p>
        </w:tc>
      </w:tr>
      <w:tr w:rsidR="002455C0" w:rsidRPr="00AE4266" w14:paraId="1F58E085" w14:textId="77777777" w:rsidTr="00245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C5C2C2" w:themeFill="accent3" w:themeFillTint="66"/>
          </w:tcPr>
          <w:p w14:paraId="657962E3" w14:textId="77777777" w:rsidR="002455C0" w:rsidRPr="00AE4266" w:rsidRDefault="002455C0">
            <w:pPr>
              <w:pStyle w:val="Table-small"/>
              <w:rPr>
                <w:rFonts w:cstheme="minorHAnsi"/>
                <w:sz w:val="22"/>
                <w:szCs w:val="18"/>
              </w:rPr>
            </w:pPr>
            <w:r w:rsidRPr="00AE4266">
              <w:rPr>
                <w:rFonts w:cstheme="minorHAnsi"/>
                <w:sz w:val="22"/>
                <w:szCs w:val="18"/>
              </w:rPr>
              <w:t>Step</w:t>
            </w:r>
          </w:p>
        </w:tc>
        <w:tc>
          <w:tcPr>
            <w:tcW w:w="5577" w:type="dxa"/>
            <w:gridSpan w:val="2"/>
            <w:shd w:val="clear" w:color="auto" w:fill="C5C2C2" w:themeFill="accent3" w:themeFillTint="66"/>
          </w:tcPr>
          <w:p w14:paraId="203E7A49" w14:textId="77777777" w:rsidR="002455C0" w:rsidRPr="00AE4266" w:rsidRDefault="002455C0">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c>
          <w:tcPr>
            <w:tcW w:w="1213" w:type="dxa"/>
            <w:shd w:val="clear" w:color="auto" w:fill="C5C2C2" w:themeFill="accent3" w:themeFillTint="66"/>
          </w:tcPr>
          <w:p w14:paraId="557741A0" w14:textId="409C19B4" w:rsidR="002455C0" w:rsidRPr="00AE4266" w:rsidRDefault="002455C0">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En state</w:t>
            </w:r>
          </w:p>
        </w:tc>
        <w:tc>
          <w:tcPr>
            <w:tcW w:w="1868" w:type="dxa"/>
            <w:gridSpan w:val="2"/>
            <w:shd w:val="clear" w:color="auto" w:fill="C5C2C2" w:themeFill="accent3" w:themeFillTint="66"/>
          </w:tcPr>
          <w:p w14:paraId="74348ED8" w14:textId="6230304C" w:rsidR="002455C0" w:rsidRPr="00AE4266" w:rsidRDefault="002455C0">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Inv_En state</w:t>
            </w:r>
          </w:p>
        </w:tc>
      </w:tr>
      <w:tr w:rsidR="002455C0" w:rsidRPr="00AE4266" w14:paraId="291A2925" w14:textId="77777777" w:rsidTr="002455C0">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2FA9FF19" w14:textId="77777777" w:rsidR="002455C0" w:rsidRPr="00AE4266" w:rsidRDefault="002455C0" w:rsidP="004D0273">
            <w:pPr>
              <w:pStyle w:val="Table-small"/>
              <w:numPr>
                <w:ilvl w:val="0"/>
                <w:numId w:val="36"/>
              </w:numPr>
              <w:rPr>
                <w:rFonts w:cstheme="minorHAnsi"/>
                <w:b w:val="0"/>
                <w:bCs w:val="0"/>
                <w:szCs w:val="20"/>
              </w:rPr>
            </w:pPr>
          </w:p>
        </w:tc>
        <w:tc>
          <w:tcPr>
            <w:tcW w:w="5577" w:type="dxa"/>
            <w:gridSpan w:val="2"/>
            <w:shd w:val="clear" w:color="auto" w:fill="FFFFFF" w:themeFill="background1"/>
          </w:tcPr>
          <w:p w14:paraId="48EAE78E" w14:textId="77777777" w:rsidR="002455C0" w:rsidRPr="00AE4266" w:rsidRDefault="002455C0" w:rsidP="00CF456C">
            <w:pPr>
              <w:pStyle w:val="Table-small"/>
              <w:cnfStyle w:val="000000000000" w:firstRow="0" w:lastRow="0" w:firstColumn="0" w:lastColumn="0" w:oddVBand="0" w:evenVBand="0" w:oddHBand="0" w:evenHBand="0" w:firstRowFirstColumn="0" w:firstRowLastColumn="0" w:lastRowFirstColumn="0" w:lastRowLastColumn="0"/>
            </w:pPr>
            <w:r w:rsidRPr="00AE4266">
              <w:t xml:space="preserve">Start from </w:t>
            </w:r>
            <w:r w:rsidRPr="00AE4266">
              <w:fldChar w:fldCharType="begin"/>
            </w:r>
            <w:r w:rsidRPr="00AE4266">
              <w:instrText xml:space="preserve"> REF  routine_park \h  \* MERGEFORMAT </w:instrText>
            </w:r>
            <w:r w:rsidRPr="00AE4266">
              <w:fldChar w:fldCharType="separate"/>
            </w:r>
            <w:r w:rsidRPr="00AE4266">
              <w:t>Park state</w:t>
            </w:r>
            <w:r w:rsidRPr="00AE4266">
              <w:fldChar w:fldCharType="end"/>
            </w:r>
          </w:p>
        </w:tc>
        <w:tc>
          <w:tcPr>
            <w:tcW w:w="1213" w:type="dxa"/>
            <w:shd w:val="clear" w:color="auto" w:fill="FFFFFF" w:themeFill="background1"/>
          </w:tcPr>
          <w:p w14:paraId="4FBCD207" w14:textId="77777777" w:rsidR="002455C0" w:rsidRPr="00AE4266" w:rsidRDefault="002455C0" w:rsidP="00CF456C">
            <w:pPr>
              <w:pStyle w:val="Table-small"/>
              <w:cnfStyle w:val="000000000000" w:firstRow="0" w:lastRow="0" w:firstColumn="0" w:lastColumn="0" w:oddVBand="0" w:evenVBand="0" w:oddHBand="0" w:evenHBand="0" w:firstRowFirstColumn="0" w:firstRowLastColumn="0" w:lastRowFirstColumn="0" w:lastRowLastColumn="0"/>
            </w:pPr>
          </w:p>
        </w:tc>
        <w:tc>
          <w:tcPr>
            <w:tcW w:w="1868" w:type="dxa"/>
            <w:gridSpan w:val="2"/>
            <w:shd w:val="clear" w:color="auto" w:fill="FFFFFF" w:themeFill="background1"/>
          </w:tcPr>
          <w:p w14:paraId="1D7B9545" w14:textId="4DD06B9A" w:rsidR="002455C0" w:rsidRPr="00AE4266" w:rsidRDefault="002455C0" w:rsidP="00CF456C">
            <w:pPr>
              <w:pStyle w:val="Table-small"/>
              <w:cnfStyle w:val="000000000000" w:firstRow="0" w:lastRow="0" w:firstColumn="0" w:lastColumn="0" w:oddVBand="0" w:evenVBand="0" w:oddHBand="0" w:evenHBand="0" w:firstRowFirstColumn="0" w:firstRowLastColumn="0" w:lastRowFirstColumn="0" w:lastRowLastColumn="0"/>
            </w:pPr>
          </w:p>
        </w:tc>
      </w:tr>
      <w:tr w:rsidR="002455C0" w:rsidRPr="00AE4266" w14:paraId="3C3A20C2" w14:textId="77777777" w:rsidTr="00245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2CCA92BD" w14:textId="77777777" w:rsidR="002455C0" w:rsidRPr="00AE4266" w:rsidRDefault="002455C0" w:rsidP="004D0273">
            <w:pPr>
              <w:pStyle w:val="Table-small"/>
              <w:numPr>
                <w:ilvl w:val="0"/>
                <w:numId w:val="36"/>
              </w:numPr>
              <w:rPr>
                <w:rFonts w:cstheme="minorHAnsi"/>
                <w:b w:val="0"/>
                <w:bCs w:val="0"/>
                <w:szCs w:val="20"/>
              </w:rPr>
            </w:pPr>
          </w:p>
        </w:tc>
        <w:tc>
          <w:tcPr>
            <w:tcW w:w="5577" w:type="dxa"/>
            <w:gridSpan w:val="2"/>
            <w:shd w:val="clear" w:color="auto" w:fill="FFFFFF" w:themeFill="background1"/>
          </w:tcPr>
          <w:p w14:paraId="3BE50105" w14:textId="77777777" w:rsidR="002455C0" w:rsidRPr="00AE4266" w:rsidRDefault="002455C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Wait 10 ms</w:t>
            </w:r>
          </w:p>
        </w:tc>
        <w:tc>
          <w:tcPr>
            <w:tcW w:w="1213" w:type="dxa"/>
            <w:shd w:val="clear" w:color="auto" w:fill="FFFFFF" w:themeFill="background1"/>
          </w:tcPr>
          <w:p w14:paraId="586A942B" w14:textId="77777777" w:rsidR="002455C0" w:rsidRPr="00AE4266" w:rsidRDefault="002455C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868" w:type="dxa"/>
            <w:gridSpan w:val="2"/>
            <w:shd w:val="clear" w:color="auto" w:fill="FFFFFF" w:themeFill="background1"/>
          </w:tcPr>
          <w:p w14:paraId="726C34FF" w14:textId="4B9CC627" w:rsidR="002455C0" w:rsidRPr="00AE4266" w:rsidRDefault="002455C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2455C0" w:rsidRPr="00AE4266" w14:paraId="59511234" w14:textId="77777777" w:rsidTr="002455C0">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76AF7ED3" w14:textId="77777777" w:rsidR="002455C0" w:rsidRPr="00AE4266" w:rsidRDefault="002455C0" w:rsidP="004D0273">
            <w:pPr>
              <w:pStyle w:val="Table-small"/>
              <w:numPr>
                <w:ilvl w:val="0"/>
                <w:numId w:val="36"/>
              </w:numPr>
              <w:rPr>
                <w:rFonts w:cstheme="minorHAnsi"/>
                <w:b w:val="0"/>
                <w:bCs w:val="0"/>
                <w:szCs w:val="20"/>
              </w:rPr>
            </w:pPr>
          </w:p>
        </w:tc>
        <w:tc>
          <w:tcPr>
            <w:tcW w:w="5577" w:type="dxa"/>
            <w:gridSpan w:val="2"/>
            <w:shd w:val="clear" w:color="auto" w:fill="FFFFFF" w:themeFill="background1"/>
          </w:tcPr>
          <w:p w14:paraId="68EC9253" w14:textId="77777777" w:rsidR="002455C0" w:rsidRDefault="002455C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Read Pgood state</w:t>
            </w:r>
          </w:p>
        </w:tc>
        <w:tc>
          <w:tcPr>
            <w:tcW w:w="1213" w:type="dxa"/>
            <w:shd w:val="clear" w:color="auto" w:fill="FFFFFF" w:themeFill="background1"/>
          </w:tcPr>
          <w:p w14:paraId="0E2CA08F" w14:textId="4685AC5A" w:rsidR="002455C0" w:rsidRDefault="002D42F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w:t>
            </w:r>
          </w:p>
        </w:tc>
        <w:tc>
          <w:tcPr>
            <w:tcW w:w="1868" w:type="dxa"/>
            <w:gridSpan w:val="2"/>
            <w:shd w:val="clear" w:color="auto" w:fill="FFFFFF" w:themeFill="background1"/>
          </w:tcPr>
          <w:p w14:paraId="45A15545" w14:textId="1131E592" w:rsidR="002455C0" w:rsidRDefault="002D42F7">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w:t>
            </w:r>
          </w:p>
        </w:tc>
      </w:tr>
      <w:tr w:rsidR="002455C0" w:rsidRPr="00AE4266" w14:paraId="49410905" w14:textId="77777777" w:rsidTr="00245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5DCFE383" w14:textId="77777777" w:rsidR="002455C0" w:rsidRPr="00AE4266" w:rsidRDefault="002455C0" w:rsidP="00C314F4">
            <w:pPr>
              <w:pStyle w:val="Table-small"/>
              <w:numPr>
                <w:ilvl w:val="0"/>
                <w:numId w:val="36"/>
              </w:numPr>
              <w:rPr>
                <w:rFonts w:cstheme="minorHAnsi"/>
                <w:b w:val="0"/>
                <w:bCs w:val="0"/>
                <w:szCs w:val="20"/>
              </w:rPr>
            </w:pPr>
          </w:p>
        </w:tc>
        <w:tc>
          <w:tcPr>
            <w:tcW w:w="5577" w:type="dxa"/>
            <w:gridSpan w:val="2"/>
            <w:shd w:val="clear" w:color="auto" w:fill="FFFFFF" w:themeFill="background1"/>
          </w:tcPr>
          <w:p w14:paraId="551BD620" w14:textId="77777777" w:rsidR="002455C0" w:rsidRDefault="002455C0" w:rsidP="00C314F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Write 1 to En</w:t>
            </w:r>
          </w:p>
        </w:tc>
        <w:tc>
          <w:tcPr>
            <w:tcW w:w="1213" w:type="dxa"/>
            <w:shd w:val="clear" w:color="auto" w:fill="FFFFFF" w:themeFill="background1"/>
          </w:tcPr>
          <w:p w14:paraId="3BA37972" w14:textId="77777777" w:rsidR="002455C0" w:rsidRDefault="002455C0" w:rsidP="00C314F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868" w:type="dxa"/>
            <w:gridSpan w:val="2"/>
            <w:shd w:val="clear" w:color="auto" w:fill="FFFFFF" w:themeFill="background1"/>
          </w:tcPr>
          <w:p w14:paraId="0B57FAE6" w14:textId="174E8DD2" w:rsidR="002455C0" w:rsidRDefault="002455C0" w:rsidP="00C314F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2455C0" w:rsidRPr="00AE4266" w14:paraId="2BB1E671" w14:textId="77777777" w:rsidTr="002455C0">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076A8D34" w14:textId="77777777" w:rsidR="002455C0" w:rsidRPr="00AE4266" w:rsidRDefault="002455C0" w:rsidP="00C314F4">
            <w:pPr>
              <w:pStyle w:val="Table-small"/>
              <w:numPr>
                <w:ilvl w:val="0"/>
                <w:numId w:val="36"/>
              </w:numPr>
              <w:rPr>
                <w:rFonts w:cstheme="minorHAnsi"/>
                <w:b w:val="0"/>
                <w:bCs w:val="0"/>
                <w:szCs w:val="20"/>
              </w:rPr>
            </w:pPr>
          </w:p>
        </w:tc>
        <w:tc>
          <w:tcPr>
            <w:tcW w:w="5577" w:type="dxa"/>
            <w:gridSpan w:val="2"/>
            <w:shd w:val="clear" w:color="auto" w:fill="FFFFFF" w:themeFill="background1"/>
          </w:tcPr>
          <w:p w14:paraId="75BD9C6E" w14:textId="77777777" w:rsidR="002455C0" w:rsidRDefault="002455C0" w:rsidP="00C314F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Wait 10ms</w:t>
            </w:r>
          </w:p>
        </w:tc>
        <w:tc>
          <w:tcPr>
            <w:tcW w:w="1213" w:type="dxa"/>
            <w:shd w:val="clear" w:color="auto" w:fill="FFFFFF" w:themeFill="background1"/>
          </w:tcPr>
          <w:p w14:paraId="12574AA1" w14:textId="463AB068" w:rsidR="002455C0" w:rsidRDefault="002455C0" w:rsidP="00C314F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868" w:type="dxa"/>
            <w:gridSpan w:val="2"/>
            <w:shd w:val="clear" w:color="auto" w:fill="FFFFFF" w:themeFill="background1"/>
          </w:tcPr>
          <w:p w14:paraId="1DB7B545" w14:textId="548E5295" w:rsidR="002455C0" w:rsidRDefault="002455C0" w:rsidP="00C314F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C53012" w:rsidRPr="00AE4266" w14:paraId="22845D2D" w14:textId="77777777" w:rsidTr="00245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02E5A53E" w14:textId="77777777" w:rsidR="00C53012" w:rsidRPr="00AE4266" w:rsidRDefault="00C53012" w:rsidP="00C53012">
            <w:pPr>
              <w:pStyle w:val="Table-small"/>
              <w:numPr>
                <w:ilvl w:val="0"/>
                <w:numId w:val="36"/>
              </w:numPr>
              <w:rPr>
                <w:rFonts w:cstheme="minorHAnsi"/>
                <w:b w:val="0"/>
                <w:bCs w:val="0"/>
                <w:szCs w:val="20"/>
              </w:rPr>
            </w:pPr>
          </w:p>
        </w:tc>
        <w:tc>
          <w:tcPr>
            <w:tcW w:w="5577" w:type="dxa"/>
            <w:gridSpan w:val="2"/>
            <w:shd w:val="clear" w:color="auto" w:fill="FFFFFF" w:themeFill="background1"/>
          </w:tcPr>
          <w:p w14:paraId="4E223C63" w14:textId="49760FAB" w:rsidR="00C53012" w:rsidRDefault="00C53012" w:rsidP="00C5301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Read Pgood state</w:t>
            </w:r>
          </w:p>
        </w:tc>
        <w:tc>
          <w:tcPr>
            <w:tcW w:w="1213" w:type="dxa"/>
            <w:shd w:val="clear" w:color="auto" w:fill="FFFFFF" w:themeFill="background1"/>
          </w:tcPr>
          <w:p w14:paraId="1E30A2D5" w14:textId="1B19D62D" w:rsidR="00C53012" w:rsidRDefault="0026461E" w:rsidP="00C5301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w:t>
            </w:r>
          </w:p>
        </w:tc>
        <w:tc>
          <w:tcPr>
            <w:tcW w:w="1868" w:type="dxa"/>
            <w:gridSpan w:val="2"/>
            <w:shd w:val="clear" w:color="auto" w:fill="FFFFFF" w:themeFill="background1"/>
          </w:tcPr>
          <w:p w14:paraId="3F00F358" w14:textId="54FB0ABD" w:rsidR="00C53012" w:rsidRDefault="0026461E" w:rsidP="00C5301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w:t>
            </w:r>
          </w:p>
        </w:tc>
      </w:tr>
      <w:tr w:rsidR="00C53012" w:rsidRPr="00AE4266" w14:paraId="67886592" w14:textId="77777777" w:rsidTr="002455C0">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6BA9494E" w14:textId="77777777" w:rsidR="00C53012" w:rsidRPr="00AE4266" w:rsidRDefault="00C53012" w:rsidP="00C53012">
            <w:pPr>
              <w:pStyle w:val="Table-small"/>
              <w:numPr>
                <w:ilvl w:val="0"/>
                <w:numId w:val="36"/>
              </w:numPr>
              <w:rPr>
                <w:rFonts w:cstheme="minorHAnsi"/>
                <w:b w:val="0"/>
                <w:bCs w:val="0"/>
                <w:szCs w:val="20"/>
              </w:rPr>
            </w:pPr>
          </w:p>
        </w:tc>
        <w:tc>
          <w:tcPr>
            <w:tcW w:w="5577" w:type="dxa"/>
            <w:gridSpan w:val="2"/>
            <w:shd w:val="clear" w:color="auto" w:fill="FFFFFF" w:themeFill="background1"/>
          </w:tcPr>
          <w:p w14:paraId="1C560534" w14:textId="77777777" w:rsidR="00C53012" w:rsidRPr="00AE4266"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Write 1 to Inv_Enable</w:t>
            </w:r>
          </w:p>
        </w:tc>
        <w:tc>
          <w:tcPr>
            <w:tcW w:w="1213" w:type="dxa"/>
            <w:shd w:val="clear" w:color="auto" w:fill="FFFFFF" w:themeFill="background1"/>
          </w:tcPr>
          <w:p w14:paraId="4AA6160E" w14:textId="77777777" w:rsidR="00C53012" w:rsidRPr="00AE4266"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868" w:type="dxa"/>
            <w:gridSpan w:val="2"/>
            <w:shd w:val="clear" w:color="auto" w:fill="FFFFFF" w:themeFill="background1"/>
          </w:tcPr>
          <w:p w14:paraId="20FEBC3E" w14:textId="432DAF2C" w:rsidR="00C53012" w:rsidRPr="00AE4266"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C53012" w:rsidRPr="00AE4266" w14:paraId="41BC042D" w14:textId="77777777" w:rsidTr="00245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55A9352E" w14:textId="77777777" w:rsidR="00C53012" w:rsidRPr="00AE4266" w:rsidRDefault="00C53012" w:rsidP="00C53012">
            <w:pPr>
              <w:pStyle w:val="Table-small"/>
              <w:numPr>
                <w:ilvl w:val="0"/>
                <w:numId w:val="36"/>
              </w:numPr>
              <w:rPr>
                <w:rFonts w:cstheme="minorHAnsi"/>
                <w:b w:val="0"/>
                <w:bCs w:val="0"/>
                <w:szCs w:val="20"/>
              </w:rPr>
            </w:pPr>
          </w:p>
        </w:tc>
        <w:tc>
          <w:tcPr>
            <w:tcW w:w="5577" w:type="dxa"/>
            <w:gridSpan w:val="2"/>
            <w:shd w:val="clear" w:color="auto" w:fill="FFFFFF" w:themeFill="background1"/>
          </w:tcPr>
          <w:p w14:paraId="66E8A3C7" w14:textId="77777777" w:rsidR="00C53012" w:rsidRPr="00AE4266" w:rsidRDefault="00C53012" w:rsidP="00C5301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Wait 10ms</w:t>
            </w:r>
          </w:p>
        </w:tc>
        <w:tc>
          <w:tcPr>
            <w:tcW w:w="1213" w:type="dxa"/>
            <w:shd w:val="clear" w:color="auto" w:fill="FFFFFF" w:themeFill="background1"/>
          </w:tcPr>
          <w:p w14:paraId="245DADE7" w14:textId="77777777" w:rsidR="00C53012" w:rsidRPr="00AE4266" w:rsidRDefault="00C53012" w:rsidP="00C5301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868" w:type="dxa"/>
            <w:gridSpan w:val="2"/>
            <w:shd w:val="clear" w:color="auto" w:fill="FFFFFF" w:themeFill="background1"/>
          </w:tcPr>
          <w:p w14:paraId="250B68B1" w14:textId="02F24C17" w:rsidR="00C53012" w:rsidRPr="00AE4266" w:rsidRDefault="00C53012" w:rsidP="00C5301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C53012" w:rsidRPr="00AE4266" w14:paraId="12C21B3F" w14:textId="77777777" w:rsidTr="002455C0">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64F8FCD3" w14:textId="77777777" w:rsidR="00C53012" w:rsidRPr="00AE4266" w:rsidRDefault="00C53012" w:rsidP="00C53012">
            <w:pPr>
              <w:pStyle w:val="Table-small"/>
              <w:numPr>
                <w:ilvl w:val="0"/>
                <w:numId w:val="36"/>
              </w:numPr>
              <w:rPr>
                <w:rFonts w:cstheme="minorHAnsi"/>
                <w:b w:val="0"/>
                <w:bCs w:val="0"/>
                <w:szCs w:val="20"/>
              </w:rPr>
            </w:pPr>
          </w:p>
        </w:tc>
        <w:tc>
          <w:tcPr>
            <w:tcW w:w="5577" w:type="dxa"/>
            <w:gridSpan w:val="2"/>
            <w:shd w:val="clear" w:color="auto" w:fill="FFFFFF" w:themeFill="background1"/>
          </w:tcPr>
          <w:p w14:paraId="134C1317" w14:textId="77777777" w:rsidR="00C53012" w:rsidRPr="00AE4266"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Read state of Pgood</w:t>
            </w:r>
          </w:p>
        </w:tc>
        <w:tc>
          <w:tcPr>
            <w:tcW w:w="1213" w:type="dxa"/>
            <w:shd w:val="clear" w:color="auto" w:fill="FFFFFF" w:themeFill="background1"/>
          </w:tcPr>
          <w:p w14:paraId="78312D61" w14:textId="1325BCF9" w:rsidR="00C53012" w:rsidRPr="00AE4266"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w:t>
            </w:r>
          </w:p>
        </w:tc>
        <w:tc>
          <w:tcPr>
            <w:tcW w:w="1868" w:type="dxa"/>
            <w:gridSpan w:val="2"/>
            <w:shd w:val="clear" w:color="auto" w:fill="FFFFFF" w:themeFill="background1"/>
          </w:tcPr>
          <w:p w14:paraId="0803BEF9" w14:textId="29CF5002" w:rsidR="00C53012" w:rsidRPr="00AE4266"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w:t>
            </w:r>
          </w:p>
        </w:tc>
      </w:tr>
      <w:tr w:rsidR="00C53012" w:rsidRPr="00AE4266" w14:paraId="7E030AA7" w14:textId="77777777" w:rsidTr="00245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3B9BE99F" w14:textId="77777777" w:rsidR="00C53012" w:rsidRPr="00AE4266" w:rsidRDefault="00C53012" w:rsidP="00C53012">
            <w:pPr>
              <w:pStyle w:val="Table-small"/>
              <w:numPr>
                <w:ilvl w:val="0"/>
                <w:numId w:val="36"/>
              </w:numPr>
              <w:rPr>
                <w:rFonts w:cstheme="minorHAnsi"/>
                <w:b w:val="0"/>
                <w:bCs w:val="0"/>
                <w:szCs w:val="20"/>
              </w:rPr>
            </w:pPr>
          </w:p>
        </w:tc>
        <w:tc>
          <w:tcPr>
            <w:tcW w:w="5577" w:type="dxa"/>
            <w:gridSpan w:val="2"/>
            <w:shd w:val="clear" w:color="auto" w:fill="FFFFFF" w:themeFill="background1"/>
          </w:tcPr>
          <w:p w14:paraId="39FED79F" w14:textId="77777777" w:rsidR="00C53012" w:rsidRPr="00AE4266" w:rsidRDefault="00C53012" w:rsidP="00C5301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Write 0 to En</w:t>
            </w:r>
          </w:p>
        </w:tc>
        <w:tc>
          <w:tcPr>
            <w:tcW w:w="1213" w:type="dxa"/>
            <w:shd w:val="clear" w:color="auto" w:fill="FFFFFF" w:themeFill="background1"/>
          </w:tcPr>
          <w:p w14:paraId="5B394B14" w14:textId="77777777" w:rsidR="00C53012" w:rsidRPr="00AE4266" w:rsidRDefault="00C53012" w:rsidP="00C5301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868" w:type="dxa"/>
            <w:gridSpan w:val="2"/>
            <w:shd w:val="clear" w:color="auto" w:fill="FFFFFF" w:themeFill="background1"/>
          </w:tcPr>
          <w:p w14:paraId="1B3FEA0F" w14:textId="7277064A" w:rsidR="00C53012" w:rsidRPr="00AE4266" w:rsidRDefault="00C53012" w:rsidP="00C5301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C53012" w:rsidRPr="00AE4266" w14:paraId="1D899322" w14:textId="77777777" w:rsidTr="002455C0">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5F18003E" w14:textId="77777777" w:rsidR="00C53012" w:rsidRPr="00AE4266" w:rsidRDefault="00C53012" w:rsidP="00C53012">
            <w:pPr>
              <w:pStyle w:val="Table-small"/>
              <w:numPr>
                <w:ilvl w:val="0"/>
                <w:numId w:val="36"/>
              </w:numPr>
              <w:rPr>
                <w:rFonts w:cstheme="minorHAnsi"/>
                <w:b w:val="0"/>
                <w:bCs w:val="0"/>
                <w:szCs w:val="20"/>
              </w:rPr>
            </w:pPr>
          </w:p>
        </w:tc>
        <w:tc>
          <w:tcPr>
            <w:tcW w:w="5577" w:type="dxa"/>
            <w:gridSpan w:val="2"/>
            <w:shd w:val="clear" w:color="auto" w:fill="FFFFFF" w:themeFill="background1"/>
          </w:tcPr>
          <w:p w14:paraId="7E7B1030" w14:textId="77777777" w:rsidR="00C53012"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Wait 10 ms</w:t>
            </w:r>
          </w:p>
        </w:tc>
        <w:tc>
          <w:tcPr>
            <w:tcW w:w="1213" w:type="dxa"/>
            <w:shd w:val="clear" w:color="auto" w:fill="FFFFFF" w:themeFill="background1"/>
          </w:tcPr>
          <w:p w14:paraId="0E8240C1" w14:textId="77777777" w:rsidR="00C53012"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868" w:type="dxa"/>
            <w:gridSpan w:val="2"/>
            <w:shd w:val="clear" w:color="auto" w:fill="FFFFFF" w:themeFill="background1"/>
          </w:tcPr>
          <w:p w14:paraId="36CE25B6" w14:textId="448A739E" w:rsidR="00C53012"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C53012" w:rsidRPr="00AE4266" w14:paraId="4B27E76D" w14:textId="77777777" w:rsidTr="00245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1E97008B" w14:textId="77777777" w:rsidR="00C53012" w:rsidRPr="00AE4266" w:rsidRDefault="00C53012" w:rsidP="00C53012">
            <w:pPr>
              <w:pStyle w:val="Table-small"/>
              <w:numPr>
                <w:ilvl w:val="0"/>
                <w:numId w:val="36"/>
              </w:numPr>
              <w:rPr>
                <w:rFonts w:cstheme="minorHAnsi"/>
                <w:b w:val="0"/>
                <w:bCs w:val="0"/>
                <w:szCs w:val="20"/>
              </w:rPr>
            </w:pPr>
          </w:p>
        </w:tc>
        <w:tc>
          <w:tcPr>
            <w:tcW w:w="5577" w:type="dxa"/>
            <w:gridSpan w:val="2"/>
            <w:shd w:val="clear" w:color="auto" w:fill="FFFFFF" w:themeFill="background1"/>
          </w:tcPr>
          <w:p w14:paraId="0A35336A" w14:textId="77777777" w:rsidR="00C53012" w:rsidRPr="00AE4266" w:rsidRDefault="00C53012" w:rsidP="00C5301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Read state of Pgood</w:t>
            </w:r>
          </w:p>
        </w:tc>
        <w:tc>
          <w:tcPr>
            <w:tcW w:w="1213" w:type="dxa"/>
            <w:shd w:val="clear" w:color="auto" w:fill="FFFFFF" w:themeFill="background1"/>
          </w:tcPr>
          <w:p w14:paraId="5A0FD164" w14:textId="6E7C6C22" w:rsidR="00C53012" w:rsidRPr="00AE4266" w:rsidRDefault="00C53012" w:rsidP="00C5301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0</w:t>
            </w:r>
          </w:p>
        </w:tc>
        <w:tc>
          <w:tcPr>
            <w:tcW w:w="1868" w:type="dxa"/>
            <w:gridSpan w:val="2"/>
            <w:shd w:val="clear" w:color="auto" w:fill="FFFFFF" w:themeFill="background1"/>
          </w:tcPr>
          <w:p w14:paraId="2F7F8BEE" w14:textId="364D3A08" w:rsidR="00C53012" w:rsidRPr="00AE4266" w:rsidRDefault="00C53012" w:rsidP="00C5301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w:t>
            </w:r>
          </w:p>
        </w:tc>
      </w:tr>
      <w:tr w:rsidR="00C53012" w:rsidRPr="00AE4266" w14:paraId="5BE48B48" w14:textId="77777777" w:rsidTr="002455C0">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55BC9444" w14:textId="77777777" w:rsidR="00C53012" w:rsidRPr="00AE4266" w:rsidRDefault="00C53012" w:rsidP="00C53012">
            <w:pPr>
              <w:pStyle w:val="Table-small"/>
              <w:numPr>
                <w:ilvl w:val="0"/>
                <w:numId w:val="36"/>
              </w:numPr>
              <w:rPr>
                <w:rFonts w:cstheme="minorHAnsi"/>
                <w:b w:val="0"/>
                <w:bCs w:val="0"/>
                <w:szCs w:val="20"/>
              </w:rPr>
            </w:pPr>
          </w:p>
        </w:tc>
        <w:tc>
          <w:tcPr>
            <w:tcW w:w="5577" w:type="dxa"/>
            <w:gridSpan w:val="2"/>
            <w:shd w:val="clear" w:color="auto" w:fill="FFFFFF" w:themeFill="background1"/>
          </w:tcPr>
          <w:p w14:paraId="1535D41E" w14:textId="77777777" w:rsidR="00C53012" w:rsidRPr="00AE4266"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Log the </w:t>
            </w:r>
            <w:r>
              <w:rPr>
                <w:rFonts w:cstheme="minorHAnsi"/>
                <w:szCs w:val="20"/>
              </w:rPr>
              <w:t>states of Pgood</w:t>
            </w:r>
          </w:p>
        </w:tc>
        <w:tc>
          <w:tcPr>
            <w:tcW w:w="1213" w:type="dxa"/>
            <w:shd w:val="clear" w:color="auto" w:fill="FFFFFF" w:themeFill="background1"/>
          </w:tcPr>
          <w:p w14:paraId="3C665622" w14:textId="77777777" w:rsidR="00C53012" w:rsidRPr="00AE4266"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868" w:type="dxa"/>
            <w:gridSpan w:val="2"/>
            <w:shd w:val="clear" w:color="auto" w:fill="FFFFFF" w:themeFill="background1"/>
          </w:tcPr>
          <w:p w14:paraId="7F9D9831" w14:textId="6F5F7708" w:rsidR="00C53012" w:rsidRPr="00AE4266"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C53012" w:rsidRPr="00AE4266" w14:paraId="0D054B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69C0302E" w14:textId="77777777" w:rsidR="00C53012" w:rsidRPr="00AE4266" w:rsidRDefault="00C53012" w:rsidP="00C53012">
            <w:pPr>
              <w:pStyle w:val="Table-small"/>
              <w:rPr>
                <w:rFonts w:cstheme="minorHAnsi"/>
                <w:szCs w:val="20"/>
              </w:rPr>
            </w:pPr>
            <w:r w:rsidRPr="00AE4266">
              <w:rPr>
                <w:rFonts w:cstheme="minorHAnsi"/>
                <w:color w:val="FFFFFF" w:themeColor="background1"/>
                <w:sz w:val="22"/>
                <w:szCs w:val="22"/>
              </w:rPr>
              <w:t>Notes</w:t>
            </w:r>
          </w:p>
        </w:tc>
      </w:tr>
      <w:tr w:rsidR="00C53012" w:rsidRPr="00AE4266" w14:paraId="12E94645"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1F3016D9" w14:textId="77777777" w:rsidR="00C53012" w:rsidRPr="00AE4266" w:rsidRDefault="00C53012" w:rsidP="00C53012">
            <w:pPr>
              <w:pStyle w:val="Table-small"/>
              <w:rPr>
                <w:rFonts w:cstheme="minorHAnsi"/>
                <w:b w:val="0"/>
                <w:bCs w:val="0"/>
                <w:szCs w:val="20"/>
              </w:rPr>
            </w:pPr>
          </w:p>
        </w:tc>
      </w:tr>
      <w:tr w:rsidR="00C53012" w:rsidRPr="00AE4266" w14:paraId="2C8F9E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1A398AD4" w14:textId="77777777" w:rsidR="00C53012" w:rsidRPr="00AE4266" w:rsidRDefault="00C53012" w:rsidP="00C53012">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C53012" w:rsidRPr="00AE4266" w14:paraId="5FC2E283"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C5C2C2" w:themeFill="accent3" w:themeFillTint="66"/>
          </w:tcPr>
          <w:p w14:paraId="1CC4BE56" w14:textId="77777777" w:rsidR="00C53012" w:rsidRPr="00AE4266" w:rsidRDefault="00C53012" w:rsidP="00C53012">
            <w:pPr>
              <w:pStyle w:val="Table-small"/>
              <w:rPr>
                <w:rFonts w:cstheme="minorHAnsi"/>
                <w:szCs w:val="20"/>
              </w:rPr>
            </w:pPr>
            <w:r w:rsidRPr="00AE4266">
              <w:rPr>
                <w:rFonts w:cstheme="minorHAnsi"/>
                <w:sz w:val="22"/>
                <w:szCs w:val="22"/>
              </w:rPr>
              <w:t xml:space="preserve">ID </w:t>
            </w:r>
          </w:p>
        </w:tc>
        <w:tc>
          <w:tcPr>
            <w:tcW w:w="4654" w:type="dxa"/>
            <w:shd w:val="clear" w:color="auto" w:fill="C5C2C2" w:themeFill="accent3" w:themeFillTint="66"/>
          </w:tcPr>
          <w:p w14:paraId="42C69FCA" w14:textId="77777777" w:rsidR="00C53012" w:rsidRPr="00AE4266"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923" w:type="dxa"/>
            <w:shd w:val="clear" w:color="auto" w:fill="C5C2C2" w:themeFill="accent3" w:themeFillTint="66"/>
          </w:tcPr>
          <w:p w14:paraId="58ECEB36" w14:textId="77777777" w:rsidR="00C53012" w:rsidRPr="00AE4266"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1213" w:type="dxa"/>
            <w:shd w:val="clear" w:color="auto" w:fill="C5C2C2" w:themeFill="accent3" w:themeFillTint="66"/>
          </w:tcPr>
          <w:p w14:paraId="140866DD" w14:textId="77777777" w:rsidR="00C53012" w:rsidRPr="00AE4266"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730" w:type="dxa"/>
            <w:shd w:val="clear" w:color="auto" w:fill="C5C2C2" w:themeFill="accent3" w:themeFillTint="66"/>
          </w:tcPr>
          <w:p w14:paraId="215EE382" w14:textId="77777777" w:rsidR="00C53012" w:rsidRPr="00AE4266"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1138" w:type="dxa"/>
            <w:shd w:val="clear" w:color="auto" w:fill="C5C2C2" w:themeFill="accent3" w:themeFillTint="66"/>
          </w:tcPr>
          <w:p w14:paraId="504AC70B" w14:textId="77777777" w:rsidR="00C53012" w:rsidRPr="00AE4266" w:rsidRDefault="00C53012" w:rsidP="00C53012">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C53012" w:rsidRPr="00AE4266" w14:paraId="29DC4E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52789C8C" w14:textId="4AD7CFEC" w:rsidR="00C53012" w:rsidRPr="00AE4266" w:rsidRDefault="007824CD" w:rsidP="00C53012">
            <w:pPr>
              <w:pStyle w:val="Table-small"/>
              <w:rPr>
                <w:rFonts w:cstheme="minorHAnsi"/>
                <w:b w:val="0"/>
                <w:bCs w:val="0"/>
                <w:szCs w:val="20"/>
              </w:rPr>
            </w:pPr>
            <w:r>
              <w:t>M002</w:t>
            </w:r>
            <w:r w:rsidR="0032760B">
              <w:t>5</w:t>
            </w:r>
          </w:p>
        </w:tc>
        <w:tc>
          <w:tcPr>
            <w:tcW w:w="4654" w:type="dxa"/>
            <w:shd w:val="clear" w:color="auto" w:fill="FFFFFF" w:themeFill="background1"/>
          </w:tcPr>
          <w:p w14:paraId="781A8258" w14:textId="0E3F8622" w:rsidR="00C53012" w:rsidRPr="00AE4266" w:rsidRDefault="00094D44" w:rsidP="00C5301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Inv_en</w:t>
            </w:r>
            <w:r w:rsidR="00C53012">
              <w:rPr>
                <w:rFonts w:cstheme="minorHAnsi"/>
                <w:szCs w:val="20"/>
              </w:rPr>
              <w:t>_ok</w:t>
            </w:r>
          </w:p>
        </w:tc>
        <w:tc>
          <w:tcPr>
            <w:tcW w:w="923" w:type="dxa"/>
            <w:shd w:val="clear" w:color="auto" w:fill="FFFFFF" w:themeFill="background1"/>
          </w:tcPr>
          <w:p w14:paraId="2C0761DB" w14:textId="71D375AF" w:rsidR="00C53012" w:rsidRPr="00AE4266" w:rsidRDefault="00C53012" w:rsidP="00C53012">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3081" w:type="dxa"/>
            <w:gridSpan w:val="3"/>
            <w:shd w:val="clear" w:color="auto" w:fill="FFFFFF" w:themeFill="background1"/>
          </w:tcPr>
          <w:p w14:paraId="2171E7F4" w14:textId="57313084" w:rsidR="00C53012" w:rsidRPr="00AE4266" w:rsidRDefault="00C53012" w:rsidP="00C53012">
            <w:pPr>
              <w:pStyle w:val="Table-small"/>
              <w:jc w:val="center"/>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Pass / Fail</w:t>
            </w:r>
          </w:p>
        </w:tc>
      </w:tr>
    </w:tbl>
    <w:p w14:paraId="60D769AA" w14:textId="77777777" w:rsidR="00332F95" w:rsidRDefault="00332F95" w:rsidP="00332F95">
      <w:pPr>
        <w:rPr>
          <w:lang w:eastAsia="en-US"/>
        </w:rPr>
      </w:pPr>
    </w:p>
    <w:p w14:paraId="15E7DF21" w14:textId="10966738" w:rsidR="00332F95" w:rsidRDefault="007824CD" w:rsidP="007735FB">
      <w:pPr>
        <w:pStyle w:val="Heading2"/>
        <w:rPr>
          <w:lang w:eastAsia="en-US"/>
        </w:rPr>
      </w:pPr>
      <w:bookmarkStart w:id="183" w:name="_Ref196482294"/>
      <w:bookmarkStart w:id="184" w:name="_Toc211426750"/>
      <w:r>
        <w:t>T001</w:t>
      </w:r>
      <w:r w:rsidR="000A6793">
        <w:t>4</w:t>
      </w:r>
      <w:r w:rsidR="00FA3CD6">
        <w:t xml:space="preserve">: </w:t>
      </w:r>
      <w:r w:rsidR="007735FB">
        <w:rPr>
          <w:lang w:eastAsia="en-US"/>
        </w:rPr>
        <w:t xml:space="preserve">Line </w:t>
      </w:r>
      <w:r w:rsidR="00052E94">
        <w:rPr>
          <w:lang w:eastAsia="en-US"/>
        </w:rPr>
        <w:t>regulation</w:t>
      </w:r>
      <w:bookmarkEnd w:id="183"/>
      <w:bookmarkEnd w:id="184"/>
    </w:p>
    <w:p w14:paraId="1278C282" w14:textId="184A9AF1" w:rsidR="004C7C06" w:rsidRDefault="004C7C06" w:rsidP="004C7C06">
      <w:pPr>
        <w:pStyle w:val="Caption"/>
        <w:keepNext/>
      </w:pPr>
      <w:bookmarkStart w:id="185" w:name="_Toc211426695"/>
      <w:r>
        <w:t xml:space="preserve">Table </w:t>
      </w:r>
      <w:r>
        <w:fldChar w:fldCharType="begin"/>
      </w:r>
      <w:r>
        <w:instrText xml:space="preserve"> SEQ Table \* ARABIC </w:instrText>
      </w:r>
      <w:r>
        <w:fldChar w:fldCharType="separate"/>
      </w:r>
      <w:r w:rsidR="00F93DF5">
        <w:rPr>
          <w:noProof/>
        </w:rPr>
        <w:t>25</w:t>
      </w:r>
      <w:r>
        <w:fldChar w:fldCharType="end"/>
      </w:r>
      <w:r>
        <w:t xml:space="preserve">: </w:t>
      </w:r>
      <w:r>
        <w:fldChar w:fldCharType="begin"/>
      </w:r>
      <w:r>
        <w:instrText xml:space="preserve"> REF _Ref196482294 </w:instrText>
      </w:r>
      <w:r>
        <w:fldChar w:fldCharType="separate"/>
      </w:r>
      <w:r>
        <w:t>Line regulation</w:t>
      </w:r>
      <w:r>
        <w:fldChar w:fldCharType="end"/>
      </w:r>
      <w:r>
        <w:t xml:space="preserve"> overview</w:t>
      </w:r>
      <w:bookmarkEnd w:id="185"/>
    </w:p>
    <w:tbl>
      <w:tblPr>
        <w:tblStyle w:val="GridTable4-Accent3"/>
        <w:tblW w:w="9776" w:type="dxa"/>
        <w:tblLook w:val="04A0" w:firstRow="1" w:lastRow="0" w:firstColumn="1" w:lastColumn="0" w:noHBand="0" w:noVBand="1"/>
      </w:tblPr>
      <w:tblGrid>
        <w:gridCol w:w="1118"/>
        <w:gridCol w:w="4654"/>
        <w:gridCol w:w="923"/>
        <w:gridCol w:w="9"/>
        <w:gridCol w:w="1204"/>
        <w:gridCol w:w="730"/>
        <w:gridCol w:w="1138"/>
      </w:tblGrid>
      <w:tr w:rsidR="004C7C06" w:rsidRPr="00AE4266" w14:paraId="7970927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5F91DA4D" w14:textId="77777777" w:rsidR="004C7C06" w:rsidRPr="00AE4266" w:rsidRDefault="004C7C06">
            <w:pPr>
              <w:pStyle w:val="Table-small"/>
              <w:rPr>
                <w:rFonts w:cstheme="minorHAnsi"/>
                <w:sz w:val="22"/>
                <w:szCs w:val="18"/>
              </w:rPr>
            </w:pPr>
            <w:r w:rsidRPr="00AE4266">
              <w:rPr>
                <w:rFonts w:cstheme="minorHAnsi"/>
                <w:sz w:val="22"/>
                <w:szCs w:val="18"/>
              </w:rPr>
              <w:t xml:space="preserve">Test Description </w:t>
            </w:r>
          </w:p>
        </w:tc>
      </w:tr>
      <w:tr w:rsidR="006E5FD0" w:rsidRPr="00AE4266" w14:paraId="41A420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6EAEC40D" w14:textId="7A6805F7" w:rsidR="006E5FD0" w:rsidRPr="00AE4266" w:rsidRDefault="000A195A" w:rsidP="006E5FD0">
            <w:pPr>
              <w:pStyle w:val="Table-small"/>
              <w:rPr>
                <w:rFonts w:cstheme="minorHAnsi"/>
                <w:b w:val="0"/>
              </w:rPr>
            </w:pPr>
            <w:r>
              <w:rPr>
                <w:rFonts w:cstheme="minorHAnsi"/>
                <w:b w:val="0"/>
                <w:bCs w:val="0"/>
              </w:rPr>
              <w:t xml:space="preserve">Measure the </w:t>
            </w:r>
            <w:r w:rsidR="0030743B">
              <w:rPr>
                <w:rFonts w:cstheme="minorHAnsi"/>
                <w:b w:val="0"/>
                <w:bCs w:val="0"/>
              </w:rPr>
              <w:t>input voltage-dependency of the output voltage</w:t>
            </w:r>
          </w:p>
        </w:tc>
      </w:tr>
      <w:tr w:rsidR="004C7C06" w:rsidRPr="00AE4266" w14:paraId="7788BBAA"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50736F7C" w14:textId="77777777" w:rsidR="004C7C06" w:rsidRPr="00AE4266" w:rsidRDefault="004C7C06">
            <w:pPr>
              <w:pStyle w:val="Table-small"/>
              <w:rPr>
                <w:rFonts w:cstheme="minorHAnsi"/>
              </w:rPr>
            </w:pPr>
            <w:r w:rsidRPr="00AE4266">
              <w:rPr>
                <w:rFonts w:cstheme="minorHAnsi"/>
                <w:color w:val="FFFFFF" w:themeColor="background1"/>
                <w:sz w:val="22"/>
                <w:szCs w:val="18"/>
              </w:rPr>
              <w:t>Test Configuration</w:t>
            </w:r>
          </w:p>
        </w:tc>
      </w:tr>
      <w:tr w:rsidR="004C7C06" w:rsidRPr="00AE4266" w14:paraId="7AFD84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63B03C13" w14:textId="584CE97B" w:rsidR="004C7C06" w:rsidRPr="00AE4266" w:rsidRDefault="006110C3" w:rsidP="00AC533A">
            <w:pPr>
              <w:pStyle w:val="Table-small"/>
              <w:rPr>
                <w:rFonts w:cstheme="minorHAnsi"/>
                <w:b w:val="0"/>
                <w:bCs w:val="0"/>
              </w:rPr>
            </w:pPr>
            <w:r>
              <w:rPr>
                <w:rFonts w:cstheme="minorHAnsi"/>
                <w:b w:val="0"/>
                <w:bCs w:val="0"/>
              </w:rPr>
              <w:lastRenderedPageBreak/>
              <w:t>System test</w:t>
            </w:r>
          </w:p>
        </w:tc>
      </w:tr>
      <w:tr w:rsidR="004C7C06" w:rsidRPr="00AE4266" w14:paraId="1018C5E6"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6ACE86DD" w14:textId="77777777" w:rsidR="004C7C06" w:rsidRPr="00AE4266" w:rsidRDefault="004C7C06">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4C7C06" w:rsidRPr="00AE4266" w14:paraId="6256DD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391AE675" w14:textId="25CF358A" w:rsidR="006052DF" w:rsidRPr="00D70804" w:rsidRDefault="006052DF" w:rsidP="00D70804">
            <w:pPr>
              <w:pStyle w:val="ListParagraph"/>
              <w:numPr>
                <w:ilvl w:val="0"/>
                <w:numId w:val="19"/>
              </w:numPr>
              <w:spacing w:before="20" w:after="20"/>
            </w:pPr>
            <w:r>
              <w:rPr>
                <w:b w:val="0"/>
                <w:bCs w:val="0"/>
                <w:sz w:val="20"/>
                <w:szCs w:val="20"/>
              </w:rPr>
              <w:t xml:space="preserve">source voltage: accuracy: 10mV, range: </w:t>
            </w:r>
            <w:r w:rsidR="0034526D">
              <w:rPr>
                <w:b w:val="0"/>
                <w:bCs w:val="0"/>
                <w:sz w:val="20"/>
                <w:szCs w:val="20"/>
              </w:rPr>
              <w:t xml:space="preserve">5V - </w:t>
            </w:r>
            <w:r>
              <w:rPr>
                <w:b w:val="0"/>
                <w:bCs w:val="0"/>
                <w:sz w:val="20"/>
                <w:szCs w:val="20"/>
              </w:rPr>
              <w:t>1</w:t>
            </w:r>
            <w:r w:rsidR="00EE3481">
              <w:rPr>
                <w:b w:val="0"/>
                <w:bCs w:val="0"/>
                <w:sz w:val="20"/>
                <w:szCs w:val="20"/>
              </w:rPr>
              <w:t>1</w:t>
            </w:r>
            <w:r>
              <w:rPr>
                <w:b w:val="0"/>
                <w:bCs w:val="0"/>
                <w:sz w:val="20"/>
                <w:szCs w:val="20"/>
              </w:rPr>
              <w:t>V</w:t>
            </w:r>
          </w:p>
          <w:p w14:paraId="216CB48A" w14:textId="382EC6D4" w:rsidR="00D70804" w:rsidRPr="00D70804" w:rsidRDefault="00D70804" w:rsidP="00D70804">
            <w:pPr>
              <w:pStyle w:val="ListParagraph"/>
              <w:numPr>
                <w:ilvl w:val="0"/>
                <w:numId w:val="19"/>
              </w:numPr>
              <w:spacing w:before="20" w:after="20"/>
            </w:pPr>
            <w:r>
              <w:rPr>
                <w:b w:val="0"/>
                <w:bCs w:val="0"/>
                <w:sz w:val="20"/>
                <w:szCs w:val="20"/>
              </w:rPr>
              <w:t>measure voltage: accuracy: 10mV</w:t>
            </w:r>
            <w:r w:rsidR="00391AC7">
              <w:rPr>
                <w:b w:val="0"/>
                <w:bCs w:val="0"/>
                <w:sz w:val="20"/>
                <w:szCs w:val="20"/>
              </w:rPr>
              <w:t>, range: 6V</w:t>
            </w:r>
          </w:p>
        </w:tc>
      </w:tr>
      <w:tr w:rsidR="004C7C06" w:rsidRPr="00AE4266" w14:paraId="00FBD37C"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397CBA17" w14:textId="77777777" w:rsidR="004C7C06" w:rsidRPr="00AE4266" w:rsidRDefault="004C7C06">
            <w:pPr>
              <w:spacing w:before="20" w:after="20"/>
              <w:rPr>
                <w:sz w:val="20"/>
                <w:szCs w:val="14"/>
              </w:rPr>
            </w:pPr>
            <w:r w:rsidRPr="00AE4266">
              <w:rPr>
                <w:rFonts w:cstheme="minorHAnsi"/>
                <w:color w:val="FFFFFF" w:themeColor="background1"/>
                <w:szCs w:val="18"/>
              </w:rPr>
              <w:t>Test Conditions</w:t>
            </w:r>
          </w:p>
        </w:tc>
      </w:tr>
      <w:tr w:rsidR="004C7C06" w:rsidRPr="00AE4266" w14:paraId="3699C5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57ECE854" w14:textId="3AF2EA94" w:rsidR="004C7C06" w:rsidRPr="00AE4266" w:rsidRDefault="0084441E">
            <w:pPr>
              <w:spacing w:before="20" w:after="20"/>
              <w:rPr>
                <w:sz w:val="20"/>
                <w:szCs w:val="14"/>
                <w:highlight w:val="cyan"/>
              </w:rPr>
            </w:pPr>
            <w:r w:rsidRPr="006A4B71">
              <w:rPr>
                <w:sz w:val="20"/>
                <w:szCs w:val="14"/>
              </w:rPr>
              <w:t xml:space="preserve">Fixed load condition of </w:t>
            </w:r>
            <w:r w:rsidR="00C71602" w:rsidRPr="006A4B71">
              <w:rPr>
                <w:sz w:val="20"/>
                <w:szCs w:val="14"/>
              </w:rPr>
              <w:t>100mA</w:t>
            </w:r>
          </w:p>
        </w:tc>
      </w:tr>
      <w:tr w:rsidR="004C7C06" w:rsidRPr="00AE4266" w14:paraId="217A51F8"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4444E10C" w14:textId="77777777" w:rsidR="004C7C06" w:rsidRPr="00AE4266" w:rsidRDefault="004C7C06">
            <w:pPr>
              <w:spacing w:before="20" w:after="20"/>
              <w:rPr>
                <w:sz w:val="20"/>
                <w:szCs w:val="14"/>
              </w:rPr>
            </w:pPr>
            <w:r w:rsidRPr="00AE4266">
              <w:rPr>
                <w:rFonts w:cstheme="minorHAnsi"/>
                <w:color w:val="FFFFFF" w:themeColor="background1"/>
                <w:szCs w:val="18"/>
              </w:rPr>
              <w:t>Environmental conditions</w:t>
            </w:r>
            <w:r w:rsidRPr="00AE4266">
              <w:rPr>
                <w:sz w:val="20"/>
                <w:szCs w:val="14"/>
              </w:rPr>
              <w:t xml:space="preserve"> </w:t>
            </w:r>
          </w:p>
        </w:tc>
      </w:tr>
      <w:tr w:rsidR="004C7C06" w:rsidRPr="00AE4266" w14:paraId="68F2F4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6CA74AF1" w14:textId="77777777" w:rsidR="004C7C06" w:rsidRPr="00AE4266" w:rsidRDefault="004C7C06">
            <w:pPr>
              <w:spacing w:before="20" w:after="20"/>
              <w:rPr>
                <w:b w:val="0"/>
                <w:bCs w:val="0"/>
                <w:sz w:val="20"/>
                <w:szCs w:val="14"/>
              </w:rPr>
            </w:pPr>
          </w:p>
        </w:tc>
      </w:tr>
      <w:tr w:rsidR="004C7C06" w:rsidRPr="00AE4266" w14:paraId="068A3157"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4B89F509" w14:textId="77777777" w:rsidR="004C7C06" w:rsidRPr="00AE4266" w:rsidRDefault="004C7C06">
            <w:pPr>
              <w:pStyle w:val="Table-small"/>
              <w:rPr>
                <w:rFonts w:cstheme="minorHAnsi"/>
                <w:sz w:val="22"/>
                <w:szCs w:val="18"/>
              </w:rPr>
            </w:pPr>
            <w:r w:rsidRPr="00AE4266">
              <w:rPr>
                <w:rFonts w:cstheme="minorHAnsi"/>
                <w:color w:val="FFFFFF" w:themeColor="background1"/>
                <w:sz w:val="22"/>
                <w:szCs w:val="18"/>
              </w:rPr>
              <w:t>Test Procedure</w:t>
            </w:r>
          </w:p>
        </w:tc>
      </w:tr>
      <w:tr w:rsidR="00177F2A" w:rsidRPr="00AE4266" w14:paraId="79D5F7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C5C2C2" w:themeFill="accent3" w:themeFillTint="66"/>
          </w:tcPr>
          <w:p w14:paraId="7E938CA0" w14:textId="77777777" w:rsidR="00177F2A" w:rsidRPr="00AE4266" w:rsidRDefault="00177F2A">
            <w:pPr>
              <w:pStyle w:val="Table-small"/>
              <w:rPr>
                <w:rFonts w:cstheme="minorHAnsi"/>
                <w:sz w:val="22"/>
                <w:szCs w:val="18"/>
              </w:rPr>
            </w:pPr>
            <w:r w:rsidRPr="00AE4266">
              <w:rPr>
                <w:rFonts w:cstheme="minorHAnsi"/>
                <w:sz w:val="22"/>
                <w:szCs w:val="18"/>
              </w:rPr>
              <w:t>Step</w:t>
            </w:r>
          </w:p>
        </w:tc>
        <w:tc>
          <w:tcPr>
            <w:tcW w:w="5586" w:type="dxa"/>
            <w:gridSpan w:val="3"/>
            <w:shd w:val="clear" w:color="auto" w:fill="C5C2C2" w:themeFill="accent3" w:themeFillTint="66"/>
          </w:tcPr>
          <w:p w14:paraId="7D86D4E6" w14:textId="77777777" w:rsidR="00177F2A" w:rsidRPr="00AE4266" w:rsidRDefault="00177F2A">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c>
          <w:tcPr>
            <w:tcW w:w="3072" w:type="dxa"/>
            <w:gridSpan w:val="3"/>
            <w:shd w:val="clear" w:color="auto" w:fill="C5C2C2" w:themeFill="accent3" w:themeFillTint="66"/>
          </w:tcPr>
          <w:p w14:paraId="4E60FCFB" w14:textId="39CFEB17" w:rsidR="00177F2A" w:rsidRPr="00AE4266" w:rsidRDefault="00D96629">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Vi_trim settings</w:t>
            </w:r>
          </w:p>
        </w:tc>
      </w:tr>
      <w:tr w:rsidR="00177F2A" w:rsidRPr="00AE4266" w14:paraId="035E7174"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207B8328" w14:textId="77777777" w:rsidR="00177F2A" w:rsidRPr="00AE4266" w:rsidRDefault="00177F2A" w:rsidP="004D0273">
            <w:pPr>
              <w:pStyle w:val="Table-small"/>
              <w:numPr>
                <w:ilvl w:val="0"/>
                <w:numId w:val="35"/>
              </w:numPr>
              <w:rPr>
                <w:rFonts w:cstheme="minorHAnsi"/>
                <w:b w:val="0"/>
                <w:bCs w:val="0"/>
                <w:szCs w:val="20"/>
              </w:rPr>
            </w:pPr>
          </w:p>
        </w:tc>
        <w:tc>
          <w:tcPr>
            <w:tcW w:w="5586" w:type="dxa"/>
            <w:gridSpan w:val="3"/>
            <w:shd w:val="clear" w:color="auto" w:fill="FFFFFF" w:themeFill="background1"/>
          </w:tcPr>
          <w:p w14:paraId="3D6369D3" w14:textId="77777777" w:rsidR="00177F2A" w:rsidRPr="00AE4266" w:rsidRDefault="00177F2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Pr="00AE4266">
              <w:rPr>
                <w:rFonts w:cstheme="minorHAnsi"/>
                <w:szCs w:val="20"/>
              </w:rPr>
              <w:fldChar w:fldCharType="begin"/>
            </w:r>
            <w:r w:rsidRPr="00AE4266">
              <w:rPr>
                <w:rFonts w:cstheme="minorHAnsi"/>
                <w:szCs w:val="20"/>
              </w:rPr>
              <w:instrText xml:space="preserve"> REF  routine_park \h  \* MERGEFORMAT </w:instrText>
            </w:r>
            <w:r w:rsidRPr="00AE4266">
              <w:rPr>
                <w:rFonts w:cstheme="minorHAnsi"/>
                <w:szCs w:val="20"/>
              </w:rPr>
            </w:r>
            <w:r w:rsidRPr="00AE4266">
              <w:rPr>
                <w:rFonts w:cstheme="minorHAnsi"/>
                <w:szCs w:val="20"/>
              </w:rPr>
              <w:fldChar w:fldCharType="separate"/>
            </w:r>
            <w:r w:rsidRPr="00AE4266">
              <w:rPr>
                <w:rFonts w:cstheme="minorHAnsi"/>
              </w:rPr>
              <w:t>Park state</w:t>
            </w:r>
            <w:r w:rsidRPr="00AE4266">
              <w:rPr>
                <w:rFonts w:cstheme="minorHAnsi"/>
                <w:szCs w:val="20"/>
              </w:rPr>
              <w:fldChar w:fldCharType="end"/>
            </w:r>
          </w:p>
        </w:tc>
        <w:tc>
          <w:tcPr>
            <w:tcW w:w="3072" w:type="dxa"/>
            <w:gridSpan w:val="3"/>
            <w:vMerge w:val="restart"/>
            <w:shd w:val="clear" w:color="auto" w:fill="FFFFFF" w:themeFill="background1"/>
          </w:tcPr>
          <w:tbl>
            <w:tblPr>
              <w:tblStyle w:val="GridTable4-Accent3"/>
              <w:tblW w:w="0" w:type="auto"/>
              <w:tblLook w:val="04A0" w:firstRow="1" w:lastRow="0" w:firstColumn="1" w:lastColumn="0" w:noHBand="0" w:noVBand="1"/>
            </w:tblPr>
            <w:tblGrid>
              <w:gridCol w:w="973"/>
              <w:gridCol w:w="1873"/>
            </w:tblGrid>
            <w:tr w:rsidR="00177F2A" w14:paraId="26CEFD16" w14:textId="77777777" w:rsidTr="00C340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dxa"/>
                </w:tcPr>
                <w:p w14:paraId="0EBF9FB9" w14:textId="5E27E44D" w:rsidR="00177F2A" w:rsidRDefault="00177F2A">
                  <w:pPr>
                    <w:pStyle w:val="Table-small"/>
                    <w:rPr>
                      <w:rFonts w:cstheme="minorHAnsi"/>
                      <w:szCs w:val="20"/>
                    </w:rPr>
                  </w:pPr>
                  <w:r>
                    <w:rPr>
                      <w:rFonts w:cstheme="minorHAnsi"/>
                      <w:szCs w:val="20"/>
                    </w:rPr>
                    <w:t>Code</w:t>
                  </w:r>
                </w:p>
              </w:tc>
              <w:tc>
                <w:tcPr>
                  <w:tcW w:w="1873" w:type="dxa"/>
                </w:tcPr>
                <w:p w14:paraId="685F305B" w14:textId="6217FFEE" w:rsidR="00177F2A" w:rsidRDefault="00177F2A">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rPr>
                  </w:pPr>
                  <w:r>
                    <w:rPr>
                      <w:rFonts w:cstheme="minorHAnsi"/>
                      <w:szCs w:val="20"/>
                    </w:rPr>
                    <w:t>Output voltage</w:t>
                  </w:r>
                </w:p>
              </w:tc>
            </w:tr>
            <w:tr w:rsidR="00177F2A" w14:paraId="134137F8" w14:textId="77777777" w:rsidTr="00C34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dxa"/>
                </w:tcPr>
                <w:p w14:paraId="6DCFE94A" w14:textId="54186B36" w:rsidR="00177F2A" w:rsidRDefault="00177F75">
                  <w:pPr>
                    <w:pStyle w:val="Table-small"/>
                    <w:rPr>
                      <w:rFonts w:cstheme="minorHAnsi"/>
                      <w:szCs w:val="20"/>
                    </w:rPr>
                  </w:pPr>
                  <w:r>
                    <w:rPr>
                      <w:rFonts w:cstheme="minorHAnsi"/>
                      <w:szCs w:val="20"/>
                    </w:rPr>
                    <w:t>0x0</w:t>
                  </w:r>
                </w:p>
              </w:tc>
              <w:tc>
                <w:tcPr>
                  <w:tcW w:w="1873" w:type="dxa"/>
                </w:tcPr>
                <w:p w14:paraId="5C35B3D7" w14:textId="08A4EA1E" w:rsidR="00177F2A" w:rsidRDefault="00177F7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1.2</w:t>
                  </w:r>
                </w:p>
              </w:tc>
            </w:tr>
            <w:tr w:rsidR="00177F2A" w14:paraId="4ECF7C45" w14:textId="77777777" w:rsidTr="00C3404A">
              <w:tc>
                <w:tcPr>
                  <w:cnfStyle w:val="001000000000" w:firstRow="0" w:lastRow="0" w:firstColumn="1" w:lastColumn="0" w:oddVBand="0" w:evenVBand="0" w:oddHBand="0" w:evenHBand="0" w:firstRowFirstColumn="0" w:firstRowLastColumn="0" w:lastRowFirstColumn="0" w:lastRowLastColumn="0"/>
                  <w:tcW w:w="973" w:type="dxa"/>
                </w:tcPr>
                <w:p w14:paraId="480CD80B" w14:textId="5CC67EED" w:rsidR="00177F75" w:rsidRDefault="00177F75">
                  <w:pPr>
                    <w:pStyle w:val="Table-small"/>
                    <w:rPr>
                      <w:rFonts w:cstheme="minorHAnsi"/>
                      <w:szCs w:val="20"/>
                    </w:rPr>
                  </w:pPr>
                  <w:r>
                    <w:rPr>
                      <w:rFonts w:cstheme="minorHAnsi"/>
                      <w:szCs w:val="20"/>
                    </w:rPr>
                    <w:t>0x1</w:t>
                  </w:r>
                </w:p>
              </w:tc>
              <w:tc>
                <w:tcPr>
                  <w:tcW w:w="1873" w:type="dxa"/>
                </w:tcPr>
                <w:p w14:paraId="2FC90B9E" w14:textId="51171331" w:rsidR="00177F2A" w:rsidRDefault="00177F7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1.5</w:t>
                  </w:r>
                </w:p>
              </w:tc>
            </w:tr>
            <w:tr w:rsidR="00177F2A" w14:paraId="5164A040" w14:textId="77777777" w:rsidTr="00C34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dxa"/>
                </w:tcPr>
                <w:p w14:paraId="7835D01D" w14:textId="4AEF9290" w:rsidR="00177F2A" w:rsidRDefault="00177F75">
                  <w:pPr>
                    <w:pStyle w:val="Table-small"/>
                    <w:rPr>
                      <w:rFonts w:cstheme="minorHAnsi"/>
                      <w:szCs w:val="20"/>
                    </w:rPr>
                  </w:pPr>
                  <w:r>
                    <w:rPr>
                      <w:rFonts w:cstheme="minorHAnsi"/>
                      <w:szCs w:val="20"/>
                    </w:rPr>
                    <w:t>0x2</w:t>
                  </w:r>
                </w:p>
              </w:tc>
              <w:tc>
                <w:tcPr>
                  <w:tcW w:w="1873" w:type="dxa"/>
                </w:tcPr>
                <w:p w14:paraId="437DEFC8" w14:textId="3111B75C" w:rsidR="00177F2A" w:rsidRDefault="00177F7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1.8</w:t>
                  </w:r>
                </w:p>
              </w:tc>
            </w:tr>
            <w:tr w:rsidR="00177F2A" w14:paraId="30683719" w14:textId="77777777" w:rsidTr="00C3404A">
              <w:tc>
                <w:tcPr>
                  <w:cnfStyle w:val="001000000000" w:firstRow="0" w:lastRow="0" w:firstColumn="1" w:lastColumn="0" w:oddVBand="0" w:evenVBand="0" w:oddHBand="0" w:evenHBand="0" w:firstRowFirstColumn="0" w:firstRowLastColumn="0" w:lastRowFirstColumn="0" w:lastRowLastColumn="0"/>
                  <w:tcW w:w="973" w:type="dxa"/>
                </w:tcPr>
                <w:p w14:paraId="098200F2" w14:textId="2965A8B2" w:rsidR="00177F2A" w:rsidRDefault="00177F75">
                  <w:pPr>
                    <w:pStyle w:val="Table-small"/>
                    <w:rPr>
                      <w:rFonts w:cstheme="minorHAnsi"/>
                      <w:szCs w:val="20"/>
                    </w:rPr>
                  </w:pPr>
                  <w:r>
                    <w:rPr>
                      <w:rFonts w:cstheme="minorHAnsi"/>
                      <w:szCs w:val="20"/>
                    </w:rPr>
                    <w:t>0x3</w:t>
                  </w:r>
                </w:p>
              </w:tc>
              <w:tc>
                <w:tcPr>
                  <w:tcW w:w="1873" w:type="dxa"/>
                </w:tcPr>
                <w:p w14:paraId="5B6AEF39" w14:textId="0FB41D97" w:rsidR="00177F2A" w:rsidRDefault="00177F7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2</w:t>
                  </w:r>
                </w:p>
              </w:tc>
            </w:tr>
            <w:tr w:rsidR="00177F2A" w14:paraId="3D8BC889" w14:textId="77777777" w:rsidTr="00C34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dxa"/>
                </w:tcPr>
                <w:p w14:paraId="3F28F9D5" w14:textId="26B23B21" w:rsidR="00177F2A" w:rsidRDefault="00177F75">
                  <w:pPr>
                    <w:pStyle w:val="Table-small"/>
                    <w:rPr>
                      <w:rFonts w:cstheme="minorHAnsi"/>
                      <w:szCs w:val="20"/>
                    </w:rPr>
                  </w:pPr>
                  <w:r>
                    <w:rPr>
                      <w:rFonts w:cstheme="minorHAnsi"/>
                      <w:szCs w:val="20"/>
                    </w:rPr>
                    <w:t>0x4</w:t>
                  </w:r>
                </w:p>
              </w:tc>
              <w:tc>
                <w:tcPr>
                  <w:tcW w:w="1873" w:type="dxa"/>
                </w:tcPr>
                <w:p w14:paraId="220539EC" w14:textId="555AEF6D" w:rsidR="00177F2A" w:rsidRDefault="007638B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2.5</w:t>
                  </w:r>
                </w:p>
              </w:tc>
            </w:tr>
            <w:tr w:rsidR="007638B0" w14:paraId="206A8146" w14:textId="77777777" w:rsidTr="00C3404A">
              <w:tc>
                <w:tcPr>
                  <w:cnfStyle w:val="001000000000" w:firstRow="0" w:lastRow="0" w:firstColumn="1" w:lastColumn="0" w:oddVBand="0" w:evenVBand="0" w:oddHBand="0" w:evenHBand="0" w:firstRowFirstColumn="0" w:firstRowLastColumn="0" w:lastRowFirstColumn="0" w:lastRowLastColumn="0"/>
                  <w:tcW w:w="973" w:type="dxa"/>
                </w:tcPr>
                <w:p w14:paraId="7A6EB710" w14:textId="0BF98B88" w:rsidR="007638B0" w:rsidRDefault="007638B0">
                  <w:pPr>
                    <w:pStyle w:val="Table-small"/>
                    <w:rPr>
                      <w:rFonts w:cstheme="minorHAnsi"/>
                      <w:szCs w:val="20"/>
                    </w:rPr>
                  </w:pPr>
                  <w:r>
                    <w:rPr>
                      <w:rFonts w:cstheme="minorHAnsi"/>
                      <w:szCs w:val="20"/>
                    </w:rPr>
                    <w:t>0x5</w:t>
                  </w:r>
                </w:p>
              </w:tc>
              <w:tc>
                <w:tcPr>
                  <w:tcW w:w="1873" w:type="dxa"/>
                </w:tcPr>
                <w:p w14:paraId="0471E4FD" w14:textId="6291A62B" w:rsidR="007638B0" w:rsidRDefault="007638B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3.3</w:t>
                  </w:r>
                </w:p>
              </w:tc>
            </w:tr>
            <w:tr w:rsidR="007638B0" w14:paraId="44666942" w14:textId="77777777" w:rsidTr="00C34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dxa"/>
                </w:tcPr>
                <w:p w14:paraId="091CF1B7" w14:textId="5E0B6FF1" w:rsidR="007638B0" w:rsidRDefault="007638B0">
                  <w:pPr>
                    <w:pStyle w:val="Table-small"/>
                    <w:rPr>
                      <w:rFonts w:cstheme="minorHAnsi"/>
                      <w:szCs w:val="20"/>
                    </w:rPr>
                  </w:pPr>
                  <w:r>
                    <w:rPr>
                      <w:rFonts w:cstheme="minorHAnsi"/>
                      <w:szCs w:val="20"/>
                    </w:rPr>
                    <w:t>0x6</w:t>
                  </w:r>
                </w:p>
              </w:tc>
              <w:tc>
                <w:tcPr>
                  <w:tcW w:w="1873" w:type="dxa"/>
                </w:tcPr>
                <w:p w14:paraId="3671BCD8" w14:textId="77D2680F" w:rsidR="007638B0" w:rsidRDefault="007638B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5</w:t>
                  </w:r>
                </w:p>
              </w:tc>
            </w:tr>
            <w:tr w:rsidR="007638B0" w14:paraId="326C62F1" w14:textId="77777777" w:rsidTr="00C3404A">
              <w:tc>
                <w:tcPr>
                  <w:cnfStyle w:val="001000000000" w:firstRow="0" w:lastRow="0" w:firstColumn="1" w:lastColumn="0" w:oddVBand="0" w:evenVBand="0" w:oddHBand="0" w:evenHBand="0" w:firstRowFirstColumn="0" w:firstRowLastColumn="0" w:lastRowFirstColumn="0" w:lastRowLastColumn="0"/>
                  <w:tcW w:w="973" w:type="dxa"/>
                </w:tcPr>
                <w:p w14:paraId="11E49F98" w14:textId="56B0E591" w:rsidR="007638B0" w:rsidRDefault="007638B0">
                  <w:pPr>
                    <w:pStyle w:val="Table-small"/>
                    <w:rPr>
                      <w:rFonts w:cstheme="minorHAnsi"/>
                      <w:szCs w:val="20"/>
                    </w:rPr>
                  </w:pPr>
                  <w:r>
                    <w:rPr>
                      <w:rFonts w:cstheme="minorHAnsi"/>
                      <w:szCs w:val="20"/>
                    </w:rPr>
                    <w:t>0x7</w:t>
                  </w:r>
                </w:p>
              </w:tc>
              <w:tc>
                <w:tcPr>
                  <w:tcW w:w="1873" w:type="dxa"/>
                </w:tcPr>
                <w:p w14:paraId="0ACB403F" w14:textId="062C1ED5" w:rsidR="007638B0" w:rsidRDefault="007638B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0.9</w:t>
                  </w:r>
                </w:p>
              </w:tc>
            </w:tr>
          </w:tbl>
          <w:p w14:paraId="04A6858F" w14:textId="77777777" w:rsidR="00177F2A" w:rsidRPr="00AE4266" w:rsidRDefault="00177F2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44766B" w:rsidRPr="00AE4266" w14:paraId="3DFA65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0DAF184E" w14:textId="77777777" w:rsidR="0044766B" w:rsidRPr="00AE4266" w:rsidRDefault="0044766B" w:rsidP="004D0273">
            <w:pPr>
              <w:pStyle w:val="Table-small"/>
              <w:numPr>
                <w:ilvl w:val="0"/>
                <w:numId w:val="35"/>
              </w:numPr>
              <w:rPr>
                <w:rFonts w:cstheme="minorHAnsi"/>
                <w:b w:val="0"/>
                <w:bCs w:val="0"/>
                <w:szCs w:val="20"/>
              </w:rPr>
            </w:pPr>
          </w:p>
        </w:tc>
        <w:tc>
          <w:tcPr>
            <w:tcW w:w="5586" w:type="dxa"/>
            <w:gridSpan w:val="3"/>
            <w:shd w:val="clear" w:color="auto" w:fill="FFFFFF" w:themeFill="background1"/>
          </w:tcPr>
          <w:p w14:paraId="11441D2A" w14:textId="3F525B33" w:rsidR="0044766B" w:rsidRPr="00AE4266" w:rsidRDefault="0044766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 xml:space="preserve">Enable the electronic load for </w:t>
            </w:r>
            <w:r w:rsidR="00EB3FA2">
              <w:rPr>
                <w:rFonts w:cstheme="minorHAnsi"/>
                <w:szCs w:val="20"/>
              </w:rPr>
              <w:t xml:space="preserve">voltage measurement and current sinking </w:t>
            </w:r>
          </w:p>
        </w:tc>
        <w:tc>
          <w:tcPr>
            <w:tcW w:w="3072" w:type="dxa"/>
            <w:gridSpan w:val="3"/>
            <w:vMerge/>
            <w:shd w:val="clear" w:color="auto" w:fill="FFFFFF" w:themeFill="background1"/>
          </w:tcPr>
          <w:p w14:paraId="7D1F89E7" w14:textId="77777777" w:rsidR="0044766B" w:rsidRDefault="0044766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177F2A" w:rsidRPr="00AE4266" w14:paraId="1DB88A49"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593332F3" w14:textId="77777777" w:rsidR="00177F2A" w:rsidRPr="00AE4266" w:rsidRDefault="00177F2A" w:rsidP="004D0273">
            <w:pPr>
              <w:pStyle w:val="Table-small"/>
              <w:numPr>
                <w:ilvl w:val="0"/>
                <w:numId w:val="35"/>
              </w:numPr>
              <w:rPr>
                <w:rFonts w:cstheme="minorHAnsi"/>
                <w:b w:val="0"/>
                <w:bCs w:val="0"/>
                <w:szCs w:val="20"/>
              </w:rPr>
            </w:pPr>
          </w:p>
        </w:tc>
        <w:tc>
          <w:tcPr>
            <w:tcW w:w="5586" w:type="dxa"/>
            <w:gridSpan w:val="3"/>
            <w:shd w:val="clear" w:color="auto" w:fill="FFFFFF" w:themeFill="background1"/>
          </w:tcPr>
          <w:p w14:paraId="1C367CE1" w14:textId="686A653D" w:rsidR="00177F2A" w:rsidRPr="00AE4266" w:rsidRDefault="00177F2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Sweep target output-voltage</w:t>
            </w:r>
            <w:r w:rsidR="00D96629">
              <w:rPr>
                <w:rFonts w:cstheme="minorHAnsi"/>
                <w:szCs w:val="20"/>
              </w:rPr>
              <w:t xml:space="preserve"> via </w:t>
            </w:r>
            <w:r w:rsidR="00D96629" w:rsidRPr="00D96629">
              <w:rPr>
                <w:rFonts w:cstheme="minorHAnsi"/>
                <w:i/>
                <w:iCs/>
                <w:szCs w:val="20"/>
              </w:rPr>
              <w:t>Vi_trim</w:t>
            </w:r>
          </w:p>
        </w:tc>
        <w:tc>
          <w:tcPr>
            <w:tcW w:w="3072" w:type="dxa"/>
            <w:gridSpan w:val="3"/>
            <w:vMerge/>
            <w:shd w:val="clear" w:color="auto" w:fill="FFFFFF" w:themeFill="background1"/>
          </w:tcPr>
          <w:p w14:paraId="466EA4E4" w14:textId="77777777" w:rsidR="00177F2A" w:rsidRPr="00AE4266" w:rsidRDefault="00177F2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177F2A" w:rsidRPr="00AE4266" w14:paraId="53E6B1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4B9DC2A0" w14:textId="77777777" w:rsidR="00177F2A" w:rsidRPr="00AE4266" w:rsidRDefault="00177F2A" w:rsidP="0025597A">
            <w:pPr>
              <w:pStyle w:val="Table-small"/>
              <w:numPr>
                <w:ilvl w:val="1"/>
                <w:numId w:val="35"/>
              </w:numPr>
              <w:rPr>
                <w:rFonts w:cstheme="minorHAnsi"/>
                <w:b w:val="0"/>
                <w:bCs w:val="0"/>
                <w:szCs w:val="20"/>
              </w:rPr>
            </w:pPr>
          </w:p>
        </w:tc>
        <w:tc>
          <w:tcPr>
            <w:tcW w:w="5586" w:type="dxa"/>
            <w:gridSpan w:val="3"/>
            <w:shd w:val="clear" w:color="auto" w:fill="FFFFFF" w:themeFill="background1"/>
          </w:tcPr>
          <w:p w14:paraId="7E403F20" w14:textId="239DDCC1" w:rsidR="00177F2A" w:rsidRPr="00AE4266" w:rsidRDefault="00177F2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S</w:t>
            </w:r>
            <w:r>
              <w:rPr>
                <w:rFonts w:cstheme="minorHAnsi"/>
                <w:szCs w:val="20"/>
              </w:rPr>
              <w:t xml:space="preserve">weep input voltage </w:t>
            </w:r>
            <w:commentRangeStart w:id="186"/>
            <w:r>
              <w:rPr>
                <w:rFonts w:cstheme="minorHAnsi"/>
                <w:szCs w:val="20"/>
              </w:rPr>
              <w:t xml:space="preserve">5V </w:t>
            </w:r>
            <w:r>
              <w:rPr>
                <w:rFonts w:ascii="Arial" w:hAnsi="Arial" w:cs="Arial"/>
                <w:szCs w:val="20"/>
              </w:rPr>
              <w:t>→</w:t>
            </w:r>
            <w:r>
              <w:rPr>
                <w:rFonts w:cstheme="minorHAnsi"/>
                <w:szCs w:val="20"/>
              </w:rPr>
              <w:t xml:space="preserve"> 1</w:t>
            </w:r>
            <w:r w:rsidR="00EE3481">
              <w:rPr>
                <w:rFonts w:cstheme="minorHAnsi"/>
                <w:szCs w:val="20"/>
              </w:rPr>
              <w:t>1</w:t>
            </w:r>
            <w:r>
              <w:rPr>
                <w:rFonts w:cstheme="minorHAnsi"/>
                <w:szCs w:val="20"/>
              </w:rPr>
              <w:t>V</w:t>
            </w:r>
            <w:commentRangeEnd w:id="186"/>
            <w:r w:rsidR="00C36AF6">
              <w:rPr>
                <w:rStyle w:val="CommentReference"/>
                <w:rFonts w:cstheme="minorHAnsi"/>
                <w:sz w:val="20"/>
                <w:szCs w:val="20"/>
              </w:rPr>
              <w:commentReference w:id="186"/>
            </w:r>
            <w:r w:rsidR="006A4B71">
              <w:rPr>
                <w:rFonts w:cstheme="minorHAnsi"/>
                <w:szCs w:val="20"/>
              </w:rPr>
              <w:t xml:space="preserve"> , 1V step</w:t>
            </w:r>
          </w:p>
        </w:tc>
        <w:tc>
          <w:tcPr>
            <w:tcW w:w="3072" w:type="dxa"/>
            <w:gridSpan w:val="3"/>
            <w:vMerge/>
            <w:shd w:val="clear" w:color="auto" w:fill="FFFFFF" w:themeFill="background1"/>
          </w:tcPr>
          <w:p w14:paraId="23B43875" w14:textId="77777777" w:rsidR="00177F2A" w:rsidRPr="00AE4266" w:rsidRDefault="00177F2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7F5AAF" w:rsidRPr="00AE4266" w14:paraId="1ADBECE2"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53D246FD" w14:textId="77777777" w:rsidR="007F5AAF" w:rsidRPr="00AE4266" w:rsidRDefault="007F5AAF" w:rsidP="007F5AAF">
            <w:pPr>
              <w:pStyle w:val="Table-small"/>
              <w:numPr>
                <w:ilvl w:val="2"/>
                <w:numId w:val="35"/>
              </w:numPr>
              <w:rPr>
                <w:rFonts w:cstheme="minorHAnsi"/>
                <w:b w:val="0"/>
                <w:bCs w:val="0"/>
                <w:szCs w:val="20"/>
              </w:rPr>
            </w:pPr>
          </w:p>
        </w:tc>
        <w:tc>
          <w:tcPr>
            <w:tcW w:w="5586" w:type="dxa"/>
            <w:gridSpan w:val="3"/>
            <w:shd w:val="clear" w:color="auto" w:fill="FFFFFF" w:themeFill="background1"/>
          </w:tcPr>
          <w:p w14:paraId="44FA3C8A" w14:textId="6CD7122E" w:rsidR="007F5AAF" w:rsidRPr="00AE4266" w:rsidRDefault="007F5AA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Wait 10ms</w:t>
            </w:r>
          </w:p>
        </w:tc>
        <w:tc>
          <w:tcPr>
            <w:tcW w:w="3072" w:type="dxa"/>
            <w:gridSpan w:val="3"/>
            <w:vMerge/>
            <w:shd w:val="clear" w:color="auto" w:fill="FFFFFF" w:themeFill="background1"/>
          </w:tcPr>
          <w:p w14:paraId="4EF151CC" w14:textId="77777777" w:rsidR="007F5AAF" w:rsidRPr="00AE4266" w:rsidRDefault="007F5AAF">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177F2A" w:rsidRPr="00AE4266" w14:paraId="352BBF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542BDA4B" w14:textId="77777777" w:rsidR="00177F2A" w:rsidRPr="00AE4266" w:rsidRDefault="00177F2A" w:rsidP="0025597A">
            <w:pPr>
              <w:pStyle w:val="Table-small"/>
              <w:numPr>
                <w:ilvl w:val="2"/>
                <w:numId w:val="35"/>
              </w:numPr>
              <w:rPr>
                <w:rFonts w:cstheme="minorHAnsi"/>
                <w:b w:val="0"/>
                <w:bCs w:val="0"/>
                <w:szCs w:val="20"/>
              </w:rPr>
            </w:pPr>
          </w:p>
        </w:tc>
        <w:tc>
          <w:tcPr>
            <w:tcW w:w="5586" w:type="dxa"/>
            <w:gridSpan w:val="3"/>
            <w:shd w:val="clear" w:color="auto" w:fill="FFFFFF" w:themeFill="background1"/>
          </w:tcPr>
          <w:p w14:paraId="31623F7F" w14:textId="5499621D" w:rsidR="00177F2A" w:rsidRPr="00AE4266" w:rsidRDefault="00177F2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Measure the load voltage</w:t>
            </w:r>
          </w:p>
        </w:tc>
        <w:tc>
          <w:tcPr>
            <w:tcW w:w="3072" w:type="dxa"/>
            <w:gridSpan w:val="3"/>
            <w:vMerge/>
            <w:shd w:val="clear" w:color="auto" w:fill="FFFFFF" w:themeFill="background1"/>
          </w:tcPr>
          <w:p w14:paraId="7E2A3B24" w14:textId="77777777" w:rsidR="00177F2A" w:rsidRPr="00AE4266" w:rsidRDefault="00177F2A">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177F2A" w:rsidRPr="00AE4266" w14:paraId="4EB86523"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6A4E246D" w14:textId="77777777" w:rsidR="00177F2A" w:rsidRPr="00AE4266" w:rsidRDefault="00177F2A" w:rsidP="007F5AAF">
            <w:pPr>
              <w:pStyle w:val="Table-small"/>
              <w:numPr>
                <w:ilvl w:val="0"/>
                <w:numId w:val="35"/>
              </w:numPr>
              <w:rPr>
                <w:rFonts w:cstheme="minorHAnsi"/>
                <w:b w:val="0"/>
                <w:bCs w:val="0"/>
                <w:szCs w:val="20"/>
              </w:rPr>
            </w:pPr>
          </w:p>
        </w:tc>
        <w:tc>
          <w:tcPr>
            <w:tcW w:w="5586" w:type="dxa"/>
            <w:gridSpan w:val="3"/>
            <w:shd w:val="clear" w:color="auto" w:fill="FFFFFF" w:themeFill="background1"/>
          </w:tcPr>
          <w:p w14:paraId="52D85259" w14:textId="092B9FA2" w:rsidR="00177F2A" w:rsidRPr="00AE4266" w:rsidRDefault="00177F2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Log the load voltage versus input voltage</w:t>
            </w:r>
          </w:p>
        </w:tc>
        <w:tc>
          <w:tcPr>
            <w:tcW w:w="3072" w:type="dxa"/>
            <w:gridSpan w:val="3"/>
            <w:vMerge/>
            <w:shd w:val="clear" w:color="auto" w:fill="FFFFFF" w:themeFill="background1"/>
          </w:tcPr>
          <w:p w14:paraId="44B7800E" w14:textId="77777777" w:rsidR="00177F2A" w:rsidRPr="00AE4266" w:rsidRDefault="00177F2A">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4C7C06" w:rsidRPr="00AE4266" w14:paraId="5121F7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295C331F" w14:textId="77777777" w:rsidR="004C7C06" w:rsidRPr="00AE4266" w:rsidRDefault="004C7C06">
            <w:pPr>
              <w:pStyle w:val="Table-small"/>
              <w:rPr>
                <w:rFonts w:cstheme="minorHAnsi"/>
                <w:szCs w:val="20"/>
              </w:rPr>
            </w:pPr>
            <w:r w:rsidRPr="00AE4266">
              <w:rPr>
                <w:rFonts w:cstheme="minorHAnsi"/>
                <w:color w:val="FFFFFF" w:themeColor="background1"/>
                <w:sz w:val="22"/>
                <w:szCs w:val="22"/>
              </w:rPr>
              <w:t>Notes</w:t>
            </w:r>
          </w:p>
        </w:tc>
      </w:tr>
      <w:tr w:rsidR="004C7C06" w:rsidRPr="00AE4266" w14:paraId="4D765BF4"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1F319D90" w14:textId="7F4EB4CA" w:rsidR="004C7C06" w:rsidRPr="00AE4266" w:rsidRDefault="00B1572A">
            <w:pPr>
              <w:pStyle w:val="Table-small"/>
              <w:rPr>
                <w:rFonts w:cstheme="minorHAnsi"/>
                <w:b w:val="0"/>
                <w:bCs w:val="0"/>
                <w:szCs w:val="20"/>
              </w:rPr>
            </w:pPr>
            <w:r>
              <w:rPr>
                <w:rFonts w:cstheme="minorHAnsi"/>
                <w:b w:val="0"/>
                <w:bCs w:val="0"/>
                <w:szCs w:val="20"/>
              </w:rPr>
              <w:t>Depending on the test time</w:t>
            </w:r>
            <w:r w:rsidR="00FA4ECF">
              <w:rPr>
                <w:rFonts w:cstheme="minorHAnsi"/>
                <w:b w:val="0"/>
                <w:bCs w:val="0"/>
                <w:szCs w:val="20"/>
              </w:rPr>
              <w:t>, only one output voltage could be sufficient during production testing</w:t>
            </w:r>
          </w:p>
        </w:tc>
      </w:tr>
      <w:tr w:rsidR="004C7C06" w:rsidRPr="00AE4266" w14:paraId="6910BF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50B273C9" w14:textId="77777777" w:rsidR="004C7C06" w:rsidRPr="00AE4266" w:rsidRDefault="004C7C06">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4C7C06" w:rsidRPr="00AE4266" w14:paraId="29FA9A04"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C5C2C2" w:themeFill="accent3" w:themeFillTint="66"/>
          </w:tcPr>
          <w:p w14:paraId="42834DC2" w14:textId="77777777" w:rsidR="004C7C06" w:rsidRPr="00AE4266" w:rsidRDefault="004C7C06">
            <w:pPr>
              <w:pStyle w:val="Table-small"/>
              <w:rPr>
                <w:rFonts w:cstheme="minorHAnsi"/>
                <w:szCs w:val="20"/>
              </w:rPr>
            </w:pPr>
            <w:r w:rsidRPr="00AE4266">
              <w:rPr>
                <w:rFonts w:cstheme="minorHAnsi"/>
                <w:sz w:val="22"/>
                <w:szCs w:val="22"/>
              </w:rPr>
              <w:t xml:space="preserve">ID </w:t>
            </w:r>
          </w:p>
        </w:tc>
        <w:tc>
          <w:tcPr>
            <w:tcW w:w="4654" w:type="dxa"/>
            <w:shd w:val="clear" w:color="auto" w:fill="C5C2C2" w:themeFill="accent3" w:themeFillTint="66"/>
          </w:tcPr>
          <w:p w14:paraId="424AE398" w14:textId="77777777" w:rsidR="004C7C06" w:rsidRPr="00AE4266" w:rsidRDefault="004C7C06">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923" w:type="dxa"/>
            <w:shd w:val="clear" w:color="auto" w:fill="C5C2C2" w:themeFill="accent3" w:themeFillTint="66"/>
          </w:tcPr>
          <w:p w14:paraId="4E0A0912" w14:textId="77777777" w:rsidR="004C7C06" w:rsidRPr="00AE4266" w:rsidRDefault="004C7C06">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1213" w:type="dxa"/>
            <w:gridSpan w:val="2"/>
            <w:shd w:val="clear" w:color="auto" w:fill="C5C2C2" w:themeFill="accent3" w:themeFillTint="66"/>
          </w:tcPr>
          <w:p w14:paraId="720AE2FC" w14:textId="77777777" w:rsidR="004C7C06" w:rsidRPr="00AE4266" w:rsidRDefault="004C7C06">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730" w:type="dxa"/>
            <w:shd w:val="clear" w:color="auto" w:fill="C5C2C2" w:themeFill="accent3" w:themeFillTint="66"/>
          </w:tcPr>
          <w:p w14:paraId="26B2C985" w14:textId="77777777" w:rsidR="004C7C06" w:rsidRPr="00AE4266" w:rsidRDefault="004C7C06">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1138" w:type="dxa"/>
            <w:shd w:val="clear" w:color="auto" w:fill="C5C2C2" w:themeFill="accent3" w:themeFillTint="66"/>
          </w:tcPr>
          <w:p w14:paraId="33E9C36A" w14:textId="77777777" w:rsidR="004C7C06" w:rsidRPr="00AE4266" w:rsidRDefault="004C7C06">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4C7C06" w:rsidRPr="00AE4266" w14:paraId="24ECB8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0DF3637F" w14:textId="2B210612" w:rsidR="004C7C06" w:rsidRPr="00AE4266" w:rsidRDefault="007824CD">
            <w:pPr>
              <w:pStyle w:val="Table-small"/>
              <w:rPr>
                <w:rFonts w:cstheme="minorHAnsi"/>
                <w:b w:val="0"/>
                <w:bCs w:val="0"/>
                <w:szCs w:val="20"/>
              </w:rPr>
            </w:pPr>
            <w:r>
              <w:t>M002</w:t>
            </w:r>
            <w:r w:rsidR="0032760B">
              <w:t>6</w:t>
            </w:r>
          </w:p>
        </w:tc>
        <w:tc>
          <w:tcPr>
            <w:tcW w:w="4654" w:type="dxa"/>
            <w:shd w:val="clear" w:color="auto" w:fill="FFFFFF" w:themeFill="background1"/>
          </w:tcPr>
          <w:p w14:paraId="4D3CC305" w14:textId="43836B4F" w:rsidR="004C7C06" w:rsidRPr="00AE4266" w:rsidRDefault="004D027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V_</w:t>
            </w:r>
            <w:r w:rsidR="003C2EF2">
              <w:rPr>
                <w:rFonts w:cstheme="minorHAnsi"/>
                <w:szCs w:val="20"/>
              </w:rPr>
              <w:t>line_delta</w:t>
            </w:r>
          </w:p>
        </w:tc>
        <w:tc>
          <w:tcPr>
            <w:tcW w:w="923" w:type="dxa"/>
            <w:shd w:val="clear" w:color="auto" w:fill="FFFFFF" w:themeFill="background1"/>
          </w:tcPr>
          <w:p w14:paraId="2F128663" w14:textId="110E31F7" w:rsidR="004C7C06" w:rsidRPr="00AE4266" w:rsidRDefault="00F143E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m</w:t>
            </w:r>
            <w:r w:rsidR="004C7C06" w:rsidRPr="00AE4266">
              <w:rPr>
                <w:rFonts w:cstheme="minorHAnsi"/>
                <w:szCs w:val="20"/>
              </w:rPr>
              <w:t>V</w:t>
            </w:r>
          </w:p>
        </w:tc>
        <w:tc>
          <w:tcPr>
            <w:tcW w:w="1213" w:type="dxa"/>
            <w:gridSpan w:val="2"/>
            <w:shd w:val="clear" w:color="auto" w:fill="FFFFFF" w:themeFill="background1"/>
          </w:tcPr>
          <w:p w14:paraId="74BA4932" w14:textId="77777777" w:rsidR="004C7C06" w:rsidRPr="00AE4266" w:rsidRDefault="004C7C0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730" w:type="dxa"/>
            <w:shd w:val="clear" w:color="auto" w:fill="FFFFFF" w:themeFill="background1"/>
          </w:tcPr>
          <w:p w14:paraId="2996FD13" w14:textId="77777777" w:rsidR="004C7C06" w:rsidRPr="00AE4266" w:rsidRDefault="004C7C0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138" w:type="dxa"/>
            <w:shd w:val="clear" w:color="auto" w:fill="FFFFFF" w:themeFill="background1"/>
          </w:tcPr>
          <w:p w14:paraId="207789C3" w14:textId="77777777" w:rsidR="004C7C06" w:rsidRPr="00AE4266" w:rsidRDefault="004C7C0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bl>
    <w:p w14:paraId="00E6B158" w14:textId="77777777" w:rsidR="00052E94" w:rsidRDefault="00052E94" w:rsidP="00052E94">
      <w:pPr>
        <w:rPr>
          <w:lang w:eastAsia="en-US"/>
        </w:rPr>
      </w:pPr>
    </w:p>
    <w:p w14:paraId="5FF6F7BB" w14:textId="7E868B42" w:rsidR="00052E94" w:rsidRDefault="007824CD" w:rsidP="00052E94">
      <w:pPr>
        <w:pStyle w:val="Heading2"/>
        <w:rPr>
          <w:lang w:eastAsia="en-US"/>
        </w:rPr>
      </w:pPr>
      <w:bookmarkStart w:id="187" w:name="_Ref196482927"/>
      <w:bookmarkStart w:id="188" w:name="_Toc211426751"/>
      <w:r>
        <w:t>T001</w:t>
      </w:r>
      <w:r w:rsidR="000A6793">
        <w:t>5</w:t>
      </w:r>
      <w:r w:rsidR="00FA3CD6">
        <w:t xml:space="preserve">: </w:t>
      </w:r>
      <w:r w:rsidR="00052E94">
        <w:rPr>
          <w:lang w:eastAsia="en-US"/>
        </w:rPr>
        <w:t>Load regulation</w:t>
      </w:r>
      <w:bookmarkEnd w:id="187"/>
      <w:bookmarkEnd w:id="188"/>
    </w:p>
    <w:p w14:paraId="046134B5" w14:textId="0221524C" w:rsidR="00376798" w:rsidRDefault="00376798" w:rsidP="00376798">
      <w:pPr>
        <w:pStyle w:val="Caption"/>
        <w:keepNext/>
      </w:pPr>
      <w:bookmarkStart w:id="189" w:name="_Toc211426696"/>
      <w:r>
        <w:t xml:space="preserve">Table </w:t>
      </w:r>
      <w:r>
        <w:fldChar w:fldCharType="begin"/>
      </w:r>
      <w:r>
        <w:instrText xml:space="preserve"> SEQ Table \* ARABIC </w:instrText>
      </w:r>
      <w:r>
        <w:fldChar w:fldCharType="separate"/>
      </w:r>
      <w:r w:rsidR="00F93DF5">
        <w:rPr>
          <w:noProof/>
        </w:rPr>
        <w:t>26</w:t>
      </w:r>
      <w:r>
        <w:fldChar w:fldCharType="end"/>
      </w:r>
      <w:r>
        <w:t xml:space="preserve">: </w:t>
      </w:r>
      <w:r>
        <w:fldChar w:fldCharType="begin"/>
      </w:r>
      <w:r>
        <w:instrText xml:space="preserve"> REF _Ref196482927 </w:instrText>
      </w:r>
      <w:r>
        <w:fldChar w:fldCharType="separate"/>
      </w:r>
      <w:r>
        <w:t>Load regulation</w:t>
      </w:r>
      <w:r>
        <w:fldChar w:fldCharType="end"/>
      </w:r>
      <w:r>
        <w:t xml:space="preserve"> overview</w:t>
      </w:r>
      <w:bookmarkEnd w:id="189"/>
    </w:p>
    <w:tbl>
      <w:tblPr>
        <w:tblStyle w:val="GridTable4-Accent3"/>
        <w:tblW w:w="9776" w:type="dxa"/>
        <w:tblLook w:val="04A0" w:firstRow="1" w:lastRow="0" w:firstColumn="1" w:lastColumn="0" w:noHBand="0" w:noVBand="1"/>
      </w:tblPr>
      <w:tblGrid>
        <w:gridCol w:w="1118"/>
        <w:gridCol w:w="4654"/>
        <w:gridCol w:w="923"/>
        <w:gridCol w:w="9"/>
        <w:gridCol w:w="1204"/>
        <w:gridCol w:w="730"/>
        <w:gridCol w:w="1138"/>
      </w:tblGrid>
      <w:tr w:rsidR="00887DAA" w:rsidRPr="00AE4266" w14:paraId="3843808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42E3CD30" w14:textId="77777777" w:rsidR="00887DAA" w:rsidRPr="00AE4266" w:rsidRDefault="00887DAA">
            <w:pPr>
              <w:pStyle w:val="Table-small"/>
              <w:rPr>
                <w:rFonts w:cstheme="minorHAnsi"/>
                <w:sz w:val="22"/>
                <w:szCs w:val="18"/>
              </w:rPr>
            </w:pPr>
            <w:r w:rsidRPr="00AE4266">
              <w:rPr>
                <w:rFonts w:cstheme="minorHAnsi"/>
                <w:sz w:val="22"/>
                <w:szCs w:val="18"/>
              </w:rPr>
              <w:t xml:space="preserve">Test Description </w:t>
            </w:r>
          </w:p>
        </w:tc>
      </w:tr>
      <w:tr w:rsidR="00887DAA" w:rsidRPr="00AE4266" w14:paraId="65B825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10A6AFEF" w14:textId="6A2511D0" w:rsidR="00887DAA" w:rsidRPr="00AE4266" w:rsidRDefault="0030743B">
            <w:pPr>
              <w:pStyle w:val="Table-small"/>
              <w:rPr>
                <w:rFonts w:cstheme="minorHAnsi"/>
                <w:b w:val="0"/>
              </w:rPr>
            </w:pPr>
            <w:r>
              <w:rPr>
                <w:rFonts w:cstheme="minorHAnsi"/>
                <w:b w:val="0"/>
                <w:bCs w:val="0"/>
              </w:rPr>
              <w:t>Measure the load</w:t>
            </w:r>
            <w:r w:rsidR="009F6C2A">
              <w:rPr>
                <w:rFonts w:cstheme="minorHAnsi"/>
                <w:b w:val="0"/>
                <w:bCs w:val="0"/>
              </w:rPr>
              <w:t>-current dependency of the output voltage</w:t>
            </w:r>
          </w:p>
        </w:tc>
      </w:tr>
      <w:tr w:rsidR="00887DAA" w:rsidRPr="00AE4266" w14:paraId="42A1CD37"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64739ED9" w14:textId="77777777" w:rsidR="00887DAA" w:rsidRPr="00AE4266" w:rsidRDefault="00887DAA">
            <w:pPr>
              <w:pStyle w:val="Table-small"/>
              <w:rPr>
                <w:rFonts w:cstheme="minorHAnsi"/>
              </w:rPr>
            </w:pPr>
            <w:r w:rsidRPr="00AE4266">
              <w:rPr>
                <w:rFonts w:cstheme="minorHAnsi"/>
                <w:color w:val="FFFFFF" w:themeColor="background1"/>
                <w:sz w:val="22"/>
                <w:szCs w:val="18"/>
              </w:rPr>
              <w:t>Test Configuration</w:t>
            </w:r>
          </w:p>
        </w:tc>
      </w:tr>
      <w:tr w:rsidR="00887DAA" w:rsidRPr="00AE4266" w14:paraId="1BA6FB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26BC2A14" w14:textId="35DC0D50" w:rsidR="00887DAA" w:rsidRPr="00AE4266" w:rsidRDefault="006110C3" w:rsidP="00AC533A">
            <w:pPr>
              <w:pStyle w:val="Table-small"/>
              <w:rPr>
                <w:rFonts w:cstheme="minorHAnsi"/>
                <w:b w:val="0"/>
                <w:bCs w:val="0"/>
              </w:rPr>
            </w:pPr>
            <w:r>
              <w:rPr>
                <w:rFonts w:cstheme="minorHAnsi"/>
                <w:b w:val="0"/>
                <w:bCs w:val="0"/>
              </w:rPr>
              <w:t>System test</w:t>
            </w:r>
          </w:p>
        </w:tc>
      </w:tr>
      <w:tr w:rsidR="00887DAA" w:rsidRPr="00AE4266" w14:paraId="2A048EA7"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6FFF2392" w14:textId="77777777" w:rsidR="00887DAA" w:rsidRPr="00AE4266" w:rsidRDefault="00887DAA">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887DAA" w:rsidRPr="00AE4266" w14:paraId="6A6CF4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0BE164D4" w14:textId="621173B5" w:rsidR="00887DAA" w:rsidRPr="00D70804" w:rsidRDefault="0033308A" w:rsidP="00887DAA">
            <w:pPr>
              <w:pStyle w:val="ListParagraph"/>
              <w:numPr>
                <w:ilvl w:val="0"/>
                <w:numId w:val="19"/>
              </w:numPr>
              <w:spacing w:before="20" w:after="20"/>
            </w:pPr>
            <w:r>
              <w:rPr>
                <w:b w:val="0"/>
                <w:bCs w:val="0"/>
                <w:sz w:val="20"/>
                <w:szCs w:val="20"/>
              </w:rPr>
              <w:t>sink current</w:t>
            </w:r>
            <w:r w:rsidR="00887DAA">
              <w:rPr>
                <w:b w:val="0"/>
                <w:bCs w:val="0"/>
                <w:sz w:val="20"/>
                <w:szCs w:val="20"/>
              </w:rPr>
              <w:t xml:space="preserve">: accuracy: </w:t>
            </w:r>
            <w:r>
              <w:rPr>
                <w:b w:val="0"/>
                <w:bCs w:val="0"/>
                <w:sz w:val="20"/>
                <w:szCs w:val="20"/>
              </w:rPr>
              <w:t>1mA</w:t>
            </w:r>
            <w:r w:rsidR="00887DAA">
              <w:rPr>
                <w:b w:val="0"/>
                <w:bCs w:val="0"/>
                <w:sz w:val="20"/>
                <w:szCs w:val="20"/>
              </w:rPr>
              <w:t xml:space="preserve">, range: </w:t>
            </w:r>
            <w:r w:rsidR="000D2859">
              <w:rPr>
                <w:b w:val="0"/>
                <w:bCs w:val="0"/>
                <w:sz w:val="20"/>
                <w:szCs w:val="20"/>
              </w:rPr>
              <w:t>4A</w:t>
            </w:r>
            <w:r w:rsidR="006006FA">
              <w:rPr>
                <w:b w:val="0"/>
                <w:bCs w:val="0"/>
                <w:sz w:val="20"/>
                <w:szCs w:val="20"/>
              </w:rPr>
              <w:t xml:space="preserve"> </w:t>
            </w:r>
          </w:p>
          <w:p w14:paraId="60E5C96B" w14:textId="77777777" w:rsidR="00887DAA" w:rsidRPr="00D70804" w:rsidRDefault="00887DAA" w:rsidP="00887DAA">
            <w:pPr>
              <w:pStyle w:val="ListParagraph"/>
              <w:numPr>
                <w:ilvl w:val="0"/>
                <w:numId w:val="19"/>
              </w:numPr>
              <w:spacing w:before="20" w:after="20"/>
            </w:pPr>
            <w:r>
              <w:rPr>
                <w:b w:val="0"/>
                <w:bCs w:val="0"/>
                <w:sz w:val="20"/>
                <w:szCs w:val="20"/>
              </w:rPr>
              <w:t>measure voltage: accuracy: 10mV, range: 6V</w:t>
            </w:r>
          </w:p>
        </w:tc>
      </w:tr>
      <w:tr w:rsidR="00887DAA" w:rsidRPr="00AE4266" w14:paraId="2F0DD1C0"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70F62C49" w14:textId="77777777" w:rsidR="00887DAA" w:rsidRPr="00AE4266" w:rsidRDefault="00887DAA">
            <w:pPr>
              <w:spacing w:before="20" w:after="20"/>
              <w:rPr>
                <w:sz w:val="20"/>
                <w:szCs w:val="14"/>
              </w:rPr>
            </w:pPr>
            <w:r w:rsidRPr="00AE4266">
              <w:rPr>
                <w:rFonts w:cstheme="minorHAnsi"/>
                <w:color w:val="FFFFFF" w:themeColor="background1"/>
                <w:szCs w:val="18"/>
              </w:rPr>
              <w:t>Test Conditions</w:t>
            </w:r>
          </w:p>
        </w:tc>
      </w:tr>
      <w:tr w:rsidR="00887DAA" w:rsidRPr="00AE4266" w14:paraId="378CF6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40347583" w14:textId="77ACE8EB" w:rsidR="00887DAA" w:rsidRPr="00AE4266" w:rsidRDefault="00A769D2">
            <w:pPr>
              <w:spacing w:before="20" w:after="20"/>
              <w:rPr>
                <w:sz w:val="20"/>
                <w:szCs w:val="14"/>
                <w:highlight w:val="cyan"/>
              </w:rPr>
            </w:pPr>
            <w:r w:rsidRPr="003414A8">
              <w:rPr>
                <w:sz w:val="20"/>
                <w:szCs w:val="14"/>
              </w:rPr>
              <w:t>Measure the load regulation at both minimal and maximal level for pVin, also during production testing.</w:t>
            </w:r>
          </w:p>
        </w:tc>
      </w:tr>
      <w:tr w:rsidR="00887DAA" w:rsidRPr="00AE4266" w14:paraId="21AE7419"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35D4041C" w14:textId="77777777" w:rsidR="00887DAA" w:rsidRPr="00AE4266" w:rsidRDefault="00887DAA">
            <w:pPr>
              <w:spacing w:before="20" w:after="20"/>
              <w:rPr>
                <w:sz w:val="20"/>
                <w:szCs w:val="14"/>
              </w:rPr>
            </w:pPr>
            <w:r w:rsidRPr="00AE4266">
              <w:rPr>
                <w:rFonts w:cstheme="minorHAnsi"/>
                <w:color w:val="FFFFFF" w:themeColor="background1"/>
                <w:szCs w:val="18"/>
              </w:rPr>
              <w:t>Environmental conditions</w:t>
            </w:r>
            <w:r w:rsidRPr="00AE4266">
              <w:rPr>
                <w:sz w:val="20"/>
                <w:szCs w:val="14"/>
              </w:rPr>
              <w:t xml:space="preserve"> </w:t>
            </w:r>
          </w:p>
        </w:tc>
      </w:tr>
      <w:tr w:rsidR="00887DAA" w:rsidRPr="00AE4266" w14:paraId="2FDA81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3CA8B953" w14:textId="77777777" w:rsidR="00887DAA" w:rsidRPr="00AE4266" w:rsidRDefault="00887DAA">
            <w:pPr>
              <w:spacing w:before="20" w:after="20"/>
              <w:rPr>
                <w:b w:val="0"/>
                <w:bCs w:val="0"/>
                <w:sz w:val="20"/>
                <w:szCs w:val="14"/>
              </w:rPr>
            </w:pPr>
          </w:p>
        </w:tc>
      </w:tr>
      <w:tr w:rsidR="00887DAA" w:rsidRPr="00AE4266" w14:paraId="0146427B"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6CAB436B" w14:textId="77777777" w:rsidR="00887DAA" w:rsidRPr="00AE4266" w:rsidRDefault="00887DAA">
            <w:pPr>
              <w:pStyle w:val="Table-small"/>
              <w:rPr>
                <w:rFonts w:cstheme="minorHAnsi"/>
                <w:sz w:val="22"/>
                <w:szCs w:val="18"/>
              </w:rPr>
            </w:pPr>
            <w:r w:rsidRPr="00AE4266">
              <w:rPr>
                <w:rFonts w:cstheme="minorHAnsi"/>
                <w:color w:val="FFFFFF" w:themeColor="background1"/>
                <w:sz w:val="22"/>
                <w:szCs w:val="18"/>
              </w:rPr>
              <w:t>Test Procedure</w:t>
            </w:r>
          </w:p>
        </w:tc>
      </w:tr>
      <w:tr w:rsidR="004715C0" w:rsidRPr="00AE4266" w14:paraId="7A8D51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C5C2C2" w:themeFill="accent3" w:themeFillTint="66"/>
          </w:tcPr>
          <w:p w14:paraId="7F711DA8" w14:textId="77777777" w:rsidR="004715C0" w:rsidRPr="00AE4266" w:rsidRDefault="004715C0" w:rsidP="004715C0">
            <w:pPr>
              <w:pStyle w:val="Table-small"/>
              <w:rPr>
                <w:rFonts w:cstheme="minorHAnsi"/>
                <w:sz w:val="22"/>
                <w:szCs w:val="18"/>
              </w:rPr>
            </w:pPr>
            <w:r w:rsidRPr="00AE4266">
              <w:rPr>
                <w:rFonts w:cstheme="minorHAnsi"/>
                <w:sz w:val="22"/>
                <w:szCs w:val="18"/>
              </w:rPr>
              <w:t>Step</w:t>
            </w:r>
          </w:p>
        </w:tc>
        <w:tc>
          <w:tcPr>
            <w:tcW w:w="5586" w:type="dxa"/>
            <w:gridSpan w:val="3"/>
            <w:shd w:val="clear" w:color="auto" w:fill="C5C2C2" w:themeFill="accent3" w:themeFillTint="66"/>
          </w:tcPr>
          <w:p w14:paraId="318B9FFB" w14:textId="77777777" w:rsidR="004715C0" w:rsidRPr="00AE4266" w:rsidRDefault="004715C0" w:rsidP="004715C0">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c>
          <w:tcPr>
            <w:tcW w:w="3072" w:type="dxa"/>
            <w:gridSpan w:val="3"/>
            <w:shd w:val="clear" w:color="auto" w:fill="C5C2C2" w:themeFill="accent3" w:themeFillTint="66"/>
          </w:tcPr>
          <w:p w14:paraId="16DEC08B" w14:textId="1DDA34DC" w:rsidR="004715C0" w:rsidRPr="00AE4266" w:rsidRDefault="004715C0" w:rsidP="004715C0">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Vi_trim settings</w:t>
            </w:r>
          </w:p>
        </w:tc>
      </w:tr>
      <w:tr w:rsidR="004715C0" w:rsidRPr="00AE4266" w14:paraId="7B342C19"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1A849C52" w14:textId="77777777" w:rsidR="004715C0" w:rsidRPr="00AE4266" w:rsidRDefault="004715C0" w:rsidP="004715C0">
            <w:pPr>
              <w:pStyle w:val="Table-small"/>
              <w:numPr>
                <w:ilvl w:val="0"/>
                <w:numId w:val="38"/>
              </w:numPr>
              <w:rPr>
                <w:rFonts w:cstheme="minorHAnsi"/>
                <w:b w:val="0"/>
                <w:bCs w:val="0"/>
                <w:szCs w:val="20"/>
              </w:rPr>
            </w:pPr>
          </w:p>
        </w:tc>
        <w:tc>
          <w:tcPr>
            <w:tcW w:w="5586" w:type="dxa"/>
            <w:gridSpan w:val="3"/>
            <w:shd w:val="clear" w:color="auto" w:fill="FFFFFF" w:themeFill="background1"/>
          </w:tcPr>
          <w:p w14:paraId="6C6DAA29" w14:textId="77777777" w:rsidR="004715C0" w:rsidRPr="00AE4266" w:rsidRDefault="004715C0" w:rsidP="004715C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Pr="00AE4266">
              <w:rPr>
                <w:rFonts w:cstheme="minorHAnsi"/>
                <w:szCs w:val="20"/>
              </w:rPr>
              <w:fldChar w:fldCharType="begin"/>
            </w:r>
            <w:r w:rsidRPr="00AE4266">
              <w:rPr>
                <w:rFonts w:cstheme="minorHAnsi"/>
                <w:szCs w:val="20"/>
              </w:rPr>
              <w:instrText xml:space="preserve"> REF  routine_park \h  \* MERGEFORMAT </w:instrText>
            </w:r>
            <w:r w:rsidRPr="00AE4266">
              <w:rPr>
                <w:rFonts w:cstheme="minorHAnsi"/>
                <w:szCs w:val="20"/>
              </w:rPr>
            </w:r>
            <w:r w:rsidRPr="00AE4266">
              <w:rPr>
                <w:rFonts w:cstheme="minorHAnsi"/>
                <w:szCs w:val="20"/>
              </w:rPr>
              <w:fldChar w:fldCharType="separate"/>
            </w:r>
            <w:r w:rsidRPr="00AE4266">
              <w:rPr>
                <w:rFonts w:cstheme="minorHAnsi"/>
              </w:rPr>
              <w:t>Park state</w:t>
            </w:r>
            <w:r w:rsidRPr="00AE4266">
              <w:rPr>
                <w:rFonts w:cstheme="minorHAnsi"/>
                <w:szCs w:val="20"/>
              </w:rPr>
              <w:fldChar w:fldCharType="end"/>
            </w:r>
          </w:p>
        </w:tc>
        <w:tc>
          <w:tcPr>
            <w:tcW w:w="3072" w:type="dxa"/>
            <w:gridSpan w:val="3"/>
            <w:vMerge w:val="restart"/>
            <w:shd w:val="clear" w:color="auto" w:fill="FFFFFF" w:themeFill="background1"/>
          </w:tcPr>
          <w:tbl>
            <w:tblPr>
              <w:tblStyle w:val="GridTable4-Accent3"/>
              <w:tblW w:w="0" w:type="auto"/>
              <w:tblLook w:val="04A0" w:firstRow="1" w:lastRow="0" w:firstColumn="1" w:lastColumn="0" w:noHBand="0" w:noVBand="1"/>
            </w:tblPr>
            <w:tblGrid>
              <w:gridCol w:w="973"/>
              <w:gridCol w:w="1873"/>
            </w:tblGrid>
            <w:tr w:rsidR="004715C0" w14:paraId="1F0D69C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dxa"/>
                </w:tcPr>
                <w:p w14:paraId="572A9E9B" w14:textId="77777777" w:rsidR="004715C0" w:rsidRDefault="004715C0" w:rsidP="004715C0">
                  <w:pPr>
                    <w:pStyle w:val="Table-small"/>
                    <w:rPr>
                      <w:rFonts w:cstheme="minorHAnsi"/>
                      <w:szCs w:val="20"/>
                    </w:rPr>
                  </w:pPr>
                  <w:r>
                    <w:rPr>
                      <w:rFonts w:cstheme="minorHAnsi"/>
                      <w:szCs w:val="20"/>
                    </w:rPr>
                    <w:t>Code</w:t>
                  </w:r>
                </w:p>
              </w:tc>
              <w:tc>
                <w:tcPr>
                  <w:tcW w:w="1873" w:type="dxa"/>
                </w:tcPr>
                <w:p w14:paraId="1913937A" w14:textId="77777777" w:rsidR="004715C0" w:rsidRDefault="004715C0" w:rsidP="004715C0">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rPr>
                  </w:pPr>
                  <w:r>
                    <w:rPr>
                      <w:rFonts w:cstheme="minorHAnsi"/>
                      <w:szCs w:val="20"/>
                    </w:rPr>
                    <w:t>Output voltage</w:t>
                  </w:r>
                </w:p>
              </w:tc>
            </w:tr>
            <w:tr w:rsidR="004715C0" w14:paraId="177CAC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dxa"/>
                </w:tcPr>
                <w:p w14:paraId="609F51C1" w14:textId="77777777" w:rsidR="004715C0" w:rsidRDefault="004715C0" w:rsidP="004715C0">
                  <w:pPr>
                    <w:pStyle w:val="Table-small"/>
                    <w:rPr>
                      <w:rFonts w:cstheme="minorHAnsi"/>
                      <w:szCs w:val="20"/>
                    </w:rPr>
                  </w:pPr>
                  <w:r>
                    <w:rPr>
                      <w:rFonts w:cstheme="minorHAnsi"/>
                      <w:szCs w:val="20"/>
                    </w:rPr>
                    <w:t>0x0</w:t>
                  </w:r>
                </w:p>
              </w:tc>
              <w:tc>
                <w:tcPr>
                  <w:tcW w:w="1873" w:type="dxa"/>
                </w:tcPr>
                <w:p w14:paraId="5B1032E0" w14:textId="77777777" w:rsidR="004715C0" w:rsidRDefault="004715C0" w:rsidP="004715C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1.2</w:t>
                  </w:r>
                </w:p>
              </w:tc>
            </w:tr>
            <w:tr w:rsidR="004715C0" w14:paraId="2EED3C89" w14:textId="77777777">
              <w:tc>
                <w:tcPr>
                  <w:cnfStyle w:val="001000000000" w:firstRow="0" w:lastRow="0" w:firstColumn="1" w:lastColumn="0" w:oddVBand="0" w:evenVBand="0" w:oddHBand="0" w:evenHBand="0" w:firstRowFirstColumn="0" w:firstRowLastColumn="0" w:lastRowFirstColumn="0" w:lastRowLastColumn="0"/>
                  <w:tcW w:w="973" w:type="dxa"/>
                </w:tcPr>
                <w:p w14:paraId="24F04890" w14:textId="77777777" w:rsidR="004715C0" w:rsidRDefault="004715C0" w:rsidP="004715C0">
                  <w:pPr>
                    <w:pStyle w:val="Table-small"/>
                    <w:rPr>
                      <w:rFonts w:cstheme="minorHAnsi"/>
                      <w:szCs w:val="20"/>
                    </w:rPr>
                  </w:pPr>
                  <w:r>
                    <w:rPr>
                      <w:rFonts w:cstheme="minorHAnsi"/>
                      <w:szCs w:val="20"/>
                    </w:rPr>
                    <w:t>0x1</w:t>
                  </w:r>
                </w:p>
              </w:tc>
              <w:tc>
                <w:tcPr>
                  <w:tcW w:w="1873" w:type="dxa"/>
                </w:tcPr>
                <w:p w14:paraId="311C8A2A" w14:textId="77777777" w:rsidR="004715C0" w:rsidRDefault="004715C0" w:rsidP="004715C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1.5</w:t>
                  </w:r>
                </w:p>
              </w:tc>
            </w:tr>
            <w:tr w:rsidR="004715C0" w14:paraId="14EDFA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dxa"/>
                </w:tcPr>
                <w:p w14:paraId="5E380DFD" w14:textId="77777777" w:rsidR="004715C0" w:rsidRDefault="004715C0" w:rsidP="004715C0">
                  <w:pPr>
                    <w:pStyle w:val="Table-small"/>
                    <w:rPr>
                      <w:rFonts w:cstheme="minorHAnsi"/>
                      <w:szCs w:val="20"/>
                    </w:rPr>
                  </w:pPr>
                  <w:r>
                    <w:rPr>
                      <w:rFonts w:cstheme="minorHAnsi"/>
                      <w:szCs w:val="20"/>
                    </w:rPr>
                    <w:t>0x2</w:t>
                  </w:r>
                </w:p>
              </w:tc>
              <w:tc>
                <w:tcPr>
                  <w:tcW w:w="1873" w:type="dxa"/>
                </w:tcPr>
                <w:p w14:paraId="277D81EC" w14:textId="77777777" w:rsidR="004715C0" w:rsidRDefault="004715C0" w:rsidP="004715C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1.8</w:t>
                  </w:r>
                </w:p>
              </w:tc>
            </w:tr>
            <w:tr w:rsidR="004715C0" w14:paraId="1C5273E9" w14:textId="77777777">
              <w:tc>
                <w:tcPr>
                  <w:cnfStyle w:val="001000000000" w:firstRow="0" w:lastRow="0" w:firstColumn="1" w:lastColumn="0" w:oddVBand="0" w:evenVBand="0" w:oddHBand="0" w:evenHBand="0" w:firstRowFirstColumn="0" w:firstRowLastColumn="0" w:lastRowFirstColumn="0" w:lastRowLastColumn="0"/>
                  <w:tcW w:w="973" w:type="dxa"/>
                </w:tcPr>
                <w:p w14:paraId="08AFCA15" w14:textId="77777777" w:rsidR="004715C0" w:rsidRDefault="004715C0" w:rsidP="004715C0">
                  <w:pPr>
                    <w:pStyle w:val="Table-small"/>
                    <w:rPr>
                      <w:rFonts w:cstheme="minorHAnsi"/>
                      <w:szCs w:val="20"/>
                    </w:rPr>
                  </w:pPr>
                  <w:r>
                    <w:rPr>
                      <w:rFonts w:cstheme="minorHAnsi"/>
                      <w:szCs w:val="20"/>
                    </w:rPr>
                    <w:t>0x3</w:t>
                  </w:r>
                </w:p>
              </w:tc>
              <w:tc>
                <w:tcPr>
                  <w:tcW w:w="1873" w:type="dxa"/>
                </w:tcPr>
                <w:p w14:paraId="5AE84957" w14:textId="77777777" w:rsidR="004715C0" w:rsidRDefault="004715C0" w:rsidP="004715C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2</w:t>
                  </w:r>
                </w:p>
              </w:tc>
            </w:tr>
            <w:tr w:rsidR="004715C0" w14:paraId="2BF444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dxa"/>
                </w:tcPr>
                <w:p w14:paraId="22357B4D" w14:textId="77777777" w:rsidR="004715C0" w:rsidRDefault="004715C0" w:rsidP="004715C0">
                  <w:pPr>
                    <w:pStyle w:val="Table-small"/>
                    <w:rPr>
                      <w:rFonts w:cstheme="minorHAnsi"/>
                      <w:szCs w:val="20"/>
                    </w:rPr>
                  </w:pPr>
                  <w:r>
                    <w:rPr>
                      <w:rFonts w:cstheme="minorHAnsi"/>
                      <w:szCs w:val="20"/>
                    </w:rPr>
                    <w:t>0x4</w:t>
                  </w:r>
                </w:p>
              </w:tc>
              <w:tc>
                <w:tcPr>
                  <w:tcW w:w="1873" w:type="dxa"/>
                </w:tcPr>
                <w:p w14:paraId="78C801A6" w14:textId="77777777" w:rsidR="004715C0" w:rsidRDefault="004715C0" w:rsidP="004715C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2.5</w:t>
                  </w:r>
                </w:p>
              </w:tc>
            </w:tr>
            <w:tr w:rsidR="004715C0" w14:paraId="7DA31CE6" w14:textId="77777777">
              <w:tc>
                <w:tcPr>
                  <w:cnfStyle w:val="001000000000" w:firstRow="0" w:lastRow="0" w:firstColumn="1" w:lastColumn="0" w:oddVBand="0" w:evenVBand="0" w:oddHBand="0" w:evenHBand="0" w:firstRowFirstColumn="0" w:firstRowLastColumn="0" w:lastRowFirstColumn="0" w:lastRowLastColumn="0"/>
                  <w:tcW w:w="973" w:type="dxa"/>
                </w:tcPr>
                <w:p w14:paraId="5502294C" w14:textId="77777777" w:rsidR="004715C0" w:rsidRDefault="004715C0" w:rsidP="004715C0">
                  <w:pPr>
                    <w:pStyle w:val="Table-small"/>
                    <w:rPr>
                      <w:rFonts w:cstheme="minorHAnsi"/>
                      <w:szCs w:val="20"/>
                    </w:rPr>
                  </w:pPr>
                  <w:r>
                    <w:rPr>
                      <w:rFonts w:cstheme="minorHAnsi"/>
                      <w:szCs w:val="20"/>
                    </w:rPr>
                    <w:t>0x5</w:t>
                  </w:r>
                </w:p>
              </w:tc>
              <w:tc>
                <w:tcPr>
                  <w:tcW w:w="1873" w:type="dxa"/>
                </w:tcPr>
                <w:p w14:paraId="4EF73B19" w14:textId="77777777" w:rsidR="004715C0" w:rsidRDefault="004715C0" w:rsidP="004715C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3.3</w:t>
                  </w:r>
                </w:p>
              </w:tc>
            </w:tr>
            <w:tr w:rsidR="004715C0" w14:paraId="5B8E3B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dxa"/>
                </w:tcPr>
                <w:p w14:paraId="75989631" w14:textId="77777777" w:rsidR="004715C0" w:rsidRDefault="004715C0" w:rsidP="004715C0">
                  <w:pPr>
                    <w:pStyle w:val="Table-small"/>
                    <w:rPr>
                      <w:rFonts w:cstheme="minorHAnsi"/>
                      <w:szCs w:val="20"/>
                    </w:rPr>
                  </w:pPr>
                  <w:r>
                    <w:rPr>
                      <w:rFonts w:cstheme="minorHAnsi"/>
                      <w:szCs w:val="20"/>
                    </w:rPr>
                    <w:t>0x6</w:t>
                  </w:r>
                </w:p>
              </w:tc>
              <w:tc>
                <w:tcPr>
                  <w:tcW w:w="1873" w:type="dxa"/>
                </w:tcPr>
                <w:p w14:paraId="79C6D2B4" w14:textId="77777777" w:rsidR="004715C0" w:rsidRDefault="004715C0" w:rsidP="004715C0">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5</w:t>
                  </w:r>
                </w:p>
              </w:tc>
            </w:tr>
            <w:tr w:rsidR="004715C0" w14:paraId="32512286" w14:textId="77777777">
              <w:tc>
                <w:tcPr>
                  <w:cnfStyle w:val="001000000000" w:firstRow="0" w:lastRow="0" w:firstColumn="1" w:lastColumn="0" w:oddVBand="0" w:evenVBand="0" w:oddHBand="0" w:evenHBand="0" w:firstRowFirstColumn="0" w:firstRowLastColumn="0" w:lastRowFirstColumn="0" w:lastRowLastColumn="0"/>
                  <w:tcW w:w="973" w:type="dxa"/>
                </w:tcPr>
                <w:p w14:paraId="7A98FD6A" w14:textId="77777777" w:rsidR="004715C0" w:rsidRDefault="004715C0" w:rsidP="004715C0">
                  <w:pPr>
                    <w:pStyle w:val="Table-small"/>
                    <w:rPr>
                      <w:rFonts w:cstheme="minorHAnsi"/>
                      <w:szCs w:val="20"/>
                    </w:rPr>
                  </w:pPr>
                  <w:r>
                    <w:rPr>
                      <w:rFonts w:cstheme="minorHAnsi"/>
                      <w:szCs w:val="20"/>
                    </w:rPr>
                    <w:t>0x7</w:t>
                  </w:r>
                </w:p>
              </w:tc>
              <w:tc>
                <w:tcPr>
                  <w:tcW w:w="1873" w:type="dxa"/>
                </w:tcPr>
                <w:p w14:paraId="5A3EB275" w14:textId="77777777" w:rsidR="004715C0" w:rsidRDefault="004715C0" w:rsidP="004715C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0.9</w:t>
                  </w:r>
                </w:p>
              </w:tc>
            </w:tr>
          </w:tbl>
          <w:p w14:paraId="36EE9E1A" w14:textId="77777777" w:rsidR="004715C0" w:rsidRPr="00AE4266" w:rsidRDefault="004715C0" w:rsidP="004715C0">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294F95" w:rsidRPr="00AE4266" w14:paraId="61471D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6B9A39AA" w14:textId="77777777" w:rsidR="00294F95" w:rsidRPr="00AE4266" w:rsidRDefault="00294F95" w:rsidP="00294F95">
            <w:pPr>
              <w:pStyle w:val="Table-small"/>
              <w:numPr>
                <w:ilvl w:val="0"/>
                <w:numId w:val="38"/>
              </w:numPr>
              <w:rPr>
                <w:rFonts w:cstheme="minorHAnsi"/>
                <w:b w:val="0"/>
                <w:bCs w:val="0"/>
                <w:szCs w:val="20"/>
              </w:rPr>
            </w:pPr>
          </w:p>
        </w:tc>
        <w:tc>
          <w:tcPr>
            <w:tcW w:w="5586" w:type="dxa"/>
            <w:gridSpan w:val="3"/>
            <w:shd w:val="clear" w:color="auto" w:fill="FFFFFF" w:themeFill="background1"/>
          </w:tcPr>
          <w:p w14:paraId="16A33243" w14:textId="7A5BDE64" w:rsidR="00294F95" w:rsidRPr="00AE4266" w:rsidRDefault="00294F95" w:rsidP="00294F9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Enable the electronic load for voltage measurement and current sinkin</w:t>
            </w:r>
            <w:r w:rsidR="009E5276">
              <w:rPr>
                <w:rFonts w:cstheme="minorHAnsi"/>
                <w:szCs w:val="20"/>
              </w:rPr>
              <w:t>g</w:t>
            </w:r>
          </w:p>
        </w:tc>
        <w:tc>
          <w:tcPr>
            <w:tcW w:w="3072" w:type="dxa"/>
            <w:gridSpan w:val="3"/>
            <w:vMerge/>
            <w:shd w:val="clear" w:color="auto" w:fill="FFFFFF" w:themeFill="background1"/>
          </w:tcPr>
          <w:p w14:paraId="0DCBDF6D" w14:textId="77777777" w:rsidR="00294F95" w:rsidRDefault="00294F95" w:rsidP="00294F9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294F95" w:rsidRPr="00AE4266" w14:paraId="58484547"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1B8CC76D" w14:textId="77777777" w:rsidR="00294F95" w:rsidRPr="00AE4266" w:rsidRDefault="00294F95" w:rsidP="00294F95">
            <w:pPr>
              <w:pStyle w:val="Table-small"/>
              <w:numPr>
                <w:ilvl w:val="0"/>
                <w:numId w:val="38"/>
              </w:numPr>
              <w:rPr>
                <w:rFonts w:cstheme="minorHAnsi"/>
                <w:b w:val="0"/>
                <w:bCs w:val="0"/>
                <w:szCs w:val="20"/>
              </w:rPr>
            </w:pPr>
          </w:p>
        </w:tc>
        <w:tc>
          <w:tcPr>
            <w:tcW w:w="5586" w:type="dxa"/>
            <w:gridSpan w:val="3"/>
            <w:shd w:val="clear" w:color="auto" w:fill="FFFFFF" w:themeFill="background1"/>
          </w:tcPr>
          <w:p w14:paraId="02CB5C52" w14:textId="0AB9463A" w:rsidR="00294F95" w:rsidRPr="004715C0" w:rsidRDefault="00294F95" w:rsidP="00294F9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 xml:space="preserve">Sweep target output-voltage via </w:t>
            </w:r>
            <w:r>
              <w:rPr>
                <w:rFonts w:cstheme="minorHAnsi"/>
                <w:i/>
                <w:iCs/>
                <w:szCs w:val="20"/>
              </w:rPr>
              <w:t>Vi_trim</w:t>
            </w:r>
          </w:p>
        </w:tc>
        <w:tc>
          <w:tcPr>
            <w:tcW w:w="3072" w:type="dxa"/>
            <w:gridSpan w:val="3"/>
            <w:vMerge/>
            <w:shd w:val="clear" w:color="auto" w:fill="FFFFFF" w:themeFill="background1"/>
          </w:tcPr>
          <w:p w14:paraId="1FFA16C5" w14:textId="77777777" w:rsidR="00294F95" w:rsidRPr="00AE4266" w:rsidRDefault="00294F95" w:rsidP="00294F9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294F95" w:rsidRPr="00AE4266" w14:paraId="1102A6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67969A18" w14:textId="77777777" w:rsidR="00294F95" w:rsidRPr="00AE4266" w:rsidRDefault="00294F95" w:rsidP="00294F95">
            <w:pPr>
              <w:pStyle w:val="Table-small"/>
              <w:numPr>
                <w:ilvl w:val="1"/>
                <w:numId w:val="38"/>
              </w:numPr>
              <w:rPr>
                <w:rFonts w:cstheme="minorHAnsi"/>
                <w:b w:val="0"/>
                <w:bCs w:val="0"/>
                <w:szCs w:val="20"/>
              </w:rPr>
            </w:pPr>
          </w:p>
        </w:tc>
        <w:tc>
          <w:tcPr>
            <w:tcW w:w="5586" w:type="dxa"/>
            <w:gridSpan w:val="3"/>
            <w:shd w:val="clear" w:color="auto" w:fill="FFFFFF" w:themeFill="background1"/>
          </w:tcPr>
          <w:p w14:paraId="17A27ABD" w14:textId="174A01BE" w:rsidR="00294F95" w:rsidRPr="00AE4266" w:rsidRDefault="00294F95" w:rsidP="00294F9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S</w:t>
            </w:r>
            <w:r>
              <w:rPr>
                <w:rFonts w:cstheme="minorHAnsi"/>
                <w:szCs w:val="20"/>
              </w:rPr>
              <w:t xml:space="preserve">weep load current </w:t>
            </w:r>
            <w:commentRangeStart w:id="190"/>
            <w:r>
              <w:rPr>
                <w:rFonts w:cstheme="minorHAnsi"/>
                <w:szCs w:val="20"/>
              </w:rPr>
              <w:t xml:space="preserve">0A </w:t>
            </w:r>
            <w:r>
              <w:rPr>
                <w:rFonts w:ascii="Arial" w:hAnsi="Arial" w:cs="Arial"/>
                <w:szCs w:val="20"/>
              </w:rPr>
              <w:t>→</w:t>
            </w:r>
            <w:r>
              <w:rPr>
                <w:rFonts w:cstheme="minorHAnsi"/>
                <w:szCs w:val="20"/>
              </w:rPr>
              <w:t xml:space="preserve"> </w:t>
            </w:r>
            <w:r w:rsidR="00D22E9E">
              <w:rPr>
                <w:rFonts w:cstheme="minorHAnsi"/>
                <w:szCs w:val="20"/>
              </w:rPr>
              <w:t>1.2A</w:t>
            </w:r>
            <w:commentRangeEnd w:id="190"/>
            <w:r w:rsidR="000D23CB">
              <w:rPr>
                <w:rStyle w:val="CommentReference"/>
                <w:rFonts w:cstheme="minorHAnsi"/>
                <w:sz w:val="20"/>
                <w:szCs w:val="20"/>
              </w:rPr>
              <w:commentReference w:id="190"/>
            </w:r>
            <w:r w:rsidR="00B770F3">
              <w:rPr>
                <w:rFonts w:cstheme="minorHAnsi"/>
                <w:szCs w:val="20"/>
              </w:rPr>
              <w:t>, 200mA step</w:t>
            </w:r>
          </w:p>
        </w:tc>
        <w:tc>
          <w:tcPr>
            <w:tcW w:w="3072" w:type="dxa"/>
            <w:gridSpan w:val="3"/>
            <w:vMerge/>
            <w:shd w:val="clear" w:color="auto" w:fill="FFFFFF" w:themeFill="background1"/>
          </w:tcPr>
          <w:p w14:paraId="1BAE83CA" w14:textId="77777777" w:rsidR="00294F95" w:rsidRPr="00AE4266" w:rsidRDefault="00294F95" w:rsidP="00294F9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6A28FA" w:rsidRPr="00AE4266" w14:paraId="50AEC341"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1E1BF138" w14:textId="77777777" w:rsidR="006A28FA" w:rsidRPr="00AE4266" w:rsidRDefault="006A28FA" w:rsidP="006A28FA">
            <w:pPr>
              <w:pStyle w:val="Table-small"/>
              <w:numPr>
                <w:ilvl w:val="2"/>
                <w:numId w:val="38"/>
              </w:numPr>
              <w:rPr>
                <w:rFonts w:cstheme="minorHAnsi"/>
                <w:b w:val="0"/>
                <w:bCs w:val="0"/>
                <w:szCs w:val="20"/>
              </w:rPr>
            </w:pPr>
          </w:p>
        </w:tc>
        <w:tc>
          <w:tcPr>
            <w:tcW w:w="5586" w:type="dxa"/>
            <w:gridSpan w:val="3"/>
            <w:shd w:val="clear" w:color="auto" w:fill="FFFFFF" w:themeFill="background1"/>
          </w:tcPr>
          <w:p w14:paraId="3101A26C" w14:textId="399932A0" w:rsidR="006A28FA" w:rsidRPr="00AE4266" w:rsidRDefault="006A28FA" w:rsidP="00294F9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Wait 10ms</w:t>
            </w:r>
          </w:p>
        </w:tc>
        <w:tc>
          <w:tcPr>
            <w:tcW w:w="3072" w:type="dxa"/>
            <w:gridSpan w:val="3"/>
            <w:vMerge/>
            <w:shd w:val="clear" w:color="auto" w:fill="FFFFFF" w:themeFill="background1"/>
          </w:tcPr>
          <w:p w14:paraId="26C0E21A" w14:textId="77777777" w:rsidR="006A28FA" w:rsidRPr="00AE4266" w:rsidRDefault="006A28FA" w:rsidP="00294F9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294F95" w:rsidRPr="00AE4266" w14:paraId="42255E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2DB6F5AB" w14:textId="77777777" w:rsidR="00294F95" w:rsidRPr="00AE4266" w:rsidRDefault="00294F95" w:rsidP="00294F95">
            <w:pPr>
              <w:pStyle w:val="Table-small"/>
              <w:numPr>
                <w:ilvl w:val="2"/>
                <w:numId w:val="38"/>
              </w:numPr>
              <w:rPr>
                <w:rFonts w:cstheme="minorHAnsi"/>
                <w:b w:val="0"/>
                <w:bCs w:val="0"/>
                <w:szCs w:val="20"/>
              </w:rPr>
            </w:pPr>
          </w:p>
        </w:tc>
        <w:tc>
          <w:tcPr>
            <w:tcW w:w="5586" w:type="dxa"/>
            <w:gridSpan w:val="3"/>
            <w:shd w:val="clear" w:color="auto" w:fill="FFFFFF" w:themeFill="background1"/>
          </w:tcPr>
          <w:p w14:paraId="5EFB6DB2" w14:textId="77777777" w:rsidR="00294F95" w:rsidRPr="00AE4266" w:rsidRDefault="00294F95" w:rsidP="00294F9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Measure the load voltage</w:t>
            </w:r>
          </w:p>
        </w:tc>
        <w:tc>
          <w:tcPr>
            <w:tcW w:w="3072" w:type="dxa"/>
            <w:gridSpan w:val="3"/>
            <w:vMerge/>
            <w:shd w:val="clear" w:color="auto" w:fill="FFFFFF" w:themeFill="background1"/>
          </w:tcPr>
          <w:p w14:paraId="5FEA7F60" w14:textId="77777777" w:rsidR="00294F95" w:rsidRPr="00AE4266" w:rsidRDefault="00294F95" w:rsidP="00294F9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294F95" w:rsidRPr="00AE4266" w14:paraId="0B3DC6EC"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2EA7C339" w14:textId="77777777" w:rsidR="00294F95" w:rsidRPr="00AE4266" w:rsidRDefault="00294F95" w:rsidP="006A28FA">
            <w:pPr>
              <w:pStyle w:val="Table-small"/>
              <w:numPr>
                <w:ilvl w:val="0"/>
                <w:numId w:val="38"/>
              </w:numPr>
              <w:rPr>
                <w:rFonts w:cstheme="minorHAnsi"/>
                <w:b w:val="0"/>
                <w:bCs w:val="0"/>
                <w:szCs w:val="20"/>
              </w:rPr>
            </w:pPr>
          </w:p>
        </w:tc>
        <w:tc>
          <w:tcPr>
            <w:tcW w:w="5586" w:type="dxa"/>
            <w:gridSpan w:val="3"/>
            <w:shd w:val="clear" w:color="auto" w:fill="FFFFFF" w:themeFill="background1"/>
          </w:tcPr>
          <w:p w14:paraId="74F9304E" w14:textId="7D72ED2C" w:rsidR="00294F95" w:rsidRPr="00AE4266" w:rsidRDefault="00294F95" w:rsidP="00294F9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Log the load voltage versus input voltage</w:t>
            </w:r>
            <w:r w:rsidR="00825077">
              <w:rPr>
                <w:rFonts w:cstheme="minorHAnsi"/>
                <w:szCs w:val="20"/>
              </w:rPr>
              <w:t xml:space="preserve">, calculate the </w:t>
            </w:r>
            <w:r w:rsidR="00F400E8">
              <w:rPr>
                <w:rFonts w:cstheme="minorHAnsi"/>
                <w:szCs w:val="20"/>
              </w:rPr>
              <w:t>output voltage drop between min and max current load</w:t>
            </w:r>
            <w:r w:rsidR="001B6AFE">
              <w:rPr>
                <w:rFonts w:cstheme="minorHAnsi"/>
                <w:szCs w:val="20"/>
              </w:rPr>
              <w:t xml:space="preserve"> and log this parameter as V_load_delta</w:t>
            </w:r>
          </w:p>
        </w:tc>
        <w:tc>
          <w:tcPr>
            <w:tcW w:w="3072" w:type="dxa"/>
            <w:gridSpan w:val="3"/>
            <w:vMerge/>
            <w:shd w:val="clear" w:color="auto" w:fill="FFFFFF" w:themeFill="background1"/>
          </w:tcPr>
          <w:p w14:paraId="3AAC9E32" w14:textId="77777777" w:rsidR="00294F95" w:rsidRPr="00AE4266" w:rsidRDefault="00294F95" w:rsidP="00294F95">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294F95" w:rsidRPr="00AE4266" w14:paraId="490FB1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5C050EA5" w14:textId="77777777" w:rsidR="00294F95" w:rsidRPr="00AE4266" w:rsidRDefault="00294F95" w:rsidP="00294F95">
            <w:pPr>
              <w:pStyle w:val="Table-small"/>
              <w:rPr>
                <w:rFonts w:cstheme="minorHAnsi"/>
                <w:szCs w:val="20"/>
              </w:rPr>
            </w:pPr>
            <w:r w:rsidRPr="00AE4266">
              <w:rPr>
                <w:rFonts w:cstheme="minorHAnsi"/>
                <w:color w:val="FFFFFF" w:themeColor="background1"/>
                <w:sz w:val="22"/>
                <w:szCs w:val="22"/>
              </w:rPr>
              <w:t>Notes</w:t>
            </w:r>
          </w:p>
        </w:tc>
      </w:tr>
      <w:tr w:rsidR="00294F95" w:rsidRPr="00AE4266" w14:paraId="1292F16E"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7A1F01BF" w14:textId="33C27D7A" w:rsidR="00294F95" w:rsidRPr="00657970" w:rsidRDefault="00294F95" w:rsidP="00294F95">
            <w:pPr>
              <w:pStyle w:val="Table-small"/>
              <w:rPr>
                <w:rFonts w:cstheme="minorHAnsi"/>
                <w:szCs w:val="20"/>
              </w:rPr>
            </w:pPr>
            <w:r>
              <w:rPr>
                <w:rFonts w:cstheme="minorHAnsi"/>
                <w:b w:val="0"/>
                <w:bCs w:val="0"/>
                <w:szCs w:val="20"/>
              </w:rPr>
              <w:t>A load-current of more than 1A can only be achieved when the chip is sufficiently cooled.</w:t>
            </w:r>
            <w:r w:rsidR="008910DF">
              <w:rPr>
                <w:rFonts w:cstheme="minorHAnsi"/>
                <w:b w:val="0"/>
                <w:bCs w:val="0"/>
                <w:szCs w:val="20"/>
              </w:rPr>
              <w:t xml:space="preserve"> During production the number of loads steps can be reduced and the output voltage can be set to 1 single setting. </w:t>
            </w:r>
          </w:p>
        </w:tc>
      </w:tr>
      <w:tr w:rsidR="00294F95" w:rsidRPr="00AE4266" w14:paraId="286B78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2A44B1F3" w14:textId="77777777" w:rsidR="00294F95" w:rsidRPr="00AE4266" w:rsidRDefault="00294F95" w:rsidP="00294F95">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294F95" w:rsidRPr="00AE4266" w14:paraId="1EF2EF19"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C5C2C2" w:themeFill="accent3" w:themeFillTint="66"/>
          </w:tcPr>
          <w:p w14:paraId="3DF9481E" w14:textId="77777777" w:rsidR="00294F95" w:rsidRPr="00AE4266" w:rsidRDefault="00294F95" w:rsidP="00294F95">
            <w:pPr>
              <w:pStyle w:val="Table-small"/>
              <w:rPr>
                <w:rFonts w:cstheme="minorHAnsi"/>
                <w:szCs w:val="20"/>
              </w:rPr>
            </w:pPr>
            <w:r w:rsidRPr="00AE4266">
              <w:rPr>
                <w:rFonts w:cstheme="minorHAnsi"/>
                <w:sz w:val="22"/>
                <w:szCs w:val="22"/>
              </w:rPr>
              <w:t xml:space="preserve">ID </w:t>
            </w:r>
          </w:p>
        </w:tc>
        <w:tc>
          <w:tcPr>
            <w:tcW w:w="4654" w:type="dxa"/>
            <w:shd w:val="clear" w:color="auto" w:fill="C5C2C2" w:themeFill="accent3" w:themeFillTint="66"/>
          </w:tcPr>
          <w:p w14:paraId="1F508D67" w14:textId="77777777" w:rsidR="00294F95" w:rsidRPr="00AE4266" w:rsidRDefault="00294F95" w:rsidP="00294F9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923" w:type="dxa"/>
            <w:shd w:val="clear" w:color="auto" w:fill="C5C2C2" w:themeFill="accent3" w:themeFillTint="66"/>
          </w:tcPr>
          <w:p w14:paraId="704D6E79" w14:textId="77777777" w:rsidR="00294F95" w:rsidRPr="00AE4266" w:rsidRDefault="00294F95" w:rsidP="00294F9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1213" w:type="dxa"/>
            <w:gridSpan w:val="2"/>
            <w:shd w:val="clear" w:color="auto" w:fill="C5C2C2" w:themeFill="accent3" w:themeFillTint="66"/>
          </w:tcPr>
          <w:p w14:paraId="659411CA" w14:textId="77777777" w:rsidR="00294F95" w:rsidRPr="00AE4266" w:rsidRDefault="00294F95" w:rsidP="00294F9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730" w:type="dxa"/>
            <w:shd w:val="clear" w:color="auto" w:fill="C5C2C2" w:themeFill="accent3" w:themeFillTint="66"/>
          </w:tcPr>
          <w:p w14:paraId="7C7B59B5" w14:textId="77777777" w:rsidR="00294F95" w:rsidRPr="00AE4266" w:rsidRDefault="00294F95" w:rsidP="00294F9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1138" w:type="dxa"/>
            <w:shd w:val="clear" w:color="auto" w:fill="C5C2C2" w:themeFill="accent3" w:themeFillTint="66"/>
          </w:tcPr>
          <w:p w14:paraId="232D611A" w14:textId="77777777" w:rsidR="00294F95" w:rsidRPr="00AE4266" w:rsidRDefault="00294F95" w:rsidP="00294F95">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294F95" w:rsidRPr="00AE4266" w14:paraId="1A7283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68CB64F3" w14:textId="71D4873C" w:rsidR="00294F95" w:rsidRPr="00AE4266" w:rsidRDefault="007824CD" w:rsidP="00294F95">
            <w:pPr>
              <w:pStyle w:val="Table-small"/>
              <w:rPr>
                <w:rFonts w:cstheme="minorHAnsi"/>
                <w:b w:val="0"/>
                <w:bCs w:val="0"/>
                <w:szCs w:val="20"/>
              </w:rPr>
            </w:pPr>
            <w:r>
              <w:t>M002</w:t>
            </w:r>
            <w:r w:rsidR="0032760B">
              <w:t>7</w:t>
            </w:r>
          </w:p>
        </w:tc>
        <w:tc>
          <w:tcPr>
            <w:tcW w:w="4654" w:type="dxa"/>
            <w:shd w:val="clear" w:color="auto" w:fill="FFFFFF" w:themeFill="background1"/>
          </w:tcPr>
          <w:p w14:paraId="5DECBA6F" w14:textId="068480F3" w:rsidR="00294F95" w:rsidRPr="00AE4266" w:rsidRDefault="00294F95" w:rsidP="00294F9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V_load_delta</w:t>
            </w:r>
          </w:p>
        </w:tc>
        <w:tc>
          <w:tcPr>
            <w:tcW w:w="923" w:type="dxa"/>
            <w:shd w:val="clear" w:color="auto" w:fill="FFFFFF" w:themeFill="background1"/>
          </w:tcPr>
          <w:p w14:paraId="5DB90D56" w14:textId="1C4ACC99" w:rsidR="00294F95" w:rsidRPr="00AE4266" w:rsidRDefault="0025516D" w:rsidP="00294F9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m</w:t>
            </w:r>
            <w:r w:rsidR="00294F95" w:rsidRPr="00AE4266">
              <w:rPr>
                <w:rFonts w:cstheme="minorHAnsi"/>
                <w:szCs w:val="20"/>
              </w:rPr>
              <w:t>V</w:t>
            </w:r>
          </w:p>
        </w:tc>
        <w:tc>
          <w:tcPr>
            <w:tcW w:w="1213" w:type="dxa"/>
            <w:gridSpan w:val="2"/>
            <w:shd w:val="clear" w:color="auto" w:fill="FFFFFF" w:themeFill="background1"/>
          </w:tcPr>
          <w:p w14:paraId="1F41945B" w14:textId="77777777" w:rsidR="00294F95" w:rsidRPr="00AE4266" w:rsidRDefault="00294F95" w:rsidP="00294F9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730" w:type="dxa"/>
            <w:shd w:val="clear" w:color="auto" w:fill="FFFFFF" w:themeFill="background1"/>
          </w:tcPr>
          <w:p w14:paraId="31E5210E" w14:textId="77777777" w:rsidR="00294F95" w:rsidRPr="00AE4266" w:rsidRDefault="00294F95" w:rsidP="00294F9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138" w:type="dxa"/>
            <w:shd w:val="clear" w:color="auto" w:fill="FFFFFF" w:themeFill="background1"/>
          </w:tcPr>
          <w:p w14:paraId="3E31E031" w14:textId="77777777" w:rsidR="00294F95" w:rsidRPr="00AE4266" w:rsidRDefault="00294F95" w:rsidP="00294F95">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bl>
    <w:p w14:paraId="58BC374E" w14:textId="77777777" w:rsidR="00052E94" w:rsidRDefault="00052E94" w:rsidP="00052E94">
      <w:pPr>
        <w:rPr>
          <w:lang w:eastAsia="en-US"/>
        </w:rPr>
      </w:pPr>
    </w:p>
    <w:p w14:paraId="402F68C8" w14:textId="36769060" w:rsidR="00052E94" w:rsidRDefault="007824CD" w:rsidP="00052E94">
      <w:pPr>
        <w:pStyle w:val="Heading2"/>
        <w:rPr>
          <w:lang w:eastAsia="en-US"/>
        </w:rPr>
      </w:pPr>
      <w:bookmarkStart w:id="191" w:name="_Ref196483401"/>
      <w:bookmarkStart w:id="192" w:name="_Toc211426752"/>
      <w:r>
        <w:t>T001</w:t>
      </w:r>
      <w:r w:rsidR="000A6793">
        <w:t>6</w:t>
      </w:r>
      <w:r w:rsidR="00FA3CD6">
        <w:t xml:space="preserve">: </w:t>
      </w:r>
      <w:r w:rsidR="00052E94">
        <w:rPr>
          <w:lang w:eastAsia="en-US"/>
        </w:rPr>
        <w:t>Efficiency</w:t>
      </w:r>
      <w:bookmarkEnd w:id="191"/>
      <w:bookmarkEnd w:id="192"/>
    </w:p>
    <w:p w14:paraId="508E7B99" w14:textId="3546C21F" w:rsidR="007D6D9D" w:rsidRDefault="007D6D9D" w:rsidP="007D6D9D">
      <w:pPr>
        <w:pStyle w:val="Caption"/>
        <w:keepNext/>
      </w:pPr>
      <w:bookmarkStart w:id="193" w:name="_Toc211426697"/>
      <w:r>
        <w:t xml:space="preserve">Table </w:t>
      </w:r>
      <w:r>
        <w:fldChar w:fldCharType="begin"/>
      </w:r>
      <w:r>
        <w:instrText xml:space="preserve"> SEQ Table \* ARABIC </w:instrText>
      </w:r>
      <w:r>
        <w:fldChar w:fldCharType="separate"/>
      </w:r>
      <w:r w:rsidR="00F93DF5">
        <w:rPr>
          <w:noProof/>
        </w:rPr>
        <w:t>27</w:t>
      </w:r>
      <w:r>
        <w:fldChar w:fldCharType="end"/>
      </w:r>
      <w:r>
        <w:t xml:space="preserve">: </w:t>
      </w:r>
      <w:r>
        <w:fldChar w:fldCharType="begin"/>
      </w:r>
      <w:r>
        <w:instrText xml:space="preserve"> REF _Ref196483401 </w:instrText>
      </w:r>
      <w:r>
        <w:fldChar w:fldCharType="separate"/>
      </w:r>
      <w:r>
        <w:t>Efficiency</w:t>
      </w:r>
      <w:r>
        <w:fldChar w:fldCharType="end"/>
      </w:r>
      <w:r>
        <w:t xml:space="preserve"> overview</w:t>
      </w:r>
      <w:bookmarkEnd w:id="193"/>
    </w:p>
    <w:tbl>
      <w:tblPr>
        <w:tblStyle w:val="GridTable4-Accent3"/>
        <w:tblW w:w="9776" w:type="dxa"/>
        <w:tblLook w:val="04A0" w:firstRow="1" w:lastRow="0" w:firstColumn="1" w:lastColumn="0" w:noHBand="0" w:noVBand="1"/>
      </w:tblPr>
      <w:tblGrid>
        <w:gridCol w:w="1097"/>
        <w:gridCol w:w="4402"/>
        <w:gridCol w:w="644"/>
        <w:gridCol w:w="373"/>
        <w:gridCol w:w="1436"/>
        <w:gridCol w:w="721"/>
        <w:gridCol w:w="1103"/>
      </w:tblGrid>
      <w:tr w:rsidR="007D6D9D" w:rsidRPr="00AE4266" w14:paraId="1FF158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3AB07E7D" w14:textId="77777777" w:rsidR="007D6D9D" w:rsidRPr="00AE4266" w:rsidRDefault="007D6D9D">
            <w:pPr>
              <w:pStyle w:val="Table-small"/>
              <w:rPr>
                <w:rFonts w:cstheme="minorHAnsi"/>
                <w:sz w:val="22"/>
                <w:szCs w:val="18"/>
              </w:rPr>
            </w:pPr>
            <w:r w:rsidRPr="00AE4266">
              <w:rPr>
                <w:rFonts w:cstheme="minorHAnsi"/>
                <w:sz w:val="22"/>
                <w:szCs w:val="18"/>
              </w:rPr>
              <w:t xml:space="preserve">Test Description </w:t>
            </w:r>
          </w:p>
        </w:tc>
      </w:tr>
      <w:tr w:rsidR="0034526D" w:rsidRPr="00AE4266" w14:paraId="57E612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08CDBD5B" w14:textId="6F253ED7" w:rsidR="0034526D" w:rsidRPr="00AE4266" w:rsidRDefault="0034526D" w:rsidP="0034526D">
            <w:pPr>
              <w:pStyle w:val="Table-small"/>
              <w:rPr>
                <w:rFonts w:cstheme="minorHAnsi"/>
                <w:b w:val="0"/>
              </w:rPr>
            </w:pPr>
            <w:r>
              <w:rPr>
                <w:rFonts w:cstheme="minorHAnsi"/>
                <w:b w:val="0"/>
                <w:bCs w:val="0"/>
              </w:rPr>
              <w:t xml:space="preserve">Efficiency over different loads and Vin/Vout conditions </w:t>
            </w:r>
          </w:p>
        </w:tc>
      </w:tr>
      <w:tr w:rsidR="0034526D" w:rsidRPr="00AE4266" w14:paraId="41B33873"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3068DB56" w14:textId="77777777" w:rsidR="0034526D" w:rsidRPr="00AE4266" w:rsidRDefault="0034526D" w:rsidP="0034526D">
            <w:pPr>
              <w:pStyle w:val="Table-small"/>
              <w:rPr>
                <w:rFonts w:cstheme="minorHAnsi"/>
              </w:rPr>
            </w:pPr>
            <w:r w:rsidRPr="00AE4266">
              <w:rPr>
                <w:rFonts w:cstheme="minorHAnsi"/>
                <w:color w:val="FFFFFF" w:themeColor="background1"/>
                <w:sz w:val="22"/>
                <w:szCs w:val="18"/>
              </w:rPr>
              <w:t>Test Configuration</w:t>
            </w:r>
          </w:p>
        </w:tc>
      </w:tr>
      <w:tr w:rsidR="0034526D" w:rsidRPr="00AE4266" w14:paraId="23D574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03530AE4" w14:textId="2354EC08" w:rsidR="0034526D" w:rsidRPr="00AE4266" w:rsidRDefault="006110C3" w:rsidP="00AC533A">
            <w:pPr>
              <w:pStyle w:val="Table-small"/>
              <w:rPr>
                <w:rFonts w:cstheme="minorHAnsi"/>
                <w:b w:val="0"/>
                <w:bCs w:val="0"/>
              </w:rPr>
            </w:pPr>
            <w:r>
              <w:rPr>
                <w:rFonts w:cstheme="minorHAnsi"/>
                <w:b w:val="0"/>
                <w:bCs w:val="0"/>
              </w:rPr>
              <w:t>System test</w:t>
            </w:r>
          </w:p>
        </w:tc>
      </w:tr>
      <w:tr w:rsidR="0034526D" w:rsidRPr="00AE4266" w14:paraId="0FD2F4D6"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4ED656F6" w14:textId="77777777" w:rsidR="0034526D" w:rsidRPr="00AE4266" w:rsidRDefault="0034526D" w:rsidP="0034526D">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34526D" w:rsidRPr="00AE4266" w14:paraId="7B0EDC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7CF3D10B" w14:textId="77777777" w:rsidR="00371E73" w:rsidRPr="00DA4F60" w:rsidRDefault="0034526D" w:rsidP="0034526D">
            <w:pPr>
              <w:pStyle w:val="ListParagraph"/>
              <w:numPr>
                <w:ilvl w:val="0"/>
                <w:numId w:val="19"/>
              </w:numPr>
              <w:spacing w:before="20" w:after="20"/>
            </w:pPr>
            <w:r>
              <w:rPr>
                <w:b w:val="0"/>
                <w:bCs w:val="0"/>
                <w:sz w:val="20"/>
                <w:szCs w:val="20"/>
              </w:rPr>
              <w:t>source voltage: accuracy: 10mV, range: 5V - 12V</w:t>
            </w:r>
          </w:p>
          <w:p w14:paraId="74884B47" w14:textId="368E885A" w:rsidR="0034526D" w:rsidRPr="0034526D" w:rsidRDefault="00371E73" w:rsidP="0034526D">
            <w:pPr>
              <w:pStyle w:val="ListParagraph"/>
              <w:numPr>
                <w:ilvl w:val="0"/>
                <w:numId w:val="19"/>
              </w:numPr>
              <w:spacing w:before="20" w:after="20"/>
            </w:pPr>
            <w:r>
              <w:rPr>
                <w:b w:val="0"/>
                <w:bCs w:val="0"/>
                <w:sz w:val="20"/>
                <w:szCs w:val="20"/>
              </w:rPr>
              <w:t>source current:</w:t>
            </w:r>
            <w:del w:id="194" w:author="Jonathan Vanden Berk" w:date="2025-06-02T14:41:00Z" w16du:dateUtc="2025-06-02T12:41:00Z">
              <w:r w:rsidR="0034526D" w:rsidDel="00371E73">
                <w:rPr>
                  <w:b w:val="0"/>
                  <w:bCs w:val="0"/>
                  <w:sz w:val="20"/>
                  <w:szCs w:val="20"/>
                </w:rPr>
                <w:delText xml:space="preserve"> </w:delText>
              </w:r>
            </w:del>
            <w:r>
              <w:rPr>
                <w:b w:val="0"/>
                <w:bCs w:val="0"/>
                <w:sz w:val="20"/>
                <w:szCs w:val="20"/>
              </w:rPr>
              <w:t xml:space="preserve"> accuracy: 1mA, range: </w:t>
            </w:r>
            <w:r w:rsidR="003B1132">
              <w:rPr>
                <w:b w:val="0"/>
                <w:bCs w:val="0"/>
                <w:sz w:val="20"/>
                <w:szCs w:val="20"/>
              </w:rPr>
              <w:t>2.</w:t>
            </w:r>
            <w:r>
              <w:rPr>
                <w:b w:val="0"/>
                <w:bCs w:val="0"/>
                <w:sz w:val="20"/>
                <w:szCs w:val="20"/>
              </w:rPr>
              <w:t>4A</w:t>
            </w:r>
          </w:p>
          <w:p w14:paraId="2B076493" w14:textId="4AAEA637" w:rsidR="0034526D" w:rsidRPr="00D70804" w:rsidRDefault="0034526D" w:rsidP="0034526D">
            <w:pPr>
              <w:pStyle w:val="ListParagraph"/>
              <w:numPr>
                <w:ilvl w:val="0"/>
                <w:numId w:val="19"/>
              </w:numPr>
              <w:spacing w:before="20" w:after="20"/>
            </w:pPr>
            <w:r>
              <w:rPr>
                <w:b w:val="0"/>
                <w:bCs w:val="0"/>
                <w:sz w:val="20"/>
                <w:szCs w:val="20"/>
              </w:rPr>
              <w:t xml:space="preserve">sink current: accuracy: 1mA, range: 4A </w:t>
            </w:r>
          </w:p>
          <w:p w14:paraId="55AA2308" w14:textId="77777777" w:rsidR="0034526D" w:rsidRPr="00D70804" w:rsidRDefault="0034526D" w:rsidP="0034526D">
            <w:pPr>
              <w:pStyle w:val="ListParagraph"/>
              <w:numPr>
                <w:ilvl w:val="0"/>
                <w:numId w:val="19"/>
              </w:numPr>
              <w:spacing w:before="20" w:after="20"/>
            </w:pPr>
            <w:r>
              <w:rPr>
                <w:b w:val="0"/>
                <w:bCs w:val="0"/>
                <w:sz w:val="20"/>
                <w:szCs w:val="20"/>
              </w:rPr>
              <w:t>measure voltage: accuracy: 10mV, range: 6V</w:t>
            </w:r>
          </w:p>
        </w:tc>
      </w:tr>
      <w:tr w:rsidR="0034526D" w:rsidRPr="00AE4266" w14:paraId="24C294B1"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04329D20" w14:textId="77777777" w:rsidR="0034526D" w:rsidRPr="00AE4266" w:rsidRDefault="0034526D" w:rsidP="0034526D">
            <w:pPr>
              <w:spacing w:before="20" w:after="20"/>
              <w:rPr>
                <w:sz w:val="20"/>
                <w:szCs w:val="14"/>
              </w:rPr>
            </w:pPr>
            <w:r w:rsidRPr="00AE4266">
              <w:rPr>
                <w:rFonts w:cstheme="minorHAnsi"/>
                <w:color w:val="FFFFFF" w:themeColor="background1"/>
                <w:szCs w:val="18"/>
              </w:rPr>
              <w:t>Test Conditions</w:t>
            </w:r>
          </w:p>
        </w:tc>
      </w:tr>
      <w:tr w:rsidR="0034526D" w:rsidRPr="00AE4266" w14:paraId="3CA818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226CD370" w14:textId="2BCE7BBB" w:rsidR="0034526D" w:rsidRPr="00904428" w:rsidRDefault="00E629B3" w:rsidP="0034526D">
            <w:pPr>
              <w:spacing w:before="20" w:after="20"/>
              <w:rPr>
                <w:b w:val="0"/>
                <w:bCs w:val="0"/>
                <w:sz w:val="20"/>
                <w:szCs w:val="14"/>
              </w:rPr>
            </w:pPr>
            <w:r w:rsidRPr="00904428">
              <w:rPr>
                <w:sz w:val="20"/>
                <w:szCs w:val="14"/>
              </w:rPr>
              <w:t xml:space="preserve">Beside the test conditions defined in chapter </w:t>
            </w:r>
            <w:r w:rsidR="00361642" w:rsidRPr="00904428">
              <w:rPr>
                <w:sz w:val="20"/>
                <w:szCs w:val="14"/>
              </w:rPr>
              <w:fldChar w:fldCharType="begin"/>
            </w:r>
            <w:r w:rsidR="00361642" w:rsidRPr="00904428">
              <w:rPr>
                <w:sz w:val="20"/>
                <w:szCs w:val="14"/>
              </w:rPr>
              <w:instrText xml:space="preserve"> REF _Ref199767833 \r \h </w:instrText>
            </w:r>
            <w:r w:rsidR="0067337B" w:rsidRPr="00904428">
              <w:rPr>
                <w:b w:val="0"/>
                <w:bCs w:val="0"/>
                <w:sz w:val="20"/>
                <w:szCs w:val="14"/>
              </w:rPr>
              <w:instrText xml:space="preserve"> \* MERGEFORMAT </w:instrText>
            </w:r>
            <w:r w:rsidR="00361642" w:rsidRPr="00904428">
              <w:rPr>
                <w:sz w:val="20"/>
                <w:szCs w:val="14"/>
              </w:rPr>
            </w:r>
            <w:r w:rsidR="00361642" w:rsidRPr="00904428">
              <w:rPr>
                <w:sz w:val="20"/>
                <w:szCs w:val="14"/>
              </w:rPr>
              <w:fldChar w:fldCharType="separate"/>
            </w:r>
            <w:r w:rsidR="00361642" w:rsidRPr="00904428">
              <w:rPr>
                <w:sz w:val="20"/>
                <w:szCs w:val="14"/>
              </w:rPr>
              <w:t>2</w:t>
            </w:r>
            <w:r w:rsidR="00361642" w:rsidRPr="00904428">
              <w:rPr>
                <w:sz w:val="20"/>
                <w:szCs w:val="14"/>
              </w:rPr>
              <w:fldChar w:fldCharType="end"/>
            </w:r>
            <w:r w:rsidR="00361642" w:rsidRPr="00904428">
              <w:rPr>
                <w:sz w:val="20"/>
                <w:szCs w:val="14"/>
              </w:rPr>
              <w:t xml:space="preserve"> following test conditions are applied during this test:</w:t>
            </w:r>
          </w:p>
          <w:p w14:paraId="38E87F58" w14:textId="77777777" w:rsidR="00361642" w:rsidRPr="00904428" w:rsidRDefault="004F57E4" w:rsidP="00361642">
            <w:pPr>
              <w:pStyle w:val="ListParagraph"/>
              <w:numPr>
                <w:ilvl w:val="0"/>
                <w:numId w:val="42"/>
              </w:numPr>
              <w:spacing w:before="20" w:after="20"/>
              <w:rPr>
                <w:b w:val="0"/>
                <w:bCs w:val="0"/>
                <w:sz w:val="20"/>
                <w:szCs w:val="14"/>
              </w:rPr>
            </w:pPr>
            <w:r w:rsidRPr="00904428">
              <w:rPr>
                <w:sz w:val="20"/>
                <w:szCs w:val="14"/>
              </w:rPr>
              <w:t>Halfsw functionality: enabled</w:t>
            </w:r>
            <w:r w:rsidRPr="002E16BB">
              <w:rPr>
                <w:sz w:val="20"/>
                <w:szCs w:val="14"/>
              </w:rPr>
              <w:t xml:space="preserve"> and disabled</w:t>
            </w:r>
          </w:p>
          <w:p w14:paraId="52811D56" w14:textId="1233EF4A" w:rsidR="004F57E4" w:rsidRPr="00904428" w:rsidRDefault="00F922DE" w:rsidP="00361642">
            <w:pPr>
              <w:pStyle w:val="ListParagraph"/>
              <w:numPr>
                <w:ilvl w:val="0"/>
                <w:numId w:val="42"/>
              </w:numPr>
              <w:spacing w:before="20" w:after="20"/>
              <w:rPr>
                <w:b w:val="0"/>
                <w:bCs w:val="0"/>
                <w:sz w:val="20"/>
                <w:szCs w:val="14"/>
              </w:rPr>
            </w:pPr>
            <w:r w:rsidRPr="00904428">
              <w:rPr>
                <w:sz w:val="20"/>
                <w:szCs w:val="14"/>
              </w:rPr>
              <w:t>Rf = 150k</w:t>
            </w:r>
            <w:r w:rsidR="00CC2CCB" w:rsidRPr="00904428">
              <w:rPr>
                <w:sz w:val="20"/>
                <w:szCs w:val="14"/>
              </w:rPr>
              <w:t>Ω</w:t>
            </w:r>
          </w:p>
          <w:p w14:paraId="5E1C6390" w14:textId="77777777" w:rsidR="009E2630" w:rsidRPr="00904428" w:rsidRDefault="007348E7" w:rsidP="00361642">
            <w:pPr>
              <w:pStyle w:val="ListParagraph"/>
              <w:numPr>
                <w:ilvl w:val="0"/>
                <w:numId w:val="42"/>
              </w:numPr>
              <w:spacing w:before="20" w:after="20"/>
              <w:rPr>
                <w:b w:val="0"/>
                <w:bCs w:val="0"/>
                <w:sz w:val="20"/>
                <w:szCs w:val="14"/>
              </w:rPr>
            </w:pPr>
            <w:r w:rsidRPr="00904428">
              <w:rPr>
                <w:sz w:val="20"/>
                <w:szCs w:val="14"/>
              </w:rPr>
              <w:t>All Vout settings available on the test hardware board</w:t>
            </w:r>
          </w:p>
          <w:p w14:paraId="4FE843AF" w14:textId="320EE360" w:rsidR="005C1A04" w:rsidRPr="00904428" w:rsidRDefault="005C1A04" w:rsidP="00361642">
            <w:pPr>
              <w:pStyle w:val="ListParagraph"/>
              <w:numPr>
                <w:ilvl w:val="0"/>
                <w:numId w:val="42"/>
              </w:numPr>
              <w:spacing w:before="20" w:after="20"/>
              <w:rPr>
                <w:b w:val="0"/>
                <w:bCs w:val="0"/>
                <w:sz w:val="20"/>
                <w:szCs w:val="14"/>
              </w:rPr>
            </w:pPr>
            <w:r w:rsidRPr="00904428">
              <w:rPr>
                <w:sz w:val="20"/>
                <w:szCs w:val="14"/>
              </w:rPr>
              <w:t xml:space="preserve">input voltages: [5V, 7V, </w:t>
            </w:r>
            <w:r w:rsidR="0097173D" w:rsidRPr="00904428">
              <w:rPr>
                <w:sz w:val="20"/>
                <w:szCs w:val="14"/>
              </w:rPr>
              <w:t>9V, 11V</w:t>
            </w:r>
            <w:r w:rsidRPr="00904428">
              <w:rPr>
                <w:sz w:val="20"/>
                <w:szCs w:val="14"/>
              </w:rPr>
              <w:t>]</w:t>
            </w:r>
          </w:p>
          <w:p w14:paraId="57CF0964" w14:textId="60C3A3B4" w:rsidR="0097173D" w:rsidRPr="00904428" w:rsidRDefault="0097173D" w:rsidP="00DA4F60">
            <w:pPr>
              <w:pStyle w:val="ListParagraph"/>
              <w:numPr>
                <w:ilvl w:val="0"/>
                <w:numId w:val="42"/>
              </w:numPr>
              <w:spacing w:before="20" w:after="20"/>
              <w:rPr>
                <w:sz w:val="20"/>
                <w:szCs w:val="14"/>
              </w:rPr>
            </w:pPr>
            <w:r w:rsidRPr="00904428">
              <w:rPr>
                <w:sz w:val="20"/>
                <w:szCs w:val="14"/>
              </w:rPr>
              <w:t xml:space="preserve">load currents: </w:t>
            </w:r>
            <w:r w:rsidR="00B93049" w:rsidRPr="00904428">
              <w:rPr>
                <w:sz w:val="20"/>
                <w:szCs w:val="14"/>
              </w:rPr>
              <w:t>[</w:t>
            </w:r>
            <w:r w:rsidR="00BB5457">
              <w:rPr>
                <w:sz w:val="20"/>
                <w:szCs w:val="14"/>
              </w:rPr>
              <w:t xml:space="preserve">0.02A, </w:t>
            </w:r>
            <w:r w:rsidR="00B93049" w:rsidRPr="00904428">
              <w:rPr>
                <w:sz w:val="20"/>
                <w:szCs w:val="14"/>
              </w:rPr>
              <w:t>0.2A, 0.5A, 1A</w:t>
            </w:r>
            <w:r w:rsidR="00B93049" w:rsidRPr="00B74A9D">
              <w:rPr>
                <w:color w:val="BFBFBF" w:themeColor="background1" w:themeShade="BF"/>
                <w:sz w:val="20"/>
                <w:szCs w:val="14"/>
              </w:rPr>
              <w:t>, 2A,</w:t>
            </w:r>
            <w:r w:rsidR="00AB326D" w:rsidRPr="00B74A9D">
              <w:rPr>
                <w:color w:val="BFBFBF" w:themeColor="background1" w:themeShade="BF"/>
                <w:sz w:val="20"/>
                <w:szCs w:val="14"/>
              </w:rPr>
              <w:t xml:space="preserve"> 3A,</w:t>
            </w:r>
            <w:r w:rsidR="00B93049" w:rsidRPr="00B74A9D">
              <w:rPr>
                <w:color w:val="BFBFBF" w:themeColor="background1" w:themeShade="BF"/>
                <w:sz w:val="20"/>
                <w:szCs w:val="14"/>
              </w:rPr>
              <w:t xml:space="preserve"> 4A</w:t>
            </w:r>
            <w:r w:rsidR="00B93049" w:rsidRPr="00904428">
              <w:rPr>
                <w:sz w:val="20"/>
                <w:szCs w:val="14"/>
              </w:rPr>
              <w:t>]</w:t>
            </w:r>
          </w:p>
        </w:tc>
      </w:tr>
      <w:tr w:rsidR="0034526D" w:rsidRPr="00AE4266" w14:paraId="41B537EA"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17D0D62D" w14:textId="77777777" w:rsidR="0034526D" w:rsidRPr="00904428" w:rsidRDefault="0034526D" w:rsidP="0034526D">
            <w:pPr>
              <w:spacing w:before="20" w:after="20"/>
              <w:rPr>
                <w:sz w:val="20"/>
                <w:szCs w:val="14"/>
              </w:rPr>
            </w:pPr>
            <w:r w:rsidRPr="00904428">
              <w:rPr>
                <w:rFonts w:cstheme="minorHAnsi"/>
                <w:color w:val="FFFFFF" w:themeColor="background1"/>
                <w:szCs w:val="18"/>
              </w:rPr>
              <w:t>Environmental conditions</w:t>
            </w:r>
            <w:r w:rsidRPr="00904428">
              <w:rPr>
                <w:sz w:val="20"/>
                <w:szCs w:val="14"/>
              </w:rPr>
              <w:t xml:space="preserve"> </w:t>
            </w:r>
          </w:p>
        </w:tc>
      </w:tr>
      <w:tr w:rsidR="0034526D" w:rsidRPr="00AE4266" w14:paraId="04878C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602EF55B" w14:textId="77777777" w:rsidR="0034526D" w:rsidRPr="00AE4266" w:rsidRDefault="0034526D" w:rsidP="0034526D">
            <w:pPr>
              <w:spacing w:before="20" w:after="20"/>
              <w:rPr>
                <w:b w:val="0"/>
                <w:bCs w:val="0"/>
                <w:sz w:val="20"/>
                <w:szCs w:val="14"/>
              </w:rPr>
            </w:pPr>
          </w:p>
        </w:tc>
      </w:tr>
      <w:tr w:rsidR="0034526D" w:rsidRPr="00AE4266" w14:paraId="23391AD0"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5F2ED89E" w14:textId="77777777" w:rsidR="0034526D" w:rsidRPr="00AE4266" w:rsidRDefault="0034526D" w:rsidP="0034526D">
            <w:pPr>
              <w:pStyle w:val="Table-small"/>
              <w:rPr>
                <w:rFonts w:cstheme="minorHAnsi"/>
                <w:sz w:val="22"/>
                <w:szCs w:val="18"/>
              </w:rPr>
            </w:pPr>
            <w:r w:rsidRPr="00AE4266">
              <w:rPr>
                <w:rFonts w:cstheme="minorHAnsi"/>
                <w:color w:val="FFFFFF" w:themeColor="background1"/>
                <w:sz w:val="22"/>
                <w:szCs w:val="18"/>
              </w:rPr>
              <w:t>Test Procedure</w:t>
            </w:r>
          </w:p>
        </w:tc>
      </w:tr>
      <w:tr w:rsidR="00CC2CCB" w:rsidRPr="00AE4266" w14:paraId="60073A0C" w14:textId="77777777" w:rsidTr="002C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shd w:val="clear" w:color="auto" w:fill="C5C2C2" w:themeFill="accent3" w:themeFillTint="66"/>
          </w:tcPr>
          <w:p w14:paraId="60C6693D" w14:textId="77777777" w:rsidR="00CC2CCB" w:rsidRPr="00AE4266" w:rsidRDefault="00CC2CCB" w:rsidP="006A11D8">
            <w:pPr>
              <w:pStyle w:val="Table-small"/>
              <w:rPr>
                <w:rFonts w:cstheme="minorHAnsi"/>
                <w:sz w:val="22"/>
                <w:szCs w:val="18"/>
              </w:rPr>
            </w:pPr>
            <w:r w:rsidRPr="00AE4266">
              <w:rPr>
                <w:rFonts w:cstheme="minorHAnsi"/>
                <w:sz w:val="22"/>
                <w:szCs w:val="18"/>
              </w:rPr>
              <w:t>Step</w:t>
            </w:r>
          </w:p>
        </w:tc>
        <w:tc>
          <w:tcPr>
            <w:tcW w:w="5419" w:type="dxa"/>
            <w:gridSpan w:val="3"/>
            <w:shd w:val="clear" w:color="auto" w:fill="C5C2C2" w:themeFill="accent3" w:themeFillTint="66"/>
          </w:tcPr>
          <w:p w14:paraId="36C03489" w14:textId="77777777" w:rsidR="00CC2CCB" w:rsidRPr="00AE4266" w:rsidRDefault="00CC2CCB"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c>
          <w:tcPr>
            <w:tcW w:w="3260" w:type="dxa"/>
            <w:gridSpan w:val="3"/>
            <w:shd w:val="clear" w:color="auto" w:fill="C5C2C2" w:themeFill="accent3" w:themeFillTint="66"/>
          </w:tcPr>
          <w:p w14:paraId="15E3D24B" w14:textId="3719B0B1" w:rsidR="00CC2CCB" w:rsidRPr="00AE4266" w:rsidRDefault="00CC2CCB"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Vi_trim settings</w:t>
            </w:r>
          </w:p>
        </w:tc>
      </w:tr>
      <w:tr w:rsidR="002C7904" w:rsidRPr="00AE4266" w14:paraId="6A52D41D" w14:textId="010E7FC5" w:rsidTr="002C7904">
        <w:tc>
          <w:tcPr>
            <w:cnfStyle w:val="001000000000" w:firstRow="0" w:lastRow="0" w:firstColumn="1" w:lastColumn="0" w:oddVBand="0" w:evenVBand="0" w:oddHBand="0" w:evenHBand="0" w:firstRowFirstColumn="0" w:firstRowLastColumn="0" w:lastRowFirstColumn="0" w:lastRowLastColumn="0"/>
            <w:tcW w:w="1097" w:type="dxa"/>
            <w:shd w:val="clear" w:color="auto" w:fill="FFFFFF" w:themeFill="background1"/>
          </w:tcPr>
          <w:p w14:paraId="104ABE0C" w14:textId="77777777" w:rsidR="002C7904" w:rsidRPr="00AE4266" w:rsidRDefault="002C7904" w:rsidP="006A11D8">
            <w:pPr>
              <w:pStyle w:val="Table-small"/>
              <w:numPr>
                <w:ilvl w:val="0"/>
                <w:numId w:val="37"/>
              </w:numPr>
              <w:rPr>
                <w:rFonts w:cstheme="minorHAnsi"/>
                <w:b w:val="0"/>
                <w:bCs w:val="0"/>
                <w:szCs w:val="20"/>
              </w:rPr>
            </w:pPr>
          </w:p>
        </w:tc>
        <w:tc>
          <w:tcPr>
            <w:tcW w:w="5419" w:type="dxa"/>
            <w:gridSpan w:val="3"/>
            <w:shd w:val="clear" w:color="auto" w:fill="FFFFFF" w:themeFill="background1"/>
          </w:tcPr>
          <w:p w14:paraId="1E69841D" w14:textId="77777777" w:rsidR="002C7904" w:rsidRPr="00AE4266" w:rsidRDefault="002C7904"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Pr="00AE4266">
              <w:rPr>
                <w:rFonts w:cstheme="minorHAnsi"/>
                <w:szCs w:val="20"/>
              </w:rPr>
              <w:fldChar w:fldCharType="begin"/>
            </w:r>
            <w:r w:rsidRPr="00AE4266">
              <w:rPr>
                <w:rFonts w:cstheme="minorHAnsi"/>
                <w:szCs w:val="20"/>
              </w:rPr>
              <w:instrText xml:space="preserve"> REF  routine_park \h  \* MERGEFORMAT </w:instrText>
            </w:r>
            <w:r w:rsidRPr="00AE4266">
              <w:rPr>
                <w:rFonts w:cstheme="minorHAnsi"/>
                <w:szCs w:val="20"/>
              </w:rPr>
            </w:r>
            <w:r w:rsidRPr="00AE4266">
              <w:rPr>
                <w:rFonts w:cstheme="minorHAnsi"/>
                <w:szCs w:val="20"/>
              </w:rPr>
              <w:fldChar w:fldCharType="separate"/>
            </w:r>
            <w:r w:rsidRPr="00AE4266">
              <w:rPr>
                <w:rFonts w:cstheme="minorHAnsi"/>
              </w:rPr>
              <w:t>Park state</w:t>
            </w:r>
            <w:r w:rsidRPr="00AE4266">
              <w:rPr>
                <w:rFonts w:cstheme="minorHAnsi"/>
                <w:szCs w:val="20"/>
              </w:rPr>
              <w:fldChar w:fldCharType="end"/>
            </w:r>
          </w:p>
        </w:tc>
        <w:tc>
          <w:tcPr>
            <w:tcW w:w="3260" w:type="dxa"/>
            <w:gridSpan w:val="3"/>
            <w:vMerge w:val="restart"/>
            <w:shd w:val="clear" w:color="auto" w:fill="FFFFFF" w:themeFill="background1"/>
          </w:tcPr>
          <w:tbl>
            <w:tblPr>
              <w:tblStyle w:val="GridTable4-Accent3"/>
              <w:tblW w:w="2567" w:type="dxa"/>
              <w:tblLook w:val="04A0" w:firstRow="1" w:lastRow="0" w:firstColumn="1" w:lastColumn="0" w:noHBand="0" w:noVBand="1"/>
            </w:tblPr>
            <w:tblGrid>
              <w:gridCol w:w="828"/>
              <w:gridCol w:w="1739"/>
            </w:tblGrid>
            <w:tr w:rsidR="002C7904" w14:paraId="6C93F209" w14:textId="77777777" w:rsidTr="002C79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3CC48867" w14:textId="77777777" w:rsidR="002C7904" w:rsidRDefault="002C7904" w:rsidP="002C7904">
                  <w:pPr>
                    <w:pStyle w:val="Table-small"/>
                    <w:rPr>
                      <w:rFonts w:cstheme="minorHAnsi"/>
                      <w:szCs w:val="20"/>
                    </w:rPr>
                  </w:pPr>
                  <w:r>
                    <w:rPr>
                      <w:rFonts w:cstheme="minorHAnsi"/>
                      <w:szCs w:val="20"/>
                    </w:rPr>
                    <w:t>Code</w:t>
                  </w:r>
                </w:p>
              </w:tc>
              <w:tc>
                <w:tcPr>
                  <w:tcW w:w="1739" w:type="dxa"/>
                </w:tcPr>
                <w:p w14:paraId="5AB1A857" w14:textId="77777777" w:rsidR="002C7904" w:rsidRDefault="002C7904" w:rsidP="002C7904">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rPr>
                  </w:pPr>
                  <w:r>
                    <w:rPr>
                      <w:rFonts w:cstheme="minorHAnsi"/>
                      <w:szCs w:val="20"/>
                    </w:rPr>
                    <w:t>Output voltage</w:t>
                  </w:r>
                </w:p>
              </w:tc>
            </w:tr>
            <w:tr w:rsidR="002C7904" w14:paraId="0E39366B" w14:textId="77777777" w:rsidTr="002C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02B93AB6" w14:textId="77777777" w:rsidR="002C7904" w:rsidRDefault="002C7904" w:rsidP="002C7904">
                  <w:pPr>
                    <w:pStyle w:val="Table-small"/>
                    <w:rPr>
                      <w:rFonts w:cstheme="minorHAnsi"/>
                      <w:szCs w:val="20"/>
                    </w:rPr>
                  </w:pPr>
                  <w:r>
                    <w:rPr>
                      <w:rFonts w:cstheme="minorHAnsi"/>
                      <w:szCs w:val="20"/>
                    </w:rPr>
                    <w:t>0x0</w:t>
                  </w:r>
                </w:p>
              </w:tc>
              <w:tc>
                <w:tcPr>
                  <w:tcW w:w="1739" w:type="dxa"/>
                </w:tcPr>
                <w:p w14:paraId="170DF9EA" w14:textId="77777777" w:rsidR="002C7904" w:rsidRDefault="002C7904" w:rsidP="002C790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1.2</w:t>
                  </w:r>
                </w:p>
              </w:tc>
            </w:tr>
            <w:tr w:rsidR="002C7904" w14:paraId="3AA05F25" w14:textId="77777777" w:rsidTr="002C7904">
              <w:tc>
                <w:tcPr>
                  <w:cnfStyle w:val="001000000000" w:firstRow="0" w:lastRow="0" w:firstColumn="1" w:lastColumn="0" w:oddVBand="0" w:evenVBand="0" w:oddHBand="0" w:evenHBand="0" w:firstRowFirstColumn="0" w:firstRowLastColumn="0" w:lastRowFirstColumn="0" w:lastRowLastColumn="0"/>
                  <w:tcW w:w="828" w:type="dxa"/>
                </w:tcPr>
                <w:p w14:paraId="43E95806" w14:textId="77777777" w:rsidR="002C7904" w:rsidRDefault="002C7904" w:rsidP="002C7904">
                  <w:pPr>
                    <w:pStyle w:val="Table-small"/>
                    <w:rPr>
                      <w:rFonts w:cstheme="minorHAnsi"/>
                      <w:szCs w:val="20"/>
                    </w:rPr>
                  </w:pPr>
                  <w:r>
                    <w:rPr>
                      <w:rFonts w:cstheme="minorHAnsi"/>
                      <w:szCs w:val="20"/>
                    </w:rPr>
                    <w:t>0x1</w:t>
                  </w:r>
                </w:p>
              </w:tc>
              <w:tc>
                <w:tcPr>
                  <w:tcW w:w="1739" w:type="dxa"/>
                </w:tcPr>
                <w:p w14:paraId="69E2BE03" w14:textId="77777777" w:rsidR="002C7904" w:rsidRDefault="002C7904" w:rsidP="002C790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1.5</w:t>
                  </w:r>
                </w:p>
              </w:tc>
            </w:tr>
            <w:tr w:rsidR="002C7904" w14:paraId="57D9DB4C" w14:textId="77777777" w:rsidTr="002C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356ED10E" w14:textId="77777777" w:rsidR="002C7904" w:rsidRDefault="002C7904" w:rsidP="002C7904">
                  <w:pPr>
                    <w:pStyle w:val="Table-small"/>
                    <w:rPr>
                      <w:rFonts w:cstheme="minorHAnsi"/>
                      <w:szCs w:val="20"/>
                    </w:rPr>
                  </w:pPr>
                  <w:r>
                    <w:rPr>
                      <w:rFonts w:cstheme="minorHAnsi"/>
                      <w:szCs w:val="20"/>
                    </w:rPr>
                    <w:t>0x2</w:t>
                  </w:r>
                </w:p>
              </w:tc>
              <w:tc>
                <w:tcPr>
                  <w:tcW w:w="1739" w:type="dxa"/>
                </w:tcPr>
                <w:p w14:paraId="7756CBEB" w14:textId="77777777" w:rsidR="002C7904" w:rsidRDefault="002C7904" w:rsidP="002C790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1.8</w:t>
                  </w:r>
                </w:p>
              </w:tc>
            </w:tr>
            <w:tr w:rsidR="002C7904" w14:paraId="32FF448E" w14:textId="77777777" w:rsidTr="002C7904">
              <w:tc>
                <w:tcPr>
                  <w:cnfStyle w:val="001000000000" w:firstRow="0" w:lastRow="0" w:firstColumn="1" w:lastColumn="0" w:oddVBand="0" w:evenVBand="0" w:oddHBand="0" w:evenHBand="0" w:firstRowFirstColumn="0" w:firstRowLastColumn="0" w:lastRowFirstColumn="0" w:lastRowLastColumn="0"/>
                  <w:tcW w:w="828" w:type="dxa"/>
                </w:tcPr>
                <w:p w14:paraId="5BBEE639" w14:textId="77777777" w:rsidR="002C7904" w:rsidRDefault="002C7904" w:rsidP="002C7904">
                  <w:pPr>
                    <w:pStyle w:val="Table-small"/>
                    <w:rPr>
                      <w:rFonts w:cstheme="minorHAnsi"/>
                      <w:szCs w:val="20"/>
                    </w:rPr>
                  </w:pPr>
                  <w:r>
                    <w:rPr>
                      <w:rFonts w:cstheme="minorHAnsi"/>
                      <w:szCs w:val="20"/>
                    </w:rPr>
                    <w:t>0x3</w:t>
                  </w:r>
                </w:p>
              </w:tc>
              <w:tc>
                <w:tcPr>
                  <w:tcW w:w="1739" w:type="dxa"/>
                </w:tcPr>
                <w:p w14:paraId="4592FCF6" w14:textId="77777777" w:rsidR="002C7904" w:rsidRDefault="002C7904" w:rsidP="002C790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2</w:t>
                  </w:r>
                </w:p>
              </w:tc>
            </w:tr>
            <w:tr w:rsidR="002C7904" w14:paraId="5DB79749" w14:textId="77777777" w:rsidTr="002C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05F5D79A" w14:textId="77777777" w:rsidR="002C7904" w:rsidRDefault="002C7904" w:rsidP="002C7904">
                  <w:pPr>
                    <w:pStyle w:val="Table-small"/>
                    <w:rPr>
                      <w:rFonts w:cstheme="minorHAnsi"/>
                      <w:szCs w:val="20"/>
                    </w:rPr>
                  </w:pPr>
                  <w:r>
                    <w:rPr>
                      <w:rFonts w:cstheme="minorHAnsi"/>
                      <w:szCs w:val="20"/>
                    </w:rPr>
                    <w:lastRenderedPageBreak/>
                    <w:t>0x4</w:t>
                  </w:r>
                </w:p>
              </w:tc>
              <w:tc>
                <w:tcPr>
                  <w:tcW w:w="1739" w:type="dxa"/>
                </w:tcPr>
                <w:p w14:paraId="435CE485" w14:textId="77777777" w:rsidR="002C7904" w:rsidRDefault="002C7904" w:rsidP="002C790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2.5</w:t>
                  </w:r>
                </w:p>
              </w:tc>
            </w:tr>
            <w:tr w:rsidR="002C7904" w14:paraId="5B5A2B33" w14:textId="77777777" w:rsidTr="002C7904">
              <w:tc>
                <w:tcPr>
                  <w:cnfStyle w:val="001000000000" w:firstRow="0" w:lastRow="0" w:firstColumn="1" w:lastColumn="0" w:oddVBand="0" w:evenVBand="0" w:oddHBand="0" w:evenHBand="0" w:firstRowFirstColumn="0" w:firstRowLastColumn="0" w:lastRowFirstColumn="0" w:lastRowLastColumn="0"/>
                  <w:tcW w:w="828" w:type="dxa"/>
                </w:tcPr>
                <w:p w14:paraId="6733A49B" w14:textId="77777777" w:rsidR="002C7904" w:rsidRDefault="002C7904" w:rsidP="002C7904">
                  <w:pPr>
                    <w:pStyle w:val="Table-small"/>
                    <w:rPr>
                      <w:rFonts w:cstheme="minorHAnsi"/>
                      <w:szCs w:val="20"/>
                    </w:rPr>
                  </w:pPr>
                  <w:r>
                    <w:rPr>
                      <w:rFonts w:cstheme="minorHAnsi"/>
                      <w:szCs w:val="20"/>
                    </w:rPr>
                    <w:t>0x5</w:t>
                  </w:r>
                </w:p>
              </w:tc>
              <w:tc>
                <w:tcPr>
                  <w:tcW w:w="1739" w:type="dxa"/>
                </w:tcPr>
                <w:p w14:paraId="433ECD63" w14:textId="77777777" w:rsidR="002C7904" w:rsidRDefault="002C7904" w:rsidP="002C790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3.3</w:t>
                  </w:r>
                </w:p>
              </w:tc>
            </w:tr>
            <w:tr w:rsidR="002C7904" w14:paraId="4224FE1D" w14:textId="77777777" w:rsidTr="002C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14:paraId="2D38345F" w14:textId="77777777" w:rsidR="002C7904" w:rsidRDefault="002C7904" w:rsidP="002C7904">
                  <w:pPr>
                    <w:pStyle w:val="Table-small"/>
                    <w:rPr>
                      <w:rFonts w:cstheme="minorHAnsi"/>
                      <w:szCs w:val="20"/>
                    </w:rPr>
                  </w:pPr>
                  <w:r>
                    <w:rPr>
                      <w:rFonts w:cstheme="minorHAnsi"/>
                      <w:szCs w:val="20"/>
                    </w:rPr>
                    <w:t>0x6</w:t>
                  </w:r>
                </w:p>
              </w:tc>
              <w:tc>
                <w:tcPr>
                  <w:tcW w:w="1739" w:type="dxa"/>
                </w:tcPr>
                <w:p w14:paraId="603DE91E" w14:textId="77777777" w:rsidR="002C7904" w:rsidRDefault="002C7904" w:rsidP="002C7904">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5</w:t>
                  </w:r>
                </w:p>
              </w:tc>
            </w:tr>
            <w:tr w:rsidR="002C7904" w14:paraId="1666694F" w14:textId="77777777" w:rsidTr="002C7904">
              <w:tc>
                <w:tcPr>
                  <w:cnfStyle w:val="001000000000" w:firstRow="0" w:lastRow="0" w:firstColumn="1" w:lastColumn="0" w:oddVBand="0" w:evenVBand="0" w:oddHBand="0" w:evenHBand="0" w:firstRowFirstColumn="0" w:firstRowLastColumn="0" w:lastRowFirstColumn="0" w:lastRowLastColumn="0"/>
                  <w:tcW w:w="828" w:type="dxa"/>
                </w:tcPr>
                <w:p w14:paraId="20356CB0" w14:textId="77777777" w:rsidR="002C7904" w:rsidRDefault="002C7904" w:rsidP="002C7904">
                  <w:pPr>
                    <w:pStyle w:val="Table-small"/>
                    <w:rPr>
                      <w:rFonts w:cstheme="minorHAnsi"/>
                      <w:szCs w:val="20"/>
                    </w:rPr>
                  </w:pPr>
                  <w:r>
                    <w:rPr>
                      <w:rFonts w:cstheme="minorHAnsi"/>
                      <w:szCs w:val="20"/>
                    </w:rPr>
                    <w:t>0x7</w:t>
                  </w:r>
                </w:p>
              </w:tc>
              <w:tc>
                <w:tcPr>
                  <w:tcW w:w="1739" w:type="dxa"/>
                </w:tcPr>
                <w:p w14:paraId="3C9760B9" w14:textId="77777777" w:rsidR="002C7904" w:rsidRDefault="002C7904" w:rsidP="002C7904">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0.9</w:t>
                  </w:r>
                </w:p>
              </w:tc>
            </w:tr>
          </w:tbl>
          <w:p w14:paraId="24485753" w14:textId="77777777" w:rsidR="002C7904" w:rsidRPr="00AE4266" w:rsidRDefault="002C7904"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2C7904" w:rsidRPr="00AE4266" w14:paraId="1ABE92D0" w14:textId="77777777" w:rsidTr="002C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shd w:val="clear" w:color="auto" w:fill="FFFFFF" w:themeFill="background1"/>
          </w:tcPr>
          <w:p w14:paraId="38169B83" w14:textId="77777777" w:rsidR="002C7904" w:rsidRPr="00AE4266" w:rsidRDefault="002C7904" w:rsidP="006A11D8">
            <w:pPr>
              <w:pStyle w:val="Table-small"/>
              <w:numPr>
                <w:ilvl w:val="0"/>
                <w:numId w:val="37"/>
              </w:numPr>
              <w:rPr>
                <w:rFonts w:cstheme="minorHAnsi"/>
                <w:b w:val="0"/>
                <w:bCs w:val="0"/>
                <w:szCs w:val="20"/>
              </w:rPr>
            </w:pPr>
          </w:p>
        </w:tc>
        <w:tc>
          <w:tcPr>
            <w:tcW w:w="5419" w:type="dxa"/>
            <w:gridSpan w:val="3"/>
            <w:shd w:val="clear" w:color="auto" w:fill="FFFFFF" w:themeFill="background1"/>
          </w:tcPr>
          <w:p w14:paraId="5658D179" w14:textId="0986AFBB" w:rsidR="002C7904" w:rsidRPr="00904428" w:rsidRDefault="002C7904"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904428">
              <w:rPr>
                <w:rFonts w:cstheme="minorHAnsi"/>
                <w:szCs w:val="20"/>
              </w:rPr>
              <w:t>Enable Electronic load for voltage monitoring and current forcing</w:t>
            </w:r>
          </w:p>
        </w:tc>
        <w:tc>
          <w:tcPr>
            <w:tcW w:w="3260" w:type="dxa"/>
            <w:gridSpan w:val="3"/>
            <w:vMerge/>
            <w:shd w:val="clear" w:color="auto" w:fill="FFFFFF" w:themeFill="background1"/>
          </w:tcPr>
          <w:p w14:paraId="5AEB94F6" w14:textId="77777777" w:rsidR="002C7904" w:rsidRDefault="002C7904"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2C7904" w:rsidRPr="00AE4266" w14:paraId="7378F5C9" w14:textId="77777777" w:rsidTr="002C7904">
        <w:tc>
          <w:tcPr>
            <w:cnfStyle w:val="001000000000" w:firstRow="0" w:lastRow="0" w:firstColumn="1" w:lastColumn="0" w:oddVBand="0" w:evenVBand="0" w:oddHBand="0" w:evenHBand="0" w:firstRowFirstColumn="0" w:firstRowLastColumn="0" w:lastRowFirstColumn="0" w:lastRowLastColumn="0"/>
            <w:tcW w:w="1097" w:type="dxa"/>
            <w:shd w:val="clear" w:color="auto" w:fill="FFFFFF" w:themeFill="background1"/>
          </w:tcPr>
          <w:p w14:paraId="22733B31" w14:textId="77777777" w:rsidR="002C7904" w:rsidRPr="00904428" w:rsidRDefault="002C7904" w:rsidP="006A11D8">
            <w:pPr>
              <w:pStyle w:val="Table-small"/>
              <w:numPr>
                <w:ilvl w:val="0"/>
                <w:numId w:val="37"/>
              </w:numPr>
              <w:rPr>
                <w:rFonts w:cstheme="minorHAnsi"/>
                <w:b w:val="0"/>
                <w:bCs w:val="0"/>
                <w:color w:val="BFBFBF" w:themeColor="background1" w:themeShade="BF"/>
                <w:szCs w:val="20"/>
              </w:rPr>
            </w:pPr>
          </w:p>
        </w:tc>
        <w:tc>
          <w:tcPr>
            <w:tcW w:w="5419" w:type="dxa"/>
            <w:gridSpan w:val="3"/>
            <w:shd w:val="clear" w:color="auto" w:fill="FFFFFF" w:themeFill="background1"/>
          </w:tcPr>
          <w:p w14:paraId="39B27FBF" w14:textId="7E4419FA" w:rsidR="002C7904" w:rsidRPr="00904428" w:rsidRDefault="002C7904"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color w:val="BFBFBF" w:themeColor="background1" w:themeShade="BF"/>
                <w:szCs w:val="20"/>
              </w:rPr>
            </w:pPr>
            <w:r w:rsidRPr="00904428">
              <w:rPr>
                <w:rFonts w:cstheme="minorHAnsi"/>
                <w:color w:val="BFBFBF" w:themeColor="background1" w:themeShade="BF"/>
                <w:szCs w:val="20"/>
              </w:rPr>
              <w:t>Optionally set HalfSw</w:t>
            </w:r>
          </w:p>
        </w:tc>
        <w:tc>
          <w:tcPr>
            <w:tcW w:w="3260" w:type="dxa"/>
            <w:gridSpan w:val="3"/>
            <w:vMerge/>
            <w:shd w:val="clear" w:color="auto" w:fill="FFFFFF" w:themeFill="background1"/>
          </w:tcPr>
          <w:p w14:paraId="774A2BA3" w14:textId="469A8F99" w:rsidR="002C7904" w:rsidRPr="00AE4266" w:rsidRDefault="002C7904"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2C7904" w:rsidRPr="00AE4266" w14:paraId="2224CCBE" w14:textId="77777777" w:rsidTr="002C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shd w:val="clear" w:color="auto" w:fill="FFFFFF" w:themeFill="background1"/>
          </w:tcPr>
          <w:p w14:paraId="781AFD49" w14:textId="77777777" w:rsidR="002C7904" w:rsidRPr="00AE4266" w:rsidRDefault="002C7904" w:rsidP="006A11D8">
            <w:pPr>
              <w:pStyle w:val="Table-small"/>
              <w:numPr>
                <w:ilvl w:val="0"/>
                <w:numId w:val="37"/>
              </w:numPr>
              <w:rPr>
                <w:rFonts w:cstheme="minorHAnsi"/>
                <w:b w:val="0"/>
                <w:bCs w:val="0"/>
                <w:szCs w:val="20"/>
              </w:rPr>
            </w:pPr>
          </w:p>
        </w:tc>
        <w:tc>
          <w:tcPr>
            <w:tcW w:w="5419" w:type="dxa"/>
            <w:gridSpan w:val="3"/>
            <w:shd w:val="clear" w:color="auto" w:fill="FFFFFF" w:themeFill="background1"/>
          </w:tcPr>
          <w:p w14:paraId="3E73C68B" w14:textId="51638014" w:rsidR="002C7904" w:rsidRPr="00EE2849" w:rsidRDefault="002C7904"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i/>
                <w:iCs/>
                <w:szCs w:val="20"/>
              </w:rPr>
            </w:pPr>
            <w:r>
              <w:rPr>
                <w:rFonts w:cstheme="minorHAnsi"/>
                <w:szCs w:val="20"/>
              </w:rPr>
              <w:t xml:space="preserve">Sweep target output-voltage via </w:t>
            </w:r>
            <w:r>
              <w:rPr>
                <w:rFonts w:cstheme="minorHAnsi"/>
                <w:i/>
                <w:iCs/>
                <w:szCs w:val="20"/>
              </w:rPr>
              <w:t>Vi_trim</w:t>
            </w:r>
          </w:p>
        </w:tc>
        <w:tc>
          <w:tcPr>
            <w:tcW w:w="3260" w:type="dxa"/>
            <w:gridSpan w:val="3"/>
            <w:vMerge/>
            <w:shd w:val="clear" w:color="auto" w:fill="FFFFFF" w:themeFill="background1"/>
          </w:tcPr>
          <w:p w14:paraId="3197A86B" w14:textId="1282EDF2" w:rsidR="002C7904" w:rsidRPr="00AE4266" w:rsidRDefault="002C7904"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2C7904" w:rsidRPr="00AE4266" w14:paraId="43ACEA27" w14:textId="77777777" w:rsidTr="002C7904">
        <w:tc>
          <w:tcPr>
            <w:cnfStyle w:val="001000000000" w:firstRow="0" w:lastRow="0" w:firstColumn="1" w:lastColumn="0" w:oddVBand="0" w:evenVBand="0" w:oddHBand="0" w:evenHBand="0" w:firstRowFirstColumn="0" w:firstRowLastColumn="0" w:lastRowFirstColumn="0" w:lastRowLastColumn="0"/>
            <w:tcW w:w="1097" w:type="dxa"/>
            <w:shd w:val="clear" w:color="auto" w:fill="FFFFFF" w:themeFill="background1"/>
          </w:tcPr>
          <w:p w14:paraId="2FCB8AFA" w14:textId="77777777" w:rsidR="002C7904" w:rsidRPr="00AE4266" w:rsidRDefault="002C7904" w:rsidP="002C7904">
            <w:pPr>
              <w:pStyle w:val="Table-small"/>
              <w:numPr>
                <w:ilvl w:val="1"/>
                <w:numId w:val="37"/>
              </w:numPr>
              <w:rPr>
                <w:rFonts w:cstheme="minorHAnsi"/>
                <w:b w:val="0"/>
                <w:bCs w:val="0"/>
                <w:szCs w:val="20"/>
              </w:rPr>
            </w:pPr>
          </w:p>
        </w:tc>
        <w:tc>
          <w:tcPr>
            <w:tcW w:w="5419" w:type="dxa"/>
            <w:gridSpan w:val="3"/>
            <w:shd w:val="clear" w:color="auto" w:fill="FFFFFF" w:themeFill="background1"/>
          </w:tcPr>
          <w:p w14:paraId="2E9F5E6E" w14:textId="12BD2029" w:rsidR="002C7904" w:rsidRDefault="002C7904"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 xml:space="preserve">Sweep the input voltage 5V </w:t>
            </w:r>
            <w:r>
              <w:rPr>
                <w:rFonts w:ascii="Arial" w:hAnsi="Arial" w:cs="Arial"/>
                <w:szCs w:val="20"/>
              </w:rPr>
              <w:t>→</w:t>
            </w:r>
            <w:r>
              <w:rPr>
                <w:rFonts w:cstheme="minorHAnsi"/>
                <w:szCs w:val="20"/>
              </w:rPr>
              <w:t xml:space="preserve"> </w:t>
            </w:r>
            <w:r w:rsidR="00460292">
              <w:rPr>
                <w:rFonts w:cstheme="minorHAnsi"/>
                <w:szCs w:val="20"/>
              </w:rPr>
              <w:t>11V</w:t>
            </w:r>
          </w:p>
        </w:tc>
        <w:tc>
          <w:tcPr>
            <w:tcW w:w="3260" w:type="dxa"/>
            <w:gridSpan w:val="3"/>
            <w:vMerge/>
            <w:shd w:val="clear" w:color="auto" w:fill="FFFFFF" w:themeFill="background1"/>
          </w:tcPr>
          <w:p w14:paraId="337FAA16" w14:textId="527A9300" w:rsidR="002C7904" w:rsidRPr="00AE4266" w:rsidRDefault="002C7904"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2C7904" w:rsidRPr="00AE4266" w14:paraId="66E4128D" w14:textId="77777777" w:rsidTr="002C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shd w:val="clear" w:color="auto" w:fill="FFFFFF" w:themeFill="background1"/>
          </w:tcPr>
          <w:p w14:paraId="3D0E5F3C" w14:textId="77777777" w:rsidR="002C7904" w:rsidRPr="00AE4266" w:rsidRDefault="002C7904" w:rsidP="002C7904">
            <w:pPr>
              <w:pStyle w:val="Table-small"/>
              <w:numPr>
                <w:ilvl w:val="2"/>
                <w:numId w:val="37"/>
              </w:numPr>
              <w:rPr>
                <w:rFonts w:cstheme="minorHAnsi"/>
                <w:b w:val="0"/>
                <w:bCs w:val="0"/>
                <w:szCs w:val="20"/>
              </w:rPr>
            </w:pPr>
          </w:p>
        </w:tc>
        <w:tc>
          <w:tcPr>
            <w:tcW w:w="5419" w:type="dxa"/>
            <w:gridSpan w:val="3"/>
            <w:shd w:val="clear" w:color="auto" w:fill="FFFFFF" w:themeFill="background1"/>
          </w:tcPr>
          <w:p w14:paraId="6B685277" w14:textId="1C45BF34" w:rsidR="002C7904" w:rsidRPr="00AE4266" w:rsidRDefault="002C7904"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sidRPr="00AE4266">
              <w:rPr>
                <w:rFonts w:cstheme="minorHAnsi"/>
                <w:szCs w:val="20"/>
              </w:rPr>
              <w:t>S</w:t>
            </w:r>
            <w:r>
              <w:rPr>
                <w:rFonts w:cstheme="minorHAnsi"/>
                <w:szCs w:val="20"/>
              </w:rPr>
              <w:t xml:space="preserve">weep load current 0A </w:t>
            </w:r>
            <w:r>
              <w:rPr>
                <w:rFonts w:ascii="Arial" w:hAnsi="Arial" w:cs="Arial"/>
                <w:szCs w:val="20"/>
              </w:rPr>
              <w:t>→</w:t>
            </w:r>
            <w:r>
              <w:rPr>
                <w:rFonts w:cstheme="minorHAnsi"/>
                <w:szCs w:val="20"/>
              </w:rPr>
              <w:t xml:space="preserve"> </w:t>
            </w:r>
            <w:r w:rsidR="001F3C84">
              <w:rPr>
                <w:rFonts w:cstheme="minorHAnsi"/>
                <w:szCs w:val="20"/>
              </w:rPr>
              <w:t>1A</w:t>
            </w:r>
          </w:p>
        </w:tc>
        <w:tc>
          <w:tcPr>
            <w:tcW w:w="3260" w:type="dxa"/>
            <w:gridSpan w:val="3"/>
            <w:vMerge/>
            <w:shd w:val="clear" w:color="auto" w:fill="FFFFFF" w:themeFill="background1"/>
          </w:tcPr>
          <w:p w14:paraId="104FF7DA" w14:textId="14D99D50" w:rsidR="002C7904" w:rsidRPr="00AE4266" w:rsidRDefault="002C7904"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2C7904" w:rsidRPr="00AE4266" w14:paraId="3AFF5CD0" w14:textId="77777777" w:rsidTr="002C7904">
        <w:tc>
          <w:tcPr>
            <w:cnfStyle w:val="001000000000" w:firstRow="0" w:lastRow="0" w:firstColumn="1" w:lastColumn="0" w:oddVBand="0" w:evenVBand="0" w:oddHBand="0" w:evenHBand="0" w:firstRowFirstColumn="0" w:firstRowLastColumn="0" w:lastRowFirstColumn="0" w:lastRowLastColumn="0"/>
            <w:tcW w:w="1097" w:type="dxa"/>
            <w:shd w:val="clear" w:color="auto" w:fill="FFFFFF" w:themeFill="background1"/>
          </w:tcPr>
          <w:p w14:paraId="17BB1075" w14:textId="77777777" w:rsidR="002C7904" w:rsidRPr="00AE4266" w:rsidRDefault="002C7904" w:rsidP="002C7904">
            <w:pPr>
              <w:pStyle w:val="Table-small"/>
              <w:numPr>
                <w:ilvl w:val="3"/>
                <w:numId w:val="37"/>
              </w:numPr>
              <w:rPr>
                <w:rFonts w:cstheme="minorHAnsi"/>
                <w:b w:val="0"/>
                <w:bCs w:val="0"/>
                <w:szCs w:val="20"/>
              </w:rPr>
            </w:pPr>
          </w:p>
        </w:tc>
        <w:tc>
          <w:tcPr>
            <w:tcW w:w="5419" w:type="dxa"/>
            <w:gridSpan w:val="3"/>
            <w:shd w:val="clear" w:color="auto" w:fill="FFFFFF" w:themeFill="background1"/>
          </w:tcPr>
          <w:p w14:paraId="7E7322AE" w14:textId="13E3BEB6" w:rsidR="002C7904" w:rsidRPr="00AE4266" w:rsidRDefault="002C7904"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Wait 10ms</w:t>
            </w:r>
          </w:p>
        </w:tc>
        <w:tc>
          <w:tcPr>
            <w:tcW w:w="3260" w:type="dxa"/>
            <w:gridSpan w:val="3"/>
            <w:vMerge/>
            <w:shd w:val="clear" w:color="auto" w:fill="FFFFFF" w:themeFill="background1"/>
          </w:tcPr>
          <w:p w14:paraId="6A9D98E4" w14:textId="77777777" w:rsidR="002C7904" w:rsidRPr="00AE4266" w:rsidRDefault="002C7904"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2C7904" w:rsidRPr="00AE4266" w14:paraId="62573520" w14:textId="77777777" w:rsidTr="002C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shd w:val="clear" w:color="auto" w:fill="FFFFFF" w:themeFill="background1"/>
          </w:tcPr>
          <w:p w14:paraId="56A89971" w14:textId="77777777" w:rsidR="002C7904" w:rsidRPr="00AE4266" w:rsidRDefault="002C7904" w:rsidP="002C7904">
            <w:pPr>
              <w:pStyle w:val="Table-small"/>
              <w:numPr>
                <w:ilvl w:val="3"/>
                <w:numId w:val="37"/>
              </w:numPr>
              <w:rPr>
                <w:rFonts w:cstheme="minorHAnsi"/>
                <w:b w:val="0"/>
                <w:bCs w:val="0"/>
                <w:szCs w:val="20"/>
              </w:rPr>
            </w:pPr>
          </w:p>
        </w:tc>
        <w:tc>
          <w:tcPr>
            <w:tcW w:w="5419" w:type="dxa"/>
            <w:gridSpan w:val="3"/>
            <w:shd w:val="clear" w:color="auto" w:fill="FFFFFF" w:themeFill="background1"/>
          </w:tcPr>
          <w:p w14:paraId="1D13654F" w14:textId="731B4D2A" w:rsidR="002C7904" w:rsidRPr="00AE4266" w:rsidRDefault="002C7904"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Measure the load voltage and current</w:t>
            </w:r>
          </w:p>
        </w:tc>
        <w:tc>
          <w:tcPr>
            <w:tcW w:w="3260" w:type="dxa"/>
            <w:gridSpan w:val="3"/>
            <w:vMerge/>
            <w:shd w:val="clear" w:color="auto" w:fill="FFFFFF" w:themeFill="background1"/>
          </w:tcPr>
          <w:p w14:paraId="1CB18C11" w14:textId="56613ECC" w:rsidR="002C7904" w:rsidRPr="00AE4266" w:rsidRDefault="002C7904"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2C7904" w:rsidRPr="00AE4266" w14:paraId="638D737D" w14:textId="77777777" w:rsidTr="002C7904">
        <w:tc>
          <w:tcPr>
            <w:cnfStyle w:val="001000000000" w:firstRow="0" w:lastRow="0" w:firstColumn="1" w:lastColumn="0" w:oddVBand="0" w:evenVBand="0" w:oddHBand="0" w:evenHBand="0" w:firstRowFirstColumn="0" w:firstRowLastColumn="0" w:lastRowFirstColumn="0" w:lastRowLastColumn="0"/>
            <w:tcW w:w="1097" w:type="dxa"/>
            <w:shd w:val="clear" w:color="auto" w:fill="FFFFFF" w:themeFill="background1"/>
          </w:tcPr>
          <w:p w14:paraId="42147839" w14:textId="77777777" w:rsidR="002C7904" w:rsidRPr="00AE4266" w:rsidRDefault="002C7904" w:rsidP="002C7904">
            <w:pPr>
              <w:pStyle w:val="Table-small"/>
              <w:numPr>
                <w:ilvl w:val="3"/>
                <w:numId w:val="37"/>
              </w:numPr>
              <w:rPr>
                <w:rFonts w:cstheme="minorHAnsi"/>
                <w:b w:val="0"/>
                <w:bCs w:val="0"/>
                <w:szCs w:val="20"/>
              </w:rPr>
            </w:pPr>
          </w:p>
        </w:tc>
        <w:tc>
          <w:tcPr>
            <w:tcW w:w="5419" w:type="dxa"/>
            <w:gridSpan w:val="3"/>
            <w:shd w:val="clear" w:color="auto" w:fill="FFFFFF" w:themeFill="background1"/>
          </w:tcPr>
          <w:p w14:paraId="2654EF53" w14:textId="365976DB" w:rsidR="002C7904" w:rsidRDefault="002C7904"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Measure the input voltage and current</w:t>
            </w:r>
          </w:p>
        </w:tc>
        <w:tc>
          <w:tcPr>
            <w:tcW w:w="3260" w:type="dxa"/>
            <w:gridSpan w:val="3"/>
            <w:vMerge/>
            <w:shd w:val="clear" w:color="auto" w:fill="FFFFFF" w:themeFill="background1"/>
          </w:tcPr>
          <w:p w14:paraId="4DEBA107" w14:textId="730AA2A9" w:rsidR="002C7904" w:rsidRPr="00AE4266" w:rsidRDefault="002C7904"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2C7904" w:rsidRPr="00AE4266" w14:paraId="3C728B7E" w14:textId="77777777" w:rsidTr="002C79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shd w:val="clear" w:color="auto" w:fill="FFFFFF" w:themeFill="background1"/>
          </w:tcPr>
          <w:p w14:paraId="66DD3E57" w14:textId="77777777" w:rsidR="002C7904" w:rsidRPr="00AE4266" w:rsidRDefault="002C7904" w:rsidP="002C7904">
            <w:pPr>
              <w:pStyle w:val="Table-small"/>
              <w:numPr>
                <w:ilvl w:val="3"/>
                <w:numId w:val="37"/>
              </w:numPr>
              <w:rPr>
                <w:rFonts w:cstheme="minorHAnsi"/>
                <w:b w:val="0"/>
                <w:bCs w:val="0"/>
                <w:szCs w:val="20"/>
              </w:rPr>
            </w:pPr>
          </w:p>
        </w:tc>
        <w:tc>
          <w:tcPr>
            <w:tcW w:w="5419" w:type="dxa"/>
            <w:gridSpan w:val="3"/>
            <w:shd w:val="clear" w:color="auto" w:fill="FFFFFF" w:themeFill="background1"/>
          </w:tcPr>
          <w:p w14:paraId="50AD7B6D" w14:textId="4A3B0B2F" w:rsidR="002C7904" w:rsidRDefault="002C7904"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commentRangeStart w:id="195"/>
            <w:r>
              <w:rPr>
                <w:rFonts w:cstheme="minorHAnsi"/>
                <w:szCs w:val="20"/>
              </w:rPr>
              <w:t xml:space="preserve">Remove load current </w:t>
            </w:r>
            <w:commentRangeEnd w:id="195"/>
            <w:r>
              <w:rPr>
                <w:rStyle w:val="CommentReference"/>
                <w:rFonts w:cstheme="minorHAnsi"/>
                <w:sz w:val="20"/>
                <w:szCs w:val="20"/>
              </w:rPr>
              <w:commentReference w:id="195"/>
            </w:r>
            <w:r w:rsidR="00C75294">
              <w:rPr>
                <w:rFonts w:cstheme="minorHAnsi"/>
                <w:szCs w:val="20"/>
              </w:rPr>
              <w:t xml:space="preserve"> and wait to cool down</w:t>
            </w:r>
          </w:p>
        </w:tc>
        <w:tc>
          <w:tcPr>
            <w:tcW w:w="3260" w:type="dxa"/>
            <w:gridSpan w:val="3"/>
            <w:vMerge/>
            <w:shd w:val="clear" w:color="auto" w:fill="FFFFFF" w:themeFill="background1"/>
          </w:tcPr>
          <w:p w14:paraId="7CE6C723" w14:textId="77777777" w:rsidR="002C7904" w:rsidRPr="00AE4266" w:rsidRDefault="002C7904"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2C7904" w:rsidRPr="00AE4266" w14:paraId="3AA20ECD" w14:textId="77777777" w:rsidTr="002C7904">
        <w:tc>
          <w:tcPr>
            <w:cnfStyle w:val="001000000000" w:firstRow="0" w:lastRow="0" w:firstColumn="1" w:lastColumn="0" w:oddVBand="0" w:evenVBand="0" w:oddHBand="0" w:evenHBand="0" w:firstRowFirstColumn="0" w:firstRowLastColumn="0" w:lastRowFirstColumn="0" w:lastRowLastColumn="0"/>
            <w:tcW w:w="1097" w:type="dxa"/>
            <w:shd w:val="clear" w:color="auto" w:fill="FFFFFF" w:themeFill="background1"/>
          </w:tcPr>
          <w:p w14:paraId="469DFB5E" w14:textId="77777777" w:rsidR="002C7904" w:rsidRPr="00AE4266" w:rsidRDefault="002C7904" w:rsidP="00F07940">
            <w:pPr>
              <w:pStyle w:val="Table-small"/>
              <w:numPr>
                <w:ilvl w:val="0"/>
                <w:numId w:val="37"/>
              </w:numPr>
              <w:rPr>
                <w:rFonts w:cstheme="minorHAnsi"/>
                <w:b w:val="0"/>
                <w:bCs w:val="0"/>
                <w:szCs w:val="20"/>
              </w:rPr>
            </w:pPr>
          </w:p>
        </w:tc>
        <w:tc>
          <w:tcPr>
            <w:tcW w:w="5419" w:type="dxa"/>
            <w:gridSpan w:val="3"/>
            <w:shd w:val="clear" w:color="auto" w:fill="FFFFFF" w:themeFill="background1"/>
          </w:tcPr>
          <w:p w14:paraId="35C130D2" w14:textId="60D71430" w:rsidR="002C7904" w:rsidRPr="00AE4266" w:rsidRDefault="002C7904"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Log the efficiency of the system</w:t>
            </w:r>
          </w:p>
        </w:tc>
        <w:tc>
          <w:tcPr>
            <w:tcW w:w="3260" w:type="dxa"/>
            <w:gridSpan w:val="3"/>
            <w:vMerge/>
            <w:shd w:val="clear" w:color="auto" w:fill="FFFFFF" w:themeFill="background1"/>
          </w:tcPr>
          <w:p w14:paraId="33901C7F" w14:textId="1C1EB910" w:rsidR="002C7904" w:rsidRPr="00AE4266" w:rsidRDefault="002C7904"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6A11D8" w:rsidRPr="00AE4266" w14:paraId="0FEFA4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761EA011" w14:textId="77777777" w:rsidR="006A11D8" w:rsidRPr="00AE4266" w:rsidRDefault="006A11D8" w:rsidP="006A11D8">
            <w:pPr>
              <w:pStyle w:val="Table-small"/>
              <w:rPr>
                <w:rFonts w:cstheme="minorHAnsi"/>
                <w:szCs w:val="20"/>
              </w:rPr>
            </w:pPr>
            <w:r w:rsidRPr="00AE4266">
              <w:rPr>
                <w:rFonts w:cstheme="minorHAnsi"/>
                <w:color w:val="FFFFFF" w:themeColor="background1"/>
                <w:sz w:val="22"/>
                <w:szCs w:val="22"/>
              </w:rPr>
              <w:t>Notes</w:t>
            </w:r>
          </w:p>
        </w:tc>
      </w:tr>
      <w:tr w:rsidR="006A11D8" w:rsidRPr="00AE4266" w14:paraId="276A8EDC"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05DF9FAB" w14:textId="6C18D2DB" w:rsidR="006A11D8" w:rsidRDefault="006A11D8" w:rsidP="006A11D8">
            <w:pPr>
              <w:pStyle w:val="Table-small"/>
              <w:rPr>
                <w:rFonts w:cstheme="minorHAnsi"/>
                <w:b w:val="0"/>
                <w:bCs w:val="0"/>
                <w:szCs w:val="20"/>
              </w:rPr>
            </w:pPr>
            <w:r>
              <w:rPr>
                <w:rFonts w:cstheme="minorHAnsi"/>
                <w:b w:val="0"/>
                <w:bCs w:val="0"/>
                <w:szCs w:val="20"/>
              </w:rPr>
              <w:t xml:space="preserve">A </w:t>
            </w:r>
            <w:r w:rsidR="00A14070">
              <w:rPr>
                <w:rFonts w:cstheme="minorHAnsi"/>
                <w:b w:val="0"/>
                <w:bCs w:val="0"/>
                <w:szCs w:val="20"/>
              </w:rPr>
              <w:t xml:space="preserve">DC </w:t>
            </w:r>
            <w:r>
              <w:rPr>
                <w:rFonts w:cstheme="minorHAnsi"/>
                <w:b w:val="0"/>
                <w:bCs w:val="0"/>
                <w:szCs w:val="20"/>
              </w:rPr>
              <w:t>load-current of more than 1A can only be achieved when the chip is sufficiently cooled.</w:t>
            </w:r>
          </w:p>
          <w:p w14:paraId="22197318" w14:textId="77777777" w:rsidR="006A11D8" w:rsidRDefault="006A11D8" w:rsidP="006A11D8">
            <w:pPr>
              <w:pStyle w:val="Table-small"/>
              <w:rPr>
                <w:rFonts w:cstheme="minorHAnsi"/>
                <w:szCs w:val="20"/>
              </w:rPr>
            </w:pPr>
            <w:r>
              <w:rPr>
                <w:rFonts w:cstheme="minorHAnsi"/>
                <w:b w:val="0"/>
                <w:bCs w:val="0"/>
                <w:szCs w:val="20"/>
              </w:rPr>
              <w:t>When HalfSw is enabled, the maximum load-current is further reduced to 800mA</w:t>
            </w:r>
          </w:p>
          <w:p w14:paraId="779843B6" w14:textId="1B1CB57D" w:rsidR="00A14070" w:rsidRPr="00805D90" w:rsidRDefault="00A14070" w:rsidP="006A11D8">
            <w:pPr>
              <w:pStyle w:val="Table-small"/>
              <w:rPr>
                <w:rFonts w:cstheme="minorHAnsi"/>
                <w:b w:val="0"/>
                <w:bCs w:val="0"/>
                <w:szCs w:val="20"/>
              </w:rPr>
            </w:pPr>
            <w:r>
              <w:rPr>
                <w:rFonts w:cstheme="minorHAnsi"/>
                <w:b w:val="0"/>
                <w:bCs w:val="0"/>
                <w:szCs w:val="20"/>
              </w:rPr>
              <w:t>During production testing the number of test conditions can be reduced to the worst case combinations</w:t>
            </w:r>
            <w:r w:rsidR="00D97245">
              <w:rPr>
                <w:rFonts w:cstheme="minorHAnsi"/>
                <w:b w:val="0"/>
                <w:bCs w:val="0"/>
                <w:szCs w:val="20"/>
              </w:rPr>
              <w:t xml:space="preserve"> or application conditions</w:t>
            </w:r>
            <w:r>
              <w:rPr>
                <w:rFonts w:cstheme="minorHAnsi"/>
                <w:b w:val="0"/>
                <w:bCs w:val="0"/>
                <w:szCs w:val="20"/>
              </w:rPr>
              <w:t xml:space="preserve">. </w:t>
            </w:r>
          </w:p>
        </w:tc>
      </w:tr>
      <w:tr w:rsidR="006A11D8" w:rsidRPr="00AE4266" w14:paraId="55CD87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3DF75D92" w14:textId="77777777" w:rsidR="006A11D8" w:rsidRPr="00AE4266" w:rsidRDefault="006A11D8" w:rsidP="006A11D8">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6A11D8" w:rsidRPr="00AE4266" w14:paraId="64A3596D" w14:textId="77777777" w:rsidTr="006A11D8">
        <w:tc>
          <w:tcPr>
            <w:cnfStyle w:val="001000000000" w:firstRow="0" w:lastRow="0" w:firstColumn="1" w:lastColumn="0" w:oddVBand="0" w:evenVBand="0" w:oddHBand="0" w:evenHBand="0" w:firstRowFirstColumn="0" w:firstRowLastColumn="0" w:lastRowFirstColumn="0" w:lastRowLastColumn="0"/>
            <w:tcW w:w="1097" w:type="dxa"/>
            <w:shd w:val="clear" w:color="auto" w:fill="C5C2C2" w:themeFill="accent3" w:themeFillTint="66"/>
          </w:tcPr>
          <w:p w14:paraId="48C4BAD9" w14:textId="77777777" w:rsidR="006A11D8" w:rsidRPr="00AE4266" w:rsidRDefault="006A11D8" w:rsidP="006A11D8">
            <w:pPr>
              <w:pStyle w:val="Table-small"/>
              <w:rPr>
                <w:rFonts w:cstheme="minorHAnsi"/>
                <w:szCs w:val="20"/>
              </w:rPr>
            </w:pPr>
            <w:r w:rsidRPr="00AE4266">
              <w:rPr>
                <w:rFonts w:cstheme="minorHAnsi"/>
                <w:sz w:val="22"/>
                <w:szCs w:val="22"/>
              </w:rPr>
              <w:t xml:space="preserve">ID </w:t>
            </w:r>
          </w:p>
        </w:tc>
        <w:tc>
          <w:tcPr>
            <w:tcW w:w="4402" w:type="dxa"/>
            <w:shd w:val="clear" w:color="auto" w:fill="C5C2C2" w:themeFill="accent3" w:themeFillTint="66"/>
          </w:tcPr>
          <w:p w14:paraId="3E40FED5" w14:textId="77777777" w:rsidR="006A11D8" w:rsidRPr="00AE4266" w:rsidRDefault="006A11D8"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644" w:type="dxa"/>
            <w:shd w:val="clear" w:color="auto" w:fill="C5C2C2" w:themeFill="accent3" w:themeFillTint="66"/>
          </w:tcPr>
          <w:p w14:paraId="5E7D0FB6" w14:textId="77777777" w:rsidR="006A11D8" w:rsidRPr="00AE4266" w:rsidRDefault="006A11D8"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1809" w:type="dxa"/>
            <w:gridSpan w:val="2"/>
            <w:shd w:val="clear" w:color="auto" w:fill="C5C2C2" w:themeFill="accent3" w:themeFillTint="66"/>
          </w:tcPr>
          <w:p w14:paraId="7ED0AD41" w14:textId="77777777" w:rsidR="006A11D8" w:rsidRPr="00AE4266" w:rsidRDefault="006A11D8"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721" w:type="dxa"/>
            <w:shd w:val="clear" w:color="auto" w:fill="C5C2C2" w:themeFill="accent3" w:themeFillTint="66"/>
          </w:tcPr>
          <w:p w14:paraId="26938549" w14:textId="77777777" w:rsidR="006A11D8" w:rsidRPr="00AE4266" w:rsidRDefault="006A11D8"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1103" w:type="dxa"/>
            <w:shd w:val="clear" w:color="auto" w:fill="C5C2C2" w:themeFill="accent3" w:themeFillTint="66"/>
          </w:tcPr>
          <w:p w14:paraId="046CFFF0" w14:textId="77777777" w:rsidR="006A11D8" w:rsidRPr="00AE4266" w:rsidRDefault="006A11D8" w:rsidP="006A11D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6A11D8" w:rsidRPr="00AE4266" w14:paraId="17EA0F48" w14:textId="77777777" w:rsidTr="006A1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shd w:val="clear" w:color="auto" w:fill="FFFFFF" w:themeFill="background1"/>
          </w:tcPr>
          <w:p w14:paraId="69AA9020" w14:textId="33085C33" w:rsidR="006A11D8" w:rsidRPr="00AE4266" w:rsidRDefault="007824CD" w:rsidP="006A11D8">
            <w:pPr>
              <w:pStyle w:val="Table-small"/>
              <w:rPr>
                <w:rFonts w:cstheme="minorHAnsi"/>
                <w:b w:val="0"/>
                <w:bCs w:val="0"/>
                <w:szCs w:val="20"/>
              </w:rPr>
            </w:pPr>
            <w:r>
              <w:t>M002</w:t>
            </w:r>
            <w:r w:rsidR="0032760B">
              <w:t>8</w:t>
            </w:r>
          </w:p>
        </w:tc>
        <w:tc>
          <w:tcPr>
            <w:tcW w:w="4402" w:type="dxa"/>
            <w:shd w:val="clear" w:color="auto" w:fill="FFFFFF" w:themeFill="background1"/>
          </w:tcPr>
          <w:p w14:paraId="4F67FA2F" w14:textId="19DD5D81" w:rsidR="006A11D8" w:rsidRPr="00AE4266" w:rsidRDefault="006A11D8"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Efficiency</w:t>
            </w:r>
          </w:p>
        </w:tc>
        <w:tc>
          <w:tcPr>
            <w:tcW w:w="644" w:type="dxa"/>
            <w:shd w:val="clear" w:color="auto" w:fill="FFFFFF" w:themeFill="background1"/>
          </w:tcPr>
          <w:p w14:paraId="62F5BFC1" w14:textId="36847BD9" w:rsidR="006A11D8" w:rsidRPr="00AE4266" w:rsidRDefault="006A11D8"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t>
            </w:r>
          </w:p>
        </w:tc>
        <w:tc>
          <w:tcPr>
            <w:tcW w:w="1809" w:type="dxa"/>
            <w:gridSpan w:val="2"/>
            <w:shd w:val="clear" w:color="auto" w:fill="FFFFFF" w:themeFill="background1"/>
          </w:tcPr>
          <w:p w14:paraId="08CA316C" w14:textId="77777777" w:rsidR="006A11D8" w:rsidRPr="00AE4266" w:rsidRDefault="006A11D8"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721" w:type="dxa"/>
            <w:shd w:val="clear" w:color="auto" w:fill="FFFFFF" w:themeFill="background1"/>
          </w:tcPr>
          <w:p w14:paraId="4FD6BBB3" w14:textId="77777777" w:rsidR="006A11D8" w:rsidRPr="00AE4266" w:rsidRDefault="006A11D8"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103" w:type="dxa"/>
            <w:shd w:val="clear" w:color="auto" w:fill="FFFFFF" w:themeFill="background1"/>
          </w:tcPr>
          <w:p w14:paraId="7BEB9618" w14:textId="77777777" w:rsidR="006A11D8" w:rsidRPr="00AE4266" w:rsidRDefault="006A11D8" w:rsidP="006A11D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bl>
    <w:p w14:paraId="26944627" w14:textId="77777777" w:rsidR="002C7904" w:rsidRDefault="002C7904" w:rsidP="00052E94">
      <w:pPr>
        <w:rPr>
          <w:lang w:eastAsia="en-US"/>
        </w:rPr>
      </w:pPr>
    </w:p>
    <w:p w14:paraId="78000146" w14:textId="3B5BEEA5" w:rsidR="00875E14" w:rsidRDefault="007824CD" w:rsidP="00875E14">
      <w:pPr>
        <w:pStyle w:val="Heading2"/>
        <w:rPr>
          <w:lang w:eastAsia="en-US"/>
        </w:rPr>
      </w:pPr>
      <w:bookmarkStart w:id="196" w:name="_Ref196742103"/>
      <w:bookmarkStart w:id="197" w:name="_Ref210054260"/>
      <w:bookmarkStart w:id="198" w:name="_Toc211426753"/>
      <w:r>
        <w:t>T001</w:t>
      </w:r>
      <w:r w:rsidR="000A6793">
        <w:t>7</w:t>
      </w:r>
      <w:r w:rsidR="00FA3CD6">
        <w:t xml:space="preserve">: </w:t>
      </w:r>
      <w:r w:rsidR="00875E14">
        <w:rPr>
          <w:lang w:eastAsia="en-US"/>
        </w:rPr>
        <w:t>Output voltage ripple</w:t>
      </w:r>
      <w:bookmarkEnd w:id="196"/>
      <w:bookmarkEnd w:id="197"/>
      <w:bookmarkEnd w:id="198"/>
    </w:p>
    <w:tbl>
      <w:tblPr>
        <w:tblStyle w:val="GridTable4-Accent3"/>
        <w:tblW w:w="9776" w:type="dxa"/>
        <w:tblLook w:val="04A0" w:firstRow="1" w:lastRow="0" w:firstColumn="1" w:lastColumn="0" w:noHBand="0" w:noVBand="1"/>
      </w:tblPr>
      <w:tblGrid>
        <w:gridCol w:w="1081"/>
        <w:gridCol w:w="4284"/>
        <w:gridCol w:w="887"/>
        <w:gridCol w:w="9"/>
        <w:gridCol w:w="1128"/>
        <w:gridCol w:w="970"/>
        <w:gridCol w:w="1417"/>
      </w:tblGrid>
      <w:tr w:rsidR="00875E14" w:rsidRPr="00AE4266" w14:paraId="4560A4D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33E3CDF3" w14:textId="77777777" w:rsidR="00875E14" w:rsidRPr="00AE4266" w:rsidRDefault="00875E14">
            <w:pPr>
              <w:pStyle w:val="Table-small"/>
              <w:rPr>
                <w:rFonts w:cstheme="minorHAnsi"/>
                <w:sz w:val="22"/>
                <w:szCs w:val="18"/>
              </w:rPr>
            </w:pPr>
            <w:r w:rsidRPr="00AE4266">
              <w:rPr>
                <w:rFonts w:cstheme="minorHAnsi"/>
                <w:sz w:val="22"/>
                <w:szCs w:val="18"/>
              </w:rPr>
              <w:t xml:space="preserve">Test Description </w:t>
            </w:r>
          </w:p>
        </w:tc>
      </w:tr>
      <w:tr w:rsidR="00875E14" w:rsidRPr="00AE4266" w14:paraId="58AC2A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27A0A379" w14:textId="5D776EF1" w:rsidR="00875E14" w:rsidRPr="00AE4266" w:rsidRDefault="007A7E8E">
            <w:pPr>
              <w:pStyle w:val="Table-small"/>
              <w:rPr>
                <w:rFonts w:cstheme="minorHAnsi"/>
                <w:b w:val="0"/>
              </w:rPr>
            </w:pPr>
            <w:r>
              <w:rPr>
                <w:rFonts w:cstheme="minorHAnsi"/>
                <w:b w:val="0"/>
                <w:bCs w:val="0"/>
              </w:rPr>
              <w:t>Measure ripple amplitude and frequency</w:t>
            </w:r>
          </w:p>
        </w:tc>
      </w:tr>
      <w:tr w:rsidR="00875E14" w:rsidRPr="00AE4266" w14:paraId="4F9532A3"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5FF4DB7D" w14:textId="77777777" w:rsidR="00875E14" w:rsidRPr="00AE4266" w:rsidRDefault="00875E14">
            <w:pPr>
              <w:pStyle w:val="Table-small"/>
              <w:rPr>
                <w:rFonts w:cstheme="minorHAnsi"/>
              </w:rPr>
            </w:pPr>
            <w:r w:rsidRPr="00AE4266">
              <w:rPr>
                <w:rFonts w:cstheme="minorHAnsi"/>
                <w:color w:val="FFFFFF" w:themeColor="background1"/>
                <w:sz w:val="22"/>
                <w:szCs w:val="18"/>
              </w:rPr>
              <w:t>Test Configuration</w:t>
            </w:r>
          </w:p>
        </w:tc>
      </w:tr>
      <w:tr w:rsidR="00875E14" w:rsidRPr="00AE4266" w14:paraId="3B4E2D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426517C8" w14:textId="043E6688" w:rsidR="00875E14" w:rsidRPr="00AE4266" w:rsidRDefault="006110C3" w:rsidP="00D04EE9">
            <w:pPr>
              <w:pStyle w:val="Table-small"/>
              <w:rPr>
                <w:rFonts w:cstheme="minorHAnsi"/>
                <w:b w:val="0"/>
                <w:bCs w:val="0"/>
              </w:rPr>
            </w:pPr>
            <w:r>
              <w:rPr>
                <w:rFonts w:cstheme="minorHAnsi"/>
                <w:b w:val="0"/>
                <w:bCs w:val="0"/>
              </w:rPr>
              <w:t>System test</w:t>
            </w:r>
          </w:p>
        </w:tc>
      </w:tr>
      <w:tr w:rsidR="00875E14" w:rsidRPr="00AE4266" w14:paraId="43A7B027"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413FB24B" w14:textId="77777777" w:rsidR="00875E14" w:rsidRPr="00AE4266" w:rsidRDefault="00875E14">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875E14" w:rsidRPr="00AE4266" w14:paraId="3EBAAA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131D97E5" w14:textId="72FE0723" w:rsidR="00875E14" w:rsidRPr="0034526D" w:rsidRDefault="00A937F4" w:rsidP="00875E14">
            <w:pPr>
              <w:pStyle w:val="ListParagraph"/>
              <w:numPr>
                <w:ilvl w:val="0"/>
                <w:numId w:val="19"/>
              </w:numPr>
              <w:spacing w:before="20" w:after="20"/>
            </w:pPr>
            <w:r>
              <w:rPr>
                <w:b w:val="0"/>
                <w:bCs w:val="0"/>
                <w:sz w:val="20"/>
                <w:szCs w:val="20"/>
              </w:rPr>
              <w:t>scope</w:t>
            </w:r>
            <w:r w:rsidR="00875E14">
              <w:rPr>
                <w:b w:val="0"/>
                <w:bCs w:val="0"/>
                <w:sz w:val="20"/>
                <w:szCs w:val="20"/>
              </w:rPr>
              <w:t xml:space="preserve"> voltage: accuracy: 10mV, range: </w:t>
            </w:r>
            <w:r>
              <w:rPr>
                <w:b w:val="0"/>
                <w:bCs w:val="0"/>
                <w:sz w:val="20"/>
                <w:szCs w:val="20"/>
              </w:rPr>
              <w:t>6</w:t>
            </w:r>
            <w:r w:rsidR="00875E14">
              <w:rPr>
                <w:b w:val="0"/>
                <w:bCs w:val="0"/>
                <w:sz w:val="20"/>
                <w:szCs w:val="20"/>
              </w:rPr>
              <w:t>V</w:t>
            </w:r>
            <w:r w:rsidR="00440BEC">
              <w:rPr>
                <w:b w:val="0"/>
                <w:bCs w:val="0"/>
                <w:sz w:val="20"/>
                <w:szCs w:val="20"/>
              </w:rPr>
              <w:t>, high-Z</w:t>
            </w:r>
          </w:p>
          <w:p w14:paraId="7158E9DB" w14:textId="12F2E982" w:rsidR="00875E14" w:rsidRPr="00D70804" w:rsidRDefault="00875E14" w:rsidP="00875E14">
            <w:pPr>
              <w:pStyle w:val="ListParagraph"/>
              <w:numPr>
                <w:ilvl w:val="0"/>
                <w:numId w:val="19"/>
              </w:numPr>
              <w:spacing w:before="20" w:after="20"/>
            </w:pPr>
            <w:r>
              <w:rPr>
                <w:b w:val="0"/>
                <w:bCs w:val="0"/>
                <w:sz w:val="20"/>
                <w:szCs w:val="20"/>
              </w:rPr>
              <w:t xml:space="preserve">sink current: accuracy: 1mA, range: 4A </w:t>
            </w:r>
          </w:p>
          <w:p w14:paraId="7B106334" w14:textId="77777777" w:rsidR="00875E14" w:rsidRPr="00D70804" w:rsidRDefault="00875E14" w:rsidP="00875E14">
            <w:pPr>
              <w:pStyle w:val="ListParagraph"/>
              <w:numPr>
                <w:ilvl w:val="0"/>
                <w:numId w:val="19"/>
              </w:numPr>
              <w:spacing w:before="20" w:after="20"/>
            </w:pPr>
            <w:r>
              <w:rPr>
                <w:b w:val="0"/>
                <w:bCs w:val="0"/>
                <w:sz w:val="20"/>
                <w:szCs w:val="20"/>
              </w:rPr>
              <w:t>measure voltage: accuracy: 10mV, range: 6V</w:t>
            </w:r>
          </w:p>
        </w:tc>
      </w:tr>
      <w:tr w:rsidR="00875E14" w:rsidRPr="00AE4266" w14:paraId="20C2D424"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1A288D56" w14:textId="77777777" w:rsidR="00875E14" w:rsidRPr="00AE4266" w:rsidRDefault="00875E14">
            <w:pPr>
              <w:spacing w:before="20" w:after="20"/>
              <w:rPr>
                <w:sz w:val="20"/>
                <w:szCs w:val="14"/>
              </w:rPr>
            </w:pPr>
            <w:r w:rsidRPr="00AE4266">
              <w:rPr>
                <w:rFonts w:cstheme="minorHAnsi"/>
                <w:color w:val="FFFFFF" w:themeColor="background1"/>
                <w:szCs w:val="18"/>
              </w:rPr>
              <w:t>Test Conditions</w:t>
            </w:r>
          </w:p>
        </w:tc>
      </w:tr>
      <w:tr w:rsidR="00875E14" w:rsidRPr="00AE4266" w14:paraId="5EA6E3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66303A87" w14:textId="77777777" w:rsidR="0067337B" w:rsidRPr="005905EB" w:rsidRDefault="0067337B" w:rsidP="0067337B">
            <w:pPr>
              <w:spacing w:before="20" w:after="20"/>
              <w:rPr>
                <w:b w:val="0"/>
                <w:bCs w:val="0"/>
                <w:sz w:val="20"/>
                <w:szCs w:val="14"/>
              </w:rPr>
            </w:pPr>
            <w:r w:rsidRPr="005905EB">
              <w:rPr>
                <w:sz w:val="20"/>
                <w:szCs w:val="14"/>
              </w:rPr>
              <w:t xml:space="preserve">Beside the test conditions defined in chapter </w:t>
            </w:r>
            <w:r w:rsidRPr="005905EB">
              <w:rPr>
                <w:sz w:val="20"/>
                <w:szCs w:val="14"/>
              </w:rPr>
              <w:fldChar w:fldCharType="begin"/>
            </w:r>
            <w:r w:rsidRPr="005905EB">
              <w:rPr>
                <w:b w:val="0"/>
                <w:bCs w:val="0"/>
                <w:sz w:val="20"/>
                <w:szCs w:val="14"/>
              </w:rPr>
              <w:instrText xml:space="preserve"> </w:instrText>
            </w:r>
            <w:r w:rsidRPr="005905EB">
              <w:rPr>
                <w:sz w:val="20"/>
                <w:szCs w:val="14"/>
              </w:rPr>
              <w:instrText xml:space="preserve">REF </w:instrText>
            </w:r>
            <w:r w:rsidRPr="005905EB">
              <w:rPr>
                <w:b w:val="0"/>
                <w:bCs w:val="0"/>
                <w:sz w:val="20"/>
                <w:szCs w:val="14"/>
              </w:rPr>
              <w:instrText xml:space="preserve">_Ref199767833 \r \h  \* MERGEFORMAT </w:instrText>
            </w:r>
            <w:r w:rsidRPr="005905EB">
              <w:rPr>
                <w:sz w:val="20"/>
                <w:szCs w:val="14"/>
              </w:rPr>
            </w:r>
            <w:r w:rsidRPr="005905EB">
              <w:rPr>
                <w:sz w:val="20"/>
                <w:szCs w:val="14"/>
              </w:rPr>
              <w:fldChar w:fldCharType="separate"/>
            </w:r>
            <w:r w:rsidRPr="005905EB">
              <w:rPr>
                <w:sz w:val="20"/>
                <w:szCs w:val="14"/>
              </w:rPr>
              <w:t>2</w:t>
            </w:r>
            <w:r w:rsidRPr="005905EB">
              <w:rPr>
                <w:sz w:val="20"/>
                <w:szCs w:val="14"/>
              </w:rPr>
              <w:fldChar w:fldCharType="end"/>
            </w:r>
            <w:r w:rsidRPr="005905EB">
              <w:rPr>
                <w:sz w:val="20"/>
                <w:szCs w:val="14"/>
              </w:rPr>
              <w:t xml:space="preserve"> following test conditions are applied during this test:</w:t>
            </w:r>
          </w:p>
          <w:p w14:paraId="63423351" w14:textId="3EBD149A" w:rsidR="0067337B" w:rsidRPr="005905EB" w:rsidRDefault="0067337B" w:rsidP="0067337B">
            <w:pPr>
              <w:pStyle w:val="ListParagraph"/>
              <w:numPr>
                <w:ilvl w:val="0"/>
                <w:numId w:val="42"/>
              </w:numPr>
              <w:spacing w:before="20" w:after="20"/>
              <w:rPr>
                <w:b w:val="0"/>
                <w:bCs w:val="0"/>
                <w:sz w:val="20"/>
                <w:szCs w:val="14"/>
              </w:rPr>
            </w:pPr>
            <w:r w:rsidRPr="005905EB">
              <w:rPr>
                <w:sz w:val="20"/>
                <w:szCs w:val="14"/>
              </w:rPr>
              <w:t>Halfsw functionality: disabled</w:t>
            </w:r>
          </w:p>
          <w:p w14:paraId="7DB7A84D" w14:textId="1DA1BC02" w:rsidR="0067337B" w:rsidRPr="005905EB" w:rsidRDefault="00022C4B" w:rsidP="0067337B">
            <w:pPr>
              <w:pStyle w:val="ListParagraph"/>
              <w:numPr>
                <w:ilvl w:val="0"/>
                <w:numId w:val="42"/>
              </w:numPr>
              <w:spacing w:before="20" w:after="20"/>
              <w:rPr>
                <w:b w:val="0"/>
                <w:bCs w:val="0"/>
                <w:sz w:val="20"/>
                <w:szCs w:val="14"/>
              </w:rPr>
            </w:pPr>
            <w:r w:rsidRPr="005905EB">
              <w:rPr>
                <w:sz w:val="20"/>
                <w:szCs w:val="14"/>
              </w:rPr>
              <w:t>Rf = 150</w:t>
            </w:r>
            <w:r w:rsidR="00374F1F" w:rsidRPr="005905EB">
              <w:rPr>
                <w:sz w:val="20"/>
                <w:szCs w:val="14"/>
              </w:rPr>
              <w:t>k</w:t>
            </w:r>
            <w:r w:rsidRPr="005905EB">
              <w:rPr>
                <w:sz w:val="20"/>
                <w:szCs w:val="14"/>
              </w:rPr>
              <w:t>Ω</w:t>
            </w:r>
          </w:p>
          <w:p w14:paraId="09C0982C" w14:textId="77777777" w:rsidR="0067337B" w:rsidRPr="005905EB" w:rsidRDefault="0067337B" w:rsidP="0067337B">
            <w:pPr>
              <w:pStyle w:val="ListParagraph"/>
              <w:numPr>
                <w:ilvl w:val="0"/>
                <w:numId w:val="42"/>
              </w:numPr>
              <w:spacing w:before="20" w:after="20"/>
              <w:rPr>
                <w:b w:val="0"/>
                <w:bCs w:val="0"/>
                <w:sz w:val="20"/>
                <w:szCs w:val="14"/>
              </w:rPr>
            </w:pPr>
            <w:r w:rsidRPr="005905EB">
              <w:rPr>
                <w:sz w:val="20"/>
                <w:szCs w:val="14"/>
              </w:rPr>
              <w:t>All Vout settings available on the test hardware board</w:t>
            </w:r>
          </w:p>
          <w:p w14:paraId="3C9A8FC0" w14:textId="77777777" w:rsidR="0067337B" w:rsidRPr="005905EB" w:rsidRDefault="0067337B" w:rsidP="0067337B">
            <w:pPr>
              <w:pStyle w:val="ListParagraph"/>
              <w:numPr>
                <w:ilvl w:val="0"/>
                <w:numId w:val="42"/>
              </w:numPr>
              <w:spacing w:before="20" w:after="20"/>
              <w:rPr>
                <w:b w:val="0"/>
                <w:bCs w:val="0"/>
                <w:sz w:val="20"/>
                <w:szCs w:val="14"/>
              </w:rPr>
            </w:pPr>
            <w:r w:rsidRPr="005905EB">
              <w:rPr>
                <w:sz w:val="20"/>
                <w:szCs w:val="14"/>
              </w:rPr>
              <w:t>4 different input voltages: [5V, 7V, 9V, 11V]</w:t>
            </w:r>
          </w:p>
          <w:p w14:paraId="6D512FE2" w14:textId="53E6ACED" w:rsidR="00875E14" w:rsidRPr="005905EB" w:rsidRDefault="000B1A44" w:rsidP="00162819">
            <w:pPr>
              <w:pStyle w:val="ListParagraph"/>
              <w:numPr>
                <w:ilvl w:val="0"/>
                <w:numId w:val="42"/>
              </w:numPr>
              <w:spacing w:before="20" w:after="20"/>
              <w:rPr>
                <w:b w:val="0"/>
                <w:bCs w:val="0"/>
                <w:sz w:val="20"/>
                <w:szCs w:val="14"/>
              </w:rPr>
            </w:pPr>
            <w:r w:rsidRPr="005905EB">
              <w:rPr>
                <w:sz w:val="20"/>
                <w:szCs w:val="14"/>
              </w:rPr>
              <w:t xml:space="preserve">1 </w:t>
            </w:r>
            <w:r w:rsidR="0067337B" w:rsidRPr="005905EB">
              <w:rPr>
                <w:sz w:val="20"/>
                <w:szCs w:val="14"/>
              </w:rPr>
              <w:t>load currents: 0.2A</w:t>
            </w:r>
            <w:r w:rsidRPr="005905EB">
              <w:rPr>
                <w:sz w:val="20"/>
                <w:szCs w:val="14"/>
              </w:rPr>
              <w:t xml:space="preserve"> TBC</w:t>
            </w:r>
          </w:p>
        </w:tc>
      </w:tr>
      <w:tr w:rsidR="00875E14" w:rsidRPr="00AE4266" w14:paraId="5B048EB0"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43818628" w14:textId="77777777" w:rsidR="00875E14" w:rsidRPr="00AE4266" w:rsidRDefault="00875E14">
            <w:pPr>
              <w:spacing w:before="20" w:after="20"/>
              <w:rPr>
                <w:sz w:val="20"/>
                <w:szCs w:val="14"/>
              </w:rPr>
            </w:pPr>
            <w:r w:rsidRPr="00AE4266">
              <w:rPr>
                <w:rFonts w:cstheme="minorHAnsi"/>
                <w:color w:val="FFFFFF" w:themeColor="background1"/>
                <w:szCs w:val="18"/>
              </w:rPr>
              <w:t>Environmental conditions</w:t>
            </w:r>
            <w:r w:rsidRPr="00AE4266">
              <w:rPr>
                <w:sz w:val="20"/>
                <w:szCs w:val="14"/>
              </w:rPr>
              <w:t xml:space="preserve"> </w:t>
            </w:r>
          </w:p>
        </w:tc>
      </w:tr>
      <w:tr w:rsidR="00875E14" w:rsidRPr="00AE4266" w14:paraId="0FFF1A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58E2CDD4" w14:textId="77777777" w:rsidR="00875E14" w:rsidRPr="00AE4266" w:rsidRDefault="00875E14">
            <w:pPr>
              <w:spacing w:before="20" w:after="20"/>
              <w:rPr>
                <w:b w:val="0"/>
                <w:bCs w:val="0"/>
                <w:sz w:val="20"/>
                <w:szCs w:val="14"/>
              </w:rPr>
            </w:pPr>
          </w:p>
        </w:tc>
      </w:tr>
      <w:tr w:rsidR="00875E14" w:rsidRPr="00AE4266" w14:paraId="04339D38"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48A1D9F6" w14:textId="77777777" w:rsidR="00875E14" w:rsidRPr="00AE4266" w:rsidRDefault="00875E14">
            <w:pPr>
              <w:pStyle w:val="Table-small"/>
              <w:rPr>
                <w:rFonts w:cstheme="minorHAnsi"/>
                <w:sz w:val="22"/>
                <w:szCs w:val="18"/>
              </w:rPr>
            </w:pPr>
            <w:r w:rsidRPr="00AE4266">
              <w:rPr>
                <w:rFonts w:cstheme="minorHAnsi"/>
                <w:color w:val="FFFFFF" w:themeColor="background1"/>
                <w:sz w:val="22"/>
                <w:szCs w:val="18"/>
              </w:rPr>
              <w:t>Test Procedure</w:t>
            </w:r>
          </w:p>
        </w:tc>
      </w:tr>
      <w:tr w:rsidR="00022C4B" w:rsidRPr="00AE4266" w14:paraId="0FBF01D6" w14:textId="77777777" w:rsidTr="0002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1" w:type="dxa"/>
            <w:shd w:val="clear" w:color="auto" w:fill="C5C2C2" w:themeFill="accent3" w:themeFillTint="66"/>
          </w:tcPr>
          <w:p w14:paraId="4B232192" w14:textId="77777777" w:rsidR="00022C4B" w:rsidRPr="00AE4266" w:rsidRDefault="00022C4B" w:rsidP="009E4078">
            <w:pPr>
              <w:pStyle w:val="Table-small"/>
              <w:rPr>
                <w:rFonts w:cstheme="minorHAnsi"/>
                <w:sz w:val="22"/>
                <w:szCs w:val="18"/>
              </w:rPr>
            </w:pPr>
            <w:r w:rsidRPr="00AE4266">
              <w:rPr>
                <w:rFonts w:cstheme="minorHAnsi"/>
                <w:sz w:val="22"/>
                <w:szCs w:val="18"/>
              </w:rPr>
              <w:t>Step</w:t>
            </w:r>
          </w:p>
        </w:tc>
        <w:tc>
          <w:tcPr>
            <w:tcW w:w="5180" w:type="dxa"/>
            <w:gridSpan w:val="3"/>
            <w:shd w:val="clear" w:color="auto" w:fill="C5C2C2" w:themeFill="accent3" w:themeFillTint="66"/>
          </w:tcPr>
          <w:p w14:paraId="1DCBA8AC" w14:textId="77777777" w:rsidR="00022C4B" w:rsidRPr="00AE4266" w:rsidRDefault="00022C4B"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c>
          <w:tcPr>
            <w:tcW w:w="3515" w:type="dxa"/>
            <w:gridSpan w:val="3"/>
            <w:shd w:val="clear" w:color="auto" w:fill="C5C2C2" w:themeFill="accent3" w:themeFillTint="66"/>
          </w:tcPr>
          <w:p w14:paraId="459211BB" w14:textId="3F46FA4B" w:rsidR="00022C4B" w:rsidRPr="00AE4266" w:rsidRDefault="00022C4B"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Vi_trim settings</w:t>
            </w:r>
          </w:p>
        </w:tc>
      </w:tr>
      <w:tr w:rsidR="00022C4B" w:rsidRPr="00AE4266" w14:paraId="68DE07F8" w14:textId="77777777" w:rsidTr="00022C4B">
        <w:tc>
          <w:tcPr>
            <w:cnfStyle w:val="001000000000" w:firstRow="0" w:lastRow="0" w:firstColumn="1" w:lastColumn="0" w:oddVBand="0" w:evenVBand="0" w:oddHBand="0" w:evenHBand="0" w:firstRowFirstColumn="0" w:firstRowLastColumn="0" w:lastRowFirstColumn="0" w:lastRowLastColumn="0"/>
            <w:tcW w:w="1081" w:type="dxa"/>
            <w:shd w:val="clear" w:color="auto" w:fill="FFFFFF" w:themeFill="background1"/>
          </w:tcPr>
          <w:p w14:paraId="2DB62C7C" w14:textId="77777777" w:rsidR="00022C4B" w:rsidRPr="00AE4266" w:rsidRDefault="00022C4B" w:rsidP="009E4078">
            <w:pPr>
              <w:pStyle w:val="Table-small"/>
              <w:numPr>
                <w:ilvl w:val="0"/>
                <w:numId w:val="39"/>
              </w:numPr>
              <w:rPr>
                <w:rFonts w:cstheme="minorHAnsi"/>
                <w:b w:val="0"/>
                <w:bCs w:val="0"/>
                <w:szCs w:val="20"/>
              </w:rPr>
            </w:pPr>
          </w:p>
        </w:tc>
        <w:tc>
          <w:tcPr>
            <w:tcW w:w="5180" w:type="dxa"/>
            <w:gridSpan w:val="3"/>
            <w:shd w:val="clear" w:color="auto" w:fill="FFFFFF" w:themeFill="background1"/>
          </w:tcPr>
          <w:p w14:paraId="40D55E4C" w14:textId="77777777" w:rsidR="00022C4B" w:rsidRPr="00AE4266" w:rsidRDefault="00022C4B"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Pr="00AE4266">
              <w:rPr>
                <w:rFonts w:cstheme="minorHAnsi"/>
                <w:szCs w:val="20"/>
              </w:rPr>
              <w:fldChar w:fldCharType="begin"/>
            </w:r>
            <w:r w:rsidRPr="00AE4266">
              <w:rPr>
                <w:rFonts w:cstheme="minorHAnsi"/>
                <w:szCs w:val="20"/>
              </w:rPr>
              <w:instrText xml:space="preserve"> REF  routine_park \h  \* MERGEFORMAT </w:instrText>
            </w:r>
            <w:r w:rsidRPr="00AE4266">
              <w:rPr>
                <w:rFonts w:cstheme="minorHAnsi"/>
                <w:szCs w:val="20"/>
              </w:rPr>
            </w:r>
            <w:r w:rsidRPr="00AE4266">
              <w:rPr>
                <w:rFonts w:cstheme="minorHAnsi"/>
                <w:szCs w:val="20"/>
              </w:rPr>
              <w:fldChar w:fldCharType="separate"/>
            </w:r>
            <w:r w:rsidRPr="00AE4266">
              <w:rPr>
                <w:rFonts w:cstheme="minorHAnsi"/>
              </w:rPr>
              <w:t>Park state</w:t>
            </w:r>
            <w:r w:rsidRPr="00AE4266">
              <w:rPr>
                <w:rFonts w:cstheme="minorHAnsi"/>
                <w:szCs w:val="20"/>
              </w:rPr>
              <w:fldChar w:fldCharType="end"/>
            </w:r>
          </w:p>
        </w:tc>
        <w:tc>
          <w:tcPr>
            <w:tcW w:w="3515" w:type="dxa"/>
            <w:gridSpan w:val="3"/>
            <w:vMerge w:val="restart"/>
            <w:shd w:val="clear" w:color="auto" w:fill="FFFFFF" w:themeFill="background1"/>
          </w:tcPr>
          <w:tbl>
            <w:tblPr>
              <w:tblStyle w:val="GridTable4-Accent3"/>
              <w:tblW w:w="0" w:type="auto"/>
              <w:tblLook w:val="04A0" w:firstRow="1" w:lastRow="0" w:firstColumn="1" w:lastColumn="0" w:noHBand="0" w:noVBand="1"/>
            </w:tblPr>
            <w:tblGrid>
              <w:gridCol w:w="717"/>
              <w:gridCol w:w="1739"/>
            </w:tblGrid>
            <w:tr w:rsidR="00022C4B" w14:paraId="04BC0A9B" w14:textId="77777777" w:rsidTr="00022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256071EE" w14:textId="77777777" w:rsidR="00022C4B" w:rsidRDefault="00022C4B" w:rsidP="009E4078">
                  <w:pPr>
                    <w:pStyle w:val="Table-small"/>
                    <w:rPr>
                      <w:rFonts w:cstheme="minorHAnsi"/>
                      <w:szCs w:val="20"/>
                    </w:rPr>
                  </w:pPr>
                  <w:r>
                    <w:rPr>
                      <w:rFonts w:cstheme="minorHAnsi"/>
                      <w:szCs w:val="20"/>
                    </w:rPr>
                    <w:t>Code</w:t>
                  </w:r>
                </w:p>
              </w:tc>
              <w:tc>
                <w:tcPr>
                  <w:tcW w:w="1739" w:type="dxa"/>
                </w:tcPr>
                <w:p w14:paraId="7FFF6B15" w14:textId="77777777" w:rsidR="00022C4B" w:rsidRDefault="00022C4B" w:rsidP="009E4078">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rPr>
                  </w:pPr>
                  <w:r>
                    <w:rPr>
                      <w:rFonts w:cstheme="minorHAnsi"/>
                      <w:szCs w:val="20"/>
                    </w:rPr>
                    <w:t>Output voltage</w:t>
                  </w:r>
                </w:p>
              </w:tc>
            </w:tr>
            <w:tr w:rsidR="00022C4B" w14:paraId="4722DB60" w14:textId="77777777" w:rsidTr="0002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3CEF8718" w14:textId="77777777" w:rsidR="00022C4B" w:rsidRDefault="00022C4B" w:rsidP="009E4078">
                  <w:pPr>
                    <w:pStyle w:val="Table-small"/>
                    <w:rPr>
                      <w:rFonts w:cstheme="minorHAnsi"/>
                      <w:szCs w:val="20"/>
                    </w:rPr>
                  </w:pPr>
                  <w:r>
                    <w:rPr>
                      <w:rFonts w:cstheme="minorHAnsi"/>
                      <w:szCs w:val="20"/>
                    </w:rPr>
                    <w:t>0x0</w:t>
                  </w:r>
                </w:p>
              </w:tc>
              <w:tc>
                <w:tcPr>
                  <w:tcW w:w="1739" w:type="dxa"/>
                </w:tcPr>
                <w:p w14:paraId="4C1E72B1" w14:textId="77777777" w:rsidR="00022C4B" w:rsidRDefault="00022C4B"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1.2</w:t>
                  </w:r>
                </w:p>
              </w:tc>
            </w:tr>
            <w:tr w:rsidR="00022C4B" w14:paraId="2A035CF1" w14:textId="77777777" w:rsidTr="00022C4B">
              <w:tc>
                <w:tcPr>
                  <w:cnfStyle w:val="001000000000" w:firstRow="0" w:lastRow="0" w:firstColumn="1" w:lastColumn="0" w:oddVBand="0" w:evenVBand="0" w:oddHBand="0" w:evenHBand="0" w:firstRowFirstColumn="0" w:firstRowLastColumn="0" w:lastRowFirstColumn="0" w:lastRowLastColumn="0"/>
                  <w:tcW w:w="717" w:type="dxa"/>
                </w:tcPr>
                <w:p w14:paraId="1F46BB02" w14:textId="77777777" w:rsidR="00022C4B" w:rsidRDefault="00022C4B" w:rsidP="009E4078">
                  <w:pPr>
                    <w:pStyle w:val="Table-small"/>
                    <w:rPr>
                      <w:rFonts w:cstheme="minorHAnsi"/>
                      <w:szCs w:val="20"/>
                    </w:rPr>
                  </w:pPr>
                  <w:r>
                    <w:rPr>
                      <w:rFonts w:cstheme="minorHAnsi"/>
                      <w:szCs w:val="20"/>
                    </w:rPr>
                    <w:t>0x1</w:t>
                  </w:r>
                </w:p>
              </w:tc>
              <w:tc>
                <w:tcPr>
                  <w:tcW w:w="1739" w:type="dxa"/>
                </w:tcPr>
                <w:p w14:paraId="7780F9FD" w14:textId="77777777" w:rsidR="00022C4B" w:rsidRDefault="00022C4B"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1.5</w:t>
                  </w:r>
                </w:p>
              </w:tc>
            </w:tr>
            <w:tr w:rsidR="00022C4B" w14:paraId="085B7D12" w14:textId="77777777" w:rsidTr="0002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5E11511B" w14:textId="77777777" w:rsidR="00022C4B" w:rsidRDefault="00022C4B" w:rsidP="009E4078">
                  <w:pPr>
                    <w:pStyle w:val="Table-small"/>
                    <w:rPr>
                      <w:rFonts w:cstheme="minorHAnsi"/>
                      <w:szCs w:val="20"/>
                    </w:rPr>
                  </w:pPr>
                  <w:r>
                    <w:rPr>
                      <w:rFonts w:cstheme="minorHAnsi"/>
                      <w:szCs w:val="20"/>
                    </w:rPr>
                    <w:t>0x2</w:t>
                  </w:r>
                </w:p>
              </w:tc>
              <w:tc>
                <w:tcPr>
                  <w:tcW w:w="1739" w:type="dxa"/>
                </w:tcPr>
                <w:p w14:paraId="5961648E" w14:textId="77777777" w:rsidR="00022C4B" w:rsidRDefault="00022C4B"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1.8</w:t>
                  </w:r>
                </w:p>
              </w:tc>
            </w:tr>
            <w:tr w:rsidR="00022C4B" w14:paraId="28F2A36A" w14:textId="77777777" w:rsidTr="00022C4B">
              <w:tc>
                <w:tcPr>
                  <w:cnfStyle w:val="001000000000" w:firstRow="0" w:lastRow="0" w:firstColumn="1" w:lastColumn="0" w:oddVBand="0" w:evenVBand="0" w:oddHBand="0" w:evenHBand="0" w:firstRowFirstColumn="0" w:firstRowLastColumn="0" w:lastRowFirstColumn="0" w:lastRowLastColumn="0"/>
                  <w:tcW w:w="717" w:type="dxa"/>
                </w:tcPr>
                <w:p w14:paraId="38D9DB14" w14:textId="77777777" w:rsidR="00022C4B" w:rsidRDefault="00022C4B" w:rsidP="009E4078">
                  <w:pPr>
                    <w:pStyle w:val="Table-small"/>
                    <w:rPr>
                      <w:rFonts w:cstheme="minorHAnsi"/>
                      <w:szCs w:val="20"/>
                    </w:rPr>
                  </w:pPr>
                  <w:r>
                    <w:rPr>
                      <w:rFonts w:cstheme="minorHAnsi"/>
                      <w:szCs w:val="20"/>
                    </w:rPr>
                    <w:t>0x3</w:t>
                  </w:r>
                </w:p>
              </w:tc>
              <w:tc>
                <w:tcPr>
                  <w:tcW w:w="1739" w:type="dxa"/>
                </w:tcPr>
                <w:p w14:paraId="18B6694E" w14:textId="77777777" w:rsidR="00022C4B" w:rsidRDefault="00022C4B"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2</w:t>
                  </w:r>
                </w:p>
              </w:tc>
            </w:tr>
            <w:tr w:rsidR="00022C4B" w14:paraId="340F9FA5" w14:textId="77777777" w:rsidTr="0002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7F73D752" w14:textId="77777777" w:rsidR="00022C4B" w:rsidRDefault="00022C4B" w:rsidP="009E4078">
                  <w:pPr>
                    <w:pStyle w:val="Table-small"/>
                    <w:rPr>
                      <w:rFonts w:cstheme="minorHAnsi"/>
                      <w:szCs w:val="20"/>
                    </w:rPr>
                  </w:pPr>
                  <w:r>
                    <w:rPr>
                      <w:rFonts w:cstheme="minorHAnsi"/>
                      <w:szCs w:val="20"/>
                    </w:rPr>
                    <w:t>0x4</w:t>
                  </w:r>
                </w:p>
              </w:tc>
              <w:tc>
                <w:tcPr>
                  <w:tcW w:w="1739" w:type="dxa"/>
                </w:tcPr>
                <w:p w14:paraId="1A185F60" w14:textId="77777777" w:rsidR="00022C4B" w:rsidRDefault="00022C4B"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2.5</w:t>
                  </w:r>
                </w:p>
              </w:tc>
            </w:tr>
            <w:tr w:rsidR="00022C4B" w14:paraId="3C81DB64" w14:textId="77777777" w:rsidTr="00022C4B">
              <w:tc>
                <w:tcPr>
                  <w:cnfStyle w:val="001000000000" w:firstRow="0" w:lastRow="0" w:firstColumn="1" w:lastColumn="0" w:oddVBand="0" w:evenVBand="0" w:oddHBand="0" w:evenHBand="0" w:firstRowFirstColumn="0" w:firstRowLastColumn="0" w:lastRowFirstColumn="0" w:lastRowLastColumn="0"/>
                  <w:tcW w:w="717" w:type="dxa"/>
                </w:tcPr>
                <w:p w14:paraId="566C5881" w14:textId="77777777" w:rsidR="00022C4B" w:rsidRDefault="00022C4B" w:rsidP="009E4078">
                  <w:pPr>
                    <w:pStyle w:val="Table-small"/>
                    <w:rPr>
                      <w:rFonts w:cstheme="minorHAnsi"/>
                      <w:szCs w:val="20"/>
                    </w:rPr>
                  </w:pPr>
                  <w:r>
                    <w:rPr>
                      <w:rFonts w:cstheme="minorHAnsi"/>
                      <w:szCs w:val="20"/>
                    </w:rPr>
                    <w:t>0x5</w:t>
                  </w:r>
                </w:p>
              </w:tc>
              <w:tc>
                <w:tcPr>
                  <w:tcW w:w="1739" w:type="dxa"/>
                </w:tcPr>
                <w:p w14:paraId="158C255B" w14:textId="77777777" w:rsidR="00022C4B" w:rsidRDefault="00022C4B"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3.3</w:t>
                  </w:r>
                </w:p>
              </w:tc>
            </w:tr>
            <w:tr w:rsidR="00022C4B" w14:paraId="34832F03" w14:textId="77777777" w:rsidTr="0002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5CCA622B" w14:textId="77777777" w:rsidR="00022C4B" w:rsidRDefault="00022C4B" w:rsidP="009E4078">
                  <w:pPr>
                    <w:pStyle w:val="Table-small"/>
                    <w:rPr>
                      <w:rFonts w:cstheme="minorHAnsi"/>
                      <w:szCs w:val="20"/>
                    </w:rPr>
                  </w:pPr>
                  <w:r>
                    <w:rPr>
                      <w:rFonts w:cstheme="minorHAnsi"/>
                      <w:szCs w:val="20"/>
                    </w:rPr>
                    <w:t>0x6</w:t>
                  </w:r>
                </w:p>
              </w:tc>
              <w:tc>
                <w:tcPr>
                  <w:tcW w:w="1739" w:type="dxa"/>
                </w:tcPr>
                <w:p w14:paraId="5B24F977" w14:textId="77777777" w:rsidR="00022C4B" w:rsidRDefault="00022C4B"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5</w:t>
                  </w:r>
                </w:p>
              </w:tc>
            </w:tr>
            <w:tr w:rsidR="00022C4B" w14:paraId="4546BD8E" w14:textId="77777777" w:rsidTr="00022C4B">
              <w:tc>
                <w:tcPr>
                  <w:cnfStyle w:val="001000000000" w:firstRow="0" w:lastRow="0" w:firstColumn="1" w:lastColumn="0" w:oddVBand="0" w:evenVBand="0" w:oddHBand="0" w:evenHBand="0" w:firstRowFirstColumn="0" w:firstRowLastColumn="0" w:lastRowFirstColumn="0" w:lastRowLastColumn="0"/>
                  <w:tcW w:w="717" w:type="dxa"/>
                </w:tcPr>
                <w:p w14:paraId="27AF4555" w14:textId="77777777" w:rsidR="00022C4B" w:rsidRDefault="00022C4B" w:rsidP="009E4078">
                  <w:pPr>
                    <w:pStyle w:val="Table-small"/>
                    <w:rPr>
                      <w:rFonts w:cstheme="minorHAnsi"/>
                      <w:szCs w:val="20"/>
                    </w:rPr>
                  </w:pPr>
                  <w:r>
                    <w:rPr>
                      <w:rFonts w:cstheme="minorHAnsi"/>
                      <w:szCs w:val="20"/>
                    </w:rPr>
                    <w:t>0x7</w:t>
                  </w:r>
                </w:p>
              </w:tc>
              <w:tc>
                <w:tcPr>
                  <w:tcW w:w="1739" w:type="dxa"/>
                </w:tcPr>
                <w:p w14:paraId="0A038D0C" w14:textId="77777777" w:rsidR="00022C4B" w:rsidRDefault="00022C4B"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0.9</w:t>
                  </w:r>
                </w:p>
              </w:tc>
            </w:tr>
          </w:tbl>
          <w:p w14:paraId="1D76927A" w14:textId="77777777" w:rsidR="00022C4B" w:rsidRPr="00AE4266" w:rsidRDefault="00022C4B"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022C4B" w:rsidRPr="00AE4266" w14:paraId="6F66B726" w14:textId="77777777" w:rsidTr="0002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1" w:type="dxa"/>
            <w:shd w:val="clear" w:color="auto" w:fill="FFFFFF" w:themeFill="background1"/>
          </w:tcPr>
          <w:p w14:paraId="28E49108" w14:textId="77777777" w:rsidR="00022C4B" w:rsidRPr="00AE4266" w:rsidRDefault="00022C4B" w:rsidP="009E4078">
            <w:pPr>
              <w:pStyle w:val="Table-small"/>
              <w:numPr>
                <w:ilvl w:val="0"/>
                <w:numId w:val="39"/>
              </w:numPr>
              <w:rPr>
                <w:rFonts w:cstheme="minorHAnsi"/>
                <w:b w:val="0"/>
                <w:bCs w:val="0"/>
                <w:szCs w:val="20"/>
              </w:rPr>
            </w:pPr>
          </w:p>
        </w:tc>
        <w:tc>
          <w:tcPr>
            <w:tcW w:w="5180" w:type="dxa"/>
            <w:gridSpan w:val="3"/>
            <w:shd w:val="clear" w:color="auto" w:fill="FFFFFF" w:themeFill="background1"/>
          </w:tcPr>
          <w:p w14:paraId="639CB4E0" w14:textId="624A1822" w:rsidR="00022C4B" w:rsidRPr="00AE4266" w:rsidRDefault="00022C4B"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Enable EL and Scope</w:t>
            </w:r>
          </w:p>
        </w:tc>
        <w:tc>
          <w:tcPr>
            <w:tcW w:w="3515" w:type="dxa"/>
            <w:gridSpan w:val="3"/>
            <w:vMerge/>
            <w:shd w:val="clear" w:color="auto" w:fill="FFFFFF" w:themeFill="background1"/>
          </w:tcPr>
          <w:p w14:paraId="11A483F3" w14:textId="77777777" w:rsidR="00022C4B" w:rsidRPr="00AE4266" w:rsidRDefault="00022C4B"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022C4B" w:rsidRPr="00AE4266" w14:paraId="5BBE0517" w14:textId="77777777" w:rsidTr="00022C4B">
        <w:tc>
          <w:tcPr>
            <w:cnfStyle w:val="001000000000" w:firstRow="0" w:lastRow="0" w:firstColumn="1" w:lastColumn="0" w:oddVBand="0" w:evenVBand="0" w:oddHBand="0" w:evenHBand="0" w:firstRowFirstColumn="0" w:firstRowLastColumn="0" w:lastRowFirstColumn="0" w:lastRowLastColumn="0"/>
            <w:tcW w:w="1081" w:type="dxa"/>
            <w:shd w:val="clear" w:color="auto" w:fill="FFFFFF" w:themeFill="background1"/>
          </w:tcPr>
          <w:p w14:paraId="528D1DA5" w14:textId="77777777" w:rsidR="00022C4B" w:rsidRPr="00AE4266" w:rsidRDefault="00022C4B" w:rsidP="009E4078">
            <w:pPr>
              <w:pStyle w:val="Table-small"/>
              <w:numPr>
                <w:ilvl w:val="0"/>
                <w:numId w:val="39"/>
              </w:numPr>
              <w:rPr>
                <w:rFonts w:cstheme="minorHAnsi"/>
                <w:b w:val="0"/>
                <w:bCs w:val="0"/>
                <w:szCs w:val="20"/>
              </w:rPr>
            </w:pPr>
          </w:p>
        </w:tc>
        <w:tc>
          <w:tcPr>
            <w:tcW w:w="5180" w:type="dxa"/>
            <w:gridSpan w:val="3"/>
            <w:shd w:val="clear" w:color="auto" w:fill="FFFFFF" w:themeFill="background1"/>
          </w:tcPr>
          <w:p w14:paraId="0AB73210" w14:textId="3F6F7C64" w:rsidR="00022C4B" w:rsidRPr="00AE4266" w:rsidRDefault="00022C4B"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 xml:space="preserve">Sweep target output voltage via </w:t>
            </w:r>
            <w:r>
              <w:rPr>
                <w:rFonts w:cstheme="minorHAnsi"/>
                <w:i/>
                <w:iCs/>
                <w:szCs w:val="20"/>
              </w:rPr>
              <w:t>Vi_trim</w:t>
            </w:r>
            <w:r>
              <w:rPr>
                <w:rFonts w:cstheme="minorHAnsi"/>
                <w:szCs w:val="20"/>
              </w:rPr>
              <w:t xml:space="preserve"> </w:t>
            </w:r>
          </w:p>
        </w:tc>
        <w:tc>
          <w:tcPr>
            <w:tcW w:w="3515" w:type="dxa"/>
            <w:gridSpan w:val="3"/>
            <w:vMerge/>
            <w:shd w:val="clear" w:color="auto" w:fill="FFFFFF" w:themeFill="background1"/>
          </w:tcPr>
          <w:p w14:paraId="272F46DB" w14:textId="77777777" w:rsidR="00022C4B" w:rsidRPr="00AE4266" w:rsidRDefault="00022C4B"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022C4B" w:rsidRPr="00AE4266" w14:paraId="257770D2" w14:textId="77777777" w:rsidTr="0002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1" w:type="dxa"/>
            <w:shd w:val="clear" w:color="auto" w:fill="FFFFFF" w:themeFill="background1"/>
          </w:tcPr>
          <w:p w14:paraId="1F15DC7D" w14:textId="77777777" w:rsidR="00022C4B" w:rsidRPr="00AE4266" w:rsidRDefault="00022C4B" w:rsidP="00022C4B">
            <w:pPr>
              <w:pStyle w:val="Table-small"/>
              <w:numPr>
                <w:ilvl w:val="1"/>
                <w:numId w:val="39"/>
              </w:numPr>
              <w:rPr>
                <w:rFonts w:cstheme="minorHAnsi"/>
                <w:b w:val="0"/>
                <w:bCs w:val="0"/>
                <w:szCs w:val="20"/>
              </w:rPr>
            </w:pPr>
          </w:p>
        </w:tc>
        <w:tc>
          <w:tcPr>
            <w:tcW w:w="5180" w:type="dxa"/>
            <w:gridSpan w:val="3"/>
            <w:shd w:val="clear" w:color="auto" w:fill="FFFFFF" w:themeFill="background1"/>
          </w:tcPr>
          <w:p w14:paraId="24B87AF5" w14:textId="095BFE0E" w:rsidR="00022C4B" w:rsidRDefault="00022C4B"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Sweep the supply-voltage</w:t>
            </w:r>
          </w:p>
        </w:tc>
        <w:tc>
          <w:tcPr>
            <w:tcW w:w="3515" w:type="dxa"/>
            <w:gridSpan w:val="3"/>
            <w:vMerge/>
            <w:shd w:val="clear" w:color="auto" w:fill="FFFFFF" w:themeFill="background1"/>
          </w:tcPr>
          <w:p w14:paraId="61C3894E" w14:textId="77777777" w:rsidR="00022C4B" w:rsidRPr="00AE4266" w:rsidRDefault="00022C4B"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022C4B" w:rsidRPr="00AE4266" w14:paraId="2D10BE54" w14:textId="77777777" w:rsidTr="00022C4B">
        <w:tc>
          <w:tcPr>
            <w:cnfStyle w:val="001000000000" w:firstRow="0" w:lastRow="0" w:firstColumn="1" w:lastColumn="0" w:oddVBand="0" w:evenVBand="0" w:oddHBand="0" w:evenHBand="0" w:firstRowFirstColumn="0" w:firstRowLastColumn="0" w:lastRowFirstColumn="0" w:lastRowLastColumn="0"/>
            <w:tcW w:w="1081" w:type="dxa"/>
            <w:shd w:val="clear" w:color="auto" w:fill="FFFFFF" w:themeFill="background1"/>
          </w:tcPr>
          <w:p w14:paraId="3F87231D" w14:textId="77777777" w:rsidR="00022C4B" w:rsidRPr="00AE4266" w:rsidRDefault="00022C4B" w:rsidP="00022C4B">
            <w:pPr>
              <w:pStyle w:val="Table-small"/>
              <w:numPr>
                <w:ilvl w:val="2"/>
                <w:numId w:val="39"/>
              </w:numPr>
              <w:rPr>
                <w:rFonts w:cstheme="minorHAnsi"/>
                <w:b w:val="0"/>
                <w:bCs w:val="0"/>
                <w:szCs w:val="20"/>
              </w:rPr>
            </w:pPr>
          </w:p>
        </w:tc>
        <w:tc>
          <w:tcPr>
            <w:tcW w:w="5180" w:type="dxa"/>
            <w:gridSpan w:val="3"/>
            <w:shd w:val="clear" w:color="auto" w:fill="FFFFFF" w:themeFill="background1"/>
          </w:tcPr>
          <w:p w14:paraId="3E5AEACC" w14:textId="12C194EF" w:rsidR="00022C4B" w:rsidRDefault="00641129"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commentRangeStart w:id="199"/>
            <w:r>
              <w:rPr>
                <w:rFonts w:cstheme="minorHAnsi"/>
                <w:szCs w:val="20"/>
              </w:rPr>
              <w:t>Write a logic 1 to En</w:t>
            </w:r>
            <w:commentRangeEnd w:id="199"/>
            <w:r>
              <w:rPr>
                <w:rStyle w:val="CommentReference"/>
                <w:rFonts w:cstheme="minorHAnsi"/>
                <w:sz w:val="20"/>
                <w:szCs w:val="20"/>
              </w:rPr>
              <w:commentReference w:id="199"/>
            </w:r>
          </w:p>
        </w:tc>
        <w:tc>
          <w:tcPr>
            <w:tcW w:w="3515" w:type="dxa"/>
            <w:gridSpan w:val="3"/>
            <w:vMerge/>
            <w:shd w:val="clear" w:color="auto" w:fill="FFFFFF" w:themeFill="background1"/>
          </w:tcPr>
          <w:p w14:paraId="175B852D" w14:textId="77777777" w:rsidR="00022C4B" w:rsidRPr="00AE4266" w:rsidRDefault="00022C4B"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022C4B" w:rsidRPr="00AE4266" w14:paraId="6C166CA8" w14:textId="77777777" w:rsidTr="0002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1" w:type="dxa"/>
            <w:shd w:val="clear" w:color="auto" w:fill="FFFFFF" w:themeFill="background1"/>
          </w:tcPr>
          <w:p w14:paraId="23D632C7" w14:textId="77777777" w:rsidR="00022C4B" w:rsidRPr="00AE4266" w:rsidRDefault="00022C4B" w:rsidP="00641129">
            <w:pPr>
              <w:pStyle w:val="Table-small"/>
              <w:numPr>
                <w:ilvl w:val="2"/>
                <w:numId w:val="39"/>
              </w:numPr>
              <w:rPr>
                <w:rFonts w:cstheme="minorHAnsi"/>
                <w:b w:val="0"/>
                <w:bCs w:val="0"/>
                <w:szCs w:val="20"/>
              </w:rPr>
            </w:pPr>
          </w:p>
        </w:tc>
        <w:tc>
          <w:tcPr>
            <w:tcW w:w="5180" w:type="dxa"/>
            <w:gridSpan w:val="3"/>
            <w:shd w:val="clear" w:color="auto" w:fill="FFFFFF" w:themeFill="background1"/>
          </w:tcPr>
          <w:p w14:paraId="6B66B396" w14:textId="1B51233D" w:rsidR="00022C4B" w:rsidRPr="00AE4266" w:rsidRDefault="00641129"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 xml:space="preserve">Sweep the load current </w:t>
            </w:r>
          </w:p>
        </w:tc>
        <w:tc>
          <w:tcPr>
            <w:tcW w:w="3515" w:type="dxa"/>
            <w:gridSpan w:val="3"/>
            <w:vMerge/>
            <w:shd w:val="clear" w:color="auto" w:fill="FFFFFF" w:themeFill="background1"/>
          </w:tcPr>
          <w:p w14:paraId="6E3B180C" w14:textId="77777777" w:rsidR="00022C4B" w:rsidRPr="00AE4266" w:rsidRDefault="00022C4B"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022C4B" w:rsidRPr="00AE4266" w14:paraId="6D4D5F70" w14:textId="77777777" w:rsidTr="00022C4B">
        <w:tc>
          <w:tcPr>
            <w:cnfStyle w:val="001000000000" w:firstRow="0" w:lastRow="0" w:firstColumn="1" w:lastColumn="0" w:oddVBand="0" w:evenVBand="0" w:oddHBand="0" w:evenHBand="0" w:firstRowFirstColumn="0" w:firstRowLastColumn="0" w:lastRowFirstColumn="0" w:lastRowLastColumn="0"/>
            <w:tcW w:w="1081" w:type="dxa"/>
            <w:shd w:val="clear" w:color="auto" w:fill="FFFFFF" w:themeFill="background1"/>
          </w:tcPr>
          <w:p w14:paraId="3353633E" w14:textId="77777777" w:rsidR="00022C4B" w:rsidRPr="00AE4266" w:rsidRDefault="00022C4B" w:rsidP="00022C4B">
            <w:pPr>
              <w:pStyle w:val="Table-small"/>
              <w:numPr>
                <w:ilvl w:val="3"/>
                <w:numId w:val="39"/>
              </w:numPr>
              <w:rPr>
                <w:rFonts w:cstheme="minorHAnsi"/>
                <w:b w:val="0"/>
                <w:bCs w:val="0"/>
                <w:szCs w:val="20"/>
              </w:rPr>
            </w:pPr>
          </w:p>
        </w:tc>
        <w:tc>
          <w:tcPr>
            <w:tcW w:w="5180" w:type="dxa"/>
            <w:gridSpan w:val="3"/>
            <w:shd w:val="clear" w:color="auto" w:fill="FFFFFF" w:themeFill="background1"/>
          </w:tcPr>
          <w:p w14:paraId="2112FEE4" w14:textId="76BCF326" w:rsidR="00022C4B" w:rsidRDefault="00022C4B"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Wait 5ms</w:t>
            </w:r>
          </w:p>
        </w:tc>
        <w:tc>
          <w:tcPr>
            <w:tcW w:w="3515" w:type="dxa"/>
            <w:gridSpan w:val="3"/>
            <w:vMerge/>
            <w:shd w:val="clear" w:color="auto" w:fill="FFFFFF" w:themeFill="background1"/>
          </w:tcPr>
          <w:p w14:paraId="73E68370" w14:textId="77777777" w:rsidR="00022C4B" w:rsidRPr="00AE4266" w:rsidRDefault="00022C4B"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022C4B" w:rsidRPr="00AE4266" w14:paraId="48E8C14A" w14:textId="77777777" w:rsidTr="0002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1" w:type="dxa"/>
            <w:shd w:val="clear" w:color="auto" w:fill="FFFFFF" w:themeFill="background1"/>
          </w:tcPr>
          <w:p w14:paraId="4C53405A" w14:textId="77777777" w:rsidR="00022C4B" w:rsidRPr="00AE4266" w:rsidRDefault="00022C4B" w:rsidP="00022C4B">
            <w:pPr>
              <w:pStyle w:val="Table-small"/>
              <w:numPr>
                <w:ilvl w:val="3"/>
                <w:numId w:val="39"/>
              </w:numPr>
              <w:rPr>
                <w:rFonts w:cstheme="minorHAnsi"/>
                <w:b w:val="0"/>
                <w:bCs w:val="0"/>
                <w:szCs w:val="20"/>
              </w:rPr>
            </w:pPr>
          </w:p>
        </w:tc>
        <w:tc>
          <w:tcPr>
            <w:tcW w:w="5180" w:type="dxa"/>
            <w:gridSpan w:val="3"/>
            <w:shd w:val="clear" w:color="auto" w:fill="FFFFFF" w:themeFill="background1"/>
          </w:tcPr>
          <w:p w14:paraId="30D88F7E" w14:textId="5004BD25" w:rsidR="00022C4B" w:rsidRPr="00AE4266" w:rsidRDefault="00022C4B"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Measure amplitude and frequency of the ripple</w:t>
            </w:r>
          </w:p>
        </w:tc>
        <w:tc>
          <w:tcPr>
            <w:tcW w:w="3515" w:type="dxa"/>
            <w:gridSpan w:val="3"/>
            <w:vMerge/>
            <w:shd w:val="clear" w:color="auto" w:fill="FFFFFF" w:themeFill="background1"/>
          </w:tcPr>
          <w:p w14:paraId="166201B9" w14:textId="77777777" w:rsidR="00022C4B" w:rsidRPr="00AE4266" w:rsidRDefault="00022C4B"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022C4B" w:rsidRPr="00AE4266" w14:paraId="29847856" w14:textId="77777777" w:rsidTr="00022C4B">
        <w:tc>
          <w:tcPr>
            <w:cnfStyle w:val="001000000000" w:firstRow="0" w:lastRow="0" w:firstColumn="1" w:lastColumn="0" w:oddVBand="0" w:evenVBand="0" w:oddHBand="0" w:evenHBand="0" w:firstRowFirstColumn="0" w:firstRowLastColumn="0" w:lastRowFirstColumn="0" w:lastRowLastColumn="0"/>
            <w:tcW w:w="1081" w:type="dxa"/>
            <w:shd w:val="clear" w:color="auto" w:fill="FFFFFF" w:themeFill="background1"/>
          </w:tcPr>
          <w:p w14:paraId="183B731D" w14:textId="77777777" w:rsidR="00022C4B" w:rsidRPr="00AE4266" w:rsidRDefault="00022C4B" w:rsidP="008C2AAE">
            <w:pPr>
              <w:pStyle w:val="Table-small"/>
              <w:numPr>
                <w:ilvl w:val="0"/>
                <w:numId w:val="39"/>
              </w:numPr>
              <w:rPr>
                <w:rFonts w:cstheme="minorHAnsi"/>
                <w:b w:val="0"/>
                <w:bCs w:val="0"/>
                <w:szCs w:val="20"/>
              </w:rPr>
            </w:pPr>
          </w:p>
        </w:tc>
        <w:tc>
          <w:tcPr>
            <w:tcW w:w="5180" w:type="dxa"/>
            <w:gridSpan w:val="3"/>
            <w:shd w:val="clear" w:color="auto" w:fill="FFFFFF" w:themeFill="background1"/>
          </w:tcPr>
          <w:p w14:paraId="3BBBD51C" w14:textId="3EA11654" w:rsidR="00022C4B" w:rsidRPr="00AE4266" w:rsidRDefault="00022C4B"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Log amplitudes and frequencies</w:t>
            </w:r>
          </w:p>
        </w:tc>
        <w:tc>
          <w:tcPr>
            <w:tcW w:w="3515" w:type="dxa"/>
            <w:gridSpan w:val="3"/>
            <w:vMerge/>
            <w:shd w:val="clear" w:color="auto" w:fill="FFFFFF" w:themeFill="background1"/>
          </w:tcPr>
          <w:p w14:paraId="7507062A" w14:textId="77777777" w:rsidR="00022C4B" w:rsidRPr="00AE4266" w:rsidRDefault="00022C4B"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9E4078" w:rsidRPr="00AE4266" w14:paraId="336DD4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5A09577A" w14:textId="77777777" w:rsidR="009E4078" w:rsidRPr="00AE4266" w:rsidRDefault="009E4078" w:rsidP="009E4078">
            <w:pPr>
              <w:pStyle w:val="Table-small"/>
              <w:rPr>
                <w:rFonts w:cstheme="minorHAnsi"/>
                <w:szCs w:val="20"/>
              </w:rPr>
            </w:pPr>
            <w:r w:rsidRPr="00AE4266">
              <w:rPr>
                <w:rFonts w:cstheme="minorHAnsi"/>
                <w:color w:val="FFFFFF" w:themeColor="background1"/>
                <w:sz w:val="22"/>
                <w:szCs w:val="22"/>
              </w:rPr>
              <w:lastRenderedPageBreak/>
              <w:t>Notes</w:t>
            </w:r>
          </w:p>
        </w:tc>
      </w:tr>
      <w:tr w:rsidR="009E4078" w:rsidRPr="00AE4266" w14:paraId="5C6923A6" w14:textId="77777777">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FFFFFF" w:themeFill="background1"/>
          </w:tcPr>
          <w:p w14:paraId="68AD537F" w14:textId="710BD017" w:rsidR="009E4078" w:rsidRPr="00805D90" w:rsidRDefault="00E802BB" w:rsidP="009E4078">
            <w:pPr>
              <w:pStyle w:val="Table-small"/>
              <w:rPr>
                <w:rFonts w:cstheme="minorHAnsi"/>
                <w:b w:val="0"/>
                <w:bCs w:val="0"/>
                <w:szCs w:val="20"/>
              </w:rPr>
            </w:pPr>
            <w:r>
              <w:rPr>
                <w:rFonts w:cstheme="minorHAnsi"/>
                <w:b w:val="0"/>
                <w:bCs w:val="0"/>
                <w:szCs w:val="20"/>
              </w:rPr>
              <w:t>During production testing the number of test conditions can be reduced to the worst case combinations or application conditions.</w:t>
            </w:r>
          </w:p>
        </w:tc>
      </w:tr>
      <w:tr w:rsidR="009E4078" w:rsidRPr="00AE4266" w14:paraId="5E5E6C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7"/>
            <w:shd w:val="clear" w:color="auto" w:fill="514E4E" w:themeFill="accent3" w:themeFillShade="BF"/>
          </w:tcPr>
          <w:p w14:paraId="48898274" w14:textId="77777777" w:rsidR="009E4078" w:rsidRPr="00AE4266" w:rsidRDefault="009E4078" w:rsidP="009E4078">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9E4078" w:rsidRPr="00AE4266" w14:paraId="50A27FFE" w14:textId="77777777" w:rsidTr="00022C4B">
        <w:tc>
          <w:tcPr>
            <w:cnfStyle w:val="001000000000" w:firstRow="0" w:lastRow="0" w:firstColumn="1" w:lastColumn="0" w:oddVBand="0" w:evenVBand="0" w:oddHBand="0" w:evenHBand="0" w:firstRowFirstColumn="0" w:firstRowLastColumn="0" w:lastRowFirstColumn="0" w:lastRowLastColumn="0"/>
            <w:tcW w:w="1081" w:type="dxa"/>
            <w:shd w:val="clear" w:color="auto" w:fill="C5C2C2" w:themeFill="accent3" w:themeFillTint="66"/>
          </w:tcPr>
          <w:p w14:paraId="676B40AA" w14:textId="77777777" w:rsidR="009E4078" w:rsidRPr="00AE4266" w:rsidRDefault="009E4078" w:rsidP="009E4078">
            <w:pPr>
              <w:pStyle w:val="Table-small"/>
              <w:rPr>
                <w:rFonts w:cstheme="minorHAnsi"/>
                <w:szCs w:val="20"/>
              </w:rPr>
            </w:pPr>
            <w:r w:rsidRPr="00AE4266">
              <w:rPr>
                <w:rFonts w:cstheme="minorHAnsi"/>
                <w:sz w:val="22"/>
                <w:szCs w:val="22"/>
              </w:rPr>
              <w:t xml:space="preserve">ID </w:t>
            </w:r>
          </w:p>
        </w:tc>
        <w:tc>
          <w:tcPr>
            <w:tcW w:w="4284" w:type="dxa"/>
            <w:shd w:val="clear" w:color="auto" w:fill="C5C2C2" w:themeFill="accent3" w:themeFillTint="66"/>
          </w:tcPr>
          <w:p w14:paraId="189CB82A" w14:textId="77777777" w:rsidR="009E4078" w:rsidRPr="00AE4266" w:rsidRDefault="009E4078"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887" w:type="dxa"/>
            <w:shd w:val="clear" w:color="auto" w:fill="C5C2C2" w:themeFill="accent3" w:themeFillTint="66"/>
          </w:tcPr>
          <w:p w14:paraId="4F51E724" w14:textId="77777777" w:rsidR="009E4078" w:rsidRPr="00AE4266" w:rsidRDefault="009E4078"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1137" w:type="dxa"/>
            <w:gridSpan w:val="2"/>
            <w:shd w:val="clear" w:color="auto" w:fill="C5C2C2" w:themeFill="accent3" w:themeFillTint="66"/>
          </w:tcPr>
          <w:p w14:paraId="141D3FA6" w14:textId="77777777" w:rsidR="009E4078" w:rsidRPr="00AE4266" w:rsidRDefault="009E4078"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970" w:type="dxa"/>
            <w:shd w:val="clear" w:color="auto" w:fill="C5C2C2" w:themeFill="accent3" w:themeFillTint="66"/>
          </w:tcPr>
          <w:p w14:paraId="411F888A" w14:textId="77777777" w:rsidR="009E4078" w:rsidRPr="00AE4266" w:rsidRDefault="009E4078"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1417" w:type="dxa"/>
            <w:shd w:val="clear" w:color="auto" w:fill="C5C2C2" w:themeFill="accent3" w:themeFillTint="66"/>
          </w:tcPr>
          <w:p w14:paraId="71C5E9AD" w14:textId="77777777" w:rsidR="009E4078" w:rsidRPr="00AE4266" w:rsidRDefault="009E4078"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9E4078" w:rsidRPr="00AE4266" w14:paraId="0A3FE151" w14:textId="77777777" w:rsidTr="0002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1" w:type="dxa"/>
            <w:shd w:val="clear" w:color="auto" w:fill="FFFFFF" w:themeFill="background1"/>
          </w:tcPr>
          <w:p w14:paraId="05150DB7" w14:textId="5A44BD48" w:rsidR="009E4078" w:rsidRPr="00AE4266" w:rsidRDefault="007824CD" w:rsidP="009E4078">
            <w:pPr>
              <w:pStyle w:val="Table-small"/>
              <w:rPr>
                <w:rFonts w:cstheme="minorHAnsi"/>
                <w:b w:val="0"/>
                <w:bCs w:val="0"/>
                <w:szCs w:val="20"/>
              </w:rPr>
            </w:pPr>
            <w:r>
              <w:t>M002</w:t>
            </w:r>
            <w:r w:rsidR="0032760B">
              <w:t>9</w:t>
            </w:r>
          </w:p>
        </w:tc>
        <w:tc>
          <w:tcPr>
            <w:tcW w:w="4284" w:type="dxa"/>
            <w:shd w:val="clear" w:color="auto" w:fill="FFFFFF" w:themeFill="background1"/>
          </w:tcPr>
          <w:p w14:paraId="13BBE22D" w14:textId="7C30E593" w:rsidR="009E4078" w:rsidRPr="00AE4266" w:rsidRDefault="009E4078"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Frequency</w:t>
            </w:r>
          </w:p>
        </w:tc>
        <w:tc>
          <w:tcPr>
            <w:tcW w:w="887" w:type="dxa"/>
            <w:shd w:val="clear" w:color="auto" w:fill="FFFFFF" w:themeFill="background1"/>
          </w:tcPr>
          <w:p w14:paraId="29E090C5" w14:textId="52B326F7" w:rsidR="009E4078" w:rsidRPr="00AE4266" w:rsidRDefault="009E4078"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kHz</w:t>
            </w:r>
          </w:p>
        </w:tc>
        <w:tc>
          <w:tcPr>
            <w:tcW w:w="1137" w:type="dxa"/>
            <w:gridSpan w:val="2"/>
            <w:shd w:val="clear" w:color="auto" w:fill="FFFFFF" w:themeFill="background1"/>
          </w:tcPr>
          <w:p w14:paraId="271EA6CA" w14:textId="77777777" w:rsidR="009E4078" w:rsidRPr="00AE4266" w:rsidRDefault="009E4078"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970" w:type="dxa"/>
            <w:shd w:val="clear" w:color="auto" w:fill="FFFFFF" w:themeFill="background1"/>
          </w:tcPr>
          <w:p w14:paraId="5DF16953" w14:textId="77777777" w:rsidR="009E4078" w:rsidRPr="00AE4266" w:rsidRDefault="009E4078"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417" w:type="dxa"/>
            <w:shd w:val="clear" w:color="auto" w:fill="FFFFFF" w:themeFill="background1"/>
          </w:tcPr>
          <w:p w14:paraId="11627C1B" w14:textId="77777777" w:rsidR="009E4078" w:rsidRPr="00AE4266" w:rsidRDefault="009E4078" w:rsidP="009E4078">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9E4078" w:rsidRPr="00AE4266" w14:paraId="7FDC994B" w14:textId="77777777" w:rsidTr="00022C4B">
        <w:tc>
          <w:tcPr>
            <w:cnfStyle w:val="001000000000" w:firstRow="0" w:lastRow="0" w:firstColumn="1" w:lastColumn="0" w:oddVBand="0" w:evenVBand="0" w:oddHBand="0" w:evenHBand="0" w:firstRowFirstColumn="0" w:firstRowLastColumn="0" w:lastRowFirstColumn="0" w:lastRowLastColumn="0"/>
            <w:tcW w:w="1081" w:type="dxa"/>
            <w:shd w:val="clear" w:color="auto" w:fill="FFFFFF" w:themeFill="background1"/>
          </w:tcPr>
          <w:p w14:paraId="076EF91F" w14:textId="283F7F2F" w:rsidR="009E4078" w:rsidRPr="00AE4266" w:rsidRDefault="007824CD" w:rsidP="009E4078">
            <w:pPr>
              <w:pStyle w:val="Table-small"/>
            </w:pPr>
            <w:r>
              <w:t>M00</w:t>
            </w:r>
            <w:r w:rsidR="0032760B">
              <w:t>30</w:t>
            </w:r>
          </w:p>
        </w:tc>
        <w:tc>
          <w:tcPr>
            <w:tcW w:w="4284" w:type="dxa"/>
            <w:shd w:val="clear" w:color="auto" w:fill="FFFFFF" w:themeFill="background1"/>
          </w:tcPr>
          <w:p w14:paraId="4757C4AC" w14:textId="39259BE3" w:rsidR="009E4078" w:rsidRDefault="00511C35"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Pk_pk_r</w:t>
            </w:r>
            <w:r w:rsidR="009E4078">
              <w:rPr>
                <w:rFonts w:cstheme="minorHAnsi"/>
                <w:szCs w:val="20"/>
              </w:rPr>
              <w:t>ipple</w:t>
            </w:r>
          </w:p>
        </w:tc>
        <w:tc>
          <w:tcPr>
            <w:tcW w:w="887" w:type="dxa"/>
            <w:shd w:val="clear" w:color="auto" w:fill="FFFFFF" w:themeFill="background1"/>
          </w:tcPr>
          <w:p w14:paraId="0D20CCFC" w14:textId="6E8B544B" w:rsidR="009E4078" w:rsidRDefault="009E4078"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mV</w:t>
            </w:r>
          </w:p>
        </w:tc>
        <w:tc>
          <w:tcPr>
            <w:tcW w:w="1137" w:type="dxa"/>
            <w:gridSpan w:val="2"/>
            <w:shd w:val="clear" w:color="auto" w:fill="FFFFFF" w:themeFill="background1"/>
          </w:tcPr>
          <w:p w14:paraId="3E649280" w14:textId="77777777" w:rsidR="009E4078" w:rsidRPr="00AE4266" w:rsidRDefault="009E4078"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970" w:type="dxa"/>
            <w:shd w:val="clear" w:color="auto" w:fill="FFFFFF" w:themeFill="background1"/>
          </w:tcPr>
          <w:p w14:paraId="3354FFC2" w14:textId="77777777" w:rsidR="009E4078" w:rsidRPr="00AE4266" w:rsidRDefault="009E4078"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417" w:type="dxa"/>
            <w:shd w:val="clear" w:color="auto" w:fill="FFFFFF" w:themeFill="background1"/>
          </w:tcPr>
          <w:p w14:paraId="5EE48559" w14:textId="77777777" w:rsidR="009E4078" w:rsidRPr="00AE4266" w:rsidRDefault="009E4078" w:rsidP="009E4078">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bl>
    <w:p w14:paraId="4611C43C" w14:textId="77777777" w:rsidR="00875E14" w:rsidRDefault="00875E14" w:rsidP="00875E14">
      <w:pPr>
        <w:rPr>
          <w:lang w:eastAsia="en-US"/>
        </w:rPr>
      </w:pPr>
    </w:p>
    <w:p w14:paraId="3644565D" w14:textId="143FB518" w:rsidR="00165439" w:rsidRDefault="007824CD" w:rsidP="00165439">
      <w:pPr>
        <w:pStyle w:val="Heading2"/>
        <w:rPr>
          <w:lang w:eastAsia="en-US"/>
        </w:rPr>
      </w:pPr>
      <w:bookmarkStart w:id="200" w:name="_Ref210054264"/>
      <w:bookmarkStart w:id="201" w:name="_Toc211426754"/>
      <w:r>
        <w:t>T001</w:t>
      </w:r>
      <w:r w:rsidR="000A6793">
        <w:t>8</w:t>
      </w:r>
      <w:r w:rsidR="00FA3CD6">
        <w:t xml:space="preserve">: </w:t>
      </w:r>
      <w:r w:rsidR="005F367C">
        <w:rPr>
          <w:lang w:eastAsia="en-US"/>
        </w:rPr>
        <w:t>VIS module test</w:t>
      </w:r>
      <w:bookmarkEnd w:id="200"/>
      <w:bookmarkEnd w:id="201"/>
    </w:p>
    <w:tbl>
      <w:tblPr>
        <w:tblStyle w:val="GridTable4-Accent3"/>
        <w:tblW w:w="9776" w:type="dxa"/>
        <w:tblLook w:val="04A0" w:firstRow="1" w:lastRow="0" w:firstColumn="1" w:lastColumn="0" w:noHBand="0" w:noVBand="1"/>
      </w:tblPr>
      <w:tblGrid>
        <w:gridCol w:w="1118"/>
        <w:gridCol w:w="4654"/>
        <w:gridCol w:w="923"/>
        <w:gridCol w:w="1213"/>
        <w:gridCol w:w="730"/>
        <w:gridCol w:w="1138"/>
      </w:tblGrid>
      <w:tr w:rsidR="008A357B" w:rsidRPr="00AE4266" w14:paraId="4F4741F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63E124A2" w14:textId="77777777" w:rsidR="008A357B" w:rsidRPr="00AE4266" w:rsidRDefault="008A357B">
            <w:pPr>
              <w:pStyle w:val="Table-small"/>
              <w:rPr>
                <w:rFonts w:cstheme="minorHAnsi"/>
                <w:sz w:val="22"/>
                <w:szCs w:val="18"/>
              </w:rPr>
            </w:pPr>
            <w:r w:rsidRPr="00AE4266">
              <w:rPr>
                <w:rFonts w:cstheme="minorHAnsi"/>
                <w:sz w:val="22"/>
                <w:szCs w:val="18"/>
              </w:rPr>
              <w:t xml:space="preserve">Test Description </w:t>
            </w:r>
          </w:p>
        </w:tc>
      </w:tr>
      <w:tr w:rsidR="008A357B" w:rsidRPr="00AE4266" w14:paraId="2A61CF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7BBA0514" w14:textId="2AFEABB6" w:rsidR="008A357B" w:rsidRPr="00AE4266" w:rsidRDefault="00181E29">
            <w:pPr>
              <w:pStyle w:val="Table-small"/>
              <w:rPr>
                <w:rFonts w:cstheme="minorHAnsi"/>
                <w:b w:val="0"/>
              </w:rPr>
            </w:pPr>
            <w:r>
              <w:rPr>
                <w:rFonts w:cstheme="minorHAnsi"/>
                <w:b w:val="0"/>
              </w:rPr>
              <w:t xml:space="preserve">Measure the ripple and average output voltage </w:t>
            </w:r>
            <w:r w:rsidR="000A0998">
              <w:rPr>
                <w:rFonts w:cstheme="minorHAnsi"/>
                <w:b w:val="0"/>
              </w:rPr>
              <w:t>f</w:t>
            </w:r>
            <w:r w:rsidR="005647A4">
              <w:rPr>
                <w:rFonts w:cstheme="minorHAnsi"/>
                <w:b w:val="0"/>
              </w:rPr>
              <w:t>or the two outputs.</w:t>
            </w:r>
          </w:p>
        </w:tc>
      </w:tr>
      <w:tr w:rsidR="008A357B" w:rsidRPr="00AE4266" w14:paraId="1B843242"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0561FF1A" w14:textId="77777777" w:rsidR="008A357B" w:rsidRPr="00AE4266" w:rsidRDefault="008A357B">
            <w:pPr>
              <w:pStyle w:val="Table-small"/>
              <w:rPr>
                <w:rFonts w:cstheme="minorHAnsi"/>
              </w:rPr>
            </w:pPr>
            <w:r w:rsidRPr="00AE4266">
              <w:rPr>
                <w:rFonts w:cstheme="minorHAnsi"/>
                <w:color w:val="FFFFFF" w:themeColor="background1"/>
                <w:sz w:val="22"/>
                <w:szCs w:val="18"/>
              </w:rPr>
              <w:t>Test Configuration</w:t>
            </w:r>
          </w:p>
        </w:tc>
      </w:tr>
      <w:tr w:rsidR="008A357B" w:rsidRPr="00AE4266" w14:paraId="07D8A7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78A25D0D" w14:textId="6052D864" w:rsidR="008A357B" w:rsidRPr="00AE4266" w:rsidRDefault="00256150" w:rsidP="00256150">
            <w:pPr>
              <w:pStyle w:val="Table-small"/>
              <w:rPr>
                <w:rFonts w:cstheme="minorHAnsi"/>
                <w:b w:val="0"/>
                <w:bCs w:val="0"/>
              </w:rPr>
            </w:pPr>
            <w:r>
              <w:rPr>
                <w:rFonts w:cstheme="minorHAnsi"/>
                <w:b w:val="0"/>
                <w:bCs w:val="0"/>
              </w:rPr>
              <w:t>The socket-board is swapped with the Vision-stack DCDC</w:t>
            </w:r>
            <w:r w:rsidR="00BC0BD0">
              <w:rPr>
                <w:rFonts w:cstheme="minorHAnsi"/>
                <w:b w:val="0"/>
                <w:bCs w:val="0"/>
              </w:rPr>
              <w:t>-board.</w:t>
            </w:r>
          </w:p>
        </w:tc>
      </w:tr>
      <w:tr w:rsidR="008A357B" w:rsidRPr="00AE4266" w14:paraId="78998E1B"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1DA907B6" w14:textId="77777777" w:rsidR="008A357B" w:rsidRPr="00AE4266" w:rsidRDefault="008A357B">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8A357B" w:rsidRPr="00AE4266" w14:paraId="3113F8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35ED9C78" w14:textId="77777777" w:rsidR="008A357B" w:rsidRPr="0034526D" w:rsidRDefault="008A357B" w:rsidP="008A357B">
            <w:pPr>
              <w:pStyle w:val="ListParagraph"/>
              <w:numPr>
                <w:ilvl w:val="0"/>
                <w:numId w:val="19"/>
              </w:numPr>
              <w:spacing w:before="20" w:after="20"/>
            </w:pPr>
            <w:r>
              <w:rPr>
                <w:b w:val="0"/>
                <w:bCs w:val="0"/>
                <w:sz w:val="20"/>
                <w:szCs w:val="20"/>
              </w:rPr>
              <w:t>scope voltage: accuracy: 10mV, range: 6V, high-Z</w:t>
            </w:r>
          </w:p>
          <w:p w14:paraId="77986867" w14:textId="70FF8F29" w:rsidR="008A357B" w:rsidRPr="00D70804" w:rsidRDefault="00D774E1" w:rsidP="008A357B">
            <w:pPr>
              <w:pStyle w:val="ListParagraph"/>
              <w:numPr>
                <w:ilvl w:val="0"/>
                <w:numId w:val="19"/>
              </w:numPr>
              <w:spacing w:before="20" w:after="20"/>
            </w:pPr>
            <w:r>
              <w:rPr>
                <w:b w:val="0"/>
                <w:bCs w:val="0"/>
                <w:sz w:val="20"/>
                <w:szCs w:val="20"/>
              </w:rPr>
              <w:t>source voltage</w:t>
            </w:r>
            <w:r w:rsidR="008A357B">
              <w:rPr>
                <w:b w:val="0"/>
                <w:bCs w:val="0"/>
                <w:sz w:val="20"/>
                <w:szCs w:val="20"/>
              </w:rPr>
              <w:t xml:space="preserve">: accuracy: </w:t>
            </w:r>
            <w:r w:rsidR="00B638C4">
              <w:rPr>
                <w:b w:val="0"/>
                <w:bCs w:val="0"/>
                <w:sz w:val="20"/>
                <w:szCs w:val="20"/>
              </w:rPr>
              <w:t>10mV, range 5V – 12V, step 1V</w:t>
            </w:r>
          </w:p>
          <w:p w14:paraId="2CEA3C31" w14:textId="77777777" w:rsidR="008A357B" w:rsidRPr="00D70804" w:rsidRDefault="008A357B" w:rsidP="008A357B">
            <w:pPr>
              <w:pStyle w:val="ListParagraph"/>
              <w:numPr>
                <w:ilvl w:val="0"/>
                <w:numId w:val="19"/>
              </w:numPr>
              <w:spacing w:before="20" w:after="20"/>
            </w:pPr>
            <w:r>
              <w:rPr>
                <w:b w:val="0"/>
                <w:bCs w:val="0"/>
                <w:sz w:val="20"/>
                <w:szCs w:val="20"/>
              </w:rPr>
              <w:t>measure voltage: accuracy: 10mV, range: 6V</w:t>
            </w:r>
          </w:p>
        </w:tc>
      </w:tr>
      <w:tr w:rsidR="00B60430" w:rsidRPr="00AE4266" w14:paraId="7D9F9AE2"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5A2CA415" w14:textId="0120589F" w:rsidR="00B60430" w:rsidRPr="00AE4266" w:rsidRDefault="00B60430">
            <w:pPr>
              <w:spacing w:before="20" w:after="20"/>
              <w:rPr>
                <w:rFonts w:cstheme="minorHAnsi"/>
                <w:color w:val="FFFFFF" w:themeColor="background1"/>
                <w:szCs w:val="18"/>
              </w:rPr>
            </w:pPr>
            <w:r w:rsidRPr="00AE4266">
              <w:rPr>
                <w:rFonts w:cstheme="minorHAnsi"/>
                <w:color w:val="FFFFFF" w:themeColor="background1"/>
                <w:szCs w:val="18"/>
              </w:rPr>
              <w:t>Test Conditions</w:t>
            </w:r>
          </w:p>
        </w:tc>
      </w:tr>
      <w:tr w:rsidR="00B60430" w:rsidRPr="00AE4266" w14:paraId="67EEC0F6" w14:textId="77777777" w:rsidTr="00997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auto"/>
          </w:tcPr>
          <w:p w14:paraId="77D872F8" w14:textId="77777777" w:rsidR="00FD11B7" w:rsidRPr="009972BF" w:rsidRDefault="00FD11B7" w:rsidP="00FD11B7">
            <w:pPr>
              <w:spacing w:before="20" w:after="20"/>
              <w:rPr>
                <w:b w:val="0"/>
                <w:bCs w:val="0"/>
                <w:sz w:val="20"/>
                <w:szCs w:val="14"/>
              </w:rPr>
            </w:pPr>
            <w:r w:rsidRPr="009972BF">
              <w:rPr>
                <w:b w:val="0"/>
                <w:bCs w:val="0"/>
                <w:sz w:val="20"/>
                <w:szCs w:val="14"/>
              </w:rPr>
              <w:t xml:space="preserve">Beside the test conditions defined in chapter </w:t>
            </w:r>
            <w:r w:rsidRPr="009972BF">
              <w:rPr>
                <w:sz w:val="20"/>
                <w:szCs w:val="14"/>
              </w:rPr>
              <w:fldChar w:fldCharType="begin"/>
            </w:r>
            <w:r w:rsidRPr="009972BF">
              <w:rPr>
                <w:b w:val="0"/>
                <w:bCs w:val="0"/>
                <w:sz w:val="20"/>
                <w:szCs w:val="14"/>
              </w:rPr>
              <w:instrText xml:space="preserve"> REF _Ref199767833 \r \h  \* MERGEFORMAT </w:instrText>
            </w:r>
            <w:r w:rsidRPr="009972BF">
              <w:rPr>
                <w:sz w:val="20"/>
                <w:szCs w:val="14"/>
              </w:rPr>
            </w:r>
            <w:r w:rsidRPr="009972BF">
              <w:rPr>
                <w:sz w:val="20"/>
                <w:szCs w:val="14"/>
              </w:rPr>
              <w:fldChar w:fldCharType="separate"/>
            </w:r>
            <w:r w:rsidRPr="009972BF">
              <w:rPr>
                <w:b w:val="0"/>
                <w:bCs w:val="0"/>
                <w:sz w:val="20"/>
                <w:szCs w:val="14"/>
              </w:rPr>
              <w:t>2</w:t>
            </w:r>
            <w:r w:rsidRPr="009972BF">
              <w:rPr>
                <w:sz w:val="20"/>
                <w:szCs w:val="14"/>
              </w:rPr>
              <w:fldChar w:fldCharType="end"/>
            </w:r>
            <w:r w:rsidRPr="009972BF">
              <w:rPr>
                <w:b w:val="0"/>
                <w:bCs w:val="0"/>
                <w:sz w:val="20"/>
                <w:szCs w:val="14"/>
              </w:rPr>
              <w:t xml:space="preserve"> following test conditions are applied during this test:</w:t>
            </w:r>
          </w:p>
          <w:p w14:paraId="46041BC2" w14:textId="77777777" w:rsidR="00FD11B7" w:rsidRPr="009972BF" w:rsidRDefault="00FD11B7" w:rsidP="00FD11B7">
            <w:pPr>
              <w:pStyle w:val="ListParagraph"/>
              <w:numPr>
                <w:ilvl w:val="0"/>
                <w:numId w:val="42"/>
              </w:numPr>
              <w:spacing w:before="20" w:after="20"/>
              <w:rPr>
                <w:b w:val="0"/>
                <w:bCs w:val="0"/>
                <w:sz w:val="20"/>
                <w:szCs w:val="14"/>
              </w:rPr>
            </w:pPr>
            <w:r w:rsidRPr="009972BF">
              <w:rPr>
                <w:b w:val="0"/>
                <w:bCs w:val="0"/>
                <w:sz w:val="20"/>
                <w:szCs w:val="14"/>
              </w:rPr>
              <w:t>4 different input voltages: [5V, 7V, 9V, 11V]</w:t>
            </w:r>
          </w:p>
          <w:p w14:paraId="4BC1E158" w14:textId="550295EA" w:rsidR="00B60430" w:rsidRPr="00374F1F" w:rsidRDefault="00FD11B7" w:rsidP="001455E3">
            <w:pPr>
              <w:pStyle w:val="ListParagraph"/>
              <w:numPr>
                <w:ilvl w:val="0"/>
                <w:numId w:val="42"/>
              </w:numPr>
              <w:spacing w:before="20" w:after="20"/>
              <w:rPr>
                <w:rFonts w:cstheme="minorHAnsi"/>
                <w:b w:val="0"/>
                <w:bCs w:val="0"/>
                <w:color w:val="FFFFFF" w:themeColor="background1"/>
                <w:szCs w:val="18"/>
              </w:rPr>
            </w:pPr>
            <w:r w:rsidRPr="009972BF">
              <w:rPr>
                <w:b w:val="0"/>
                <w:bCs w:val="0"/>
                <w:sz w:val="20"/>
                <w:szCs w:val="14"/>
              </w:rPr>
              <w:t>1 load current: 0.</w:t>
            </w:r>
            <w:r w:rsidR="006104A5" w:rsidRPr="009972BF">
              <w:rPr>
                <w:b w:val="0"/>
                <w:bCs w:val="0"/>
                <w:sz w:val="20"/>
                <w:szCs w:val="14"/>
              </w:rPr>
              <w:t>5</w:t>
            </w:r>
            <w:r w:rsidRPr="009972BF">
              <w:rPr>
                <w:b w:val="0"/>
                <w:bCs w:val="0"/>
                <w:sz w:val="20"/>
                <w:szCs w:val="14"/>
              </w:rPr>
              <w:t>A</w:t>
            </w:r>
          </w:p>
        </w:tc>
      </w:tr>
      <w:tr w:rsidR="00B60430" w:rsidRPr="00AE4266" w14:paraId="3859AB92"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5B99DA54" w14:textId="33C3BC0C" w:rsidR="00B60430" w:rsidRPr="00AE4266" w:rsidRDefault="00B60430" w:rsidP="004E66EB">
            <w:pPr>
              <w:pStyle w:val="Table-small"/>
              <w:rPr>
                <w:rFonts w:cstheme="minorHAnsi"/>
                <w:color w:val="FFFFFF" w:themeColor="background1"/>
                <w:szCs w:val="18"/>
              </w:rPr>
            </w:pPr>
            <w:r w:rsidRPr="00B60430">
              <w:rPr>
                <w:rFonts w:cstheme="minorHAnsi"/>
                <w:color w:val="FFFFFF" w:themeColor="background1"/>
                <w:sz w:val="22"/>
                <w:szCs w:val="18"/>
              </w:rPr>
              <w:t>Environmental conditions</w:t>
            </w:r>
          </w:p>
        </w:tc>
      </w:tr>
      <w:tr w:rsidR="008A357B" w:rsidRPr="00AE4266" w14:paraId="3AF69E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31AFA917" w14:textId="77777777" w:rsidR="008A357B" w:rsidRPr="00AE4266" w:rsidRDefault="008A357B">
            <w:pPr>
              <w:spacing w:before="20" w:after="20"/>
              <w:rPr>
                <w:b w:val="0"/>
                <w:bCs w:val="0"/>
                <w:sz w:val="20"/>
                <w:szCs w:val="14"/>
              </w:rPr>
            </w:pPr>
          </w:p>
        </w:tc>
      </w:tr>
      <w:tr w:rsidR="008A357B" w:rsidRPr="00AE4266" w14:paraId="63555AAF"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22243D6E" w14:textId="77777777" w:rsidR="008A357B" w:rsidRPr="00AE4266" w:rsidRDefault="008A357B">
            <w:pPr>
              <w:pStyle w:val="Table-small"/>
              <w:rPr>
                <w:rFonts w:cstheme="minorHAnsi"/>
                <w:sz w:val="22"/>
                <w:szCs w:val="18"/>
              </w:rPr>
            </w:pPr>
            <w:r w:rsidRPr="00AE4266">
              <w:rPr>
                <w:rFonts w:cstheme="minorHAnsi"/>
                <w:color w:val="FFFFFF" w:themeColor="background1"/>
                <w:sz w:val="22"/>
                <w:szCs w:val="18"/>
              </w:rPr>
              <w:t>Test Procedure</w:t>
            </w:r>
          </w:p>
        </w:tc>
      </w:tr>
      <w:tr w:rsidR="002B3116" w:rsidRPr="00AE4266" w14:paraId="0872AB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C5C2C2" w:themeFill="accent3" w:themeFillTint="66"/>
          </w:tcPr>
          <w:p w14:paraId="5C84CE7A" w14:textId="77777777" w:rsidR="002B3116" w:rsidRPr="00AE4266" w:rsidRDefault="002B3116">
            <w:pPr>
              <w:pStyle w:val="Table-small"/>
              <w:rPr>
                <w:rFonts w:cstheme="minorHAnsi"/>
                <w:sz w:val="22"/>
                <w:szCs w:val="18"/>
              </w:rPr>
            </w:pPr>
            <w:r w:rsidRPr="00AE4266">
              <w:rPr>
                <w:rFonts w:cstheme="minorHAnsi"/>
                <w:sz w:val="22"/>
                <w:szCs w:val="18"/>
              </w:rPr>
              <w:t>Step</w:t>
            </w:r>
          </w:p>
        </w:tc>
        <w:tc>
          <w:tcPr>
            <w:tcW w:w="8658" w:type="dxa"/>
            <w:gridSpan w:val="5"/>
            <w:shd w:val="clear" w:color="auto" w:fill="C5C2C2" w:themeFill="accent3" w:themeFillTint="66"/>
          </w:tcPr>
          <w:p w14:paraId="1C6FCF5C" w14:textId="739115AD" w:rsidR="002B3116" w:rsidRPr="00AE426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r>
      <w:tr w:rsidR="002B3116" w:rsidRPr="00AE4266" w14:paraId="06AB122D"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3231E378" w14:textId="77777777" w:rsidR="002B3116" w:rsidRPr="00AE4266" w:rsidRDefault="002B3116" w:rsidP="004E2C20">
            <w:pPr>
              <w:pStyle w:val="Table-small"/>
              <w:numPr>
                <w:ilvl w:val="0"/>
                <w:numId w:val="40"/>
              </w:numPr>
              <w:rPr>
                <w:rFonts w:cstheme="minorHAnsi"/>
                <w:b w:val="0"/>
                <w:bCs w:val="0"/>
                <w:szCs w:val="20"/>
              </w:rPr>
            </w:pPr>
          </w:p>
        </w:tc>
        <w:tc>
          <w:tcPr>
            <w:tcW w:w="8658" w:type="dxa"/>
            <w:gridSpan w:val="5"/>
            <w:shd w:val="clear" w:color="auto" w:fill="FFFFFF" w:themeFill="background1"/>
          </w:tcPr>
          <w:p w14:paraId="374C56CF" w14:textId="36FA9790" w:rsidR="002B3116" w:rsidRPr="00AE4266" w:rsidRDefault="002B311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Pr="00AE4266">
              <w:rPr>
                <w:rFonts w:cstheme="minorHAnsi"/>
                <w:szCs w:val="20"/>
              </w:rPr>
              <w:fldChar w:fldCharType="begin"/>
            </w:r>
            <w:r w:rsidRPr="00AE4266">
              <w:rPr>
                <w:rFonts w:cstheme="minorHAnsi"/>
                <w:szCs w:val="20"/>
              </w:rPr>
              <w:instrText xml:space="preserve"> REF  routine_park \h  \* MERGEFORMAT </w:instrText>
            </w:r>
            <w:r w:rsidRPr="00AE4266">
              <w:rPr>
                <w:rFonts w:cstheme="minorHAnsi"/>
                <w:szCs w:val="20"/>
              </w:rPr>
            </w:r>
            <w:r w:rsidRPr="00AE4266">
              <w:rPr>
                <w:rFonts w:cstheme="minorHAnsi"/>
                <w:szCs w:val="20"/>
              </w:rPr>
              <w:fldChar w:fldCharType="separate"/>
            </w:r>
            <w:r w:rsidRPr="00AE4266">
              <w:rPr>
                <w:rFonts w:cstheme="minorHAnsi"/>
              </w:rPr>
              <w:t>Park state</w:t>
            </w:r>
            <w:r w:rsidRPr="00AE4266">
              <w:rPr>
                <w:rFonts w:cstheme="minorHAnsi"/>
                <w:szCs w:val="20"/>
              </w:rPr>
              <w:fldChar w:fldCharType="end"/>
            </w:r>
          </w:p>
        </w:tc>
      </w:tr>
      <w:tr w:rsidR="002B3116" w:rsidRPr="00AE4266" w14:paraId="77F949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6BE50D0E" w14:textId="77777777" w:rsidR="002B3116" w:rsidRPr="00AE4266" w:rsidRDefault="002B3116" w:rsidP="004E2C20">
            <w:pPr>
              <w:pStyle w:val="Table-small"/>
              <w:numPr>
                <w:ilvl w:val="0"/>
                <w:numId w:val="40"/>
              </w:numPr>
              <w:rPr>
                <w:rFonts w:cstheme="minorHAnsi"/>
                <w:b w:val="0"/>
                <w:bCs w:val="0"/>
                <w:szCs w:val="20"/>
              </w:rPr>
            </w:pPr>
          </w:p>
        </w:tc>
        <w:tc>
          <w:tcPr>
            <w:tcW w:w="8658" w:type="dxa"/>
            <w:gridSpan w:val="5"/>
            <w:shd w:val="clear" w:color="auto" w:fill="FFFFFF" w:themeFill="background1"/>
          </w:tcPr>
          <w:p w14:paraId="3FDC0D5C" w14:textId="0DB2679C" w:rsidR="002B3116" w:rsidRPr="00AE426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Enable Scope</w:t>
            </w:r>
          </w:p>
        </w:tc>
      </w:tr>
      <w:tr w:rsidR="00BC5202" w:rsidRPr="00AE4266" w14:paraId="6F17D569"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724DB8E6" w14:textId="77777777" w:rsidR="00BC5202" w:rsidRPr="00AE4266" w:rsidRDefault="00BC5202" w:rsidP="004E2C20">
            <w:pPr>
              <w:pStyle w:val="Table-small"/>
              <w:numPr>
                <w:ilvl w:val="0"/>
                <w:numId w:val="40"/>
              </w:numPr>
              <w:rPr>
                <w:rFonts w:cstheme="minorHAnsi"/>
                <w:b w:val="0"/>
                <w:bCs w:val="0"/>
                <w:szCs w:val="20"/>
              </w:rPr>
            </w:pPr>
          </w:p>
        </w:tc>
        <w:tc>
          <w:tcPr>
            <w:tcW w:w="8658" w:type="dxa"/>
            <w:gridSpan w:val="5"/>
            <w:shd w:val="clear" w:color="auto" w:fill="FFFFFF" w:themeFill="background1"/>
          </w:tcPr>
          <w:p w14:paraId="2ABB50CF" w14:textId="172EEE94" w:rsidR="00BC5202" w:rsidRDefault="00BC5202">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Sweep</w:t>
            </w:r>
            <w:r w:rsidR="0018658D">
              <w:rPr>
                <w:rFonts w:cstheme="minorHAnsi"/>
                <w:szCs w:val="20"/>
              </w:rPr>
              <w:t xml:space="preserve"> </w:t>
            </w:r>
            <w:r w:rsidR="0046511B">
              <w:rPr>
                <w:rFonts w:cstheme="minorHAnsi"/>
                <w:szCs w:val="20"/>
              </w:rPr>
              <w:t>supply voltage</w:t>
            </w:r>
            <w:r w:rsidR="0018658D">
              <w:rPr>
                <w:rFonts w:cstheme="minorHAnsi"/>
                <w:szCs w:val="20"/>
              </w:rPr>
              <w:t xml:space="preserve"> 5V </w:t>
            </w:r>
            <w:r w:rsidR="0018658D">
              <w:rPr>
                <w:rFonts w:ascii="Arial" w:hAnsi="Arial" w:cs="Arial"/>
                <w:szCs w:val="20"/>
              </w:rPr>
              <w:t>→</w:t>
            </w:r>
            <w:r w:rsidR="0018658D">
              <w:rPr>
                <w:rFonts w:cstheme="minorHAnsi"/>
                <w:szCs w:val="20"/>
              </w:rPr>
              <w:t xml:space="preserve"> 12V</w:t>
            </w:r>
          </w:p>
        </w:tc>
      </w:tr>
      <w:tr w:rsidR="002B3116" w:rsidRPr="00AE4266" w14:paraId="642601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794ECD2B" w14:textId="77777777" w:rsidR="002B3116" w:rsidRPr="00AE4266" w:rsidRDefault="002B3116" w:rsidP="004E2C20">
            <w:pPr>
              <w:pStyle w:val="Table-small"/>
              <w:numPr>
                <w:ilvl w:val="1"/>
                <w:numId w:val="40"/>
              </w:numPr>
              <w:rPr>
                <w:rFonts w:cstheme="minorHAnsi"/>
                <w:b w:val="0"/>
                <w:bCs w:val="0"/>
                <w:szCs w:val="20"/>
              </w:rPr>
            </w:pPr>
          </w:p>
        </w:tc>
        <w:tc>
          <w:tcPr>
            <w:tcW w:w="8658" w:type="dxa"/>
            <w:gridSpan w:val="5"/>
            <w:shd w:val="clear" w:color="auto" w:fill="FFFFFF" w:themeFill="background1"/>
          </w:tcPr>
          <w:p w14:paraId="6C99D24F" w14:textId="2F61E9D3" w:rsidR="002B3116" w:rsidRPr="00AE426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Write a logic 1 to En</w:t>
            </w:r>
          </w:p>
        </w:tc>
      </w:tr>
      <w:tr w:rsidR="00A86611" w:rsidRPr="00AE4266" w14:paraId="095904F8"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746EA44D" w14:textId="77777777" w:rsidR="00A86611" w:rsidRPr="00AE4266" w:rsidRDefault="00A86611" w:rsidP="004E2C20">
            <w:pPr>
              <w:pStyle w:val="Table-small"/>
              <w:numPr>
                <w:ilvl w:val="1"/>
                <w:numId w:val="40"/>
              </w:numPr>
              <w:rPr>
                <w:rFonts w:cstheme="minorHAnsi"/>
                <w:b w:val="0"/>
                <w:bCs w:val="0"/>
                <w:szCs w:val="20"/>
              </w:rPr>
            </w:pPr>
          </w:p>
        </w:tc>
        <w:tc>
          <w:tcPr>
            <w:tcW w:w="8658" w:type="dxa"/>
            <w:gridSpan w:val="5"/>
            <w:shd w:val="clear" w:color="auto" w:fill="FFFFFF" w:themeFill="background1"/>
          </w:tcPr>
          <w:p w14:paraId="53A202FA" w14:textId="63BAB114" w:rsidR="00A86611" w:rsidRPr="00C06C30" w:rsidRDefault="00A86611">
            <w:pPr>
              <w:pStyle w:val="Table-small"/>
              <w:cnfStyle w:val="000000000000" w:firstRow="0" w:lastRow="0" w:firstColumn="0" w:lastColumn="0" w:oddVBand="0" w:evenVBand="0" w:oddHBand="0" w:evenHBand="0" w:firstRowFirstColumn="0" w:firstRowLastColumn="0" w:lastRowFirstColumn="0" w:lastRowLastColumn="0"/>
              <w:rPr>
                <w:rFonts w:cstheme="minorHAnsi"/>
                <w:i/>
                <w:iCs/>
                <w:szCs w:val="20"/>
              </w:rPr>
            </w:pPr>
            <w:r>
              <w:rPr>
                <w:rFonts w:cstheme="minorHAnsi"/>
                <w:szCs w:val="20"/>
              </w:rPr>
              <w:t xml:space="preserve">Sweep output channel via </w:t>
            </w:r>
            <w:r w:rsidR="00C06C30">
              <w:rPr>
                <w:rFonts w:cstheme="minorHAnsi"/>
                <w:i/>
                <w:iCs/>
                <w:szCs w:val="20"/>
              </w:rPr>
              <w:t>Load_Sw: 0x0</w:t>
            </w:r>
            <w:r w:rsidR="003615F7">
              <w:rPr>
                <w:rFonts w:cstheme="minorHAnsi"/>
                <w:i/>
                <w:iCs/>
                <w:szCs w:val="20"/>
              </w:rPr>
              <w:t>,</w:t>
            </w:r>
            <w:r w:rsidR="00C06C30">
              <w:rPr>
                <w:rFonts w:cstheme="minorHAnsi"/>
                <w:i/>
                <w:iCs/>
                <w:szCs w:val="20"/>
              </w:rPr>
              <w:t xml:space="preserve"> 0x1</w:t>
            </w:r>
          </w:p>
        </w:tc>
      </w:tr>
      <w:tr w:rsidR="002B3116" w:rsidRPr="00AE4266" w14:paraId="794B0D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211D4577" w14:textId="77777777" w:rsidR="002B3116" w:rsidRPr="00AE4266" w:rsidRDefault="002B3116" w:rsidP="004E2C20">
            <w:pPr>
              <w:pStyle w:val="Table-small"/>
              <w:numPr>
                <w:ilvl w:val="2"/>
                <w:numId w:val="40"/>
              </w:numPr>
              <w:rPr>
                <w:rFonts w:cstheme="minorHAnsi"/>
                <w:b w:val="0"/>
                <w:bCs w:val="0"/>
                <w:szCs w:val="20"/>
              </w:rPr>
            </w:pPr>
          </w:p>
        </w:tc>
        <w:tc>
          <w:tcPr>
            <w:tcW w:w="8658" w:type="dxa"/>
            <w:gridSpan w:val="5"/>
            <w:shd w:val="clear" w:color="auto" w:fill="FFFFFF" w:themeFill="background1"/>
          </w:tcPr>
          <w:p w14:paraId="31007310" w14:textId="105D9B54" w:rsidR="002B3116" w:rsidRPr="00AE426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Wait 5ms</w:t>
            </w:r>
          </w:p>
        </w:tc>
      </w:tr>
      <w:tr w:rsidR="002B3116" w:rsidRPr="00AE4266" w14:paraId="3A7648DC"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4F3F5B59" w14:textId="77777777" w:rsidR="002B3116" w:rsidRPr="00AE4266" w:rsidRDefault="002B3116" w:rsidP="004E2C20">
            <w:pPr>
              <w:pStyle w:val="Table-small"/>
              <w:numPr>
                <w:ilvl w:val="2"/>
                <w:numId w:val="40"/>
              </w:numPr>
              <w:rPr>
                <w:rFonts w:cstheme="minorHAnsi"/>
                <w:b w:val="0"/>
                <w:bCs w:val="0"/>
                <w:szCs w:val="20"/>
              </w:rPr>
            </w:pPr>
          </w:p>
        </w:tc>
        <w:tc>
          <w:tcPr>
            <w:tcW w:w="8658" w:type="dxa"/>
            <w:gridSpan w:val="5"/>
            <w:shd w:val="clear" w:color="auto" w:fill="FFFFFF" w:themeFill="background1"/>
          </w:tcPr>
          <w:p w14:paraId="484FDA4B" w14:textId="6B0BB648" w:rsidR="002B3116" w:rsidRPr="00AE4266" w:rsidRDefault="002B311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Measure the voltage-transient</w:t>
            </w:r>
          </w:p>
        </w:tc>
      </w:tr>
      <w:tr w:rsidR="002B3116" w:rsidRPr="00AE4266" w14:paraId="444AFD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66D6030D" w14:textId="77777777" w:rsidR="002B3116" w:rsidRPr="00AE4266" w:rsidRDefault="002B3116" w:rsidP="00BE569B">
            <w:pPr>
              <w:pStyle w:val="Table-small"/>
              <w:numPr>
                <w:ilvl w:val="0"/>
                <w:numId w:val="40"/>
              </w:numPr>
              <w:rPr>
                <w:rFonts w:cstheme="minorHAnsi"/>
                <w:b w:val="0"/>
                <w:bCs w:val="0"/>
                <w:szCs w:val="20"/>
              </w:rPr>
            </w:pPr>
          </w:p>
        </w:tc>
        <w:tc>
          <w:tcPr>
            <w:tcW w:w="8658" w:type="dxa"/>
            <w:gridSpan w:val="5"/>
            <w:shd w:val="clear" w:color="auto" w:fill="FFFFFF" w:themeFill="background1"/>
          </w:tcPr>
          <w:p w14:paraId="1C2B4D8E" w14:textId="42113A1D" w:rsidR="002B3116" w:rsidRPr="00AE426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Log voltage transient</w:t>
            </w:r>
          </w:p>
        </w:tc>
      </w:tr>
      <w:tr w:rsidR="008A357B" w:rsidRPr="00AE4266" w14:paraId="5602EF71"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0BF1CAEF" w14:textId="77777777" w:rsidR="008A357B" w:rsidRPr="00AE4266" w:rsidRDefault="008A357B">
            <w:pPr>
              <w:pStyle w:val="Table-small"/>
              <w:rPr>
                <w:rFonts w:cstheme="minorHAnsi"/>
                <w:szCs w:val="20"/>
              </w:rPr>
            </w:pPr>
            <w:r w:rsidRPr="00AE4266">
              <w:rPr>
                <w:rFonts w:cstheme="minorHAnsi"/>
                <w:color w:val="FFFFFF" w:themeColor="background1"/>
                <w:sz w:val="22"/>
                <w:szCs w:val="22"/>
              </w:rPr>
              <w:t>Notes</w:t>
            </w:r>
          </w:p>
        </w:tc>
      </w:tr>
      <w:tr w:rsidR="008A357B" w:rsidRPr="00AE4266" w14:paraId="6423AE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FFFFFF" w:themeFill="background1"/>
          </w:tcPr>
          <w:p w14:paraId="49A899DE" w14:textId="77777777" w:rsidR="008A357B" w:rsidRPr="00805D90" w:rsidRDefault="008A357B">
            <w:pPr>
              <w:pStyle w:val="Table-small"/>
              <w:rPr>
                <w:rFonts w:cstheme="minorHAnsi"/>
                <w:b w:val="0"/>
                <w:bCs w:val="0"/>
                <w:szCs w:val="20"/>
              </w:rPr>
            </w:pPr>
          </w:p>
        </w:tc>
      </w:tr>
      <w:tr w:rsidR="008A357B" w:rsidRPr="00AE4266" w14:paraId="5421F194" w14:textId="77777777">
        <w:tc>
          <w:tcPr>
            <w:cnfStyle w:val="001000000000" w:firstRow="0" w:lastRow="0" w:firstColumn="1" w:lastColumn="0" w:oddVBand="0" w:evenVBand="0" w:oddHBand="0" w:evenHBand="0" w:firstRowFirstColumn="0" w:firstRowLastColumn="0" w:lastRowFirstColumn="0" w:lastRowLastColumn="0"/>
            <w:tcW w:w="9776" w:type="dxa"/>
            <w:gridSpan w:val="6"/>
            <w:shd w:val="clear" w:color="auto" w:fill="514E4E" w:themeFill="accent3" w:themeFillShade="BF"/>
          </w:tcPr>
          <w:p w14:paraId="47FD1BD7" w14:textId="77777777" w:rsidR="008A357B" w:rsidRPr="00AE4266" w:rsidRDefault="008A357B">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8A357B" w:rsidRPr="00AE4266" w14:paraId="07BA44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C5C2C2" w:themeFill="accent3" w:themeFillTint="66"/>
          </w:tcPr>
          <w:p w14:paraId="353D98E0" w14:textId="77777777" w:rsidR="008A357B" w:rsidRPr="00AE4266" w:rsidRDefault="008A357B">
            <w:pPr>
              <w:pStyle w:val="Table-small"/>
              <w:rPr>
                <w:rFonts w:cstheme="minorHAnsi"/>
                <w:szCs w:val="20"/>
              </w:rPr>
            </w:pPr>
            <w:r w:rsidRPr="00AE4266">
              <w:rPr>
                <w:rFonts w:cstheme="minorHAnsi"/>
                <w:sz w:val="22"/>
                <w:szCs w:val="22"/>
              </w:rPr>
              <w:t xml:space="preserve">ID </w:t>
            </w:r>
          </w:p>
        </w:tc>
        <w:tc>
          <w:tcPr>
            <w:tcW w:w="4654" w:type="dxa"/>
            <w:shd w:val="clear" w:color="auto" w:fill="C5C2C2" w:themeFill="accent3" w:themeFillTint="66"/>
          </w:tcPr>
          <w:p w14:paraId="171EA89D" w14:textId="77777777" w:rsidR="008A357B" w:rsidRPr="00AE4266" w:rsidRDefault="008A357B">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923" w:type="dxa"/>
            <w:shd w:val="clear" w:color="auto" w:fill="C5C2C2" w:themeFill="accent3" w:themeFillTint="66"/>
          </w:tcPr>
          <w:p w14:paraId="0E373D58" w14:textId="77777777" w:rsidR="008A357B" w:rsidRPr="00AE4266" w:rsidRDefault="008A357B">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1213" w:type="dxa"/>
            <w:shd w:val="clear" w:color="auto" w:fill="C5C2C2" w:themeFill="accent3" w:themeFillTint="66"/>
          </w:tcPr>
          <w:p w14:paraId="7839162F" w14:textId="77777777" w:rsidR="008A357B" w:rsidRPr="00AE4266" w:rsidRDefault="008A357B">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730" w:type="dxa"/>
            <w:shd w:val="clear" w:color="auto" w:fill="C5C2C2" w:themeFill="accent3" w:themeFillTint="66"/>
          </w:tcPr>
          <w:p w14:paraId="4114F246" w14:textId="77777777" w:rsidR="008A357B" w:rsidRPr="00AE4266" w:rsidRDefault="008A357B">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1138" w:type="dxa"/>
            <w:shd w:val="clear" w:color="auto" w:fill="C5C2C2" w:themeFill="accent3" w:themeFillTint="66"/>
          </w:tcPr>
          <w:p w14:paraId="5B9F422B" w14:textId="77777777" w:rsidR="008A357B" w:rsidRPr="00AE4266" w:rsidRDefault="008A357B">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8A357B" w:rsidRPr="00AE4266" w14:paraId="1C9CCE65" w14:textId="77777777">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0FD6B3BE" w14:textId="1BB8090B" w:rsidR="008A357B" w:rsidRPr="00AE4266" w:rsidRDefault="007824CD">
            <w:pPr>
              <w:pStyle w:val="Table-small"/>
              <w:rPr>
                <w:rFonts w:cstheme="minorHAnsi"/>
                <w:b w:val="0"/>
                <w:bCs w:val="0"/>
                <w:szCs w:val="20"/>
              </w:rPr>
            </w:pPr>
            <w:r>
              <w:t>M003</w:t>
            </w:r>
            <w:r w:rsidR="0032760B">
              <w:t>1</w:t>
            </w:r>
          </w:p>
        </w:tc>
        <w:tc>
          <w:tcPr>
            <w:tcW w:w="4654" w:type="dxa"/>
            <w:shd w:val="clear" w:color="auto" w:fill="FFFFFF" w:themeFill="background1"/>
          </w:tcPr>
          <w:p w14:paraId="3ABA2C62" w14:textId="1F334337" w:rsidR="008A357B" w:rsidRPr="00AE4266" w:rsidRDefault="00304FC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V_out</w:t>
            </w:r>
          </w:p>
        </w:tc>
        <w:tc>
          <w:tcPr>
            <w:tcW w:w="923" w:type="dxa"/>
            <w:shd w:val="clear" w:color="auto" w:fill="FFFFFF" w:themeFill="background1"/>
          </w:tcPr>
          <w:p w14:paraId="13457376" w14:textId="77BD35E7" w:rsidR="008A357B" w:rsidRPr="00AE4266" w:rsidRDefault="00304FCC">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1213" w:type="dxa"/>
            <w:shd w:val="clear" w:color="auto" w:fill="FFFFFF" w:themeFill="background1"/>
          </w:tcPr>
          <w:p w14:paraId="6A6B30C2" w14:textId="77777777" w:rsidR="008A357B" w:rsidRPr="00AE4266" w:rsidRDefault="008A357B">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730" w:type="dxa"/>
            <w:shd w:val="clear" w:color="auto" w:fill="FFFFFF" w:themeFill="background1"/>
          </w:tcPr>
          <w:p w14:paraId="2D3A79D7" w14:textId="77777777" w:rsidR="008A357B" w:rsidRPr="00AE4266" w:rsidRDefault="008A357B">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138" w:type="dxa"/>
            <w:shd w:val="clear" w:color="auto" w:fill="FFFFFF" w:themeFill="background1"/>
          </w:tcPr>
          <w:p w14:paraId="3760EE25" w14:textId="77777777" w:rsidR="008A357B" w:rsidRPr="00AE4266" w:rsidRDefault="008A357B">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8A357B" w:rsidRPr="00AE4266" w14:paraId="57F6F3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dxa"/>
            <w:shd w:val="clear" w:color="auto" w:fill="FFFFFF" w:themeFill="background1"/>
          </w:tcPr>
          <w:p w14:paraId="46A6C112" w14:textId="6B616619" w:rsidR="008A357B" w:rsidRPr="00AE4266" w:rsidRDefault="007824CD">
            <w:pPr>
              <w:pStyle w:val="Table-small"/>
            </w:pPr>
            <w:r>
              <w:t>M003</w:t>
            </w:r>
            <w:r w:rsidR="0032760B">
              <w:t>2</w:t>
            </w:r>
          </w:p>
        </w:tc>
        <w:tc>
          <w:tcPr>
            <w:tcW w:w="4654" w:type="dxa"/>
            <w:shd w:val="clear" w:color="auto" w:fill="FFFFFF" w:themeFill="background1"/>
          </w:tcPr>
          <w:p w14:paraId="0649BB37" w14:textId="302791B1" w:rsidR="008A357B" w:rsidRDefault="00C4498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Pk_Pk_ripple</w:t>
            </w:r>
          </w:p>
        </w:tc>
        <w:tc>
          <w:tcPr>
            <w:tcW w:w="923" w:type="dxa"/>
            <w:shd w:val="clear" w:color="auto" w:fill="FFFFFF" w:themeFill="background1"/>
          </w:tcPr>
          <w:p w14:paraId="559FE121" w14:textId="77777777" w:rsidR="008A357B" w:rsidRDefault="008A357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mV</w:t>
            </w:r>
          </w:p>
        </w:tc>
        <w:tc>
          <w:tcPr>
            <w:tcW w:w="1213" w:type="dxa"/>
            <w:shd w:val="clear" w:color="auto" w:fill="FFFFFF" w:themeFill="background1"/>
          </w:tcPr>
          <w:p w14:paraId="718C9902" w14:textId="77777777" w:rsidR="008A357B" w:rsidRPr="00AE4266" w:rsidRDefault="008A357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730" w:type="dxa"/>
            <w:shd w:val="clear" w:color="auto" w:fill="FFFFFF" w:themeFill="background1"/>
          </w:tcPr>
          <w:p w14:paraId="39D6E2C1" w14:textId="77777777" w:rsidR="008A357B" w:rsidRPr="00AE4266" w:rsidRDefault="008A357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138" w:type="dxa"/>
            <w:shd w:val="clear" w:color="auto" w:fill="FFFFFF" w:themeFill="background1"/>
          </w:tcPr>
          <w:p w14:paraId="03C5D7DD" w14:textId="77777777" w:rsidR="008A357B" w:rsidRPr="00AE4266" w:rsidRDefault="008A357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bl>
    <w:p w14:paraId="4D9F3273" w14:textId="77777777" w:rsidR="005F367C" w:rsidRDefault="005F367C" w:rsidP="005F367C">
      <w:pPr>
        <w:rPr>
          <w:lang w:eastAsia="en-US"/>
        </w:rPr>
      </w:pPr>
    </w:p>
    <w:p w14:paraId="320A59BD" w14:textId="56F9314C" w:rsidR="005F367C" w:rsidRDefault="007824CD" w:rsidP="005F367C">
      <w:pPr>
        <w:pStyle w:val="Heading2"/>
        <w:rPr>
          <w:lang w:eastAsia="en-US"/>
        </w:rPr>
      </w:pPr>
      <w:bookmarkStart w:id="202" w:name="_Ref210054268"/>
      <w:bookmarkStart w:id="203" w:name="_Toc211426755"/>
      <w:r>
        <w:lastRenderedPageBreak/>
        <w:t>T001</w:t>
      </w:r>
      <w:r w:rsidR="000A6793">
        <w:t>9</w:t>
      </w:r>
      <w:r w:rsidR="00FA3CD6">
        <w:t xml:space="preserve">: </w:t>
      </w:r>
      <w:r w:rsidR="005F367C">
        <w:rPr>
          <w:lang w:eastAsia="en-US"/>
        </w:rPr>
        <w:t>Transient load</w:t>
      </w:r>
      <w:bookmarkEnd w:id="202"/>
      <w:bookmarkEnd w:id="203"/>
    </w:p>
    <w:tbl>
      <w:tblPr>
        <w:tblStyle w:val="GridTable4-Accent3"/>
        <w:tblW w:w="9776" w:type="dxa"/>
        <w:tblLook w:val="04A0" w:firstRow="1" w:lastRow="0" w:firstColumn="1" w:lastColumn="0" w:noHBand="0" w:noVBand="1"/>
      </w:tblPr>
      <w:tblGrid>
        <w:gridCol w:w="1075"/>
        <w:gridCol w:w="4223"/>
        <w:gridCol w:w="881"/>
        <w:gridCol w:w="8"/>
        <w:gridCol w:w="1204"/>
        <w:gridCol w:w="526"/>
        <w:gridCol w:w="193"/>
        <w:gridCol w:w="1666"/>
      </w:tblGrid>
      <w:tr w:rsidR="002B3116" w:rsidRPr="00AE4266" w14:paraId="6F67DC0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6BB73B39" w14:textId="77777777" w:rsidR="002B3116" w:rsidRPr="00AE4266" w:rsidRDefault="002B3116">
            <w:pPr>
              <w:pStyle w:val="Table-small"/>
              <w:rPr>
                <w:rFonts w:cstheme="minorHAnsi"/>
                <w:sz w:val="22"/>
                <w:szCs w:val="18"/>
              </w:rPr>
            </w:pPr>
            <w:r w:rsidRPr="00AE4266">
              <w:rPr>
                <w:rFonts w:cstheme="minorHAnsi"/>
                <w:sz w:val="22"/>
                <w:szCs w:val="18"/>
              </w:rPr>
              <w:t xml:space="preserve">Test Description </w:t>
            </w:r>
          </w:p>
        </w:tc>
      </w:tr>
      <w:tr w:rsidR="002B3116" w:rsidRPr="00AE4266" w14:paraId="3410BF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7E7044EA" w14:textId="2F8E6C62" w:rsidR="002B3116" w:rsidRPr="00AE4266" w:rsidRDefault="008739C0">
            <w:pPr>
              <w:pStyle w:val="Table-small"/>
              <w:rPr>
                <w:rFonts w:cstheme="minorHAnsi"/>
                <w:b w:val="0"/>
              </w:rPr>
            </w:pPr>
            <w:r>
              <w:rPr>
                <w:rFonts w:cstheme="minorHAnsi"/>
                <w:b w:val="0"/>
              </w:rPr>
              <w:t>A</w:t>
            </w:r>
            <w:r w:rsidR="008C0A37">
              <w:rPr>
                <w:rFonts w:cstheme="minorHAnsi"/>
                <w:b w:val="0"/>
              </w:rPr>
              <w:t xml:space="preserve">n expected load profile is applied to the </w:t>
            </w:r>
            <w:r w:rsidR="000E5CED">
              <w:rPr>
                <w:rFonts w:cstheme="minorHAnsi"/>
                <w:b w:val="0"/>
              </w:rPr>
              <w:t xml:space="preserve">chip. This load-profile mimics the imager and serializer chips that will be powered by the DUT </w:t>
            </w:r>
            <w:r w:rsidR="00AD0DBF">
              <w:rPr>
                <w:rFonts w:cstheme="minorHAnsi"/>
                <w:b w:val="0"/>
              </w:rPr>
              <w:t>when integrated into a camera unit</w:t>
            </w:r>
          </w:p>
        </w:tc>
      </w:tr>
      <w:tr w:rsidR="002B3116" w:rsidRPr="00AE4266" w14:paraId="0CFDB275" w14:textId="777777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01900432" w14:textId="77777777" w:rsidR="002B3116" w:rsidRPr="00AE4266" w:rsidRDefault="002B3116">
            <w:pPr>
              <w:pStyle w:val="Table-small"/>
              <w:rPr>
                <w:rFonts w:cstheme="minorHAnsi"/>
              </w:rPr>
            </w:pPr>
            <w:r w:rsidRPr="00AE4266">
              <w:rPr>
                <w:rFonts w:cstheme="minorHAnsi"/>
                <w:color w:val="FFFFFF" w:themeColor="background1"/>
                <w:sz w:val="22"/>
                <w:szCs w:val="18"/>
              </w:rPr>
              <w:t>Test Configuration</w:t>
            </w:r>
          </w:p>
        </w:tc>
      </w:tr>
      <w:tr w:rsidR="002B3116" w:rsidRPr="00AE4266" w14:paraId="3C374F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2C6866AA" w14:textId="1079971B" w:rsidR="002B3116" w:rsidRPr="00AE4266" w:rsidRDefault="006110C3" w:rsidP="008707F5">
            <w:pPr>
              <w:pStyle w:val="Table-small"/>
              <w:rPr>
                <w:rFonts w:cstheme="minorHAnsi"/>
                <w:b w:val="0"/>
                <w:bCs w:val="0"/>
              </w:rPr>
            </w:pPr>
            <w:r>
              <w:rPr>
                <w:rFonts w:cstheme="minorHAnsi"/>
                <w:b w:val="0"/>
                <w:bCs w:val="0"/>
              </w:rPr>
              <w:t>Application test</w:t>
            </w:r>
          </w:p>
        </w:tc>
      </w:tr>
      <w:tr w:rsidR="002B3116" w:rsidRPr="00AE4266" w14:paraId="37551AEB" w14:textId="777777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30FEBAE8" w14:textId="77777777" w:rsidR="002B3116" w:rsidRPr="00AE4266" w:rsidRDefault="002B3116">
            <w:pPr>
              <w:pStyle w:val="Table-small"/>
              <w:rPr>
                <w:rFonts w:cstheme="minorHAnsi"/>
                <w:color w:val="FFFFFF" w:themeColor="background1"/>
                <w:sz w:val="22"/>
                <w:szCs w:val="18"/>
              </w:rPr>
            </w:pPr>
            <w:r w:rsidRPr="00AE4266">
              <w:rPr>
                <w:rFonts w:cstheme="minorHAnsi"/>
                <w:color w:val="FFFFFF" w:themeColor="background1"/>
                <w:sz w:val="22"/>
                <w:szCs w:val="18"/>
              </w:rPr>
              <w:t xml:space="preserve">Test Equipment Requirements </w:t>
            </w:r>
          </w:p>
        </w:tc>
      </w:tr>
      <w:tr w:rsidR="002B3116" w:rsidRPr="00AE4266" w14:paraId="3ACEFB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56F66B88" w14:textId="77777777" w:rsidR="002B3116" w:rsidRPr="0078081A" w:rsidRDefault="002B3116" w:rsidP="002B3116">
            <w:pPr>
              <w:pStyle w:val="ListParagraph"/>
              <w:numPr>
                <w:ilvl w:val="0"/>
                <w:numId w:val="19"/>
              </w:numPr>
              <w:spacing w:before="20" w:after="20"/>
            </w:pPr>
            <w:r>
              <w:rPr>
                <w:b w:val="0"/>
                <w:bCs w:val="0"/>
                <w:sz w:val="20"/>
                <w:szCs w:val="20"/>
              </w:rPr>
              <w:t>scope voltage: accuracy: 10mV, range: 6V, high-Z</w:t>
            </w:r>
          </w:p>
          <w:p w14:paraId="0EFF7634" w14:textId="5BA2CA68" w:rsidR="0078081A" w:rsidRPr="0078081A" w:rsidRDefault="0078081A" w:rsidP="0078081A">
            <w:pPr>
              <w:pStyle w:val="ListParagraph"/>
              <w:numPr>
                <w:ilvl w:val="0"/>
                <w:numId w:val="19"/>
              </w:numPr>
              <w:spacing w:before="20" w:after="20"/>
            </w:pPr>
            <w:r>
              <w:rPr>
                <w:b w:val="0"/>
                <w:bCs w:val="0"/>
                <w:sz w:val="20"/>
                <w:szCs w:val="20"/>
              </w:rPr>
              <w:t>source voltage: accuracy: 10mV, range: 5V - 12V</w:t>
            </w:r>
            <w:r w:rsidR="00B638C4">
              <w:rPr>
                <w:b w:val="0"/>
                <w:bCs w:val="0"/>
                <w:sz w:val="20"/>
                <w:szCs w:val="20"/>
              </w:rPr>
              <w:t>, step 1V</w:t>
            </w:r>
          </w:p>
          <w:p w14:paraId="46882928" w14:textId="77777777" w:rsidR="002B3116" w:rsidRPr="00D70804" w:rsidRDefault="002B3116" w:rsidP="002B3116">
            <w:pPr>
              <w:pStyle w:val="ListParagraph"/>
              <w:numPr>
                <w:ilvl w:val="0"/>
                <w:numId w:val="19"/>
              </w:numPr>
              <w:spacing w:before="20" w:after="20"/>
            </w:pPr>
            <w:r>
              <w:rPr>
                <w:b w:val="0"/>
                <w:bCs w:val="0"/>
                <w:sz w:val="20"/>
                <w:szCs w:val="20"/>
              </w:rPr>
              <w:t xml:space="preserve">sink current: accuracy: 1mA, range: 4A </w:t>
            </w:r>
          </w:p>
          <w:p w14:paraId="709FBAD2" w14:textId="77777777" w:rsidR="002B3116" w:rsidRPr="00D70804" w:rsidRDefault="002B3116" w:rsidP="002B3116">
            <w:pPr>
              <w:pStyle w:val="ListParagraph"/>
              <w:numPr>
                <w:ilvl w:val="0"/>
                <w:numId w:val="19"/>
              </w:numPr>
              <w:spacing w:before="20" w:after="20"/>
            </w:pPr>
            <w:r>
              <w:rPr>
                <w:b w:val="0"/>
                <w:bCs w:val="0"/>
                <w:sz w:val="20"/>
                <w:szCs w:val="20"/>
              </w:rPr>
              <w:t>measure voltage: accuracy: 10mV, range: 6V</w:t>
            </w:r>
          </w:p>
        </w:tc>
      </w:tr>
      <w:tr w:rsidR="002B3116" w:rsidRPr="00AE4266" w14:paraId="6E687F8F" w14:textId="777777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31964F2F" w14:textId="77777777" w:rsidR="002B3116" w:rsidRPr="00AE4266" w:rsidRDefault="002B3116">
            <w:pPr>
              <w:spacing w:before="20" w:after="20"/>
              <w:rPr>
                <w:sz w:val="20"/>
                <w:szCs w:val="14"/>
              </w:rPr>
            </w:pPr>
            <w:r w:rsidRPr="00AE4266">
              <w:rPr>
                <w:rFonts w:cstheme="minorHAnsi"/>
                <w:color w:val="FFFFFF" w:themeColor="background1"/>
                <w:szCs w:val="18"/>
              </w:rPr>
              <w:t>Test Conditions</w:t>
            </w:r>
          </w:p>
        </w:tc>
      </w:tr>
      <w:tr w:rsidR="002B3116" w:rsidRPr="00AE4266" w14:paraId="284D27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39F287B6" w14:textId="40375D79" w:rsidR="002B3116" w:rsidRPr="00AE4266" w:rsidRDefault="008871E3">
            <w:pPr>
              <w:spacing w:before="20" w:after="20"/>
              <w:rPr>
                <w:sz w:val="20"/>
                <w:szCs w:val="14"/>
                <w:highlight w:val="cyan"/>
              </w:rPr>
            </w:pPr>
            <w:r w:rsidRPr="004E66EB">
              <w:rPr>
                <w:sz w:val="20"/>
                <w:szCs w:val="14"/>
              </w:rPr>
              <w:t xml:space="preserve">A realistic application load current profile should be added to the </w:t>
            </w:r>
            <w:r w:rsidR="000157A2" w:rsidRPr="004E66EB">
              <w:rPr>
                <w:sz w:val="20"/>
                <w:szCs w:val="14"/>
              </w:rPr>
              <w:t>EL memory to make this test meaningful, as long as this profile is not clear this test should not be implemented</w:t>
            </w:r>
          </w:p>
        </w:tc>
      </w:tr>
      <w:tr w:rsidR="002B3116" w:rsidRPr="00AE4266" w14:paraId="3F2C79B4" w14:textId="777777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32E61125" w14:textId="77777777" w:rsidR="002B3116" w:rsidRPr="00AE4266" w:rsidRDefault="002B3116">
            <w:pPr>
              <w:spacing w:before="20" w:after="20"/>
              <w:rPr>
                <w:sz w:val="20"/>
                <w:szCs w:val="14"/>
              </w:rPr>
            </w:pPr>
            <w:r w:rsidRPr="00AE4266">
              <w:rPr>
                <w:rFonts w:cstheme="minorHAnsi"/>
                <w:color w:val="FFFFFF" w:themeColor="background1"/>
                <w:szCs w:val="18"/>
              </w:rPr>
              <w:t>Environmental conditions</w:t>
            </w:r>
            <w:r w:rsidRPr="00AE4266">
              <w:rPr>
                <w:sz w:val="20"/>
                <w:szCs w:val="14"/>
              </w:rPr>
              <w:t xml:space="preserve"> </w:t>
            </w:r>
          </w:p>
        </w:tc>
      </w:tr>
      <w:tr w:rsidR="002B3116" w:rsidRPr="00AE4266" w14:paraId="1952E3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2845D040" w14:textId="77777777" w:rsidR="002B3116" w:rsidRPr="00AE4266" w:rsidRDefault="002B3116">
            <w:pPr>
              <w:spacing w:before="20" w:after="20"/>
              <w:rPr>
                <w:b w:val="0"/>
                <w:bCs w:val="0"/>
                <w:sz w:val="20"/>
                <w:szCs w:val="14"/>
              </w:rPr>
            </w:pPr>
          </w:p>
        </w:tc>
      </w:tr>
      <w:tr w:rsidR="002B3116" w:rsidRPr="00AE4266" w14:paraId="517EC273" w14:textId="777777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1BE59480" w14:textId="77777777" w:rsidR="002B3116" w:rsidRPr="00AE4266" w:rsidRDefault="002B3116">
            <w:pPr>
              <w:pStyle w:val="Table-small"/>
              <w:rPr>
                <w:rFonts w:cstheme="minorHAnsi"/>
                <w:sz w:val="22"/>
                <w:szCs w:val="18"/>
              </w:rPr>
            </w:pPr>
            <w:r w:rsidRPr="00AE4266">
              <w:rPr>
                <w:rFonts w:cstheme="minorHAnsi"/>
                <w:color w:val="FFFFFF" w:themeColor="background1"/>
                <w:sz w:val="22"/>
                <w:szCs w:val="18"/>
              </w:rPr>
              <w:t>Test Procedure</w:t>
            </w:r>
          </w:p>
        </w:tc>
      </w:tr>
      <w:tr w:rsidR="002B3116" w:rsidRPr="00AE4266" w14:paraId="133685E7" w14:textId="77777777" w:rsidTr="00F85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C5C2C2" w:themeFill="accent3" w:themeFillTint="66"/>
          </w:tcPr>
          <w:p w14:paraId="06F6885A" w14:textId="77777777" w:rsidR="002B3116" w:rsidRPr="00AE4266" w:rsidRDefault="002B3116">
            <w:pPr>
              <w:pStyle w:val="Table-small"/>
              <w:rPr>
                <w:rFonts w:cstheme="minorHAnsi"/>
                <w:sz w:val="22"/>
                <w:szCs w:val="18"/>
              </w:rPr>
            </w:pPr>
            <w:r w:rsidRPr="00AE4266">
              <w:rPr>
                <w:rFonts w:cstheme="minorHAnsi"/>
                <w:sz w:val="22"/>
                <w:szCs w:val="18"/>
              </w:rPr>
              <w:t>Step</w:t>
            </w:r>
          </w:p>
        </w:tc>
        <w:tc>
          <w:tcPr>
            <w:tcW w:w="5112" w:type="dxa"/>
            <w:gridSpan w:val="3"/>
            <w:shd w:val="clear" w:color="auto" w:fill="C5C2C2" w:themeFill="accent3" w:themeFillTint="66"/>
          </w:tcPr>
          <w:p w14:paraId="3AD99E9E" w14:textId="77777777" w:rsidR="002B3116" w:rsidRPr="00AE426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sidRPr="00AE4266">
              <w:rPr>
                <w:rFonts w:cstheme="minorHAnsi"/>
                <w:b/>
                <w:bCs/>
                <w:sz w:val="22"/>
                <w:szCs w:val="18"/>
              </w:rPr>
              <w:t>Action</w:t>
            </w:r>
          </w:p>
        </w:tc>
        <w:tc>
          <w:tcPr>
            <w:tcW w:w="1730" w:type="dxa"/>
            <w:gridSpan w:val="2"/>
            <w:shd w:val="clear" w:color="auto" w:fill="C5C2C2" w:themeFill="accent3" w:themeFillTint="66"/>
          </w:tcPr>
          <w:p w14:paraId="49A6D689" w14:textId="77777777" w:rsidR="002B3116" w:rsidRPr="00AE426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Rf_trim settings</w:t>
            </w:r>
          </w:p>
        </w:tc>
        <w:tc>
          <w:tcPr>
            <w:tcW w:w="1859" w:type="dxa"/>
            <w:gridSpan w:val="2"/>
            <w:shd w:val="clear" w:color="auto" w:fill="C5C2C2" w:themeFill="accent3" w:themeFillTint="66"/>
          </w:tcPr>
          <w:p w14:paraId="20811605" w14:textId="77777777" w:rsidR="002B3116" w:rsidRPr="00AE426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18"/>
              </w:rPr>
            </w:pPr>
            <w:r>
              <w:rPr>
                <w:rFonts w:cstheme="minorHAnsi"/>
                <w:b/>
                <w:bCs/>
                <w:sz w:val="22"/>
                <w:szCs w:val="18"/>
              </w:rPr>
              <w:t>Vi_trim settings</w:t>
            </w:r>
          </w:p>
        </w:tc>
      </w:tr>
      <w:tr w:rsidR="002B3116" w:rsidRPr="00AE4266" w14:paraId="367F7E8D" w14:textId="77777777" w:rsidTr="00F85853">
        <w:tc>
          <w:tcPr>
            <w:cnfStyle w:val="001000000000" w:firstRow="0" w:lastRow="0" w:firstColumn="1" w:lastColumn="0" w:oddVBand="0" w:evenVBand="0" w:oddHBand="0" w:evenHBand="0" w:firstRowFirstColumn="0" w:firstRowLastColumn="0" w:lastRowFirstColumn="0" w:lastRowLastColumn="0"/>
            <w:tcW w:w="1075" w:type="dxa"/>
            <w:shd w:val="clear" w:color="auto" w:fill="FFFFFF" w:themeFill="background1"/>
          </w:tcPr>
          <w:p w14:paraId="2DBB985B" w14:textId="77777777" w:rsidR="002B3116" w:rsidRPr="00AE4266" w:rsidRDefault="002B3116" w:rsidP="004E2C20">
            <w:pPr>
              <w:pStyle w:val="Table-small"/>
              <w:numPr>
                <w:ilvl w:val="0"/>
                <w:numId w:val="41"/>
              </w:numPr>
              <w:rPr>
                <w:rFonts w:cstheme="minorHAnsi"/>
                <w:b w:val="0"/>
                <w:bCs w:val="0"/>
                <w:szCs w:val="20"/>
              </w:rPr>
            </w:pPr>
          </w:p>
        </w:tc>
        <w:tc>
          <w:tcPr>
            <w:tcW w:w="5112" w:type="dxa"/>
            <w:gridSpan w:val="3"/>
            <w:shd w:val="clear" w:color="auto" w:fill="FFFFFF" w:themeFill="background1"/>
          </w:tcPr>
          <w:p w14:paraId="10D09FB2" w14:textId="77777777" w:rsidR="002B3116" w:rsidRPr="00AE4266" w:rsidRDefault="002B311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sidRPr="00AE4266">
              <w:rPr>
                <w:rFonts w:cstheme="minorHAnsi"/>
                <w:szCs w:val="20"/>
              </w:rPr>
              <w:t xml:space="preserve">Start from </w:t>
            </w:r>
            <w:r w:rsidRPr="00AE4266">
              <w:rPr>
                <w:rFonts w:cstheme="minorHAnsi"/>
                <w:szCs w:val="20"/>
              </w:rPr>
              <w:fldChar w:fldCharType="begin"/>
            </w:r>
            <w:r w:rsidRPr="00AE4266">
              <w:rPr>
                <w:rFonts w:cstheme="minorHAnsi"/>
                <w:szCs w:val="20"/>
              </w:rPr>
              <w:instrText xml:space="preserve"> REF  routine_park \h  \* MERGEFORMAT </w:instrText>
            </w:r>
            <w:r w:rsidRPr="00AE4266">
              <w:rPr>
                <w:rFonts w:cstheme="minorHAnsi"/>
                <w:szCs w:val="20"/>
              </w:rPr>
            </w:r>
            <w:r w:rsidRPr="00AE4266">
              <w:rPr>
                <w:rFonts w:cstheme="minorHAnsi"/>
                <w:szCs w:val="20"/>
              </w:rPr>
              <w:fldChar w:fldCharType="separate"/>
            </w:r>
            <w:r w:rsidRPr="00AE4266">
              <w:rPr>
                <w:rFonts w:cstheme="minorHAnsi"/>
              </w:rPr>
              <w:t>Park state</w:t>
            </w:r>
            <w:r w:rsidRPr="00AE4266">
              <w:rPr>
                <w:rFonts w:cstheme="minorHAnsi"/>
                <w:szCs w:val="20"/>
              </w:rPr>
              <w:fldChar w:fldCharType="end"/>
            </w:r>
          </w:p>
        </w:tc>
        <w:tc>
          <w:tcPr>
            <w:tcW w:w="1730" w:type="dxa"/>
            <w:gridSpan w:val="2"/>
            <w:vMerge w:val="restart"/>
            <w:shd w:val="clear" w:color="auto" w:fill="FFFFFF" w:themeFill="background1"/>
          </w:tcPr>
          <w:tbl>
            <w:tblPr>
              <w:tblStyle w:val="GridTable4-Accent3"/>
              <w:tblW w:w="0" w:type="auto"/>
              <w:tblLook w:val="04A0" w:firstRow="1" w:lastRow="0" w:firstColumn="1" w:lastColumn="0" w:noHBand="0" w:noVBand="1"/>
            </w:tblPr>
            <w:tblGrid>
              <w:gridCol w:w="716"/>
              <w:gridCol w:w="788"/>
            </w:tblGrid>
            <w:tr w:rsidR="002B3116" w14:paraId="73C9CA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2E8B31D4" w14:textId="77777777" w:rsidR="002B3116" w:rsidRDefault="002B3116">
                  <w:pPr>
                    <w:pStyle w:val="Table-small"/>
                    <w:rPr>
                      <w:rFonts w:cstheme="minorHAnsi"/>
                      <w:szCs w:val="20"/>
                    </w:rPr>
                  </w:pPr>
                  <w:r>
                    <w:rPr>
                      <w:rFonts w:cstheme="minorHAnsi"/>
                      <w:szCs w:val="20"/>
                    </w:rPr>
                    <w:t>Code</w:t>
                  </w:r>
                </w:p>
              </w:tc>
              <w:tc>
                <w:tcPr>
                  <w:tcW w:w="993" w:type="dxa"/>
                </w:tcPr>
                <w:p w14:paraId="2D035467" w14:textId="77777777" w:rsidR="002B3116" w:rsidRDefault="002B3116">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rPr>
                  </w:pPr>
                  <w:r>
                    <w:rPr>
                      <w:rFonts w:cstheme="minorHAnsi"/>
                      <w:szCs w:val="20"/>
                    </w:rPr>
                    <w:t>Rf [</w:t>
                  </w:r>
                  <w:r w:rsidRPr="000D3E5F">
                    <w:rPr>
                      <w:rFonts w:cstheme="minorHAnsi"/>
                      <w:b w:val="0"/>
                      <w:bCs w:val="0"/>
                      <w:szCs w:val="20"/>
                    </w:rPr>
                    <w:t>kΩ</w:t>
                  </w:r>
                  <w:r>
                    <w:rPr>
                      <w:rFonts w:cstheme="minorHAnsi"/>
                      <w:szCs w:val="20"/>
                    </w:rPr>
                    <w:t>]</w:t>
                  </w:r>
                </w:p>
              </w:tc>
            </w:tr>
            <w:tr w:rsidR="002B3116" w14:paraId="16BD26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1F72730C" w14:textId="77777777" w:rsidR="002B3116" w:rsidRDefault="002B3116">
                  <w:pPr>
                    <w:pStyle w:val="Table-small"/>
                    <w:rPr>
                      <w:rFonts w:cstheme="minorHAnsi"/>
                      <w:szCs w:val="20"/>
                    </w:rPr>
                  </w:pPr>
                  <w:r>
                    <w:rPr>
                      <w:rFonts w:cstheme="minorHAnsi"/>
                      <w:szCs w:val="20"/>
                    </w:rPr>
                    <w:t>0x0</w:t>
                  </w:r>
                </w:p>
              </w:tc>
              <w:tc>
                <w:tcPr>
                  <w:tcW w:w="993" w:type="dxa"/>
                </w:tcPr>
                <w:p w14:paraId="04B45F6A" w14:textId="77777777" w:rsidR="002B311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270</w:t>
                  </w:r>
                </w:p>
              </w:tc>
            </w:tr>
            <w:tr w:rsidR="002B3116" w14:paraId="53D62E70" w14:textId="77777777">
              <w:tc>
                <w:tcPr>
                  <w:cnfStyle w:val="001000000000" w:firstRow="0" w:lastRow="0" w:firstColumn="1" w:lastColumn="0" w:oddVBand="0" w:evenVBand="0" w:oddHBand="0" w:evenHBand="0" w:firstRowFirstColumn="0" w:firstRowLastColumn="0" w:lastRowFirstColumn="0" w:lastRowLastColumn="0"/>
                  <w:tcW w:w="717" w:type="dxa"/>
                </w:tcPr>
                <w:p w14:paraId="718DD508" w14:textId="77777777" w:rsidR="002B3116" w:rsidRDefault="002B3116">
                  <w:pPr>
                    <w:pStyle w:val="Table-small"/>
                    <w:rPr>
                      <w:rFonts w:cstheme="minorHAnsi"/>
                      <w:szCs w:val="20"/>
                    </w:rPr>
                  </w:pPr>
                  <w:r>
                    <w:rPr>
                      <w:rFonts w:cstheme="minorHAnsi"/>
                      <w:szCs w:val="20"/>
                    </w:rPr>
                    <w:t>0x1</w:t>
                  </w:r>
                </w:p>
              </w:tc>
              <w:tc>
                <w:tcPr>
                  <w:tcW w:w="993" w:type="dxa"/>
                </w:tcPr>
                <w:p w14:paraId="69329049" w14:textId="77777777" w:rsidR="002B3116" w:rsidRDefault="002B311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200</w:t>
                  </w:r>
                </w:p>
              </w:tc>
            </w:tr>
            <w:tr w:rsidR="002B3116" w14:paraId="3BAB95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5AC06A6F" w14:textId="77777777" w:rsidR="002B3116" w:rsidRDefault="002B3116">
                  <w:pPr>
                    <w:pStyle w:val="Table-small"/>
                    <w:rPr>
                      <w:rFonts w:cstheme="minorHAnsi"/>
                      <w:szCs w:val="20"/>
                    </w:rPr>
                  </w:pPr>
                  <w:r>
                    <w:rPr>
                      <w:rFonts w:cstheme="minorHAnsi"/>
                      <w:szCs w:val="20"/>
                    </w:rPr>
                    <w:t>0x2</w:t>
                  </w:r>
                </w:p>
              </w:tc>
              <w:tc>
                <w:tcPr>
                  <w:tcW w:w="993" w:type="dxa"/>
                </w:tcPr>
                <w:p w14:paraId="22C005CF" w14:textId="77777777" w:rsidR="002B311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180</w:t>
                  </w:r>
                </w:p>
              </w:tc>
            </w:tr>
            <w:tr w:rsidR="002B3116" w14:paraId="2CAB84A0" w14:textId="77777777">
              <w:tc>
                <w:tcPr>
                  <w:cnfStyle w:val="001000000000" w:firstRow="0" w:lastRow="0" w:firstColumn="1" w:lastColumn="0" w:oddVBand="0" w:evenVBand="0" w:oddHBand="0" w:evenHBand="0" w:firstRowFirstColumn="0" w:firstRowLastColumn="0" w:lastRowFirstColumn="0" w:lastRowLastColumn="0"/>
                  <w:tcW w:w="717" w:type="dxa"/>
                </w:tcPr>
                <w:p w14:paraId="409C4EB3" w14:textId="77777777" w:rsidR="002B3116" w:rsidRDefault="002B3116">
                  <w:pPr>
                    <w:pStyle w:val="Table-small"/>
                    <w:rPr>
                      <w:rFonts w:cstheme="minorHAnsi"/>
                      <w:szCs w:val="20"/>
                    </w:rPr>
                  </w:pPr>
                  <w:r>
                    <w:rPr>
                      <w:rFonts w:cstheme="minorHAnsi"/>
                      <w:szCs w:val="20"/>
                    </w:rPr>
                    <w:t>0x3</w:t>
                  </w:r>
                </w:p>
              </w:tc>
              <w:tc>
                <w:tcPr>
                  <w:tcW w:w="993" w:type="dxa"/>
                </w:tcPr>
                <w:p w14:paraId="4783F71A" w14:textId="77777777" w:rsidR="002B3116" w:rsidRDefault="002B311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150</w:t>
                  </w:r>
                </w:p>
              </w:tc>
            </w:tr>
            <w:tr w:rsidR="002B3116" w14:paraId="2A5DE3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4B0BC258" w14:textId="77777777" w:rsidR="002B3116" w:rsidRDefault="002B3116">
                  <w:pPr>
                    <w:pStyle w:val="Table-small"/>
                    <w:rPr>
                      <w:rFonts w:cstheme="minorHAnsi"/>
                      <w:szCs w:val="20"/>
                    </w:rPr>
                  </w:pPr>
                  <w:r>
                    <w:rPr>
                      <w:rFonts w:cstheme="minorHAnsi"/>
                      <w:szCs w:val="20"/>
                    </w:rPr>
                    <w:t>0x4</w:t>
                  </w:r>
                </w:p>
              </w:tc>
              <w:tc>
                <w:tcPr>
                  <w:tcW w:w="993" w:type="dxa"/>
                </w:tcPr>
                <w:p w14:paraId="1D2B8A1B" w14:textId="77777777" w:rsidR="002B311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120</w:t>
                  </w:r>
                </w:p>
              </w:tc>
            </w:tr>
            <w:tr w:rsidR="002B3116" w14:paraId="6909DEB0" w14:textId="77777777">
              <w:tc>
                <w:tcPr>
                  <w:cnfStyle w:val="001000000000" w:firstRow="0" w:lastRow="0" w:firstColumn="1" w:lastColumn="0" w:oddVBand="0" w:evenVBand="0" w:oddHBand="0" w:evenHBand="0" w:firstRowFirstColumn="0" w:firstRowLastColumn="0" w:lastRowFirstColumn="0" w:lastRowLastColumn="0"/>
                  <w:tcW w:w="717" w:type="dxa"/>
                </w:tcPr>
                <w:p w14:paraId="6EDA9C37" w14:textId="77777777" w:rsidR="002B3116" w:rsidRDefault="002B3116">
                  <w:pPr>
                    <w:pStyle w:val="Table-small"/>
                    <w:rPr>
                      <w:rFonts w:cstheme="minorHAnsi"/>
                      <w:szCs w:val="20"/>
                    </w:rPr>
                  </w:pPr>
                  <w:r>
                    <w:rPr>
                      <w:rFonts w:cstheme="minorHAnsi"/>
                      <w:szCs w:val="20"/>
                    </w:rPr>
                    <w:t>0x5</w:t>
                  </w:r>
                </w:p>
              </w:tc>
              <w:tc>
                <w:tcPr>
                  <w:tcW w:w="993" w:type="dxa"/>
                </w:tcPr>
                <w:p w14:paraId="53A7D7AD" w14:textId="77777777" w:rsidR="002B3116" w:rsidRDefault="002B311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100</w:t>
                  </w:r>
                </w:p>
              </w:tc>
            </w:tr>
            <w:tr w:rsidR="002B3116" w14:paraId="5BD39B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3AB0F3C8" w14:textId="77777777" w:rsidR="002B3116" w:rsidRDefault="002B3116">
                  <w:pPr>
                    <w:pStyle w:val="Table-small"/>
                    <w:rPr>
                      <w:rFonts w:cstheme="minorHAnsi"/>
                      <w:szCs w:val="20"/>
                    </w:rPr>
                  </w:pPr>
                  <w:r>
                    <w:rPr>
                      <w:rFonts w:cstheme="minorHAnsi"/>
                      <w:szCs w:val="20"/>
                    </w:rPr>
                    <w:t>0x6</w:t>
                  </w:r>
                </w:p>
              </w:tc>
              <w:tc>
                <w:tcPr>
                  <w:tcW w:w="993" w:type="dxa"/>
                </w:tcPr>
                <w:p w14:paraId="31852470" w14:textId="77777777" w:rsidR="002B311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82</w:t>
                  </w:r>
                </w:p>
              </w:tc>
            </w:tr>
          </w:tbl>
          <w:p w14:paraId="6011B8A0" w14:textId="77777777" w:rsidR="002B3116" w:rsidRPr="00AE4266" w:rsidRDefault="002B311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859" w:type="dxa"/>
            <w:gridSpan w:val="2"/>
            <w:vMerge w:val="restart"/>
            <w:shd w:val="clear" w:color="auto" w:fill="FFFFFF" w:themeFill="background1"/>
          </w:tcPr>
          <w:tbl>
            <w:tblPr>
              <w:tblStyle w:val="GridTable4-Accent3"/>
              <w:tblW w:w="0" w:type="auto"/>
              <w:tblLook w:val="04A0" w:firstRow="1" w:lastRow="0" w:firstColumn="1" w:lastColumn="0" w:noHBand="0" w:noVBand="1"/>
            </w:tblPr>
            <w:tblGrid>
              <w:gridCol w:w="716"/>
              <w:gridCol w:w="917"/>
            </w:tblGrid>
            <w:tr w:rsidR="002B3116" w14:paraId="51F1FBE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22E4B0B0" w14:textId="77777777" w:rsidR="002B3116" w:rsidRDefault="002B3116">
                  <w:pPr>
                    <w:pStyle w:val="Table-small"/>
                    <w:rPr>
                      <w:rFonts w:cstheme="minorHAnsi"/>
                      <w:szCs w:val="20"/>
                    </w:rPr>
                  </w:pPr>
                  <w:r>
                    <w:rPr>
                      <w:rFonts w:cstheme="minorHAnsi"/>
                      <w:szCs w:val="20"/>
                    </w:rPr>
                    <w:t>Code</w:t>
                  </w:r>
                </w:p>
              </w:tc>
              <w:tc>
                <w:tcPr>
                  <w:tcW w:w="1074" w:type="dxa"/>
                </w:tcPr>
                <w:p w14:paraId="3A5B0C41" w14:textId="77777777" w:rsidR="002B3116" w:rsidRDefault="002B3116">
                  <w:pPr>
                    <w:pStyle w:val="Table-small"/>
                    <w:cnfStyle w:val="100000000000" w:firstRow="1" w:lastRow="0" w:firstColumn="0" w:lastColumn="0" w:oddVBand="0" w:evenVBand="0" w:oddHBand="0" w:evenHBand="0" w:firstRowFirstColumn="0" w:firstRowLastColumn="0" w:lastRowFirstColumn="0" w:lastRowLastColumn="0"/>
                    <w:rPr>
                      <w:rFonts w:cstheme="minorHAnsi"/>
                      <w:szCs w:val="20"/>
                    </w:rPr>
                  </w:pPr>
                  <w:r>
                    <w:rPr>
                      <w:rFonts w:cstheme="minorHAnsi"/>
                      <w:szCs w:val="20"/>
                    </w:rPr>
                    <w:t>Output voltage</w:t>
                  </w:r>
                </w:p>
              </w:tc>
            </w:tr>
            <w:tr w:rsidR="002B3116" w14:paraId="036503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4B5A4C33" w14:textId="77777777" w:rsidR="002B3116" w:rsidRDefault="002B3116">
                  <w:pPr>
                    <w:pStyle w:val="Table-small"/>
                    <w:rPr>
                      <w:rFonts w:cstheme="minorHAnsi"/>
                      <w:szCs w:val="20"/>
                    </w:rPr>
                  </w:pPr>
                  <w:r>
                    <w:rPr>
                      <w:rFonts w:cstheme="minorHAnsi"/>
                      <w:szCs w:val="20"/>
                    </w:rPr>
                    <w:t>0x0</w:t>
                  </w:r>
                </w:p>
              </w:tc>
              <w:tc>
                <w:tcPr>
                  <w:tcW w:w="1074" w:type="dxa"/>
                </w:tcPr>
                <w:p w14:paraId="622A1498" w14:textId="77777777" w:rsidR="002B311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1.2</w:t>
                  </w:r>
                </w:p>
              </w:tc>
            </w:tr>
            <w:tr w:rsidR="002B3116" w14:paraId="01AEE008" w14:textId="77777777">
              <w:tc>
                <w:tcPr>
                  <w:cnfStyle w:val="001000000000" w:firstRow="0" w:lastRow="0" w:firstColumn="1" w:lastColumn="0" w:oddVBand="0" w:evenVBand="0" w:oddHBand="0" w:evenHBand="0" w:firstRowFirstColumn="0" w:firstRowLastColumn="0" w:lastRowFirstColumn="0" w:lastRowLastColumn="0"/>
                  <w:tcW w:w="717" w:type="dxa"/>
                </w:tcPr>
                <w:p w14:paraId="554ECD19" w14:textId="77777777" w:rsidR="002B3116" w:rsidRDefault="002B3116">
                  <w:pPr>
                    <w:pStyle w:val="Table-small"/>
                    <w:rPr>
                      <w:rFonts w:cstheme="minorHAnsi"/>
                      <w:szCs w:val="20"/>
                    </w:rPr>
                  </w:pPr>
                  <w:r>
                    <w:rPr>
                      <w:rFonts w:cstheme="minorHAnsi"/>
                      <w:szCs w:val="20"/>
                    </w:rPr>
                    <w:t>0x1</w:t>
                  </w:r>
                </w:p>
              </w:tc>
              <w:tc>
                <w:tcPr>
                  <w:tcW w:w="1074" w:type="dxa"/>
                </w:tcPr>
                <w:p w14:paraId="4B1F0FD3" w14:textId="77777777" w:rsidR="002B3116" w:rsidRDefault="002B311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1.5</w:t>
                  </w:r>
                </w:p>
              </w:tc>
            </w:tr>
            <w:tr w:rsidR="002B3116" w14:paraId="0ED06D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2CD5463C" w14:textId="77777777" w:rsidR="002B3116" w:rsidRDefault="002B3116">
                  <w:pPr>
                    <w:pStyle w:val="Table-small"/>
                    <w:rPr>
                      <w:rFonts w:cstheme="minorHAnsi"/>
                      <w:szCs w:val="20"/>
                    </w:rPr>
                  </w:pPr>
                  <w:r>
                    <w:rPr>
                      <w:rFonts w:cstheme="minorHAnsi"/>
                      <w:szCs w:val="20"/>
                    </w:rPr>
                    <w:t>0x2</w:t>
                  </w:r>
                </w:p>
              </w:tc>
              <w:tc>
                <w:tcPr>
                  <w:tcW w:w="1074" w:type="dxa"/>
                </w:tcPr>
                <w:p w14:paraId="0CF42F8A" w14:textId="77777777" w:rsidR="002B311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1.8</w:t>
                  </w:r>
                </w:p>
              </w:tc>
            </w:tr>
            <w:tr w:rsidR="002B3116" w14:paraId="1AD1BE2C" w14:textId="77777777">
              <w:tc>
                <w:tcPr>
                  <w:cnfStyle w:val="001000000000" w:firstRow="0" w:lastRow="0" w:firstColumn="1" w:lastColumn="0" w:oddVBand="0" w:evenVBand="0" w:oddHBand="0" w:evenHBand="0" w:firstRowFirstColumn="0" w:firstRowLastColumn="0" w:lastRowFirstColumn="0" w:lastRowLastColumn="0"/>
                  <w:tcW w:w="717" w:type="dxa"/>
                </w:tcPr>
                <w:p w14:paraId="6CF40367" w14:textId="77777777" w:rsidR="002B3116" w:rsidRDefault="002B3116">
                  <w:pPr>
                    <w:pStyle w:val="Table-small"/>
                    <w:rPr>
                      <w:rFonts w:cstheme="minorHAnsi"/>
                      <w:szCs w:val="20"/>
                    </w:rPr>
                  </w:pPr>
                  <w:r>
                    <w:rPr>
                      <w:rFonts w:cstheme="minorHAnsi"/>
                      <w:szCs w:val="20"/>
                    </w:rPr>
                    <w:t>0x3</w:t>
                  </w:r>
                </w:p>
              </w:tc>
              <w:tc>
                <w:tcPr>
                  <w:tcW w:w="1074" w:type="dxa"/>
                </w:tcPr>
                <w:p w14:paraId="68338066" w14:textId="77777777" w:rsidR="002B3116" w:rsidRDefault="002B311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2</w:t>
                  </w:r>
                </w:p>
              </w:tc>
            </w:tr>
            <w:tr w:rsidR="002B3116" w14:paraId="52C95B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7B794DC9" w14:textId="77777777" w:rsidR="002B3116" w:rsidRDefault="002B3116">
                  <w:pPr>
                    <w:pStyle w:val="Table-small"/>
                    <w:rPr>
                      <w:rFonts w:cstheme="minorHAnsi"/>
                      <w:szCs w:val="20"/>
                    </w:rPr>
                  </w:pPr>
                  <w:r>
                    <w:rPr>
                      <w:rFonts w:cstheme="minorHAnsi"/>
                      <w:szCs w:val="20"/>
                    </w:rPr>
                    <w:t>0x4</w:t>
                  </w:r>
                </w:p>
              </w:tc>
              <w:tc>
                <w:tcPr>
                  <w:tcW w:w="1074" w:type="dxa"/>
                </w:tcPr>
                <w:p w14:paraId="77AA13DF" w14:textId="77777777" w:rsidR="002B311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2.5</w:t>
                  </w:r>
                </w:p>
              </w:tc>
            </w:tr>
            <w:tr w:rsidR="002B3116" w14:paraId="2EB2F2ED" w14:textId="77777777">
              <w:tc>
                <w:tcPr>
                  <w:cnfStyle w:val="001000000000" w:firstRow="0" w:lastRow="0" w:firstColumn="1" w:lastColumn="0" w:oddVBand="0" w:evenVBand="0" w:oddHBand="0" w:evenHBand="0" w:firstRowFirstColumn="0" w:firstRowLastColumn="0" w:lastRowFirstColumn="0" w:lastRowLastColumn="0"/>
                  <w:tcW w:w="717" w:type="dxa"/>
                </w:tcPr>
                <w:p w14:paraId="11D988EB" w14:textId="77777777" w:rsidR="002B3116" w:rsidRDefault="002B3116">
                  <w:pPr>
                    <w:pStyle w:val="Table-small"/>
                    <w:rPr>
                      <w:rFonts w:cstheme="minorHAnsi"/>
                      <w:szCs w:val="20"/>
                    </w:rPr>
                  </w:pPr>
                  <w:r>
                    <w:rPr>
                      <w:rFonts w:cstheme="minorHAnsi"/>
                      <w:szCs w:val="20"/>
                    </w:rPr>
                    <w:t>0x5</w:t>
                  </w:r>
                </w:p>
              </w:tc>
              <w:tc>
                <w:tcPr>
                  <w:tcW w:w="1074" w:type="dxa"/>
                </w:tcPr>
                <w:p w14:paraId="61665AB6" w14:textId="77777777" w:rsidR="002B3116" w:rsidRDefault="002B311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3.3</w:t>
                  </w:r>
                </w:p>
              </w:tc>
            </w:tr>
            <w:tr w:rsidR="002B3116" w14:paraId="27CB96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14:paraId="221E3CC6" w14:textId="77777777" w:rsidR="002B3116" w:rsidRDefault="002B3116">
                  <w:pPr>
                    <w:pStyle w:val="Table-small"/>
                    <w:rPr>
                      <w:rFonts w:cstheme="minorHAnsi"/>
                      <w:szCs w:val="20"/>
                    </w:rPr>
                  </w:pPr>
                  <w:r>
                    <w:rPr>
                      <w:rFonts w:cstheme="minorHAnsi"/>
                      <w:szCs w:val="20"/>
                    </w:rPr>
                    <w:t>0x6</w:t>
                  </w:r>
                </w:p>
              </w:tc>
              <w:tc>
                <w:tcPr>
                  <w:tcW w:w="1074" w:type="dxa"/>
                </w:tcPr>
                <w:p w14:paraId="7D0E4720" w14:textId="77777777" w:rsidR="002B311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5</w:t>
                  </w:r>
                </w:p>
              </w:tc>
            </w:tr>
            <w:tr w:rsidR="002B3116" w14:paraId="61D3DD21" w14:textId="77777777">
              <w:tc>
                <w:tcPr>
                  <w:cnfStyle w:val="001000000000" w:firstRow="0" w:lastRow="0" w:firstColumn="1" w:lastColumn="0" w:oddVBand="0" w:evenVBand="0" w:oddHBand="0" w:evenHBand="0" w:firstRowFirstColumn="0" w:firstRowLastColumn="0" w:lastRowFirstColumn="0" w:lastRowLastColumn="0"/>
                  <w:tcW w:w="717" w:type="dxa"/>
                </w:tcPr>
                <w:p w14:paraId="485D7513" w14:textId="77777777" w:rsidR="002B3116" w:rsidRDefault="002B3116">
                  <w:pPr>
                    <w:pStyle w:val="Table-small"/>
                    <w:rPr>
                      <w:rFonts w:cstheme="minorHAnsi"/>
                      <w:szCs w:val="20"/>
                    </w:rPr>
                  </w:pPr>
                  <w:r>
                    <w:rPr>
                      <w:rFonts w:cstheme="minorHAnsi"/>
                      <w:szCs w:val="20"/>
                    </w:rPr>
                    <w:t>0x7</w:t>
                  </w:r>
                </w:p>
              </w:tc>
              <w:tc>
                <w:tcPr>
                  <w:tcW w:w="1074" w:type="dxa"/>
                </w:tcPr>
                <w:p w14:paraId="44613FA8" w14:textId="77777777" w:rsidR="002B3116" w:rsidRDefault="002B311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0.9</w:t>
                  </w:r>
                </w:p>
              </w:tc>
            </w:tr>
          </w:tbl>
          <w:p w14:paraId="17D737AC" w14:textId="77777777" w:rsidR="002B3116" w:rsidRPr="00AE4266" w:rsidRDefault="002B311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2B3116" w:rsidRPr="00AE4266" w14:paraId="139558C6" w14:textId="77777777" w:rsidTr="00F85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FFFFFF" w:themeFill="background1"/>
          </w:tcPr>
          <w:p w14:paraId="5426C27C" w14:textId="77777777" w:rsidR="002B3116" w:rsidRPr="00AE4266" w:rsidRDefault="002B3116" w:rsidP="004E2C20">
            <w:pPr>
              <w:pStyle w:val="Table-small"/>
              <w:numPr>
                <w:ilvl w:val="0"/>
                <w:numId w:val="41"/>
              </w:numPr>
              <w:rPr>
                <w:rFonts w:cstheme="minorHAnsi"/>
                <w:b w:val="0"/>
                <w:bCs w:val="0"/>
                <w:szCs w:val="20"/>
              </w:rPr>
            </w:pPr>
          </w:p>
        </w:tc>
        <w:tc>
          <w:tcPr>
            <w:tcW w:w="5112" w:type="dxa"/>
            <w:gridSpan w:val="3"/>
            <w:shd w:val="clear" w:color="auto" w:fill="FFFFFF" w:themeFill="background1"/>
          </w:tcPr>
          <w:p w14:paraId="6DFFF206" w14:textId="77777777" w:rsidR="002B3116" w:rsidRPr="00AE426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Enable EL and Scope</w:t>
            </w:r>
          </w:p>
        </w:tc>
        <w:tc>
          <w:tcPr>
            <w:tcW w:w="1730" w:type="dxa"/>
            <w:gridSpan w:val="2"/>
            <w:vMerge/>
            <w:shd w:val="clear" w:color="auto" w:fill="FFFFFF" w:themeFill="background1"/>
          </w:tcPr>
          <w:p w14:paraId="0EF4CE5D" w14:textId="77777777" w:rsidR="002B3116" w:rsidRPr="00AE426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859" w:type="dxa"/>
            <w:gridSpan w:val="2"/>
            <w:vMerge/>
            <w:shd w:val="clear" w:color="auto" w:fill="FFFFFF" w:themeFill="background1"/>
          </w:tcPr>
          <w:p w14:paraId="609D74C3" w14:textId="77777777" w:rsidR="002B3116" w:rsidRPr="00AE4266" w:rsidRDefault="002B3116">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2B3116" w:rsidRPr="00AE4266" w14:paraId="13F1EB85" w14:textId="77777777" w:rsidTr="00F85853">
        <w:tc>
          <w:tcPr>
            <w:cnfStyle w:val="001000000000" w:firstRow="0" w:lastRow="0" w:firstColumn="1" w:lastColumn="0" w:oddVBand="0" w:evenVBand="0" w:oddHBand="0" w:evenHBand="0" w:firstRowFirstColumn="0" w:firstRowLastColumn="0" w:lastRowFirstColumn="0" w:lastRowLastColumn="0"/>
            <w:tcW w:w="1075" w:type="dxa"/>
            <w:shd w:val="clear" w:color="auto" w:fill="FFFFFF" w:themeFill="background1"/>
          </w:tcPr>
          <w:p w14:paraId="241A4598" w14:textId="77777777" w:rsidR="002B3116" w:rsidRPr="00AE4266" w:rsidRDefault="002B3116" w:rsidP="004E2C20">
            <w:pPr>
              <w:pStyle w:val="Table-small"/>
              <w:numPr>
                <w:ilvl w:val="0"/>
                <w:numId w:val="41"/>
              </w:numPr>
              <w:rPr>
                <w:rFonts w:cstheme="minorHAnsi"/>
                <w:b w:val="0"/>
                <w:bCs w:val="0"/>
                <w:szCs w:val="20"/>
              </w:rPr>
            </w:pPr>
          </w:p>
        </w:tc>
        <w:tc>
          <w:tcPr>
            <w:tcW w:w="5112" w:type="dxa"/>
            <w:gridSpan w:val="3"/>
            <w:shd w:val="clear" w:color="auto" w:fill="FFFFFF" w:themeFill="background1"/>
          </w:tcPr>
          <w:p w14:paraId="1EEC9390" w14:textId="5CE83CA3" w:rsidR="002B3116" w:rsidRPr="004D0DE3" w:rsidRDefault="001475C6">
            <w:pPr>
              <w:pStyle w:val="Table-small"/>
              <w:cnfStyle w:val="000000000000" w:firstRow="0" w:lastRow="0" w:firstColumn="0" w:lastColumn="0" w:oddVBand="0" w:evenVBand="0" w:oddHBand="0" w:evenHBand="0" w:firstRowFirstColumn="0" w:firstRowLastColumn="0" w:lastRowFirstColumn="0" w:lastRowLastColumn="0"/>
              <w:rPr>
                <w:rFonts w:cstheme="minorHAnsi"/>
                <w:i/>
                <w:iCs/>
                <w:szCs w:val="20"/>
              </w:rPr>
            </w:pPr>
            <w:r>
              <w:rPr>
                <w:rFonts w:cstheme="minorHAnsi"/>
                <w:szCs w:val="20"/>
              </w:rPr>
              <w:t>Set</w:t>
            </w:r>
            <w:r w:rsidR="002B3116">
              <w:rPr>
                <w:rFonts w:cstheme="minorHAnsi"/>
                <w:szCs w:val="20"/>
              </w:rPr>
              <w:t xml:space="preserve"> target output voltage via </w:t>
            </w:r>
            <w:commentRangeStart w:id="204"/>
            <w:r w:rsidR="002B3116">
              <w:rPr>
                <w:rFonts w:cstheme="minorHAnsi"/>
                <w:i/>
                <w:iCs/>
                <w:szCs w:val="20"/>
              </w:rPr>
              <w:t>Vi_trim</w:t>
            </w:r>
            <w:commentRangeEnd w:id="204"/>
            <w:r w:rsidR="00776EE4" w:rsidRPr="004D0DE3">
              <w:rPr>
                <w:rStyle w:val="CommentReference"/>
                <w:rFonts w:cstheme="minorHAnsi"/>
                <w:i/>
                <w:iCs/>
                <w:sz w:val="20"/>
                <w:szCs w:val="20"/>
              </w:rPr>
              <w:commentReference w:id="204"/>
            </w:r>
          </w:p>
        </w:tc>
        <w:tc>
          <w:tcPr>
            <w:tcW w:w="1730" w:type="dxa"/>
            <w:gridSpan w:val="2"/>
            <w:vMerge/>
            <w:shd w:val="clear" w:color="auto" w:fill="FFFFFF" w:themeFill="background1"/>
          </w:tcPr>
          <w:p w14:paraId="74E5CFC1" w14:textId="77777777" w:rsidR="002B3116" w:rsidRPr="00AE4266" w:rsidRDefault="002B311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859" w:type="dxa"/>
            <w:gridSpan w:val="2"/>
            <w:vMerge/>
            <w:shd w:val="clear" w:color="auto" w:fill="FFFFFF" w:themeFill="background1"/>
          </w:tcPr>
          <w:p w14:paraId="2F601427" w14:textId="77777777" w:rsidR="002B3116" w:rsidRPr="00AE4266" w:rsidRDefault="002B3116">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F85853" w:rsidRPr="00AE4266" w14:paraId="5404325F" w14:textId="77777777" w:rsidTr="00F85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FFFFFF" w:themeFill="background1"/>
          </w:tcPr>
          <w:p w14:paraId="376DF86B" w14:textId="77777777" w:rsidR="00F85853" w:rsidRPr="00AE4266" w:rsidRDefault="00F85853" w:rsidP="00262D68">
            <w:pPr>
              <w:pStyle w:val="Table-small"/>
              <w:numPr>
                <w:ilvl w:val="1"/>
                <w:numId w:val="41"/>
              </w:numPr>
              <w:rPr>
                <w:rFonts w:cstheme="minorHAnsi"/>
                <w:b w:val="0"/>
                <w:bCs w:val="0"/>
                <w:szCs w:val="20"/>
              </w:rPr>
            </w:pPr>
          </w:p>
        </w:tc>
        <w:tc>
          <w:tcPr>
            <w:tcW w:w="5112" w:type="dxa"/>
            <w:gridSpan w:val="3"/>
            <w:shd w:val="clear" w:color="auto" w:fill="FFFFFF" w:themeFill="background1"/>
          </w:tcPr>
          <w:p w14:paraId="10DFE37C" w14:textId="72F9BE93" w:rsidR="00F85853"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 xml:space="preserve">Sweep </w:t>
            </w:r>
            <w:r w:rsidR="0078081A">
              <w:rPr>
                <w:rFonts w:cstheme="minorHAnsi"/>
                <w:szCs w:val="20"/>
              </w:rPr>
              <w:t xml:space="preserve">input supply voltage </w:t>
            </w:r>
            <w:r>
              <w:rPr>
                <w:rFonts w:cstheme="minorHAnsi"/>
                <w:szCs w:val="20"/>
              </w:rPr>
              <w:t>Vin</w:t>
            </w:r>
          </w:p>
        </w:tc>
        <w:tc>
          <w:tcPr>
            <w:tcW w:w="1730" w:type="dxa"/>
            <w:gridSpan w:val="2"/>
            <w:vMerge/>
            <w:shd w:val="clear" w:color="auto" w:fill="FFFFFF" w:themeFill="background1"/>
          </w:tcPr>
          <w:p w14:paraId="7826D1E0"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859" w:type="dxa"/>
            <w:gridSpan w:val="2"/>
            <w:vMerge/>
            <w:shd w:val="clear" w:color="auto" w:fill="FFFFFF" w:themeFill="background1"/>
          </w:tcPr>
          <w:p w14:paraId="044E89AC"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F85853" w:rsidRPr="00AE4266" w14:paraId="247595F5" w14:textId="77777777" w:rsidTr="00F85853">
        <w:tc>
          <w:tcPr>
            <w:cnfStyle w:val="001000000000" w:firstRow="0" w:lastRow="0" w:firstColumn="1" w:lastColumn="0" w:oddVBand="0" w:evenVBand="0" w:oddHBand="0" w:evenHBand="0" w:firstRowFirstColumn="0" w:firstRowLastColumn="0" w:lastRowFirstColumn="0" w:lastRowLastColumn="0"/>
            <w:tcW w:w="1075" w:type="dxa"/>
            <w:shd w:val="clear" w:color="auto" w:fill="FFFFFF" w:themeFill="background1"/>
          </w:tcPr>
          <w:p w14:paraId="42E50E81" w14:textId="77777777" w:rsidR="00F85853" w:rsidRPr="00AE4266" w:rsidRDefault="00F85853" w:rsidP="00262D68">
            <w:pPr>
              <w:pStyle w:val="Table-small"/>
              <w:numPr>
                <w:ilvl w:val="2"/>
                <w:numId w:val="41"/>
              </w:numPr>
              <w:rPr>
                <w:rFonts w:cstheme="minorHAnsi"/>
                <w:b w:val="0"/>
                <w:bCs w:val="0"/>
                <w:szCs w:val="20"/>
              </w:rPr>
            </w:pPr>
          </w:p>
        </w:tc>
        <w:tc>
          <w:tcPr>
            <w:tcW w:w="5112" w:type="dxa"/>
            <w:gridSpan w:val="3"/>
            <w:shd w:val="clear" w:color="auto" w:fill="FFFFFF" w:themeFill="background1"/>
          </w:tcPr>
          <w:p w14:paraId="686A45C0" w14:textId="77777777" w:rsidR="00F85853" w:rsidRDefault="00F85853" w:rsidP="00F8585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Sweep the load current</w:t>
            </w:r>
          </w:p>
        </w:tc>
        <w:tc>
          <w:tcPr>
            <w:tcW w:w="1730" w:type="dxa"/>
            <w:gridSpan w:val="2"/>
            <w:vMerge/>
            <w:shd w:val="clear" w:color="auto" w:fill="FFFFFF" w:themeFill="background1"/>
          </w:tcPr>
          <w:p w14:paraId="5002BD40" w14:textId="77777777" w:rsidR="00F85853" w:rsidRPr="00AE4266" w:rsidRDefault="00F85853" w:rsidP="00F8585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859" w:type="dxa"/>
            <w:gridSpan w:val="2"/>
            <w:vMerge/>
            <w:shd w:val="clear" w:color="auto" w:fill="FFFFFF" w:themeFill="background1"/>
          </w:tcPr>
          <w:p w14:paraId="14232CAD" w14:textId="77777777" w:rsidR="00F85853" w:rsidRPr="00AE4266" w:rsidRDefault="00F85853" w:rsidP="00F8585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F85853" w:rsidRPr="00AE4266" w14:paraId="46834AAB" w14:textId="77777777" w:rsidTr="00F85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FFFFFF" w:themeFill="background1"/>
          </w:tcPr>
          <w:p w14:paraId="4E0698D1" w14:textId="77777777" w:rsidR="00F85853" w:rsidRPr="00AE4266" w:rsidRDefault="00F85853" w:rsidP="00262D68">
            <w:pPr>
              <w:pStyle w:val="Table-small"/>
              <w:numPr>
                <w:ilvl w:val="3"/>
                <w:numId w:val="41"/>
              </w:numPr>
              <w:rPr>
                <w:rFonts w:cstheme="minorHAnsi"/>
                <w:b w:val="0"/>
                <w:bCs w:val="0"/>
                <w:szCs w:val="20"/>
              </w:rPr>
            </w:pPr>
          </w:p>
        </w:tc>
        <w:tc>
          <w:tcPr>
            <w:tcW w:w="5112" w:type="dxa"/>
            <w:gridSpan w:val="3"/>
            <w:shd w:val="clear" w:color="auto" w:fill="FFFFFF" w:themeFill="background1"/>
          </w:tcPr>
          <w:p w14:paraId="6E216855"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Write a logic 1 to En</w:t>
            </w:r>
          </w:p>
        </w:tc>
        <w:tc>
          <w:tcPr>
            <w:tcW w:w="1730" w:type="dxa"/>
            <w:gridSpan w:val="2"/>
            <w:vMerge/>
            <w:shd w:val="clear" w:color="auto" w:fill="FFFFFF" w:themeFill="background1"/>
          </w:tcPr>
          <w:p w14:paraId="12AC7FFD"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859" w:type="dxa"/>
            <w:gridSpan w:val="2"/>
            <w:vMerge/>
            <w:shd w:val="clear" w:color="auto" w:fill="FFFFFF" w:themeFill="background1"/>
          </w:tcPr>
          <w:p w14:paraId="7EB6D12B"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9203B4" w:rsidRPr="00AE4266" w14:paraId="55569BE7" w14:textId="77777777" w:rsidTr="00F85853">
        <w:tc>
          <w:tcPr>
            <w:cnfStyle w:val="001000000000" w:firstRow="0" w:lastRow="0" w:firstColumn="1" w:lastColumn="0" w:oddVBand="0" w:evenVBand="0" w:oddHBand="0" w:evenHBand="0" w:firstRowFirstColumn="0" w:firstRowLastColumn="0" w:lastRowFirstColumn="0" w:lastRowLastColumn="0"/>
            <w:tcW w:w="1075" w:type="dxa"/>
            <w:shd w:val="clear" w:color="auto" w:fill="FFFFFF" w:themeFill="background1"/>
          </w:tcPr>
          <w:p w14:paraId="1BE8C825" w14:textId="77777777" w:rsidR="009203B4" w:rsidRPr="00AE4266" w:rsidRDefault="009203B4" w:rsidP="00262D68">
            <w:pPr>
              <w:pStyle w:val="Table-small"/>
              <w:numPr>
                <w:ilvl w:val="3"/>
                <w:numId w:val="41"/>
              </w:numPr>
              <w:rPr>
                <w:rFonts w:cstheme="minorHAnsi"/>
                <w:b w:val="0"/>
                <w:bCs w:val="0"/>
                <w:szCs w:val="20"/>
              </w:rPr>
            </w:pPr>
          </w:p>
        </w:tc>
        <w:tc>
          <w:tcPr>
            <w:tcW w:w="5112" w:type="dxa"/>
            <w:gridSpan w:val="3"/>
            <w:shd w:val="clear" w:color="auto" w:fill="FFFFFF" w:themeFill="background1"/>
          </w:tcPr>
          <w:p w14:paraId="4C52F4DA" w14:textId="62A60077" w:rsidR="009203B4" w:rsidRDefault="00335827" w:rsidP="00F8585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Wait 5ms</w:t>
            </w:r>
          </w:p>
        </w:tc>
        <w:tc>
          <w:tcPr>
            <w:tcW w:w="1730" w:type="dxa"/>
            <w:gridSpan w:val="2"/>
            <w:vMerge/>
            <w:shd w:val="clear" w:color="auto" w:fill="FFFFFF" w:themeFill="background1"/>
          </w:tcPr>
          <w:p w14:paraId="25883EFE" w14:textId="77777777" w:rsidR="009203B4" w:rsidRPr="00AE4266" w:rsidRDefault="009203B4" w:rsidP="00F8585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859" w:type="dxa"/>
            <w:gridSpan w:val="2"/>
            <w:vMerge/>
            <w:shd w:val="clear" w:color="auto" w:fill="FFFFFF" w:themeFill="background1"/>
          </w:tcPr>
          <w:p w14:paraId="76E54A0C" w14:textId="77777777" w:rsidR="009203B4" w:rsidRPr="00AE4266" w:rsidRDefault="009203B4" w:rsidP="00F8585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F85853" w:rsidRPr="00AE4266" w14:paraId="1ED51341" w14:textId="77777777" w:rsidTr="00F85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FFFFFF" w:themeFill="background1"/>
          </w:tcPr>
          <w:p w14:paraId="35D45943" w14:textId="77777777" w:rsidR="00F85853" w:rsidRPr="00AE4266" w:rsidRDefault="00F85853" w:rsidP="00262D68">
            <w:pPr>
              <w:pStyle w:val="Table-small"/>
              <w:numPr>
                <w:ilvl w:val="3"/>
                <w:numId w:val="41"/>
              </w:numPr>
              <w:rPr>
                <w:rFonts w:cstheme="minorHAnsi"/>
                <w:b w:val="0"/>
                <w:bCs w:val="0"/>
                <w:szCs w:val="20"/>
              </w:rPr>
            </w:pPr>
          </w:p>
        </w:tc>
        <w:tc>
          <w:tcPr>
            <w:tcW w:w="5112" w:type="dxa"/>
            <w:gridSpan w:val="3"/>
            <w:shd w:val="clear" w:color="auto" w:fill="FFFFFF" w:themeFill="background1"/>
          </w:tcPr>
          <w:p w14:paraId="2E7142B2" w14:textId="0DCB4BAB" w:rsidR="00F85853" w:rsidRDefault="005C669D"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Apply transient load-profile</w:t>
            </w:r>
          </w:p>
        </w:tc>
        <w:tc>
          <w:tcPr>
            <w:tcW w:w="1730" w:type="dxa"/>
            <w:gridSpan w:val="2"/>
            <w:vMerge/>
            <w:shd w:val="clear" w:color="auto" w:fill="FFFFFF" w:themeFill="background1"/>
          </w:tcPr>
          <w:p w14:paraId="4A187AF5"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859" w:type="dxa"/>
            <w:gridSpan w:val="2"/>
            <w:vMerge/>
            <w:shd w:val="clear" w:color="auto" w:fill="FFFFFF" w:themeFill="background1"/>
          </w:tcPr>
          <w:p w14:paraId="2831F01B"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F85853" w:rsidRPr="00AE4266" w14:paraId="22DBD471" w14:textId="77777777" w:rsidTr="00F85853">
        <w:tc>
          <w:tcPr>
            <w:cnfStyle w:val="001000000000" w:firstRow="0" w:lastRow="0" w:firstColumn="1" w:lastColumn="0" w:oddVBand="0" w:evenVBand="0" w:oddHBand="0" w:evenHBand="0" w:firstRowFirstColumn="0" w:firstRowLastColumn="0" w:lastRowFirstColumn="0" w:lastRowLastColumn="0"/>
            <w:tcW w:w="1075" w:type="dxa"/>
            <w:shd w:val="clear" w:color="auto" w:fill="FFFFFF" w:themeFill="background1"/>
          </w:tcPr>
          <w:p w14:paraId="6F50571D" w14:textId="77777777" w:rsidR="00F85853" w:rsidRPr="00AE4266" w:rsidRDefault="00F85853" w:rsidP="00262D68">
            <w:pPr>
              <w:pStyle w:val="Table-small"/>
              <w:numPr>
                <w:ilvl w:val="3"/>
                <w:numId w:val="41"/>
              </w:numPr>
              <w:rPr>
                <w:rFonts w:cstheme="minorHAnsi"/>
                <w:b w:val="0"/>
                <w:bCs w:val="0"/>
                <w:szCs w:val="20"/>
              </w:rPr>
            </w:pPr>
          </w:p>
        </w:tc>
        <w:tc>
          <w:tcPr>
            <w:tcW w:w="5112" w:type="dxa"/>
            <w:gridSpan w:val="3"/>
            <w:shd w:val="clear" w:color="auto" w:fill="FFFFFF" w:themeFill="background1"/>
          </w:tcPr>
          <w:p w14:paraId="782ADDB5" w14:textId="77777777" w:rsidR="00F85853" w:rsidRPr="00AE4266" w:rsidRDefault="00F85853" w:rsidP="00F8585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Measure the voltage-transient</w:t>
            </w:r>
          </w:p>
        </w:tc>
        <w:tc>
          <w:tcPr>
            <w:tcW w:w="1730" w:type="dxa"/>
            <w:gridSpan w:val="2"/>
            <w:vMerge/>
            <w:shd w:val="clear" w:color="auto" w:fill="FFFFFF" w:themeFill="background1"/>
          </w:tcPr>
          <w:p w14:paraId="1F88516E" w14:textId="77777777" w:rsidR="00F85853" w:rsidRPr="00AE4266" w:rsidRDefault="00F85853" w:rsidP="00F8585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859" w:type="dxa"/>
            <w:gridSpan w:val="2"/>
            <w:vMerge/>
            <w:shd w:val="clear" w:color="auto" w:fill="FFFFFF" w:themeFill="background1"/>
          </w:tcPr>
          <w:p w14:paraId="4BA8B95C" w14:textId="77777777" w:rsidR="00F85853" w:rsidRPr="00AE4266" w:rsidRDefault="00F85853" w:rsidP="00F8585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F85853" w:rsidRPr="00AE4266" w14:paraId="29DF0ACE" w14:textId="77777777" w:rsidTr="00F85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FFFFFF" w:themeFill="background1"/>
          </w:tcPr>
          <w:p w14:paraId="6671BA9B" w14:textId="77777777" w:rsidR="00F85853" w:rsidRPr="00AE4266" w:rsidRDefault="00F85853" w:rsidP="004404E5">
            <w:pPr>
              <w:pStyle w:val="Table-small"/>
              <w:numPr>
                <w:ilvl w:val="0"/>
                <w:numId w:val="41"/>
              </w:numPr>
              <w:rPr>
                <w:rFonts w:cstheme="minorHAnsi"/>
                <w:b w:val="0"/>
                <w:bCs w:val="0"/>
                <w:szCs w:val="20"/>
              </w:rPr>
            </w:pPr>
          </w:p>
        </w:tc>
        <w:tc>
          <w:tcPr>
            <w:tcW w:w="5112" w:type="dxa"/>
            <w:gridSpan w:val="3"/>
            <w:shd w:val="clear" w:color="auto" w:fill="FFFFFF" w:themeFill="background1"/>
          </w:tcPr>
          <w:p w14:paraId="3410B80E"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Log voltage transient</w:t>
            </w:r>
          </w:p>
        </w:tc>
        <w:tc>
          <w:tcPr>
            <w:tcW w:w="1730" w:type="dxa"/>
            <w:gridSpan w:val="2"/>
            <w:vMerge/>
            <w:shd w:val="clear" w:color="auto" w:fill="FFFFFF" w:themeFill="background1"/>
          </w:tcPr>
          <w:p w14:paraId="0071D292"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859" w:type="dxa"/>
            <w:gridSpan w:val="2"/>
            <w:vMerge/>
            <w:shd w:val="clear" w:color="auto" w:fill="FFFFFF" w:themeFill="background1"/>
          </w:tcPr>
          <w:p w14:paraId="29A7EA94"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r w:rsidR="00F85853" w:rsidRPr="00AE4266" w14:paraId="77CF60F8" w14:textId="777777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6CAE5A69" w14:textId="77777777" w:rsidR="00F85853" w:rsidRPr="00AE4266" w:rsidRDefault="00F85853" w:rsidP="00F85853">
            <w:pPr>
              <w:pStyle w:val="Table-small"/>
              <w:rPr>
                <w:rFonts w:cstheme="minorHAnsi"/>
                <w:szCs w:val="20"/>
              </w:rPr>
            </w:pPr>
            <w:r w:rsidRPr="00AE4266">
              <w:rPr>
                <w:rFonts w:cstheme="minorHAnsi"/>
                <w:color w:val="FFFFFF" w:themeColor="background1"/>
                <w:sz w:val="22"/>
                <w:szCs w:val="22"/>
              </w:rPr>
              <w:t>Notes</w:t>
            </w:r>
          </w:p>
        </w:tc>
      </w:tr>
      <w:tr w:rsidR="00F85853" w:rsidRPr="00AE4266" w14:paraId="397C60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FFFFFF" w:themeFill="background1"/>
          </w:tcPr>
          <w:p w14:paraId="69C80533" w14:textId="77777777" w:rsidR="00F85853" w:rsidRPr="00805D90" w:rsidRDefault="00F85853" w:rsidP="00F85853">
            <w:pPr>
              <w:pStyle w:val="Table-small"/>
              <w:rPr>
                <w:rFonts w:cstheme="minorHAnsi"/>
                <w:b w:val="0"/>
                <w:bCs w:val="0"/>
                <w:szCs w:val="20"/>
              </w:rPr>
            </w:pPr>
          </w:p>
        </w:tc>
      </w:tr>
      <w:tr w:rsidR="00F85853" w:rsidRPr="00AE4266" w14:paraId="49C5EB30" w14:textId="77777777">
        <w:tc>
          <w:tcPr>
            <w:cnfStyle w:val="001000000000" w:firstRow="0" w:lastRow="0" w:firstColumn="1" w:lastColumn="0" w:oddVBand="0" w:evenVBand="0" w:oddHBand="0" w:evenHBand="0" w:firstRowFirstColumn="0" w:firstRowLastColumn="0" w:lastRowFirstColumn="0" w:lastRowLastColumn="0"/>
            <w:tcW w:w="9776" w:type="dxa"/>
            <w:gridSpan w:val="8"/>
            <w:shd w:val="clear" w:color="auto" w:fill="514E4E" w:themeFill="accent3" w:themeFillShade="BF"/>
          </w:tcPr>
          <w:p w14:paraId="73817DD9" w14:textId="77777777" w:rsidR="00F85853" w:rsidRPr="00AE4266" w:rsidRDefault="00F85853" w:rsidP="00F85853">
            <w:pPr>
              <w:pStyle w:val="Table-small"/>
              <w:rPr>
                <w:rFonts w:cstheme="minorHAnsi"/>
                <w:b w:val="0"/>
                <w:bCs w:val="0"/>
                <w:szCs w:val="20"/>
              </w:rPr>
            </w:pPr>
            <w:r w:rsidRPr="00AE4266">
              <w:rPr>
                <w:rFonts w:cstheme="minorHAnsi"/>
                <w:color w:val="FFFFFF" w:themeColor="background1"/>
                <w:sz w:val="22"/>
                <w:szCs w:val="22"/>
              </w:rPr>
              <w:t xml:space="preserve">Test parameters and acceptance criteria </w:t>
            </w:r>
          </w:p>
        </w:tc>
      </w:tr>
      <w:tr w:rsidR="00F85853" w:rsidRPr="00AE4266" w14:paraId="246F6401" w14:textId="77777777" w:rsidTr="00F85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C5C2C2" w:themeFill="accent3" w:themeFillTint="66"/>
          </w:tcPr>
          <w:p w14:paraId="48DC65EE" w14:textId="77777777" w:rsidR="00F85853" w:rsidRPr="00AE4266" w:rsidRDefault="00F85853" w:rsidP="00F85853">
            <w:pPr>
              <w:pStyle w:val="Table-small"/>
              <w:rPr>
                <w:rFonts w:cstheme="minorHAnsi"/>
                <w:szCs w:val="20"/>
              </w:rPr>
            </w:pPr>
            <w:r w:rsidRPr="00AE4266">
              <w:rPr>
                <w:rFonts w:cstheme="minorHAnsi"/>
                <w:sz w:val="22"/>
                <w:szCs w:val="22"/>
              </w:rPr>
              <w:t xml:space="preserve">ID </w:t>
            </w:r>
          </w:p>
        </w:tc>
        <w:tc>
          <w:tcPr>
            <w:tcW w:w="4223" w:type="dxa"/>
            <w:shd w:val="clear" w:color="auto" w:fill="C5C2C2" w:themeFill="accent3" w:themeFillTint="66"/>
          </w:tcPr>
          <w:p w14:paraId="4A3F3EF7"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Name</w:t>
            </w:r>
          </w:p>
        </w:tc>
        <w:tc>
          <w:tcPr>
            <w:tcW w:w="881" w:type="dxa"/>
            <w:shd w:val="clear" w:color="auto" w:fill="C5C2C2" w:themeFill="accent3" w:themeFillTint="66"/>
          </w:tcPr>
          <w:p w14:paraId="775F6BF5"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Unit</w:t>
            </w:r>
          </w:p>
        </w:tc>
        <w:tc>
          <w:tcPr>
            <w:tcW w:w="1212" w:type="dxa"/>
            <w:gridSpan w:val="2"/>
            <w:shd w:val="clear" w:color="auto" w:fill="C5C2C2" w:themeFill="accent3" w:themeFillTint="66"/>
          </w:tcPr>
          <w:p w14:paraId="22BD9B3B"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LTL</w:t>
            </w:r>
          </w:p>
        </w:tc>
        <w:tc>
          <w:tcPr>
            <w:tcW w:w="719" w:type="dxa"/>
            <w:gridSpan w:val="2"/>
            <w:shd w:val="clear" w:color="auto" w:fill="C5C2C2" w:themeFill="accent3" w:themeFillTint="66"/>
          </w:tcPr>
          <w:p w14:paraId="5EF8D869"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Typ</w:t>
            </w:r>
          </w:p>
        </w:tc>
        <w:tc>
          <w:tcPr>
            <w:tcW w:w="1666" w:type="dxa"/>
            <w:shd w:val="clear" w:color="auto" w:fill="C5C2C2" w:themeFill="accent3" w:themeFillTint="66"/>
          </w:tcPr>
          <w:p w14:paraId="0B9313E8" w14:textId="77777777" w:rsidR="00F85853" w:rsidRPr="00AE4266" w:rsidRDefault="00F85853" w:rsidP="00F85853">
            <w:pPr>
              <w:pStyle w:val="Table-small"/>
              <w:cnfStyle w:val="000000100000" w:firstRow="0" w:lastRow="0" w:firstColumn="0" w:lastColumn="0" w:oddVBand="0" w:evenVBand="0" w:oddHBand="1" w:evenHBand="0" w:firstRowFirstColumn="0" w:firstRowLastColumn="0" w:lastRowFirstColumn="0" w:lastRowLastColumn="0"/>
              <w:rPr>
                <w:rFonts w:cstheme="minorHAnsi"/>
                <w:b/>
                <w:bCs/>
                <w:sz w:val="22"/>
                <w:szCs w:val="22"/>
              </w:rPr>
            </w:pPr>
            <w:r w:rsidRPr="00AE4266">
              <w:rPr>
                <w:rFonts w:cstheme="minorHAnsi"/>
                <w:b/>
                <w:bCs/>
                <w:sz w:val="22"/>
                <w:szCs w:val="22"/>
              </w:rPr>
              <w:t>UTL</w:t>
            </w:r>
          </w:p>
        </w:tc>
      </w:tr>
      <w:tr w:rsidR="00F85853" w:rsidRPr="00AE4266" w14:paraId="2E9A19F0" w14:textId="77777777" w:rsidTr="00F85853">
        <w:tc>
          <w:tcPr>
            <w:cnfStyle w:val="001000000000" w:firstRow="0" w:lastRow="0" w:firstColumn="1" w:lastColumn="0" w:oddVBand="0" w:evenVBand="0" w:oddHBand="0" w:evenHBand="0" w:firstRowFirstColumn="0" w:firstRowLastColumn="0" w:lastRowFirstColumn="0" w:lastRowLastColumn="0"/>
            <w:tcW w:w="1075" w:type="dxa"/>
            <w:shd w:val="clear" w:color="auto" w:fill="FFFFFF" w:themeFill="background1"/>
          </w:tcPr>
          <w:p w14:paraId="605C4118" w14:textId="3CFB0A87" w:rsidR="00F85853" w:rsidRPr="00AE4266" w:rsidRDefault="007824CD" w:rsidP="00F85853">
            <w:pPr>
              <w:pStyle w:val="Table-small"/>
              <w:rPr>
                <w:rFonts w:cstheme="minorHAnsi"/>
                <w:b w:val="0"/>
                <w:bCs w:val="0"/>
                <w:szCs w:val="20"/>
              </w:rPr>
            </w:pPr>
            <w:r>
              <w:t>M003</w:t>
            </w:r>
            <w:r w:rsidR="0032760B">
              <w:t>3</w:t>
            </w:r>
          </w:p>
        </w:tc>
        <w:tc>
          <w:tcPr>
            <w:tcW w:w="4223" w:type="dxa"/>
            <w:shd w:val="clear" w:color="auto" w:fill="FFFFFF" w:themeFill="background1"/>
          </w:tcPr>
          <w:p w14:paraId="4E3A218A" w14:textId="7D40306D" w:rsidR="00F85853" w:rsidRPr="00AE4266" w:rsidRDefault="005C669D" w:rsidP="00F8585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V_out</w:t>
            </w:r>
          </w:p>
        </w:tc>
        <w:tc>
          <w:tcPr>
            <w:tcW w:w="881" w:type="dxa"/>
            <w:shd w:val="clear" w:color="auto" w:fill="FFFFFF" w:themeFill="background1"/>
          </w:tcPr>
          <w:p w14:paraId="27259396" w14:textId="5897EE9E" w:rsidR="00F85853" w:rsidRPr="00AE4266" w:rsidRDefault="005C669D" w:rsidP="00F8585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r>
              <w:rPr>
                <w:rFonts w:cstheme="minorHAnsi"/>
                <w:szCs w:val="20"/>
              </w:rPr>
              <w:t>V</w:t>
            </w:r>
          </w:p>
        </w:tc>
        <w:tc>
          <w:tcPr>
            <w:tcW w:w="1212" w:type="dxa"/>
            <w:gridSpan w:val="2"/>
            <w:shd w:val="clear" w:color="auto" w:fill="FFFFFF" w:themeFill="background1"/>
          </w:tcPr>
          <w:p w14:paraId="679B9CE9" w14:textId="77777777" w:rsidR="00F85853" w:rsidRPr="00AE4266" w:rsidRDefault="00F85853" w:rsidP="00F8585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719" w:type="dxa"/>
            <w:gridSpan w:val="2"/>
            <w:shd w:val="clear" w:color="auto" w:fill="FFFFFF" w:themeFill="background1"/>
          </w:tcPr>
          <w:p w14:paraId="57DF720E" w14:textId="77777777" w:rsidR="00F85853" w:rsidRPr="00AE4266" w:rsidRDefault="00F85853" w:rsidP="00F8585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c>
          <w:tcPr>
            <w:tcW w:w="1666" w:type="dxa"/>
            <w:shd w:val="clear" w:color="auto" w:fill="FFFFFF" w:themeFill="background1"/>
          </w:tcPr>
          <w:p w14:paraId="32277401" w14:textId="77777777" w:rsidR="00F85853" w:rsidRPr="00AE4266" w:rsidRDefault="00F85853" w:rsidP="00F85853">
            <w:pPr>
              <w:pStyle w:val="Table-small"/>
              <w:cnfStyle w:val="000000000000" w:firstRow="0" w:lastRow="0" w:firstColumn="0" w:lastColumn="0" w:oddVBand="0" w:evenVBand="0" w:oddHBand="0" w:evenHBand="0" w:firstRowFirstColumn="0" w:firstRowLastColumn="0" w:lastRowFirstColumn="0" w:lastRowLastColumn="0"/>
              <w:rPr>
                <w:rFonts w:cstheme="minorHAnsi"/>
                <w:szCs w:val="20"/>
              </w:rPr>
            </w:pPr>
          </w:p>
        </w:tc>
      </w:tr>
      <w:tr w:rsidR="005905EB" w:rsidRPr="00AE4266" w14:paraId="005DA736" w14:textId="77777777" w:rsidTr="00F85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FFFFFF" w:themeFill="background1"/>
          </w:tcPr>
          <w:p w14:paraId="68E1E247" w14:textId="0BC4B7FE" w:rsidR="005905EB" w:rsidRPr="00AE4266" w:rsidRDefault="005905EB" w:rsidP="005905EB">
            <w:pPr>
              <w:pStyle w:val="Table-small"/>
            </w:pPr>
            <w:r>
              <w:t>M0034</w:t>
            </w:r>
          </w:p>
        </w:tc>
        <w:tc>
          <w:tcPr>
            <w:tcW w:w="4223" w:type="dxa"/>
            <w:shd w:val="clear" w:color="auto" w:fill="FFFFFF" w:themeFill="background1"/>
          </w:tcPr>
          <w:p w14:paraId="3CB2B2AE" w14:textId="59365284" w:rsidR="005905EB" w:rsidRPr="00370928" w:rsidRDefault="009972BF" w:rsidP="005905EB">
            <w:pPr>
              <w:pStyle w:val="Table-small"/>
              <w:cnfStyle w:val="000000100000" w:firstRow="0" w:lastRow="0" w:firstColumn="0" w:lastColumn="0" w:oddVBand="0" w:evenVBand="0" w:oddHBand="1" w:evenHBand="0" w:firstRowFirstColumn="0" w:firstRowLastColumn="0" w:lastRowFirstColumn="0" w:lastRowLastColumn="0"/>
              <w:rPr>
                <w:rFonts w:cstheme="minorHAnsi"/>
                <w:color w:val="000000" w:themeColor="accent1"/>
                <w:szCs w:val="20"/>
              </w:rPr>
            </w:pPr>
            <w:r>
              <w:rPr>
                <w:rFonts w:cstheme="minorHAnsi"/>
                <w:color w:val="000000" w:themeColor="accent1"/>
                <w:szCs w:val="20"/>
              </w:rPr>
              <w:t>Pk_Pk_ripple</w:t>
            </w:r>
          </w:p>
        </w:tc>
        <w:tc>
          <w:tcPr>
            <w:tcW w:w="881" w:type="dxa"/>
            <w:shd w:val="clear" w:color="auto" w:fill="FFFFFF" w:themeFill="background1"/>
          </w:tcPr>
          <w:p w14:paraId="2E7DA4D7" w14:textId="77777777" w:rsidR="005905EB" w:rsidRDefault="005905EB" w:rsidP="005905E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mV</w:t>
            </w:r>
          </w:p>
        </w:tc>
        <w:tc>
          <w:tcPr>
            <w:tcW w:w="1212" w:type="dxa"/>
            <w:gridSpan w:val="2"/>
            <w:shd w:val="clear" w:color="auto" w:fill="FFFFFF" w:themeFill="background1"/>
          </w:tcPr>
          <w:p w14:paraId="2529879A" w14:textId="77777777" w:rsidR="005905EB" w:rsidRPr="00AE4266" w:rsidRDefault="005905EB" w:rsidP="005905E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719" w:type="dxa"/>
            <w:gridSpan w:val="2"/>
            <w:shd w:val="clear" w:color="auto" w:fill="FFFFFF" w:themeFill="background1"/>
          </w:tcPr>
          <w:p w14:paraId="4543DAF6" w14:textId="77777777" w:rsidR="005905EB" w:rsidRPr="00AE4266" w:rsidRDefault="005905EB" w:rsidP="005905E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c>
          <w:tcPr>
            <w:tcW w:w="1666" w:type="dxa"/>
            <w:shd w:val="clear" w:color="auto" w:fill="FFFFFF" w:themeFill="background1"/>
          </w:tcPr>
          <w:p w14:paraId="5733FC29" w14:textId="77777777" w:rsidR="005905EB" w:rsidRPr="00AE4266" w:rsidRDefault="005905EB" w:rsidP="005905EB">
            <w:pPr>
              <w:pStyle w:val="Table-small"/>
              <w:cnfStyle w:val="000000100000" w:firstRow="0" w:lastRow="0" w:firstColumn="0" w:lastColumn="0" w:oddVBand="0" w:evenVBand="0" w:oddHBand="1" w:evenHBand="0" w:firstRowFirstColumn="0" w:firstRowLastColumn="0" w:lastRowFirstColumn="0" w:lastRowLastColumn="0"/>
              <w:rPr>
                <w:rFonts w:cstheme="minorHAnsi"/>
                <w:szCs w:val="20"/>
              </w:rPr>
            </w:pPr>
          </w:p>
        </w:tc>
      </w:tr>
    </w:tbl>
    <w:p w14:paraId="40E8E10A" w14:textId="77777777" w:rsidR="005F367C" w:rsidRPr="005F367C" w:rsidRDefault="005F367C" w:rsidP="005F367C">
      <w:pPr>
        <w:rPr>
          <w:lang w:eastAsia="en-US"/>
        </w:rPr>
      </w:pPr>
    </w:p>
    <w:p w14:paraId="05561772" w14:textId="77777777" w:rsidR="00165439" w:rsidRPr="00165439" w:rsidRDefault="00165439" w:rsidP="00165439">
      <w:pPr>
        <w:rPr>
          <w:lang w:eastAsia="en-US"/>
        </w:rPr>
      </w:pPr>
    </w:p>
    <w:bookmarkEnd w:id="4" w:displacedByCustomXml="next"/>
    <w:bookmarkEnd w:id="5" w:displacedByCustomXml="next"/>
    <w:bookmarkEnd w:id="6" w:displacedByCustomXml="next"/>
    <w:bookmarkStart w:id="205" w:name="_Toc131774954" w:displacedByCustomXml="next"/>
    <w:bookmarkStart w:id="206" w:name="_Toc211426756" w:displacedByCustomXml="next"/>
    <w:sdt>
      <w:sdtPr>
        <w:rPr>
          <w:b w:val="0"/>
          <w:color w:val="auto"/>
          <w:sz w:val="22"/>
          <w:szCs w:val="22"/>
        </w:rPr>
        <w:id w:val="1735966252"/>
        <w:docPartObj>
          <w:docPartGallery w:val="Bibliographies"/>
          <w:docPartUnique/>
        </w:docPartObj>
      </w:sdtPr>
      <w:sdtEndPr/>
      <w:sdtContent>
        <w:p w14:paraId="7BE73584" w14:textId="53477DE5" w:rsidR="00E4358C" w:rsidRPr="00AE4266" w:rsidRDefault="00E4358C" w:rsidP="00E4358C">
          <w:pPr>
            <w:pStyle w:val="Heading1-nonumber"/>
          </w:pPr>
          <w:r w:rsidRPr="00AE4266">
            <w:t>Bibliography</w:t>
          </w:r>
          <w:bookmarkEnd w:id="206"/>
          <w:bookmarkEnd w:id="205"/>
        </w:p>
        <w:sdt>
          <w:sdtPr>
            <w:id w:val="111145805"/>
            <w:bibliography/>
          </w:sdtPr>
          <w:sdtEndPr/>
          <w:sdtContent>
            <w:p w14:paraId="4A16A737" w14:textId="5AB33135" w:rsidR="00654958" w:rsidRPr="00AE4266" w:rsidRDefault="00654958" w:rsidP="00654958">
              <w:pPr>
                <w:pStyle w:val="Bibliography"/>
                <w:ind w:left="720" w:hanging="720"/>
              </w:pPr>
            </w:p>
            <w:p w14:paraId="33E07F34" w14:textId="0EBF0CC6" w:rsidR="00E4358C" w:rsidRPr="00AE4266" w:rsidRDefault="00F60424" w:rsidP="000066A8"/>
          </w:sdtContent>
        </w:sdt>
      </w:sdtContent>
    </w:sdt>
    <w:p w14:paraId="467CAFAD" w14:textId="77777777" w:rsidR="00E4358C" w:rsidRPr="00AE4266" w:rsidRDefault="00E4358C" w:rsidP="00E4358C"/>
    <w:p w14:paraId="386C6C1F" w14:textId="77777777" w:rsidR="00E25AA0" w:rsidRPr="00AE4266" w:rsidRDefault="00E4358C" w:rsidP="00E4358C">
      <w:pPr>
        <w:pStyle w:val="Heading1-nonumber"/>
      </w:pPr>
      <w:bookmarkStart w:id="207" w:name="_Toc131774955"/>
      <w:bookmarkStart w:id="208" w:name="_Toc211426757"/>
      <w:r w:rsidRPr="00AE4266">
        <w:lastRenderedPageBreak/>
        <w:t>List of Acronyms</w:t>
      </w:r>
      <w:bookmarkEnd w:id="207"/>
      <w:bookmarkEnd w:id="208"/>
    </w:p>
    <w:tbl>
      <w:tblPr>
        <w:tblStyle w:val="GridTable4-Accent3"/>
        <w:tblW w:w="0" w:type="auto"/>
        <w:tblLook w:val="0620" w:firstRow="1" w:lastRow="0" w:firstColumn="0" w:lastColumn="0" w:noHBand="1" w:noVBand="1"/>
      </w:tblPr>
      <w:tblGrid>
        <w:gridCol w:w="1980"/>
        <w:gridCol w:w="7649"/>
      </w:tblGrid>
      <w:tr w:rsidR="00E4358C" w:rsidRPr="00AE4266" w14:paraId="6DC18DEA" w14:textId="77777777" w:rsidTr="007A1C4C">
        <w:trPr>
          <w:cnfStyle w:val="100000000000" w:firstRow="1" w:lastRow="0" w:firstColumn="0" w:lastColumn="0" w:oddVBand="0" w:evenVBand="0" w:oddHBand="0" w:evenHBand="0" w:firstRowFirstColumn="0" w:firstRowLastColumn="0" w:lastRowFirstColumn="0" w:lastRowLastColumn="0"/>
        </w:trPr>
        <w:tc>
          <w:tcPr>
            <w:tcW w:w="1980" w:type="dxa"/>
          </w:tcPr>
          <w:p w14:paraId="327CA6CC" w14:textId="77777777" w:rsidR="00E4358C" w:rsidRPr="00AE4266" w:rsidRDefault="00410F65" w:rsidP="00E4358C">
            <w:pPr>
              <w:pStyle w:val="Table"/>
            </w:pPr>
            <w:r w:rsidRPr="00AE4266">
              <w:t>Acronym</w:t>
            </w:r>
          </w:p>
        </w:tc>
        <w:tc>
          <w:tcPr>
            <w:tcW w:w="7649" w:type="dxa"/>
          </w:tcPr>
          <w:p w14:paraId="7317A929" w14:textId="77777777" w:rsidR="00E4358C" w:rsidRPr="00AE4266" w:rsidRDefault="00410F65" w:rsidP="00E4358C">
            <w:pPr>
              <w:pStyle w:val="Table"/>
            </w:pPr>
            <w:r w:rsidRPr="00AE4266">
              <w:t>Definition</w:t>
            </w:r>
          </w:p>
        </w:tc>
      </w:tr>
      <w:tr w:rsidR="003D750D" w:rsidRPr="00AE4266" w14:paraId="430297A3" w14:textId="77777777">
        <w:tc>
          <w:tcPr>
            <w:tcW w:w="1980" w:type="dxa"/>
            <w:vAlign w:val="center"/>
          </w:tcPr>
          <w:p w14:paraId="2CE090B1" w14:textId="4BEF70E0" w:rsidR="003D750D" w:rsidRPr="00AE4266" w:rsidRDefault="003D750D" w:rsidP="003D750D">
            <w:pPr>
              <w:pStyle w:val="Table"/>
            </w:pPr>
          </w:p>
        </w:tc>
        <w:tc>
          <w:tcPr>
            <w:tcW w:w="7649" w:type="dxa"/>
            <w:vAlign w:val="center"/>
          </w:tcPr>
          <w:p w14:paraId="3E1B93D1" w14:textId="18E95F08" w:rsidR="003D750D" w:rsidRPr="00AE4266" w:rsidRDefault="003D750D" w:rsidP="003D750D">
            <w:pPr>
              <w:pStyle w:val="Table"/>
            </w:pPr>
          </w:p>
        </w:tc>
      </w:tr>
      <w:tr w:rsidR="00746430" w:rsidRPr="00AE4266" w14:paraId="00255E35" w14:textId="77777777" w:rsidTr="00654958">
        <w:tc>
          <w:tcPr>
            <w:tcW w:w="1980" w:type="dxa"/>
          </w:tcPr>
          <w:p w14:paraId="355EA271" w14:textId="533B01E2" w:rsidR="00746430" w:rsidRPr="00AE4266" w:rsidRDefault="00746430" w:rsidP="00746430">
            <w:pPr>
              <w:pStyle w:val="Table"/>
              <w:rPr>
                <w:rFonts w:ascii="Arial" w:hAnsi="Arial" w:cs="Arial"/>
                <w:color w:val="000000"/>
                <w:szCs w:val="22"/>
              </w:rPr>
            </w:pPr>
          </w:p>
        </w:tc>
        <w:tc>
          <w:tcPr>
            <w:tcW w:w="7649" w:type="dxa"/>
          </w:tcPr>
          <w:p w14:paraId="0A8A8BE4" w14:textId="3BCA1957" w:rsidR="00746430" w:rsidRPr="00AE4266" w:rsidRDefault="00746430" w:rsidP="00746430">
            <w:pPr>
              <w:pStyle w:val="Table"/>
              <w:rPr>
                <w:rFonts w:ascii="Arial" w:hAnsi="Arial" w:cs="Arial"/>
                <w:color w:val="000000"/>
                <w:szCs w:val="22"/>
              </w:rPr>
            </w:pPr>
          </w:p>
        </w:tc>
      </w:tr>
      <w:tr w:rsidR="00746430" w:rsidRPr="00AE4266" w14:paraId="5145A658" w14:textId="77777777" w:rsidTr="00654958">
        <w:tc>
          <w:tcPr>
            <w:tcW w:w="1980" w:type="dxa"/>
          </w:tcPr>
          <w:p w14:paraId="70838123" w14:textId="1643E69C" w:rsidR="00746430" w:rsidRPr="00AE4266" w:rsidRDefault="00746430" w:rsidP="00746430">
            <w:pPr>
              <w:pStyle w:val="Table"/>
              <w:rPr>
                <w:rFonts w:ascii="Arial" w:hAnsi="Arial" w:cs="Arial"/>
                <w:color w:val="000000"/>
                <w:szCs w:val="22"/>
              </w:rPr>
            </w:pPr>
          </w:p>
        </w:tc>
        <w:tc>
          <w:tcPr>
            <w:tcW w:w="7649" w:type="dxa"/>
          </w:tcPr>
          <w:p w14:paraId="7FFE13AC" w14:textId="19C42ECB" w:rsidR="00746430" w:rsidRPr="00AE4266" w:rsidRDefault="00746430" w:rsidP="00746430">
            <w:pPr>
              <w:pStyle w:val="Table"/>
              <w:rPr>
                <w:rFonts w:ascii="Arial" w:hAnsi="Arial" w:cs="Arial"/>
                <w:color w:val="000000"/>
                <w:szCs w:val="22"/>
              </w:rPr>
            </w:pPr>
          </w:p>
        </w:tc>
      </w:tr>
    </w:tbl>
    <w:p w14:paraId="7EDDF7A8" w14:textId="77777777" w:rsidR="00E4358C" w:rsidRPr="00AE4266" w:rsidRDefault="00E4358C" w:rsidP="00E4358C"/>
    <w:p w14:paraId="2AB677E5" w14:textId="77777777" w:rsidR="00007D5C" w:rsidRPr="00D378DA" w:rsidRDefault="00007D5C" w:rsidP="00B3402D"/>
    <w:sectPr w:rsidR="00007D5C" w:rsidRPr="00D378DA" w:rsidSect="00152562">
      <w:pgSz w:w="11907" w:h="16840" w:code="9"/>
      <w:pgMar w:top="1985" w:right="1134" w:bottom="1418" w:left="1134" w:header="850" w:footer="567" w:gutter="0"/>
      <w:cols w:space="708"/>
      <w:docGrid w:linePitch="357" w:charSpace="-215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Jonathan Vanden Berk" w:date="2025-05-09T16:11:00Z" w:initials="JV">
    <w:p w14:paraId="115B26F7" w14:textId="77777777" w:rsidR="00611C16" w:rsidRDefault="00611C16" w:rsidP="00611C16">
      <w:pPr>
        <w:pStyle w:val="CommentText"/>
        <w:jc w:val="left"/>
      </w:pPr>
      <w:r>
        <w:rPr>
          <w:rStyle w:val="CommentReference"/>
        </w:rPr>
        <w:annotationRef/>
      </w:r>
      <w:r>
        <w:t>TBD if we need to test over temperature</w:t>
      </w:r>
    </w:p>
  </w:comment>
  <w:comment w:id="80" w:author="Jonathan Vanden Berk" w:date="2025-05-12T09:24:00Z" w:initials="JV">
    <w:p w14:paraId="69B2197F" w14:textId="77777777" w:rsidR="007D1AB4" w:rsidRDefault="007D1AB4" w:rsidP="007D1AB4">
      <w:pPr>
        <w:pStyle w:val="CommentText"/>
        <w:jc w:val="left"/>
      </w:pPr>
      <w:r>
        <w:rPr>
          <w:rStyle w:val="CommentReference"/>
        </w:rPr>
        <w:annotationRef/>
      </w:r>
      <w:r>
        <w:t xml:space="preserve">The EL is missing, however there is a signal trace from MAG-PSU towards “PSU” </w:t>
      </w:r>
    </w:p>
  </w:comment>
  <w:comment w:id="81" w:author="Jonathan Vanden Berk" w:date="2025-05-12T09:24:00Z" w:initials="JV">
    <w:p w14:paraId="6E00328A" w14:textId="77777777" w:rsidR="009B174F" w:rsidRDefault="009B174F" w:rsidP="009B174F">
      <w:pPr>
        <w:pStyle w:val="CommentText"/>
        <w:jc w:val="left"/>
      </w:pPr>
      <w:r>
        <w:rPr>
          <w:rStyle w:val="CommentReference"/>
        </w:rPr>
        <w:annotationRef/>
      </w:r>
      <w:r>
        <w:t xml:space="preserve">Mux DC and Mux AC cards are not used </w:t>
      </w:r>
    </w:p>
  </w:comment>
  <w:comment w:id="90" w:author="Jonathan Vanden Berk" w:date="2025-05-12T10:50:00Z" w:initials="JV">
    <w:p w14:paraId="216B4B27" w14:textId="77777777" w:rsidR="00F81A7E" w:rsidRDefault="00F81A7E" w:rsidP="00F81A7E">
      <w:pPr>
        <w:pStyle w:val="CommentText"/>
        <w:jc w:val="left"/>
      </w:pPr>
      <w:r>
        <w:rPr>
          <w:rStyle w:val="CommentReference"/>
        </w:rPr>
        <w:annotationRef/>
      </w:r>
      <w:r>
        <w:t>Is this V_ext?</w:t>
      </w:r>
    </w:p>
  </w:comment>
  <w:comment w:id="105" w:author="Jonathan Vanden Berk" w:date="2025-05-12T11:17:00Z" w:initials="JV">
    <w:p w14:paraId="672A1EF4" w14:textId="77777777" w:rsidR="00DC0488" w:rsidRDefault="00DC0488" w:rsidP="00DC0488">
      <w:pPr>
        <w:pStyle w:val="CommentText"/>
        <w:jc w:val="left"/>
      </w:pPr>
      <w:r>
        <w:rPr>
          <w:rStyle w:val="CommentReference"/>
        </w:rPr>
        <w:annotationRef/>
      </w:r>
      <w:r>
        <w:t>Depends on the Vin corner. You can refer to the alias given in 3.1.6</w:t>
      </w:r>
    </w:p>
  </w:comment>
  <w:comment w:id="106" w:author="Jonathan Vanden Berk" w:date="2025-05-12T11:18:00Z" w:initials="JV">
    <w:p w14:paraId="294D0FE7" w14:textId="77777777" w:rsidR="006A1452" w:rsidRDefault="006A1452" w:rsidP="006A1452">
      <w:pPr>
        <w:pStyle w:val="CommentText"/>
        <w:jc w:val="left"/>
      </w:pPr>
      <w:r>
        <w:rPr>
          <w:rStyle w:val="CommentReference"/>
        </w:rPr>
        <w:annotationRef/>
      </w:r>
      <w:r>
        <w:t>Depends on the Vin corner. You can refer to the alias given in 3.1.6</w:t>
      </w:r>
    </w:p>
  </w:comment>
  <w:comment w:id="107" w:author="Jonathan Vanden Berk" w:date="2025-05-12T11:18:00Z" w:initials="JV">
    <w:p w14:paraId="43ED59AB" w14:textId="77777777" w:rsidR="00510EE9" w:rsidRDefault="00510EE9" w:rsidP="00510EE9">
      <w:pPr>
        <w:pStyle w:val="CommentText"/>
        <w:jc w:val="left"/>
      </w:pPr>
      <w:r>
        <w:rPr>
          <w:rStyle w:val="CommentReference"/>
        </w:rPr>
        <w:annotationRef/>
      </w:r>
      <w:r>
        <w:t xml:space="preserve">Default resistor value? </w:t>
      </w:r>
    </w:p>
  </w:comment>
  <w:comment w:id="108" w:author="Jonathan Vanden Berk" w:date="2025-05-12T11:23:00Z" w:initials="JV">
    <w:p w14:paraId="6B049E5B" w14:textId="77777777" w:rsidR="00CC2D06" w:rsidRDefault="00CC2D06" w:rsidP="00CC2D06">
      <w:pPr>
        <w:pStyle w:val="CommentText"/>
        <w:jc w:val="left"/>
      </w:pPr>
      <w:r>
        <w:rPr>
          <w:rStyle w:val="CommentReference"/>
        </w:rPr>
        <w:annotationRef/>
      </w:r>
      <w:r>
        <w:t>Add default value</w:t>
      </w:r>
    </w:p>
  </w:comment>
  <w:comment w:id="111" w:author="Jonathan Vanden Berk" w:date="2025-05-12T11:25:00Z" w:initials="JV">
    <w:p w14:paraId="2EAB5D96" w14:textId="77777777" w:rsidR="004B5177" w:rsidRDefault="004B5177" w:rsidP="004B5177">
      <w:pPr>
        <w:pStyle w:val="CommentText"/>
        <w:jc w:val="left"/>
      </w:pPr>
      <w:r>
        <w:rPr>
          <w:rStyle w:val="CommentReference"/>
        </w:rPr>
        <w:annotationRef/>
      </w:r>
      <w:r>
        <w:t>It is still connected to the same equipment as in the park state, only the voltage level is set to 0V (or PSU channel is disabled). To me this is equivalent to the park state</w:t>
      </w:r>
    </w:p>
  </w:comment>
  <w:comment w:id="119" w:author="Jonathan Vanden Berk" w:date="2025-05-12T11:26:00Z" w:initials="JV">
    <w:p w14:paraId="3DC554E4" w14:textId="77777777" w:rsidR="00171657" w:rsidRDefault="00171657" w:rsidP="00171657">
      <w:pPr>
        <w:pStyle w:val="CommentText"/>
        <w:jc w:val="left"/>
      </w:pPr>
      <w:r>
        <w:rPr>
          <w:rStyle w:val="CommentReference"/>
        </w:rPr>
        <w:annotationRef/>
      </w:r>
      <w:r>
        <w:t>Add these alias names for the supplies in section 3.1.6</w:t>
      </w:r>
    </w:p>
  </w:comment>
  <w:comment w:id="126" w:author="Jonathan Vanden Berk" w:date="2025-05-12T13:47:00Z" w:initials="JV">
    <w:p w14:paraId="7B9CC0A8" w14:textId="77777777" w:rsidR="00864000" w:rsidRDefault="00864000" w:rsidP="0012184B">
      <w:pPr>
        <w:pStyle w:val="CommentText"/>
        <w:jc w:val="left"/>
      </w:pPr>
      <w:r>
        <w:rPr>
          <w:rStyle w:val="CommentReference"/>
        </w:rPr>
        <w:annotationRef/>
      </w:r>
      <w:r>
        <w:t xml:space="preserve">Add column with frequency? </w:t>
      </w:r>
    </w:p>
  </w:comment>
  <w:comment w:id="128" w:author="Jonathan Vanden Berk" w:date="2025-05-12T13:48:00Z" w:initials="JV">
    <w:p w14:paraId="33EABE8F" w14:textId="77777777" w:rsidR="00F500C5" w:rsidRDefault="00F500C5" w:rsidP="00F500C5">
      <w:pPr>
        <w:pStyle w:val="CommentText"/>
        <w:jc w:val="left"/>
      </w:pPr>
      <w:r>
        <w:rPr>
          <w:rStyle w:val="CommentReference"/>
        </w:rPr>
        <w:annotationRef/>
      </w:r>
      <w:r>
        <w:t>MAG-VIS4001x-N</w:t>
      </w:r>
    </w:p>
  </w:comment>
  <w:comment w:id="153" w:author="Jonathan Vanden Berk" w:date="2025-06-02T10:17:00Z" w:initials="JV">
    <w:p w14:paraId="57EBC7B0" w14:textId="77777777" w:rsidR="00D1299C" w:rsidRDefault="00D1299C" w:rsidP="00D1299C">
      <w:pPr>
        <w:pStyle w:val="CommentText"/>
        <w:jc w:val="left"/>
      </w:pPr>
      <w:r>
        <w:rPr>
          <w:rStyle w:val="CommentReference"/>
        </w:rPr>
        <w:annotationRef/>
      </w:r>
      <w:r>
        <w:t>To be clear: only VSS and VDD3V3 levels are sufficient, no additional points are needed.</w:t>
      </w:r>
    </w:p>
  </w:comment>
  <w:comment w:id="160" w:author="Jonathan Vanden Berk" w:date="2025-06-02T10:36:00Z" w:initials="JV">
    <w:p w14:paraId="59C357C5" w14:textId="77777777" w:rsidR="00250638" w:rsidRDefault="00250638" w:rsidP="00250638">
      <w:pPr>
        <w:pStyle w:val="CommentText"/>
        <w:jc w:val="left"/>
      </w:pPr>
      <w:r>
        <w:rPr>
          <w:rStyle w:val="CommentReference"/>
        </w:rPr>
        <w:annotationRef/>
      </w:r>
      <w:r>
        <w:t>You need 3 points only: 50mV (to calc Ron of open-drain driver), 500mV (IOL) and 3.3V (IOH)</w:t>
      </w:r>
    </w:p>
  </w:comment>
  <w:comment w:id="164" w:author="Jonathan Vanden Berk" w:date="2025-06-02T10:38:00Z" w:initials="JV">
    <w:p w14:paraId="32CF2C6E" w14:textId="77777777" w:rsidR="000933E2" w:rsidRDefault="000933E2" w:rsidP="000933E2">
      <w:pPr>
        <w:pStyle w:val="CommentText"/>
        <w:jc w:val="left"/>
      </w:pPr>
      <w:r>
        <w:rPr>
          <w:rStyle w:val="CommentReference"/>
        </w:rPr>
        <w:annotationRef/>
      </w:r>
      <w:r>
        <w:t>Use 1mA steps</w:t>
      </w:r>
    </w:p>
  </w:comment>
  <w:comment w:id="171" w:author="Jonathan Vanden Berk" w:date="2025-06-02T11:01:00Z" w:initials="JV">
    <w:p w14:paraId="5744BEA6" w14:textId="77777777" w:rsidR="008218CC" w:rsidRDefault="008218CC" w:rsidP="008218CC">
      <w:pPr>
        <w:pStyle w:val="CommentText"/>
        <w:jc w:val="left"/>
      </w:pPr>
      <w:r>
        <w:rPr>
          <w:rStyle w:val="CommentReference"/>
        </w:rPr>
        <w:annotationRef/>
      </w:r>
      <w:r>
        <w:t>Not sure if we need it but maybe put the Rf setting to High-Z to disable the PWM control, TBD</w:t>
      </w:r>
    </w:p>
  </w:comment>
  <w:comment w:id="175" w:author="Jonathan Vanden Berk" w:date="2025-06-02T11:23:00Z" w:initials="JV">
    <w:p w14:paraId="05B69F81" w14:textId="500E7DFD" w:rsidR="004B5F4E" w:rsidRDefault="00A15C04" w:rsidP="004B5F4E">
      <w:pPr>
        <w:pStyle w:val="CommentText"/>
        <w:jc w:val="left"/>
      </w:pPr>
      <w:r>
        <w:rPr>
          <w:rStyle w:val="CommentReference"/>
        </w:rPr>
        <w:annotationRef/>
      </w:r>
      <w:r w:rsidR="004B5F4E">
        <w:t>Not sure if we need it but maybe put the Rf setting to High-Z to disable the PWM control and limit the self-heating, also possible to do is using the SMU to force Vi so that the duty cycle is set to 0 or 100%, this would also eliminate switching losses , TBD</w:t>
      </w:r>
    </w:p>
  </w:comment>
  <w:comment w:id="179" w:author="Jonathan Vanden Berk" w:date="2025-06-02T11:32:00Z" w:initials="JV">
    <w:p w14:paraId="53DD9B58" w14:textId="42D078F5" w:rsidR="002F12DE" w:rsidRDefault="00FE1C87" w:rsidP="002F12DE">
      <w:pPr>
        <w:pStyle w:val="CommentText"/>
        <w:jc w:val="left"/>
      </w:pPr>
      <w:r>
        <w:rPr>
          <w:rStyle w:val="CommentReference"/>
        </w:rPr>
        <w:annotationRef/>
      </w:r>
      <w:r w:rsidR="002F12DE">
        <w:t>This behaviour is covered by the IOL (DC) test, but log the time difference between En and Pgood as the startup time for the DCDC. I think this requires one additional fixed connection between pin En and Ch3 of the scope</w:t>
      </w:r>
    </w:p>
  </w:comment>
  <w:comment w:id="186" w:author="Jonathan Vanden Berk" w:date="2025-06-02T11:46:00Z" w:initials="JV">
    <w:p w14:paraId="49FCB28C" w14:textId="77777777" w:rsidR="00C36AF6" w:rsidRDefault="00C36AF6" w:rsidP="00C36AF6">
      <w:pPr>
        <w:pStyle w:val="CommentText"/>
        <w:jc w:val="left"/>
      </w:pPr>
      <w:r>
        <w:rPr>
          <w:rStyle w:val="CommentReference"/>
        </w:rPr>
        <w:annotationRef/>
      </w:r>
      <w:r>
        <w:t>Take 1V steps</w:t>
      </w:r>
    </w:p>
  </w:comment>
  <w:comment w:id="190" w:author="Jonathan Vanden Berk" w:date="2025-06-02T11:53:00Z" w:initials="JV">
    <w:p w14:paraId="55107045" w14:textId="77777777" w:rsidR="000D23CB" w:rsidRDefault="000D23CB" w:rsidP="000D23CB">
      <w:pPr>
        <w:pStyle w:val="CommentText"/>
        <w:jc w:val="left"/>
      </w:pPr>
      <w:r>
        <w:rPr>
          <w:rStyle w:val="CommentReference"/>
        </w:rPr>
        <w:annotationRef/>
      </w:r>
      <w:r>
        <w:t xml:space="preserve">Start with step size of 200mA, we will evaluate later if this is too many points or not </w:t>
      </w:r>
    </w:p>
  </w:comment>
  <w:comment w:id="195" w:author="Jonathan Vanden Berk" w:date="2025-06-02T14:50:00Z" w:initials="JV">
    <w:p w14:paraId="1127517D" w14:textId="77777777" w:rsidR="002C7904" w:rsidRDefault="002C7904" w:rsidP="0060765D">
      <w:pPr>
        <w:pStyle w:val="CommentText"/>
        <w:jc w:val="left"/>
      </w:pPr>
      <w:r>
        <w:rPr>
          <w:rStyle w:val="CommentReference"/>
        </w:rPr>
        <w:annotationRef/>
      </w:r>
      <w:r>
        <w:t xml:space="preserve">Make sure you apply the high load currents for only a short duration since it will cause self heating and performance degradation. Respect a cooldown period of at least 100ms after the current pulse. </w:t>
      </w:r>
    </w:p>
  </w:comment>
  <w:comment w:id="199" w:author="Jonathan Vanden Berk" w:date="2025-06-02T14:54:00Z" w:initials="JV">
    <w:p w14:paraId="277B4A06" w14:textId="77777777" w:rsidR="00641129" w:rsidRDefault="00641129" w:rsidP="00641129">
      <w:pPr>
        <w:pStyle w:val="CommentText"/>
        <w:jc w:val="left"/>
      </w:pPr>
      <w:r>
        <w:rPr>
          <w:rStyle w:val="CommentReference"/>
        </w:rPr>
        <w:annotationRef/>
      </w:r>
      <w:r>
        <w:t xml:space="preserve">Shouldn't this command be outside the loop? </w:t>
      </w:r>
    </w:p>
  </w:comment>
  <w:comment w:id="204" w:author="Jonathan Vanden Berk" w:date="2025-06-02T15:05:00Z" w:initials="JV">
    <w:p w14:paraId="7BCACE7B" w14:textId="77777777" w:rsidR="00776EE4" w:rsidRDefault="00776EE4" w:rsidP="00776EE4">
      <w:pPr>
        <w:pStyle w:val="CommentText"/>
        <w:jc w:val="left"/>
      </w:pPr>
      <w:r>
        <w:rPr>
          <w:rStyle w:val="CommentReference"/>
        </w:rPr>
        <w:annotationRef/>
      </w:r>
      <w:r>
        <w:t>This test should be limited to 1 frequency and output voltage setting.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5B26F7" w15:done="1"/>
  <w15:commentEx w15:paraId="69B2197F" w15:done="1"/>
  <w15:commentEx w15:paraId="6E00328A" w15:paraIdParent="69B2197F" w15:done="1"/>
  <w15:commentEx w15:paraId="216B4B27" w15:done="1"/>
  <w15:commentEx w15:paraId="672A1EF4" w15:done="1"/>
  <w15:commentEx w15:paraId="294D0FE7" w15:done="1"/>
  <w15:commentEx w15:paraId="43ED59AB" w15:done="1"/>
  <w15:commentEx w15:paraId="6B049E5B" w15:done="1"/>
  <w15:commentEx w15:paraId="2EAB5D96" w15:done="1"/>
  <w15:commentEx w15:paraId="3DC554E4" w15:done="1"/>
  <w15:commentEx w15:paraId="7B9CC0A8" w15:done="1"/>
  <w15:commentEx w15:paraId="33EABE8F" w15:done="1"/>
  <w15:commentEx w15:paraId="57EBC7B0" w15:done="1"/>
  <w15:commentEx w15:paraId="59C357C5" w15:done="1"/>
  <w15:commentEx w15:paraId="32CF2C6E" w15:done="1"/>
  <w15:commentEx w15:paraId="5744BEA6" w15:done="1"/>
  <w15:commentEx w15:paraId="05B69F81" w15:done="1"/>
  <w15:commentEx w15:paraId="53DD9B58" w15:done="1"/>
  <w15:commentEx w15:paraId="49FCB28C" w15:done="1"/>
  <w15:commentEx w15:paraId="55107045" w15:done="1"/>
  <w15:commentEx w15:paraId="1127517D" w15:done="1"/>
  <w15:commentEx w15:paraId="277B4A06" w15:done="1"/>
  <w15:commentEx w15:paraId="7BCACE7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2B9024" w16cex:dateUtc="2025-05-09T14:11:00Z"/>
  <w16cex:commentExtensible w16cex:durableId="5821E1C9" w16cex:dateUtc="2025-05-12T07:24:00Z"/>
  <w16cex:commentExtensible w16cex:durableId="446F2317" w16cex:dateUtc="2025-05-12T07:24:00Z"/>
  <w16cex:commentExtensible w16cex:durableId="40F5A393" w16cex:dateUtc="2025-05-12T08:50:00Z"/>
  <w16cex:commentExtensible w16cex:durableId="7DC87B4C" w16cex:dateUtc="2025-05-12T09:17:00Z"/>
  <w16cex:commentExtensible w16cex:durableId="1E0FCD55" w16cex:dateUtc="2025-05-12T09:18:00Z"/>
  <w16cex:commentExtensible w16cex:durableId="62D10F6E" w16cex:dateUtc="2025-05-12T09:18:00Z"/>
  <w16cex:commentExtensible w16cex:durableId="09BFD404" w16cex:dateUtc="2025-05-12T09:23:00Z"/>
  <w16cex:commentExtensible w16cex:durableId="74166618" w16cex:dateUtc="2025-05-12T09:25:00Z"/>
  <w16cex:commentExtensible w16cex:durableId="153918AD" w16cex:dateUtc="2025-05-12T09:26:00Z"/>
  <w16cex:commentExtensible w16cex:durableId="422299AE" w16cex:dateUtc="2025-05-12T11:47:00Z"/>
  <w16cex:commentExtensible w16cex:durableId="4C4B3CB1" w16cex:dateUtc="2025-05-12T11:48:00Z"/>
  <w16cex:commentExtensible w16cex:durableId="14320FC3" w16cex:dateUtc="2025-06-02T08:17:00Z"/>
  <w16cex:commentExtensible w16cex:durableId="2624AB14" w16cex:dateUtc="2025-06-02T08:36:00Z"/>
  <w16cex:commentExtensible w16cex:durableId="16FD5A0F" w16cex:dateUtc="2025-06-02T08:38:00Z"/>
  <w16cex:commentExtensible w16cex:durableId="2764C5EC" w16cex:dateUtc="2025-06-02T09:01:00Z"/>
  <w16cex:commentExtensible w16cex:durableId="6293E666" w16cex:dateUtc="2025-06-02T09:23:00Z"/>
  <w16cex:commentExtensible w16cex:durableId="15A7CE42" w16cex:dateUtc="2025-06-02T09:32:00Z"/>
  <w16cex:commentExtensible w16cex:durableId="2ACD848C" w16cex:dateUtc="2025-06-02T09:46:00Z"/>
  <w16cex:commentExtensible w16cex:durableId="68FA24A3" w16cex:dateUtc="2025-06-02T09:53:00Z"/>
  <w16cex:commentExtensible w16cex:durableId="21FE0D62" w16cex:dateUtc="2025-06-02T12:50:00Z"/>
  <w16cex:commentExtensible w16cex:durableId="6C8FC7F1" w16cex:dateUtc="2025-06-02T12:54:00Z"/>
  <w16cex:commentExtensible w16cex:durableId="30C99823" w16cex:dateUtc="2025-06-02T1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5B26F7" w16cid:durableId="782B9024"/>
  <w16cid:commentId w16cid:paraId="69B2197F" w16cid:durableId="5821E1C9"/>
  <w16cid:commentId w16cid:paraId="6E00328A" w16cid:durableId="446F2317"/>
  <w16cid:commentId w16cid:paraId="216B4B27" w16cid:durableId="40F5A393"/>
  <w16cid:commentId w16cid:paraId="672A1EF4" w16cid:durableId="7DC87B4C"/>
  <w16cid:commentId w16cid:paraId="294D0FE7" w16cid:durableId="1E0FCD55"/>
  <w16cid:commentId w16cid:paraId="43ED59AB" w16cid:durableId="62D10F6E"/>
  <w16cid:commentId w16cid:paraId="6B049E5B" w16cid:durableId="09BFD404"/>
  <w16cid:commentId w16cid:paraId="2EAB5D96" w16cid:durableId="74166618"/>
  <w16cid:commentId w16cid:paraId="3DC554E4" w16cid:durableId="153918AD"/>
  <w16cid:commentId w16cid:paraId="7B9CC0A8" w16cid:durableId="422299AE"/>
  <w16cid:commentId w16cid:paraId="33EABE8F" w16cid:durableId="4C4B3CB1"/>
  <w16cid:commentId w16cid:paraId="57EBC7B0" w16cid:durableId="14320FC3"/>
  <w16cid:commentId w16cid:paraId="59C357C5" w16cid:durableId="2624AB14"/>
  <w16cid:commentId w16cid:paraId="32CF2C6E" w16cid:durableId="16FD5A0F"/>
  <w16cid:commentId w16cid:paraId="5744BEA6" w16cid:durableId="2764C5EC"/>
  <w16cid:commentId w16cid:paraId="05B69F81" w16cid:durableId="6293E666"/>
  <w16cid:commentId w16cid:paraId="53DD9B58" w16cid:durableId="15A7CE42"/>
  <w16cid:commentId w16cid:paraId="49FCB28C" w16cid:durableId="2ACD848C"/>
  <w16cid:commentId w16cid:paraId="55107045" w16cid:durableId="68FA24A3"/>
  <w16cid:commentId w16cid:paraId="1127517D" w16cid:durableId="21FE0D62"/>
  <w16cid:commentId w16cid:paraId="277B4A06" w16cid:durableId="6C8FC7F1"/>
  <w16cid:commentId w16cid:paraId="7BCACE7B" w16cid:durableId="30C998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4C779" w14:textId="77777777" w:rsidR="00F60424" w:rsidRPr="00AE4266" w:rsidRDefault="00F60424">
      <w:r w:rsidRPr="00AE4266">
        <w:separator/>
      </w:r>
    </w:p>
    <w:p w14:paraId="24551EC9" w14:textId="77777777" w:rsidR="00F60424" w:rsidRPr="00AE4266" w:rsidRDefault="00F60424"/>
  </w:endnote>
  <w:endnote w:type="continuationSeparator" w:id="0">
    <w:p w14:paraId="1960DD6F" w14:textId="77777777" w:rsidR="00F60424" w:rsidRPr="00AE4266" w:rsidRDefault="00F60424">
      <w:r w:rsidRPr="00AE4266">
        <w:continuationSeparator/>
      </w:r>
    </w:p>
    <w:p w14:paraId="341BB162" w14:textId="77777777" w:rsidR="00F60424" w:rsidRPr="00AE4266" w:rsidRDefault="00F60424"/>
    <w:tbl>
      <w:tblPr>
        <w:tblpPr w:leftFromText="57" w:rightFromText="57" w:vertAnchor="page" w:tblpXSpec="right" w:tblpY="852"/>
        <w:tblOverlap w:val="never"/>
        <w:tblW w:w="2751" w:type="dxa"/>
        <w:tblBorders>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751"/>
      </w:tblGrid>
      <w:tr w:rsidR="00F60424" w:rsidRPr="00AE4266" w14:paraId="73EB29B6" w14:textId="77777777" w:rsidTr="00B41B9B">
        <w:tc>
          <w:tcPr>
            <w:tcW w:w="989" w:type="dxa"/>
            <w:vAlign w:val="center"/>
          </w:tcPr>
          <w:p w14:paraId="2570D013" w14:textId="77777777" w:rsidR="00F60424" w:rsidRPr="00AE4266" w:rsidRDefault="00F60424" w:rsidP="00B41B9B">
            <w:pPr>
              <w:spacing w:before="40" w:after="40"/>
              <w:rPr>
                <w:sz w:val="16"/>
              </w:rPr>
            </w:pPr>
            <w:r w:rsidRPr="00AE4266">
              <w:rPr>
                <w:sz w:val="16"/>
              </w:rPr>
              <w:t>Idm@F4E #</w:t>
            </w:r>
          </w:p>
        </w:tc>
      </w:tr>
    </w:tbl>
    <w:p w14:paraId="1FAC2FE4" w14:textId="77777777" w:rsidR="00F60424" w:rsidRPr="00AE4266" w:rsidRDefault="00F60424">
      <w:pPr>
        <w:spacing w:after="0"/>
      </w:pPr>
    </w:p>
  </w:endnote>
  <w:endnote w:type="continuationNotice" w:id="1">
    <w:p w14:paraId="02F35597" w14:textId="77777777" w:rsidR="00F60424" w:rsidRPr="00AE4266" w:rsidRDefault="00F6042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fficina Sans Book">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scadia Code">
    <w:altName w:val="Segoe UI Symbol"/>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F92F" w14:textId="34F4D1D7" w:rsidR="00A53C09" w:rsidRPr="00AE4266" w:rsidRDefault="00A53C09">
    <w:pPr>
      <w:pStyle w:val="Footer"/>
    </w:pPr>
    <w:r w:rsidRPr="00AE4266">
      <w:rPr>
        <w:noProof/>
      </w:rPr>
      <mc:AlternateContent>
        <mc:Choice Requires="wps">
          <w:drawing>
            <wp:anchor distT="0" distB="0" distL="0" distR="0" simplePos="0" relativeHeight="251658241" behindDoc="0" locked="0" layoutInCell="1" allowOverlap="1" wp14:anchorId="2F22F488" wp14:editId="14EB9817">
              <wp:simplePos x="635" y="635"/>
              <wp:positionH relativeFrom="page">
                <wp:align>right</wp:align>
              </wp:positionH>
              <wp:positionV relativeFrom="page">
                <wp:align>bottom</wp:align>
              </wp:positionV>
              <wp:extent cx="745490" cy="390525"/>
              <wp:effectExtent l="0" t="0" r="0" b="0"/>
              <wp:wrapNone/>
              <wp:docPr id="2132403371"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5490" cy="390525"/>
                      </a:xfrm>
                      <a:prstGeom prst="rect">
                        <a:avLst/>
                      </a:prstGeom>
                      <a:noFill/>
                      <a:ln>
                        <a:noFill/>
                      </a:ln>
                    </wps:spPr>
                    <wps:txbx>
                      <w:txbxContent>
                        <w:p w14:paraId="480FBA4B" w14:textId="1E6A9FB9" w:rsidR="00A53C09" w:rsidRPr="00AE4266" w:rsidRDefault="00A53C09" w:rsidP="00A53C09">
                          <w:pPr>
                            <w:spacing w:after="0"/>
                            <w:rPr>
                              <w:rFonts w:ascii="Calibri" w:eastAsia="Calibri" w:hAnsi="Calibri" w:cs="Calibri"/>
                              <w:color w:val="000000"/>
                              <w:sz w:val="16"/>
                            </w:rPr>
                          </w:pPr>
                          <w:r w:rsidRPr="00AE4266">
                            <w:rPr>
                              <w:rFonts w:ascii="Calibri" w:eastAsia="Calibri" w:hAnsi="Calibri" w:cs="Calibri"/>
                              <w:color w:val="000000"/>
                              <w:sz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22F488" id="_x0000_t202" coordsize="21600,21600" o:spt="202" path="m,l,21600r21600,l21600,xe">
              <v:stroke joinstyle="miter"/>
              <v:path gradientshapeok="t" o:connecttype="rect"/>
            </v:shapetype>
            <v:shape id="Text Box 2" o:spid="_x0000_s1026" type="#_x0000_t202" alt="confidential" style="position:absolute;left:0;text-align:left;margin-left:7.5pt;margin-top:0;width:58.7pt;height:30.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" filled="f" stroked="f">
              <v:textbox style="mso-fit-shape-to-text:t" inset="0,0,20pt,15pt">
                <w:txbxContent>
                  <w:p w14:paraId="480FBA4B" w14:textId="1E6A9FB9" w:rsidR="00A53C09" w:rsidRPr="00AE4266" w:rsidRDefault="00A53C09" w:rsidP="00A53C09">
                    <w:pPr>
                      <w:spacing w:after="0"/>
                      <w:rPr>
                        <w:rFonts w:ascii="Calibri" w:eastAsia="Calibri" w:hAnsi="Calibri" w:cs="Calibri"/>
                        <w:color w:val="000000"/>
                        <w:sz w:val="16"/>
                      </w:rPr>
                    </w:pPr>
                    <w:r w:rsidRPr="00AE4266">
                      <w:rPr>
                        <w:rFonts w:ascii="Calibri" w:eastAsia="Calibri" w:hAnsi="Calibri" w:cs="Calibri"/>
                        <w:color w:val="000000"/>
                        <w:sz w:val="16"/>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1D8F" w14:textId="1B138D8A" w:rsidR="00E4358C" w:rsidRPr="00AE4266" w:rsidRDefault="00A53C09" w:rsidP="00E4358C">
    <w:pPr>
      <w:spacing w:before="0" w:after="0"/>
    </w:pPr>
    <w:r w:rsidRPr="00AE4266">
      <w:rPr>
        <w:noProof/>
      </w:rPr>
      <mc:AlternateContent>
        <mc:Choice Requires="wps">
          <w:drawing>
            <wp:anchor distT="0" distB="0" distL="0" distR="0" simplePos="0" relativeHeight="251658242" behindDoc="0" locked="0" layoutInCell="1" allowOverlap="1" wp14:anchorId="5829954A" wp14:editId="74D81962">
              <wp:simplePos x="723900" y="9610725"/>
              <wp:positionH relativeFrom="page">
                <wp:align>right</wp:align>
              </wp:positionH>
              <wp:positionV relativeFrom="page">
                <wp:align>bottom</wp:align>
              </wp:positionV>
              <wp:extent cx="745490" cy="390525"/>
              <wp:effectExtent l="0" t="0" r="0" b="0"/>
              <wp:wrapNone/>
              <wp:docPr id="57845787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5490" cy="390525"/>
                      </a:xfrm>
                      <a:prstGeom prst="rect">
                        <a:avLst/>
                      </a:prstGeom>
                      <a:noFill/>
                      <a:ln>
                        <a:noFill/>
                      </a:ln>
                    </wps:spPr>
                    <wps:txbx>
                      <w:txbxContent>
                        <w:p w14:paraId="6430E240" w14:textId="426490DC" w:rsidR="00A53C09" w:rsidRPr="00AE4266" w:rsidRDefault="00A53C09" w:rsidP="00A53C09">
                          <w:pPr>
                            <w:spacing w:after="0"/>
                            <w:rPr>
                              <w:rFonts w:ascii="Calibri" w:eastAsia="Calibri" w:hAnsi="Calibri" w:cs="Calibri"/>
                              <w:color w:val="000000"/>
                              <w:sz w:val="16"/>
                            </w:rPr>
                          </w:pPr>
                          <w:r w:rsidRPr="00AE4266">
                            <w:rPr>
                              <w:rFonts w:ascii="Calibri" w:eastAsia="Calibri" w:hAnsi="Calibri" w:cs="Calibri"/>
                              <w:color w:val="000000"/>
                              <w:sz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829954A" id="_x0000_t202" coordsize="21600,21600" o:spt="202" path="m,l,21600r21600,l21600,xe">
              <v:stroke joinstyle="miter"/>
              <v:path gradientshapeok="t" o:connecttype="rect"/>
            </v:shapetype>
            <v:shape id="Text Box 3" o:spid="_x0000_s1027" type="#_x0000_t202" alt="confidential" style="position:absolute;left:0;text-align:left;margin-left:7.5pt;margin-top:0;width:58.7pt;height:30.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" filled="f" stroked="f">
              <v:textbox style="mso-fit-shape-to-text:t" inset="0,0,20pt,15pt">
                <w:txbxContent>
                  <w:p w14:paraId="6430E240" w14:textId="426490DC" w:rsidR="00A53C09" w:rsidRPr="00AE4266" w:rsidRDefault="00A53C09" w:rsidP="00A53C09">
                    <w:pPr>
                      <w:spacing w:after="0"/>
                      <w:rPr>
                        <w:rFonts w:ascii="Calibri" w:eastAsia="Calibri" w:hAnsi="Calibri" w:cs="Calibri"/>
                        <w:color w:val="000000"/>
                        <w:sz w:val="16"/>
                      </w:rPr>
                    </w:pPr>
                    <w:r w:rsidRPr="00AE4266">
                      <w:rPr>
                        <w:rFonts w:ascii="Calibri" w:eastAsia="Calibri" w:hAnsi="Calibri" w:cs="Calibri"/>
                        <w:color w:val="000000"/>
                        <w:sz w:val="16"/>
                      </w:rPr>
                      <w:t>confidential</w:t>
                    </w:r>
                  </w:p>
                </w:txbxContent>
              </v:textbox>
              <w10:wrap anchorx="page" anchory="page"/>
            </v:shape>
          </w:pict>
        </mc:Fallback>
      </mc:AlternateContent>
    </w:r>
  </w:p>
  <w:tbl>
    <w:tblPr>
      <w:tblStyle w:val="GridTable4-Accent3"/>
      <w:tblW w:w="5000" w:type="pct"/>
      <w:tblBorders>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7941"/>
      <w:gridCol w:w="1698"/>
    </w:tblGrid>
    <w:tr w:rsidR="00E4358C" w:rsidRPr="00AE4266" w14:paraId="19D60D55" w14:textId="77777777" w:rsidTr="00E4358C">
      <w:tc>
        <w:tcPr>
          <w:tcW w:w="4119" w:type="pct"/>
          <w:vAlign w:val="center"/>
        </w:tcPr>
        <w:sdt>
          <w:sdtPr>
            <w:id w:val="-1194612795"/>
            <w:docPartObj>
              <w:docPartGallery w:val="Page Numbers (Bottom of Page)"/>
              <w:docPartUnique/>
            </w:docPartObj>
          </w:sdtPr>
          <w:sdtEndPr/>
          <w:sdtContent>
            <w:p w14:paraId="3A04A508" w14:textId="77777777" w:rsidR="00E4358C" w:rsidRPr="00AE4266" w:rsidRDefault="00E4358C" w:rsidP="00E4358C">
              <w:pPr>
                <w:pStyle w:val="Footer"/>
                <w:jc w:val="left"/>
              </w:pPr>
              <w:r w:rsidRPr="00AE4266">
                <w:rPr>
                  <w:rStyle w:val="normaltextrun"/>
                </w:rPr>
                <w:t>Copyright © M</w:t>
              </w:r>
              <w:r w:rsidR="008A2B7F" w:rsidRPr="00AE4266">
                <w:rPr>
                  <w:rStyle w:val="normaltextrun"/>
                </w:rPr>
                <w:t>agics Technologies</w:t>
              </w:r>
              <w:r w:rsidRPr="00AE4266">
                <w:rPr>
                  <w:rStyle w:val="spellingerror"/>
                </w:rPr>
                <w:t xml:space="preserve"> </w:t>
              </w:r>
              <w:r w:rsidRPr="00AE4266">
                <w:rPr>
                  <w:rStyle w:val="normaltextrun"/>
                </w:rPr>
                <w:t>NV / Confidential information</w:t>
              </w:r>
            </w:p>
          </w:sdtContent>
        </w:sdt>
      </w:tc>
      <w:tc>
        <w:tcPr>
          <w:tcW w:w="881" w:type="pct"/>
          <w:vAlign w:val="center"/>
        </w:tcPr>
        <w:p w14:paraId="5F3BF294" w14:textId="77777777" w:rsidR="00E4358C" w:rsidRPr="00AE4266" w:rsidRDefault="00E4358C" w:rsidP="00E4358C">
          <w:pPr>
            <w:pStyle w:val="Footer"/>
            <w:jc w:val="right"/>
          </w:pPr>
          <w:r w:rsidRPr="00AE4266">
            <w:rPr>
              <w:noProof/>
            </w:rPr>
            <w:drawing>
              <wp:inline distT="0" distB="0" distL="0" distR="0" wp14:anchorId="738A4987" wp14:editId="1B33C1AC">
                <wp:extent cx="475615" cy="21336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5615" cy="213360"/>
                        </a:xfrm>
                        <a:prstGeom prst="rect">
                          <a:avLst/>
                        </a:prstGeom>
                        <a:noFill/>
                      </pic:spPr>
                    </pic:pic>
                  </a:graphicData>
                </a:graphic>
              </wp:inline>
            </w:drawing>
          </w:r>
          <w:r w:rsidRPr="00AE4266">
            <w:t xml:space="preserve"> | </w:t>
          </w:r>
          <w:r w:rsidRPr="00AE4266">
            <w:fldChar w:fldCharType="begin"/>
          </w:r>
          <w:r w:rsidRPr="00AE4266">
            <w:instrText>PAGE   \* MERGEFORMAT</w:instrText>
          </w:r>
          <w:r w:rsidRPr="00AE4266">
            <w:fldChar w:fldCharType="separate"/>
          </w:r>
          <w:r w:rsidRPr="00AE4266">
            <w:t>2</w:t>
          </w:r>
          <w:r w:rsidRPr="00AE4266">
            <w:fldChar w:fldCharType="end"/>
          </w:r>
          <w:r w:rsidR="00491B98" w:rsidRPr="00AE4266">
            <w:t>/</w:t>
          </w:r>
          <w:fldSimple w:instr="NUMPAGES  \* Arabic  \* MERGEFORMAT">
            <w:r w:rsidR="00491B98" w:rsidRPr="00AE4266">
              <w:t>12</w:t>
            </w:r>
          </w:fldSimple>
        </w:p>
      </w:tc>
    </w:tr>
  </w:tbl>
  <w:p w14:paraId="43CA2921" w14:textId="77777777" w:rsidR="003A234D" w:rsidRPr="00AE4266" w:rsidRDefault="003A234D" w:rsidP="00E4358C">
    <w:pPr>
      <w:pStyle w:val="Footer"/>
      <w:spacing w:before="0"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BE0E0" w14:textId="1299DECD" w:rsidR="00A53C09" w:rsidRPr="00AE4266" w:rsidRDefault="00A53C09">
    <w:pPr>
      <w:pStyle w:val="Footer"/>
    </w:pPr>
    <w:r w:rsidRPr="00AE4266">
      <w:rPr>
        <w:noProof/>
      </w:rPr>
      <mc:AlternateContent>
        <mc:Choice Requires="wps">
          <w:drawing>
            <wp:anchor distT="0" distB="0" distL="0" distR="0" simplePos="0" relativeHeight="251658240" behindDoc="0" locked="0" layoutInCell="1" allowOverlap="1" wp14:anchorId="34052727" wp14:editId="3E232423">
              <wp:simplePos x="723900" y="9915525"/>
              <wp:positionH relativeFrom="page">
                <wp:align>right</wp:align>
              </wp:positionH>
              <wp:positionV relativeFrom="page">
                <wp:align>bottom</wp:align>
              </wp:positionV>
              <wp:extent cx="745490" cy="390525"/>
              <wp:effectExtent l="0" t="0" r="0" b="0"/>
              <wp:wrapNone/>
              <wp:docPr id="1689547760"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45490" cy="390525"/>
                      </a:xfrm>
                      <a:prstGeom prst="rect">
                        <a:avLst/>
                      </a:prstGeom>
                      <a:noFill/>
                      <a:ln>
                        <a:noFill/>
                      </a:ln>
                    </wps:spPr>
                    <wps:txbx>
                      <w:txbxContent>
                        <w:p w14:paraId="24F216BB" w14:textId="765ED095" w:rsidR="00A53C09" w:rsidRPr="00AE4266" w:rsidRDefault="00A53C09" w:rsidP="00A53C09">
                          <w:pPr>
                            <w:spacing w:after="0"/>
                            <w:rPr>
                              <w:rFonts w:ascii="Calibri" w:eastAsia="Calibri" w:hAnsi="Calibri" w:cs="Calibri"/>
                              <w:color w:val="000000"/>
                              <w:sz w:val="16"/>
                            </w:rPr>
                          </w:pPr>
                          <w:r w:rsidRPr="00AE4266">
                            <w:rPr>
                              <w:rFonts w:ascii="Calibri" w:eastAsia="Calibri" w:hAnsi="Calibri" w:cs="Calibri"/>
                              <w:color w:val="000000"/>
                              <w:sz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4052727" id="_x0000_t202" coordsize="21600,21600" o:spt="202" path="m,l,21600r21600,l21600,xe">
              <v:stroke joinstyle="miter"/>
              <v:path gradientshapeok="t" o:connecttype="rect"/>
            </v:shapetype>
            <v:shape id="Text Box 1" o:spid="_x0000_s1028" type="#_x0000_t202" alt="confidential" style="position:absolute;left:0;text-align:left;margin-left:7.5pt;margin-top:0;width:58.7pt;height:30.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" filled="f" stroked="f">
              <v:textbox style="mso-fit-shape-to-text:t" inset="0,0,20pt,15pt">
                <w:txbxContent>
                  <w:p w14:paraId="24F216BB" w14:textId="765ED095" w:rsidR="00A53C09" w:rsidRPr="00AE4266" w:rsidRDefault="00A53C09" w:rsidP="00A53C09">
                    <w:pPr>
                      <w:spacing w:after="0"/>
                      <w:rPr>
                        <w:rFonts w:ascii="Calibri" w:eastAsia="Calibri" w:hAnsi="Calibri" w:cs="Calibri"/>
                        <w:color w:val="000000"/>
                        <w:sz w:val="16"/>
                      </w:rPr>
                    </w:pPr>
                    <w:r w:rsidRPr="00AE4266">
                      <w:rPr>
                        <w:rFonts w:ascii="Calibri" w:eastAsia="Calibri" w:hAnsi="Calibri" w:cs="Calibri"/>
                        <w:color w:val="000000"/>
                        <w:sz w:val="16"/>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4E686" w14:textId="77777777" w:rsidR="00F60424" w:rsidRPr="00AE4266" w:rsidRDefault="00F60424">
      <w:r w:rsidRPr="00AE4266">
        <w:separator/>
      </w:r>
    </w:p>
    <w:p w14:paraId="06BC4D65" w14:textId="77777777" w:rsidR="00F60424" w:rsidRPr="00AE4266" w:rsidRDefault="00F60424"/>
  </w:footnote>
  <w:footnote w:type="continuationSeparator" w:id="0">
    <w:p w14:paraId="54F95512" w14:textId="77777777" w:rsidR="00F60424" w:rsidRPr="00AE4266" w:rsidRDefault="00F60424">
      <w:r w:rsidRPr="00AE4266">
        <w:continuationSeparator/>
      </w:r>
    </w:p>
    <w:p w14:paraId="7C4182A8" w14:textId="77777777" w:rsidR="00F60424" w:rsidRPr="00AE4266" w:rsidRDefault="00F60424"/>
  </w:footnote>
  <w:footnote w:type="continuationNotice" w:id="1">
    <w:p w14:paraId="0B285046" w14:textId="77777777" w:rsidR="00F60424" w:rsidRPr="00AE4266" w:rsidRDefault="00F6042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4-Accent3"/>
      <w:tblW w:w="5000" w:type="pct"/>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129"/>
      <w:gridCol w:w="7510"/>
    </w:tblGrid>
    <w:tr w:rsidR="00C434A7" w:rsidRPr="00AE4266" w14:paraId="5022A6FA" w14:textId="77777777" w:rsidTr="00E4358C">
      <w:tc>
        <w:tcPr>
          <w:tcW w:w="2127" w:type="dxa"/>
          <w:vAlign w:val="center"/>
        </w:tcPr>
        <w:p w14:paraId="57ADEB60" w14:textId="77777777" w:rsidR="00C434A7" w:rsidRPr="00AE4266" w:rsidRDefault="00C434A7" w:rsidP="0055568F">
          <w:pPr>
            <w:pStyle w:val="Table"/>
          </w:pPr>
          <w:r w:rsidRPr="00AE4266">
            <w:rPr>
              <w:noProof/>
            </w:rPr>
            <w:drawing>
              <wp:inline distT="0" distB="0" distL="0" distR="0" wp14:anchorId="698B31C4" wp14:editId="1C0128E3">
                <wp:extent cx="1115695" cy="129540"/>
                <wp:effectExtent l="0" t="0" r="825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129540"/>
                        </a:xfrm>
                        <a:prstGeom prst="rect">
                          <a:avLst/>
                        </a:prstGeom>
                        <a:noFill/>
                        <a:ln>
                          <a:noFill/>
                        </a:ln>
                      </pic:spPr>
                    </pic:pic>
                  </a:graphicData>
                </a:graphic>
              </wp:inline>
            </w:drawing>
          </w:r>
        </w:p>
      </w:tc>
      <w:tc>
        <w:tcPr>
          <w:tcW w:w="7502" w:type="dxa"/>
        </w:tcPr>
        <w:p w14:paraId="462BB6D7" w14:textId="04BC2CCE" w:rsidR="004B74D4" w:rsidRPr="00AE4266" w:rsidRDefault="00F60424" w:rsidP="00C434A7">
          <w:pPr>
            <w:pStyle w:val="Header"/>
            <w:jc w:val="right"/>
          </w:pPr>
          <w:sdt>
            <w:sdtPr>
              <w:rPr>
                <w:rStyle w:val="HeaderChar"/>
              </w:rPr>
              <w:alias w:val="Subject"/>
              <w:tag w:val=""/>
              <w:id w:val="-2004804578"/>
              <w:placeholder>
                <w:docPart w:val="085ABD4DC3714A378CC6488371EA1AE9"/>
              </w:placeholder>
              <w:dataBinding w:prefixMappings="xmlns:ns0='http://purl.org/dc/elements/1.1/' xmlns:ns1='http://schemas.openxmlformats.org/package/2006/metadata/core-properties' " w:xpath="/ns1:coreProperties[1]/ns0:subject[1]" w:storeItemID="{6C3C8BC8-F283-45AE-878A-BAB7291924A1}"/>
              <w:text/>
            </w:sdtPr>
            <w:sdtEndPr>
              <w:rPr>
                <w:rStyle w:val="HeaderChar"/>
              </w:rPr>
            </w:sdtEndPr>
            <w:sdtContent>
              <w:r w:rsidR="002106E5" w:rsidRPr="00AE4266">
                <w:rPr>
                  <w:rStyle w:val="HeaderChar"/>
                </w:rPr>
                <w:t>MAG-PSU</w:t>
              </w:r>
            </w:sdtContent>
          </w:sdt>
          <w:r w:rsidR="000F40F3" w:rsidRPr="00AE4266">
            <w:rPr>
              <w:rStyle w:val="HeaderChar"/>
            </w:rPr>
            <w:t xml:space="preserve"> -</w:t>
          </w:r>
          <w:r w:rsidR="0041285D" w:rsidRPr="00AE4266">
            <w:rPr>
              <w:rStyle w:val="HeaderChar"/>
            </w:rPr>
            <w:t xml:space="preserve"> </w:t>
          </w:r>
          <w:sdt>
            <w:sdtPr>
              <w:rPr>
                <w:rStyle w:val="HeaderChar"/>
              </w:rPr>
              <w:alias w:val="Title"/>
              <w:tag w:val=""/>
              <w:id w:val="-1248568938"/>
              <w:placeholder>
                <w:docPart w:val="A30CC4DBE8DC406D8114CEC1958EED2C"/>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rPr>
            </w:sdtEndPr>
            <w:sdtContent>
              <w:r w:rsidR="003F3AC4">
                <w:rPr>
                  <w:rStyle w:val="HeaderChar"/>
                </w:rPr>
                <w:t>Characterization and product test plan</w:t>
              </w:r>
            </w:sdtContent>
          </w:sdt>
          <w:r w:rsidR="00C434A7" w:rsidRPr="00AE4266">
            <w:fldChar w:fldCharType="begin"/>
          </w:r>
          <w:r w:rsidR="00C434A7" w:rsidRPr="00AE4266">
            <w:instrText xml:space="preserve"> TITLE   \* MERGEFORMAT </w:instrText>
          </w:r>
          <w:r w:rsidR="00C434A7" w:rsidRPr="00AE4266">
            <w:fldChar w:fldCharType="end"/>
          </w:r>
          <w:r w:rsidR="00C434A7" w:rsidRPr="00AE4266">
            <w:t xml:space="preserve"> </w:t>
          </w:r>
        </w:p>
        <w:p w14:paraId="16121E57" w14:textId="2F49E86C" w:rsidR="00C434A7" w:rsidRPr="00AE4266" w:rsidRDefault="00C434A7" w:rsidP="00C434A7">
          <w:pPr>
            <w:pStyle w:val="Header"/>
            <w:jc w:val="right"/>
          </w:pPr>
          <w:r w:rsidRPr="00AE4266">
            <w:t xml:space="preserve">Date: </w:t>
          </w:r>
          <w:sdt>
            <w:sdtPr>
              <w:alias w:val="Publish Date"/>
              <w:tag w:val=""/>
              <w:id w:val="-1792360804"/>
              <w:placeholder>
                <w:docPart w:val="8FB2CD08258B4A44A4522E55DAEC5D40"/>
              </w:placeholder>
              <w:dataBinding w:prefixMappings="xmlns:ns0='http://schemas.microsoft.com/office/2006/coverPageProps' " w:xpath="/ns0:CoverPageProperties[1]/ns0:PublishDate[1]" w:storeItemID="{55AF091B-3C7A-41E3-B477-F2FDAA23CFDA}"/>
              <w:date w:fullDate="2026-03-23T00:00:00Z">
                <w:dateFormat w:val="yyyy-MM-dd"/>
                <w:lid w:val="nl-BE"/>
                <w:storeMappedDataAs w:val="dateTime"/>
                <w:calendar w:val="gregorian"/>
              </w:date>
            </w:sdtPr>
            <w:sdtEndPr/>
            <w:sdtContent>
              <w:r w:rsidR="00EB0644">
                <w:rPr>
                  <w:lang w:val="nl-BE"/>
                </w:rPr>
                <w:t>2026-03-23</w:t>
              </w:r>
            </w:sdtContent>
          </w:sdt>
        </w:p>
      </w:tc>
    </w:tr>
  </w:tbl>
  <w:p w14:paraId="5C6CA793" w14:textId="77777777" w:rsidR="005F0795" w:rsidRPr="00AE4266" w:rsidRDefault="005F0795" w:rsidP="00C43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B7A"/>
    <w:multiLevelType w:val="hybridMultilevel"/>
    <w:tmpl w:val="04C8DB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1F1C4F"/>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2" w15:restartNumberingAfterBreak="0">
    <w:nsid w:val="05391684"/>
    <w:multiLevelType w:val="hybridMultilevel"/>
    <w:tmpl w:val="844CE9AA"/>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87061CD"/>
    <w:multiLevelType w:val="hybridMultilevel"/>
    <w:tmpl w:val="685E3568"/>
    <w:lvl w:ilvl="0" w:tplc="FFFFFFFF">
      <w:start w:val="1"/>
      <w:numFmt w:val="bullet"/>
      <w:pStyle w:val="BulletListL1"/>
      <w:lvlText w:val=""/>
      <w:lvlJc w:val="left"/>
      <w:pPr>
        <w:tabs>
          <w:tab w:val="num" w:pos="3981"/>
        </w:tabs>
        <w:ind w:left="3981" w:hanging="360"/>
      </w:pPr>
      <w:rPr>
        <w:rFonts w:ascii="Wingdings" w:hAnsi="Wingdings" w:hint="default"/>
      </w:rPr>
    </w:lvl>
    <w:lvl w:ilvl="1" w:tplc="FFFFFFFF">
      <w:start w:val="1"/>
      <w:numFmt w:val="bullet"/>
      <w:lvlText w:val="o"/>
      <w:lvlJc w:val="left"/>
      <w:pPr>
        <w:tabs>
          <w:tab w:val="num" w:pos="4701"/>
        </w:tabs>
        <w:ind w:left="4701" w:hanging="360"/>
      </w:pPr>
      <w:rPr>
        <w:rFonts w:ascii="Courier New" w:hAnsi="Courier New" w:cs="Times New Roman" w:hint="default"/>
      </w:rPr>
    </w:lvl>
    <w:lvl w:ilvl="2" w:tplc="FFFFFFFF">
      <w:numFmt w:val="bullet"/>
      <w:lvlText w:val="-"/>
      <w:lvlJc w:val="left"/>
      <w:pPr>
        <w:tabs>
          <w:tab w:val="num" w:pos="5421"/>
        </w:tabs>
        <w:ind w:left="5421" w:hanging="360"/>
      </w:pPr>
      <w:rPr>
        <w:rFonts w:ascii="Officina Sans Book" w:eastAsia="Times New Roman" w:hAnsi="Officina Sans Book" w:cs="Times New Roman"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09577979"/>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5" w15:restartNumberingAfterBreak="0">
    <w:nsid w:val="0B3F1E4D"/>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6" w15:restartNumberingAfterBreak="0">
    <w:nsid w:val="0C4F6DF6"/>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7" w15:restartNumberingAfterBreak="0">
    <w:nsid w:val="12434C26"/>
    <w:multiLevelType w:val="hybridMultilevel"/>
    <w:tmpl w:val="E124B0E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3E859F2"/>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9" w15:restartNumberingAfterBreak="0">
    <w:nsid w:val="14BD3FBD"/>
    <w:multiLevelType w:val="multilevel"/>
    <w:tmpl w:val="06125272"/>
    <w:lvl w:ilvl="0">
      <w:numFmt w:val="bullet"/>
      <w:pStyle w:val="multilevellist"/>
      <w:lvlText w:val=""/>
      <w:lvlJc w:val="left"/>
      <w:pPr>
        <w:ind w:left="715" w:hanging="283"/>
      </w:pPr>
      <w:rPr>
        <w:rFonts w:ascii="Symbol" w:hAnsi="Symbol" w:hint="default"/>
      </w:rPr>
    </w:lvl>
    <w:lvl w:ilvl="1">
      <w:start w:val="1"/>
      <w:numFmt w:val="bullet"/>
      <w:lvlText w:val="o"/>
      <w:lvlJc w:val="left"/>
      <w:pPr>
        <w:ind w:left="1282" w:hanging="283"/>
      </w:pPr>
      <w:rPr>
        <w:rFonts w:ascii="Courier New" w:hAnsi="Courier New" w:hint="default"/>
      </w:rPr>
    </w:lvl>
    <w:lvl w:ilvl="2">
      <w:start w:val="1"/>
      <w:numFmt w:val="bullet"/>
      <w:lvlText w:val=""/>
      <w:lvlJc w:val="left"/>
      <w:pPr>
        <w:ind w:left="1849" w:hanging="283"/>
      </w:pPr>
      <w:rPr>
        <w:rFonts w:ascii="Wingdings" w:hAnsi="Wingdings" w:hint="default"/>
      </w:rPr>
    </w:lvl>
    <w:lvl w:ilvl="3">
      <w:start w:val="1"/>
      <w:numFmt w:val="bullet"/>
      <w:lvlText w:val=""/>
      <w:lvlJc w:val="left"/>
      <w:pPr>
        <w:ind w:left="2416" w:hanging="283"/>
      </w:pPr>
      <w:rPr>
        <w:rFonts w:ascii="Symbol" w:hAnsi="Symbol" w:hint="default"/>
      </w:rPr>
    </w:lvl>
    <w:lvl w:ilvl="4">
      <w:start w:val="1"/>
      <w:numFmt w:val="bullet"/>
      <w:lvlText w:val="o"/>
      <w:lvlJc w:val="left"/>
      <w:pPr>
        <w:ind w:left="2983" w:hanging="283"/>
      </w:pPr>
      <w:rPr>
        <w:rFonts w:ascii="Courier New" w:hAnsi="Courier New" w:hint="default"/>
      </w:rPr>
    </w:lvl>
    <w:lvl w:ilvl="5">
      <w:start w:val="1"/>
      <w:numFmt w:val="bullet"/>
      <w:lvlText w:val=""/>
      <w:lvlJc w:val="left"/>
      <w:pPr>
        <w:ind w:left="4684" w:hanging="282"/>
      </w:pPr>
      <w:rPr>
        <w:rFonts w:ascii="Wingdings" w:hAnsi="Wingdings" w:hint="default"/>
      </w:rPr>
    </w:lvl>
    <w:lvl w:ilvl="6">
      <w:start w:val="1"/>
      <w:numFmt w:val="bullet"/>
      <w:lvlText w:val=""/>
      <w:lvlJc w:val="left"/>
      <w:pPr>
        <w:ind w:left="5479" w:hanging="283"/>
      </w:pPr>
      <w:rPr>
        <w:rFonts w:ascii="Symbol" w:hAnsi="Symbol" w:hint="default"/>
      </w:rPr>
    </w:lvl>
    <w:lvl w:ilvl="7">
      <w:start w:val="1"/>
      <w:numFmt w:val="bullet"/>
      <w:lvlText w:val="o"/>
      <w:lvlJc w:val="left"/>
      <w:pPr>
        <w:ind w:left="6273" w:hanging="283"/>
      </w:pPr>
      <w:rPr>
        <w:rFonts w:ascii="Courier New" w:hAnsi="Courier New" w:cs="Courier New" w:hint="default"/>
      </w:rPr>
    </w:lvl>
    <w:lvl w:ilvl="8">
      <w:start w:val="1"/>
      <w:numFmt w:val="bullet"/>
      <w:lvlText w:val=""/>
      <w:lvlJc w:val="left"/>
      <w:pPr>
        <w:ind w:left="7067" w:hanging="283"/>
      </w:pPr>
      <w:rPr>
        <w:rFonts w:ascii="Wingdings" w:hAnsi="Wingdings" w:hint="default"/>
      </w:rPr>
    </w:lvl>
  </w:abstractNum>
  <w:abstractNum w:abstractNumId="10" w15:restartNumberingAfterBreak="0">
    <w:nsid w:val="15DF5058"/>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11" w15:restartNumberingAfterBreak="0">
    <w:nsid w:val="17BA6884"/>
    <w:multiLevelType w:val="hybridMultilevel"/>
    <w:tmpl w:val="E106408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48F2CA8"/>
    <w:multiLevelType w:val="multilevel"/>
    <w:tmpl w:val="4018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45B57"/>
    <w:multiLevelType w:val="hybridMultilevel"/>
    <w:tmpl w:val="70A2687A"/>
    <w:lvl w:ilvl="0" w:tplc="BE74E00C">
      <w:start w:val="1"/>
      <w:numFmt w:val="decimal"/>
      <w:pStyle w:val="numberedlist"/>
      <w:lvlText w:val="%1)"/>
      <w:lvlJc w:val="left"/>
      <w:pPr>
        <w:ind w:left="720" w:hanging="360"/>
      </w:pPr>
      <w:rPr>
        <w:rFonts w:hint="default"/>
      </w:rPr>
    </w:lvl>
    <w:lvl w:ilvl="1" w:tplc="FFFFFFFF">
      <w:numFmt w:val="bullet"/>
      <w:lvlText w:val="-"/>
      <w:lvlJc w:val="left"/>
      <w:pPr>
        <w:ind w:left="1440" w:hanging="360"/>
      </w:pPr>
      <w:rPr>
        <w:rFonts w:ascii="Officina Sans Book" w:eastAsia="Times New Roman" w:hAnsi="Officina Sans Book" w:cs="Times New Roman" w:hint="default"/>
      </w:rPr>
    </w:lvl>
    <w:lvl w:ilvl="2" w:tplc="9942FFF4">
      <w:numFmt w:val="bullet"/>
      <w:lvlText w:val="-"/>
      <w:lvlJc w:val="left"/>
      <w:pPr>
        <w:ind w:left="2160" w:hanging="180"/>
      </w:pPr>
      <w:rPr>
        <w:rFonts w:ascii="Officina Sans Book" w:eastAsia="Times New Roman" w:hAnsi="Officina Sans Book" w:cs="Times New Roman"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AF64A6D"/>
    <w:multiLevelType w:val="hybridMultilevel"/>
    <w:tmpl w:val="029C8B1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31176E7E"/>
    <w:multiLevelType w:val="hybridMultilevel"/>
    <w:tmpl w:val="FD8A3146"/>
    <w:lvl w:ilvl="0" w:tplc="A4642172">
      <w:start w:val="2"/>
      <w:numFmt w:val="bullet"/>
      <w:pStyle w:val="table-list"/>
      <w:lvlText w:val="-"/>
      <w:lvlJc w:val="left"/>
      <w:pPr>
        <w:ind w:left="720" w:hanging="360"/>
      </w:pPr>
      <w:rPr>
        <w:rFonts w:ascii="Calibri" w:eastAsia="SimSu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34264F7A"/>
    <w:multiLevelType w:val="multilevel"/>
    <w:tmpl w:val="B3068256"/>
    <w:lvl w:ilvl="0">
      <w:start w:val="1"/>
      <w:numFmt w:val="decimal"/>
      <w:pStyle w:val="StyleID2NotAllcaps"/>
      <w:lvlText w:val="%1"/>
      <w:lvlJc w:val="left"/>
      <w:pPr>
        <w:tabs>
          <w:tab w:val="num" w:pos="340"/>
        </w:tabs>
        <w:ind w:left="340" w:hanging="113"/>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42B0FCE"/>
    <w:multiLevelType w:val="multilevel"/>
    <w:tmpl w:val="CD280222"/>
    <w:lvl w:ilvl="0">
      <w:start w:val="1"/>
      <w:numFmt w:val="decimal"/>
      <w:lvlText w:val="%1."/>
      <w:lvlJc w:val="left"/>
      <w:pPr>
        <w:tabs>
          <w:tab w:val="num" w:pos="720"/>
        </w:tabs>
        <w:ind w:left="720" w:hanging="360"/>
      </w:pPr>
      <w:rPr>
        <w:rFonts w:hint="default"/>
      </w:rPr>
    </w:lvl>
    <w:lvl w:ilvl="1">
      <w:start w:val="1"/>
      <w:numFmt w:val="bullet"/>
      <w:pStyle w:val="list-bullet-inden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Calibri" w:hAnsi="Calibri" w:hint="default"/>
      </w:rPr>
    </w:lvl>
    <w:lvl w:ilvl="3">
      <w:start w:val="1"/>
      <w:numFmt w:val="bullet"/>
      <w:lvlText w:val=""/>
      <w:lvlJc w:val="left"/>
      <w:pPr>
        <w:tabs>
          <w:tab w:val="num" w:pos="2880"/>
        </w:tabs>
        <w:ind w:left="2880" w:hanging="360"/>
      </w:pPr>
      <w:rPr>
        <w:rFonts w:ascii="Symbol" w:hAnsi="Symbol" w:hint="default"/>
      </w:rPr>
    </w:lvl>
    <w:lvl w:ilvl="4">
      <w:start w:val="1"/>
      <w:numFmt w:val="decimal"/>
      <w:lvlText w:val="%5)"/>
      <w:lvlJc w:val="left"/>
      <w:pPr>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39896CCB"/>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19" w15:restartNumberingAfterBreak="0">
    <w:nsid w:val="3B502454"/>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20" w15:restartNumberingAfterBreak="0">
    <w:nsid w:val="3B503415"/>
    <w:multiLevelType w:val="multilevel"/>
    <w:tmpl w:val="A77A664E"/>
    <w:styleLink w:val="List-bullet"/>
    <w:lvl w:ilvl="0">
      <w:numFmt w:val="bullet"/>
      <w:lvlText w:val="-"/>
      <w:lvlJc w:val="left"/>
      <w:pPr>
        <w:ind w:left="108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F526F2A"/>
    <w:multiLevelType w:val="hybridMultilevel"/>
    <w:tmpl w:val="E124B0EA"/>
    <w:lvl w:ilvl="0" w:tplc="FFFFFFFF">
      <w:start w:val="1"/>
      <w:numFmt w:val="decimal"/>
      <w:lvlText w:val="%1."/>
      <w:lvlJc w:val="left"/>
      <w:pPr>
        <w:ind w:left="720" w:hanging="360"/>
      </w:pPr>
      <w:rPr>
        <w:b w:val="0"/>
        <w:bCs w:val="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15:restartNumberingAfterBreak="0">
    <w:nsid w:val="42AA3D3B"/>
    <w:multiLevelType w:val="multilevel"/>
    <w:tmpl w:val="7694AEAE"/>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23" w15:restartNumberingAfterBreak="0">
    <w:nsid w:val="45D94E8C"/>
    <w:multiLevelType w:val="multilevel"/>
    <w:tmpl w:val="EF9A94D2"/>
    <w:numStyleLink w:val="Appendix"/>
  </w:abstractNum>
  <w:abstractNum w:abstractNumId="24" w15:restartNumberingAfterBreak="0">
    <w:nsid w:val="4741520F"/>
    <w:multiLevelType w:val="hybridMultilevel"/>
    <w:tmpl w:val="A1C0C3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75B3203"/>
    <w:multiLevelType w:val="multilevel"/>
    <w:tmpl w:val="6096DEFC"/>
    <w:lvl w:ilvl="0">
      <w:start w:val="1"/>
      <w:numFmt w:val="none"/>
      <w:pStyle w:val="AODocTxt"/>
      <w:suff w:val="nothing"/>
      <w:lvlText w:val=""/>
      <w:lvlJc w:val="left"/>
      <w:rPr>
        <w:rFonts w:cs="Times New Roman"/>
      </w:rPr>
    </w:lvl>
    <w:lvl w:ilvl="1">
      <w:start w:val="1"/>
      <w:numFmt w:val="none"/>
      <w:pStyle w:val="AODocTxtL1"/>
      <w:suff w:val="nothing"/>
      <w:lvlText w:val=""/>
      <w:lvlJc w:val="left"/>
      <w:pPr>
        <w:ind w:left="720"/>
      </w:pPr>
      <w:rPr>
        <w:rFonts w:cs="Times New Roman"/>
      </w:rPr>
    </w:lvl>
    <w:lvl w:ilvl="2">
      <w:start w:val="1"/>
      <w:numFmt w:val="none"/>
      <w:pStyle w:val="AODocTxtL2"/>
      <w:suff w:val="nothing"/>
      <w:lvlText w:val=""/>
      <w:lvlJc w:val="left"/>
      <w:pPr>
        <w:ind w:left="1440"/>
      </w:pPr>
      <w:rPr>
        <w:rFonts w:cs="Times New Roman"/>
      </w:rPr>
    </w:lvl>
    <w:lvl w:ilvl="3">
      <w:start w:val="1"/>
      <w:numFmt w:val="none"/>
      <w:pStyle w:val="AODocTxtL3"/>
      <w:suff w:val="nothing"/>
      <w:lvlText w:val=""/>
      <w:lvlJc w:val="left"/>
      <w:pPr>
        <w:ind w:left="2160"/>
      </w:pPr>
      <w:rPr>
        <w:rFonts w:cs="Times New Roman"/>
      </w:rPr>
    </w:lvl>
    <w:lvl w:ilvl="4">
      <w:start w:val="1"/>
      <w:numFmt w:val="none"/>
      <w:pStyle w:val="AODocTxtL4"/>
      <w:suff w:val="nothing"/>
      <w:lvlText w:val=""/>
      <w:lvlJc w:val="left"/>
      <w:pPr>
        <w:ind w:left="2880"/>
      </w:pPr>
      <w:rPr>
        <w:rFonts w:cs="Times New Roman"/>
      </w:rPr>
    </w:lvl>
    <w:lvl w:ilvl="5">
      <w:start w:val="1"/>
      <w:numFmt w:val="none"/>
      <w:pStyle w:val="AODocTxtL5"/>
      <w:suff w:val="nothing"/>
      <w:lvlText w:val=""/>
      <w:lvlJc w:val="left"/>
      <w:pPr>
        <w:ind w:left="3600"/>
      </w:pPr>
      <w:rPr>
        <w:rFonts w:cs="Times New Roman"/>
      </w:rPr>
    </w:lvl>
    <w:lvl w:ilvl="6">
      <w:start w:val="1"/>
      <w:numFmt w:val="none"/>
      <w:pStyle w:val="AODocTxtL6"/>
      <w:suff w:val="nothing"/>
      <w:lvlText w:val=""/>
      <w:lvlJc w:val="left"/>
      <w:pPr>
        <w:ind w:left="4320"/>
      </w:pPr>
      <w:rPr>
        <w:rFonts w:cs="Times New Roman"/>
      </w:rPr>
    </w:lvl>
    <w:lvl w:ilvl="7">
      <w:start w:val="1"/>
      <w:numFmt w:val="none"/>
      <w:pStyle w:val="AODocTxtL7"/>
      <w:suff w:val="nothing"/>
      <w:lvlText w:val=""/>
      <w:lvlJc w:val="left"/>
      <w:pPr>
        <w:ind w:left="5040"/>
      </w:pPr>
      <w:rPr>
        <w:rFonts w:cs="Times New Roman"/>
      </w:rPr>
    </w:lvl>
    <w:lvl w:ilvl="8">
      <w:start w:val="1"/>
      <w:numFmt w:val="none"/>
      <w:pStyle w:val="AODocTxtL8"/>
      <w:suff w:val="nothing"/>
      <w:lvlText w:val=""/>
      <w:lvlJc w:val="left"/>
      <w:pPr>
        <w:ind w:left="5760"/>
      </w:pPr>
      <w:rPr>
        <w:rFonts w:cs="Times New Roman"/>
      </w:rPr>
    </w:lvl>
  </w:abstractNum>
  <w:abstractNum w:abstractNumId="26" w15:restartNumberingAfterBreak="0">
    <w:nsid w:val="49841C5D"/>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27" w15:restartNumberingAfterBreak="0">
    <w:nsid w:val="49F3280C"/>
    <w:multiLevelType w:val="multilevel"/>
    <w:tmpl w:val="35C40308"/>
    <w:lvl w:ilvl="0">
      <w:start w:val="1"/>
      <w:numFmt w:val="decimal"/>
      <w:pStyle w:val="Heading1"/>
      <w:lvlText w:val="%1"/>
      <w:lvlJc w:val="left"/>
      <w:pPr>
        <w:ind w:left="432" w:hanging="432"/>
      </w:pPr>
      <w:rPr>
        <w:rFonts w:hint="eastAsia"/>
        <w:lang w:val="en-US"/>
      </w:rPr>
    </w:lvl>
    <w:lvl w:ilvl="1">
      <w:start w:val="1"/>
      <w:numFmt w:val="decimal"/>
      <w:pStyle w:val="Heading2"/>
      <w:lvlText w:val="%1.%2"/>
      <w:lvlJc w:val="left"/>
      <w:pPr>
        <w:ind w:left="576" w:hanging="576"/>
      </w:pPr>
      <w:rPr>
        <w:rFonts w:cs="Times New Roman" w:hint="eastAsia"/>
        <w:b/>
        <w:bCs w:val="0"/>
        <w:i w:val="0"/>
        <w:iCs w:val="0"/>
        <w:caps w:val="0"/>
        <w:smallCaps w:val="0"/>
        <w:strike w:val="0"/>
        <w:dstrike w:val="0"/>
        <w:noProof w:val="0"/>
        <w:vanish w:val="0"/>
        <w:spacing w:val="0"/>
        <w:kern w:val="0"/>
        <w:position w:val="0"/>
        <w:u w:val="none"/>
        <w:vertAlign w:val="baseline"/>
        <w:em w:val="none"/>
      </w:rPr>
    </w:lvl>
    <w:lvl w:ilvl="2">
      <w:start w:val="1"/>
      <w:numFmt w:val="decimal"/>
      <w:pStyle w:val="Heading3"/>
      <w:lvlText w:val="%1.%2.%3"/>
      <w:lvlJc w:val="left"/>
      <w:pPr>
        <w:ind w:left="1996" w:hanging="720"/>
      </w:pPr>
      <w:rPr>
        <w:rFonts w:asciiTheme="minorHAnsi" w:hAnsiTheme="minorHAnsi" w:cstheme="minorHAnsi"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1.%2.%3.%4"/>
      <w:lvlJc w:val="left"/>
      <w:pPr>
        <w:ind w:left="1856" w:hanging="864"/>
      </w:pPr>
      <w:rPr>
        <w:rFonts w:hint="eastAsia"/>
      </w:rPr>
    </w:lvl>
    <w:lvl w:ilvl="4">
      <w:start w:val="1"/>
      <w:numFmt w:val="lowerLetter"/>
      <w:pStyle w:val="Heading5"/>
      <w:lvlText w:val="%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28" w15:restartNumberingAfterBreak="0">
    <w:nsid w:val="4D642980"/>
    <w:multiLevelType w:val="hybridMultilevel"/>
    <w:tmpl w:val="844CE9AA"/>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DDA7439"/>
    <w:multiLevelType w:val="hybridMultilevel"/>
    <w:tmpl w:val="1C96F3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251374A"/>
    <w:multiLevelType w:val="hybridMultilevel"/>
    <w:tmpl w:val="844CE9AA"/>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2EC6A24"/>
    <w:multiLevelType w:val="hybridMultilevel"/>
    <w:tmpl w:val="B170AC34"/>
    <w:lvl w:ilvl="0" w:tplc="FCAABC38">
      <w:start w:val="1"/>
      <w:numFmt w:val="bullet"/>
      <w:pStyle w:val="bullet"/>
      <w:lvlText w:val=""/>
      <w:lvlJc w:val="left"/>
      <w:pPr>
        <w:tabs>
          <w:tab w:val="num" w:pos="1494"/>
        </w:tabs>
        <w:ind w:left="1494" w:hanging="360"/>
      </w:pPr>
      <w:rPr>
        <w:rFonts w:ascii="Symbol" w:hAnsi="Symbol" w:hint="default"/>
        <w:sz w:val="22"/>
      </w:rPr>
    </w:lvl>
    <w:lvl w:ilvl="1" w:tplc="42C28A30" w:tentative="1">
      <w:start w:val="1"/>
      <w:numFmt w:val="bullet"/>
      <w:lvlText w:val="o"/>
      <w:lvlJc w:val="left"/>
      <w:pPr>
        <w:tabs>
          <w:tab w:val="num" w:pos="2007"/>
        </w:tabs>
        <w:ind w:left="2007" w:hanging="360"/>
      </w:pPr>
      <w:rPr>
        <w:rFonts w:ascii="Courier New" w:hAnsi="Courier New" w:hint="default"/>
      </w:rPr>
    </w:lvl>
    <w:lvl w:ilvl="2" w:tplc="BABA26E2" w:tentative="1">
      <w:start w:val="1"/>
      <w:numFmt w:val="bullet"/>
      <w:lvlText w:val=""/>
      <w:lvlJc w:val="left"/>
      <w:pPr>
        <w:tabs>
          <w:tab w:val="num" w:pos="2727"/>
        </w:tabs>
        <w:ind w:left="2727" w:hanging="360"/>
      </w:pPr>
      <w:rPr>
        <w:rFonts w:ascii="Wingdings" w:hAnsi="Wingdings" w:hint="default"/>
      </w:rPr>
    </w:lvl>
    <w:lvl w:ilvl="3" w:tplc="12E4121E" w:tentative="1">
      <w:start w:val="1"/>
      <w:numFmt w:val="bullet"/>
      <w:lvlText w:val=""/>
      <w:lvlJc w:val="left"/>
      <w:pPr>
        <w:tabs>
          <w:tab w:val="num" w:pos="3447"/>
        </w:tabs>
        <w:ind w:left="3447" w:hanging="360"/>
      </w:pPr>
      <w:rPr>
        <w:rFonts w:ascii="Symbol" w:hAnsi="Symbol" w:hint="default"/>
      </w:rPr>
    </w:lvl>
    <w:lvl w:ilvl="4" w:tplc="7E8E7A96" w:tentative="1">
      <w:start w:val="1"/>
      <w:numFmt w:val="bullet"/>
      <w:lvlText w:val="o"/>
      <w:lvlJc w:val="left"/>
      <w:pPr>
        <w:tabs>
          <w:tab w:val="num" w:pos="4167"/>
        </w:tabs>
        <w:ind w:left="4167" w:hanging="360"/>
      </w:pPr>
      <w:rPr>
        <w:rFonts w:ascii="Courier New" w:hAnsi="Courier New" w:hint="default"/>
      </w:rPr>
    </w:lvl>
    <w:lvl w:ilvl="5" w:tplc="34EA6776" w:tentative="1">
      <w:start w:val="1"/>
      <w:numFmt w:val="bullet"/>
      <w:lvlText w:val=""/>
      <w:lvlJc w:val="left"/>
      <w:pPr>
        <w:tabs>
          <w:tab w:val="num" w:pos="4887"/>
        </w:tabs>
        <w:ind w:left="4887" w:hanging="360"/>
      </w:pPr>
      <w:rPr>
        <w:rFonts w:ascii="Wingdings" w:hAnsi="Wingdings" w:hint="default"/>
      </w:rPr>
    </w:lvl>
    <w:lvl w:ilvl="6" w:tplc="A5D684F8" w:tentative="1">
      <w:start w:val="1"/>
      <w:numFmt w:val="bullet"/>
      <w:lvlText w:val=""/>
      <w:lvlJc w:val="left"/>
      <w:pPr>
        <w:tabs>
          <w:tab w:val="num" w:pos="5607"/>
        </w:tabs>
        <w:ind w:left="5607" w:hanging="360"/>
      </w:pPr>
      <w:rPr>
        <w:rFonts w:ascii="Symbol" w:hAnsi="Symbol" w:hint="default"/>
      </w:rPr>
    </w:lvl>
    <w:lvl w:ilvl="7" w:tplc="B3007728" w:tentative="1">
      <w:start w:val="1"/>
      <w:numFmt w:val="bullet"/>
      <w:lvlText w:val="o"/>
      <w:lvlJc w:val="left"/>
      <w:pPr>
        <w:tabs>
          <w:tab w:val="num" w:pos="6327"/>
        </w:tabs>
        <w:ind w:left="6327" w:hanging="360"/>
      </w:pPr>
      <w:rPr>
        <w:rFonts w:ascii="Courier New" w:hAnsi="Courier New" w:hint="default"/>
      </w:rPr>
    </w:lvl>
    <w:lvl w:ilvl="8" w:tplc="B11E6CE6" w:tentative="1">
      <w:start w:val="1"/>
      <w:numFmt w:val="bullet"/>
      <w:lvlText w:val=""/>
      <w:lvlJc w:val="left"/>
      <w:pPr>
        <w:tabs>
          <w:tab w:val="num" w:pos="7047"/>
        </w:tabs>
        <w:ind w:left="7047" w:hanging="360"/>
      </w:pPr>
      <w:rPr>
        <w:rFonts w:ascii="Wingdings" w:hAnsi="Wingdings" w:hint="default"/>
      </w:rPr>
    </w:lvl>
  </w:abstractNum>
  <w:abstractNum w:abstractNumId="32" w15:restartNumberingAfterBreak="0">
    <w:nsid w:val="53D96111"/>
    <w:multiLevelType w:val="hybridMultilevel"/>
    <w:tmpl w:val="32147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73A1262"/>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34" w15:restartNumberingAfterBreak="0">
    <w:nsid w:val="5C3F17CF"/>
    <w:multiLevelType w:val="multilevel"/>
    <w:tmpl w:val="29A05B2C"/>
    <w:lvl w:ilvl="0">
      <w:start w:val="1"/>
      <w:numFmt w:val="decimal"/>
      <w:lvlText w:val="%1."/>
      <w:lvlJc w:val="left"/>
      <w:pPr>
        <w:ind w:left="360" w:hanging="360"/>
      </w:pPr>
      <w:rPr>
        <w:rFonts w:hint="default"/>
        <w:b w:val="0"/>
        <w:bCs w:val="0"/>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5" w15:restartNumberingAfterBreak="0">
    <w:nsid w:val="5CF207B0"/>
    <w:multiLevelType w:val="multilevel"/>
    <w:tmpl w:val="EF9A94D2"/>
    <w:styleLink w:val="Appendix"/>
    <w:lvl w:ilvl="0">
      <w:start w:val="1"/>
      <w:numFmt w:val="upperLetter"/>
      <w:pStyle w:val="Appendix1"/>
      <w:lvlText w:val="Appendix %1"/>
      <w:lvlJc w:val="left"/>
      <w:pPr>
        <w:ind w:left="432" w:hanging="432"/>
      </w:pPr>
      <w:rPr>
        <w:rFonts w:hint="eastAsia"/>
        <w:lang w:val="en-US"/>
      </w:rPr>
    </w:lvl>
    <w:lvl w:ilvl="1">
      <w:start w:val="1"/>
      <w:numFmt w:val="decimal"/>
      <w:pStyle w:val="Appendix2"/>
      <w:lvlText w:val="%1.%2"/>
      <w:lvlJc w:val="left"/>
      <w:pPr>
        <w:ind w:left="576" w:hanging="576"/>
      </w:pPr>
      <w:rPr>
        <w:rFonts w:cs="Times New Roman" w:hint="eastAsia"/>
        <w:b/>
        <w:bCs w:val="0"/>
        <w:i w:val="0"/>
        <w:iCs w:val="0"/>
        <w:caps w:val="0"/>
        <w:smallCaps w:val="0"/>
        <w:strike w:val="0"/>
        <w:dstrike w:val="0"/>
        <w:noProof w:val="0"/>
        <w:vanish w:val="0"/>
        <w:spacing w:val="0"/>
        <w:kern w:val="0"/>
        <w:position w:val="0"/>
        <w:u w:val="none"/>
        <w:vertAlign w:val="baseline"/>
        <w:em w:val="none"/>
      </w:rPr>
    </w:lvl>
    <w:lvl w:ilvl="2">
      <w:start w:val="1"/>
      <w:numFmt w:val="decimal"/>
      <w:lvlText w:val="%1.%2.%3"/>
      <w:lvlJc w:val="left"/>
      <w:pPr>
        <w:ind w:left="720" w:hanging="720"/>
      </w:pPr>
      <w:rPr>
        <w:rFonts w:ascii="Times New Roman" w:hAnsi="Times New Roman" w:cs="Times New Roman" w:hint="eastAsia"/>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6" w15:restartNumberingAfterBreak="0">
    <w:nsid w:val="60706565"/>
    <w:multiLevelType w:val="hybridMultilevel"/>
    <w:tmpl w:val="844CE9AA"/>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2BE622F"/>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38" w15:restartNumberingAfterBreak="0">
    <w:nsid w:val="6BF560E4"/>
    <w:multiLevelType w:val="hybridMultilevel"/>
    <w:tmpl w:val="C70CD144"/>
    <w:lvl w:ilvl="0" w:tplc="93A0DD0C">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EF91B3B"/>
    <w:multiLevelType w:val="hybridMultilevel"/>
    <w:tmpl w:val="844CE9AA"/>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0F409A8"/>
    <w:multiLevelType w:val="hybridMultilevel"/>
    <w:tmpl w:val="844CE9AA"/>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2213C9A"/>
    <w:multiLevelType w:val="hybridMultilevel"/>
    <w:tmpl w:val="65A85D1C"/>
    <w:lvl w:ilvl="0" w:tplc="20000001">
      <w:start w:val="1"/>
      <w:numFmt w:val="bullet"/>
      <w:lvlText w:val=""/>
      <w:lvlJc w:val="left"/>
      <w:pPr>
        <w:ind w:left="792" w:hanging="360"/>
      </w:pPr>
      <w:rPr>
        <w:rFonts w:ascii="Symbol" w:hAnsi="Symbol" w:hint="default"/>
      </w:rPr>
    </w:lvl>
    <w:lvl w:ilvl="1" w:tplc="20000003" w:tentative="1">
      <w:start w:val="1"/>
      <w:numFmt w:val="bullet"/>
      <w:lvlText w:val="o"/>
      <w:lvlJc w:val="left"/>
      <w:pPr>
        <w:ind w:left="1512" w:hanging="360"/>
      </w:pPr>
      <w:rPr>
        <w:rFonts w:ascii="Courier New" w:hAnsi="Courier New" w:cs="Courier New" w:hint="default"/>
      </w:rPr>
    </w:lvl>
    <w:lvl w:ilvl="2" w:tplc="20000005" w:tentative="1">
      <w:start w:val="1"/>
      <w:numFmt w:val="bullet"/>
      <w:lvlText w:val=""/>
      <w:lvlJc w:val="left"/>
      <w:pPr>
        <w:ind w:left="2232" w:hanging="360"/>
      </w:pPr>
      <w:rPr>
        <w:rFonts w:ascii="Wingdings" w:hAnsi="Wingdings" w:hint="default"/>
      </w:rPr>
    </w:lvl>
    <w:lvl w:ilvl="3" w:tplc="20000001" w:tentative="1">
      <w:start w:val="1"/>
      <w:numFmt w:val="bullet"/>
      <w:lvlText w:val=""/>
      <w:lvlJc w:val="left"/>
      <w:pPr>
        <w:ind w:left="2952" w:hanging="360"/>
      </w:pPr>
      <w:rPr>
        <w:rFonts w:ascii="Symbol" w:hAnsi="Symbol" w:hint="default"/>
      </w:rPr>
    </w:lvl>
    <w:lvl w:ilvl="4" w:tplc="20000003" w:tentative="1">
      <w:start w:val="1"/>
      <w:numFmt w:val="bullet"/>
      <w:lvlText w:val="o"/>
      <w:lvlJc w:val="left"/>
      <w:pPr>
        <w:ind w:left="3672" w:hanging="360"/>
      </w:pPr>
      <w:rPr>
        <w:rFonts w:ascii="Courier New" w:hAnsi="Courier New" w:cs="Courier New" w:hint="default"/>
      </w:rPr>
    </w:lvl>
    <w:lvl w:ilvl="5" w:tplc="20000005" w:tentative="1">
      <w:start w:val="1"/>
      <w:numFmt w:val="bullet"/>
      <w:lvlText w:val=""/>
      <w:lvlJc w:val="left"/>
      <w:pPr>
        <w:ind w:left="4392" w:hanging="360"/>
      </w:pPr>
      <w:rPr>
        <w:rFonts w:ascii="Wingdings" w:hAnsi="Wingdings" w:hint="default"/>
      </w:rPr>
    </w:lvl>
    <w:lvl w:ilvl="6" w:tplc="20000001" w:tentative="1">
      <w:start w:val="1"/>
      <w:numFmt w:val="bullet"/>
      <w:lvlText w:val=""/>
      <w:lvlJc w:val="left"/>
      <w:pPr>
        <w:ind w:left="5112" w:hanging="360"/>
      </w:pPr>
      <w:rPr>
        <w:rFonts w:ascii="Symbol" w:hAnsi="Symbol" w:hint="default"/>
      </w:rPr>
    </w:lvl>
    <w:lvl w:ilvl="7" w:tplc="20000003" w:tentative="1">
      <w:start w:val="1"/>
      <w:numFmt w:val="bullet"/>
      <w:lvlText w:val="o"/>
      <w:lvlJc w:val="left"/>
      <w:pPr>
        <w:ind w:left="5832" w:hanging="360"/>
      </w:pPr>
      <w:rPr>
        <w:rFonts w:ascii="Courier New" w:hAnsi="Courier New" w:cs="Courier New" w:hint="default"/>
      </w:rPr>
    </w:lvl>
    <w:lvl w:ilvl="8" w:tplc="20000005" w:tentative="1">
      <w:start w:val="1"/>
      <w:numFmt w:val="bullet"/>
      <w:lvlText w:val=""/>
      <w:lvlJc w:val="left"/>
      <w:pPr>
        <w:ind w:left="6552" w:hanging="360"/>
      </w:pPr>
      <w:rPr>
        <w:rFonts w:ascii="Wingdings" w:hAnsi="Wingdings" w:hint="default"/>
      </w:rPr>
    </w:lvl>
  </w:abstractNum>
  <w:abstractNum w:abstractNumId="42" w15:restartNumberingAfterBreak="0">
    <w:nsid w:val="73FC5872"/>
    <w:multiLevelType w:val="multilevel"/>
    <w:tmpl w:val="DA2696E6"/>
    <w:lvl w:ilvl="0">
      <w:start w:val="1"/>
      <w:numFmt w:val="decimal"/>
      <w:pStyle w:val="INGLevel1Numbered"/>
      <w:lvlText w:val="%1."/>
      <w:lvlJc w:val="left"/>
      <w:pPr>
        <w:tabs>
          <w:tab w:val="num" w:pos="851"/>
        </w:tabs>
        <w:ind w:left="851" w:hanging="851"/>
      </w:pPr>
      <w:rPr>
        <w:rFonts w:cs="Times New Roman" w:hint="default"/>
      </w:rPr>
    </w:lvl>
    <w:lvl w:ilvl="1">
      <w:start w:val="1"/>
      <w:numFmt w:val="decimal"/>
      <w:pStyle w:val="INGLevel2Numbered"/>
      <w:lvlText w:val="%1.%2."/>
      <w:lvlJc w:val="left"/>
      <w:pPr>
        <w:tabs>
          <w:tab w:val="num" w:pos="993"/>
        </w:tabs>
        <w:ind w:left="993" w:hanging="851"/>
      </w:pPr>
      <w:rPr>
        <w:rFonts w:cs="Times New Roman" w:hint="default"/>
      </w:rPr>
    </w:lvl>
    <w:lvl w:ilvl="2">
      <w:start w:val="1"/>
      <w:numFmt w:val="decimal"/>
      <w:pStyle w:val="INGLevel3Numbered"/>
      <w:lvlText w:val="%1.%2.%3."/>
      <w:lvlJc w:val="left"/>
      <w:pPr>
        <w:tabs>
          <w:tab w:val="num" w:pos="851"/>
        </w:tabs>
        <w:ind w:left="851" w:hanging="851"/>
      </w:pPr>
      <w:rPr>
        <w:rFonts w:cs="Times New Roman" w:hint="default"/>
      </w:rPr>
    </w:lvl>
    <w:lvl w:ilvl="3">
      <w:start w:val="1"/>
      <w:numFmt w:val="decimal"/>
      <w:pStyle w:val="INGLevel4Numbered"/>
      <w:lvlText w:val="%1.%2.%3.%4."/>
      <w:lvlJc w:val="left"/>
      <w:pPr>
        <w:tabs>
          <w:tab w:val="num" w:pos="851"/>
        </w:tabs>
        <w:ind w:left="851" w:hanging="851"/>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3" w15:restartNumberingAfterBreak="0">
    <w:nsid w:val="7D1C0186"/>
    <w:multiLevelType w:val="multilevel"/>
    <w:tmpl w:val="B046E848"/>
    <w:lvl w:ilvl="0">
      <w:start w:val="1"/>
      <w:numFmt w:val="decimal"/>
      <w:lvlText w:val="%1."/>
      <w:lvlJc w:val="left"/>
      <w:pPr>
        <w:ind w:left="360" w:hanging="360"/>
      </w:pPr>
      <w:rPr>
        <w:rFonts w:hint="default"/>
        <w:b w:val="0"/>
        <w:bCs w:val="0"/>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num w:numId="1" w16cid:durableId="1513105452">
    <w:abstractNumId w:val="16"/>
  </w:num>
  <w:num w:numId="2" w16cid:durableId="1938438382">
    <w:abstractNumId w:val="31"/>
  </w:num>
  <w:num w:numId="3" w16cid:durableId="1358002225">
    <w:abstractNumId w:val="35"/>
  </w:num>
  <w:num w:numId="4" w16cid:durableId="1671642042">
    <w:abstractNumId w:val="42"/>
  </w:num>
  <w:num w:numId="5" w16cid:durableId="1375082500">
    <w:abstractNumId w:val="25"/>
  </w:num>
  <w:num w:numId="6" w16cid:durableId="1108770724">
    <w:abstractNumId w:val="20"/>
  </w:num>
  <w:num w:numId="7" w16cid:durableId="2035034252">
    <w:abstractNumId w:val="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7656342">
    <w:abstractNumId w:val="27"/>
  </w:num>
  <w:num w:numId="9" w16cid:durableId="1970621629">
    <w:abstractNumId w:val="23"/>
  </w:num>
  <w:num w:numId="10" w16cid:durableId="4019893">
    <w:abstractNumId w:val="15"/>
  </w:num>
  <w:num w:numId="11" w16cid:durableId="666831681">
    <w:abstractNumId w:val="17"/>
  </w:num>
  <w:num w:numId="12" w16cid:durableId="1122652574">
    <w:abstractNumId w:val="9"/>
  </w:num>
  <w:num w:numId="13" w16cid:durableId="232204002">
    <w:abstractNumId w:val="32"/>
  </w:num>
  <w:num w:numId="14" w16cid:durableId="2024671867">
    <w:abstractNumId w:val="24"/>
  </w:num>
  <w:num w:numId="15" w16cid:durableId="1123883073">
    <w:abstractNumId w:val="11"/>
  </w:num>
  <w:num w:numId="16" w16cid:durableId="876311235">
    <w:abstractNumId w:val="13"/>
  </w:num>
  <w:num w:numId="17" w16cid:durableId="182478619">
    <w:abstractNumId w:val="41"/>
  </w:num>
  <w:num w:numId="18" w16cid:durableId="1135640196">
    <w:abstractNumId w:val="28"/>
  </w:num>
  <w:num w:numId="19" w16cid:durableId="2132047390">
    <w:abstractNumId w:val="12"/>
  </w:num>
  <w:num w:numId="20" w16cid:durableId="1234002284">
    <w:abstractNumId w:val="21"/>
  </w:num>
  <w:num w:numId="21" w16cid:durableId="65495436">
    <w:abstractNumId w:val="7"/>
  </w:num>
  <w:num w:numId="22" w16cid:durableId="1390810653">
    <w:abstractNumId w:val="0"/>
  </w:num>
  <w:num w:numId="23" w16cid:durableId="1060518551">
    <w:abstractNumId w:val="30"/>
  </w:num>
  <w:num w:numId="24" w16cid:durableId="674575610">
    <w:abstractNumId w:val="36"/>
  </w:num>
  <w:num w:numId="25" w16cid:durableId="1784492211">
    <w:abstractNumId w:val="37"/>
  </w:num>
  <w:num w:numId="26" w16cid:durableId="125319997">
    <w:abstractNumId w:val="34"/>
  </w:num>
  <w:num w:numId="27" w16cid:durableId="1313411773">
    <w:abstractNumId w:val="6"/>
  </w:num>
  <w:num w:numId="28" w16cid:durableId="27686380">
    <w:abstractNumId w:val="3"/>
  </w:num>
  <w:num w:numId="29" w16cid:durableId="290597095">
    <w:abstractNumId w:val="10"/>
  </w:num>
  <w:num w:numId="30" w16cid:durableId="1640450598">
    <w:abstractNumId w:val="8"/>
  </w:num>
  <w:num w:numId="31" w16cid:durableId="1014379437">
    <w:abstractNumId w:val="22"/>
  </w:num>
  <w:num w:numId="32" w16cid:durableId="862598773">
    <w:abstractNumId w:val="1"/>
  </w:num>
  <w:num w:numId="33" w16cid:durableId="1703747990">
    <w:abstractNumId w:val="4"/>
  </w:num>
  <w:num w:numId="34" w16cid:durableId="850796199">
    <w:abstractNumId w:val="40"/>
  </w:num>
  <w:num w:numId="35" w16cid:durableId="2134519403">
    <w:abstractNumId w:val="18"/>
  </w:num>
  <w:num w:numId="36" w16cid:durableId="1831602681">
    <w:abstractNumId w:val="39"/>
  </w:num>
  <w:num w:numId="37" w16cid:durableId="379863287">
    <w:abstractNumId w:val="43"/>
  </w:num>
  <w:num w:numId="38" w16cid:durableId="1665085525">
    <w:abstractNumId w:val="19"/>
  </w:num>
  <w:num w:numId="39" w16cid:durableId="1401975135">
    <w:abstractNumId w:val="26"/>
  </w:num>
  <w:num w:numId="40" w16cid:durableId="566692401">
    <w:abstractNumId w:val="5"/>
  </w:num>
  <w:num w:numId="41" w16cid:durableId="1971738250">
    <w:abstractNumId w:val="33"/>
  </w:num>
  <w:num w:numId="42" w16cid:durableId="523129890">
    <w:abstractNumId w:val="38"/>
  </w:num>
  <w:num w:numId="43" w16cid:durableId="237132513">
    <w:abstractNumId w:val="14"/>
  </w:num>
  <w:num w:numId="44" w16cid:durableId="2132701406">
    <w:abstractNumId w:val="2"/>
  </w:num>
  <w:num w:numId="45" w16cid:durableId="1996489549">
    <w:abstractNumId w:val="29"/>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Vanden Berk">
    <w15:presenceInfo w15:providerId="AD" w15:userId="S::jonathan.vandenberk@magics.tech::bebb3ce0-f5fe-4b3a-a1bc-1684034cb10e"/>
  </w15:person>
  <w15:person w15:author="Jasper Gielis">
    <w15:presenceInfo w15:providerId="AD" w15:userId="S::jasper.gielis@magics.tech::b0034e0d-7b66-4ada-a5f8-b119421281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de-DE" w:vendorID="64" w:dllVersion="0"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89"/>
  <w:drawingGridVerticalSpacing w:val="357"/>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AwMTEyMDcDMswMDZR0lIJTi4sz8/NACgxrATGTzdEsAAAA"/>
  </w:docVars>
  <w:rsids>
    <w:rsidRoot w:val="006D4688"/>
    <w:rsid w:val="000001A8"/>
    <w:rsid w:val="00000B92"/>
    <w:rsid w:val="00000BF0"/>
    <w:rsid w:val="00000D62"/>
    <w:rsid w:val="00000DB8"/>
    <w:rsid w:val="00000E98"/>
    <w:rsid w:val="00000FCA"/>
    <w:rsid w:val="00001184"/>
    <w:rsid w:val="00001744"/>
    <w:rsid w:val="0000196C"/>
    <w:rsid w:val="00001990"/>
    <w:rsid w:val="00001BE7"/>
    <w:rsid w:val="00001C5A"/>
    <w:rsid w:val="00001F51"/>
    <w:rsid w:val="00002042"/>
    <w:rsid w:val="00002047"/>
    <w:rsid w:val="000020B9"/>
    <w:rsid w:val="00002A0D"/>
    <w:rsid w:val="00002AE4"/>
    <w:rsid w:val="00002B2F"/>
    <w:rsid w:val="000032CB"/>
    <w:rsid w:val="0000333A"/>
    <w:rsid w:val="0000340A"/>
    <w:rsid w:val="00003655"/>
    <w:rsid w:val="00003824"/>
    <w:rsid w:val="000038B2"/>
    <w:rsid w:val="00003AB1"/>
    <w:rsid w:val="00003D0F"/>
    <w:rsid w:val="00003EE0"/>
    <w:rsid w:val="00004110"/>
    <w:rsid w:val="00004285"/>
    <w:rsid w:val="000046DE"/>
    <w:rsid w:val="00004A5C"/>
    <w:rsid w:val="00004A62"/>
    <w:rsid w:val="00004CC0"/>
    <w:rsid w:val="00004D5D"/>
    <w:rsid w:val="0000507B"/>
    <w:rsid w:val="000051C9"/>
    <w:rsid w:val="0000523A"/>
    <w:rsid w:val="0000529D"/>
    <w:rsid w:val="000052CE"/>
    <w:rsid w:val="00005409"/>
    <w:rsid w:val="000054E4"/>
    <w:rsid w:val="00005B02"/>
    <w:rsid w:val="00005B72"/>
    <w:rsid w:val="00005C97"/>
    <w:rsid w:val="00005CB5"/>
    <w:rsid w:val="00005CF0"/>
    <w:rsid w:val="00005E71"/>
    <w:rsid w:val="00005E97"/>
    <w:rsid w:val="0000640A"/>
    <w:rsid w:val="0000650E"/>
    <w:rsid w:val="000066A8"/>
    <w:rsid w:val="00006A59"/>
    <w:rsid w:val="00006A60"/>
    <w:rsid w:val="00006AA5"/>
    <w:rsid w:val="00006C89"/>
    <w:rsid w:val="00006D1F"/>
    <w:rsid w:val="00006DD2"/>
    <w:rsid w:val="00006EBA"/>
    <w:rsid w:val="0000717C"/>
    <w:rsid w:val="000075D4"/>
    <w:rsid w:val="0000790D"/>
    <w:rsid w:val="00007935"/>
    <w:rsid w:val="00007A40"/>
    <w:rsid w:val="00007B95"/>
    <w:rsid w:val="00007CDB"/>
    <w:rsid w:val="00007D5C"/>
    <w:rsid w:val="00007F4D"/>
    <w:rsid w:val="00010045"/>
    <w:rsid w:val="000100F1"/>
    <w:rsid w:val="000101B9"/>
    <w:rsid w:val="000102C9"/>
    <w:rsid w:val="00010335"/>
    <w:rsid w:val="00010426"/>
    <w:rsid w:val="0001056F"/>
    <w:rsid w:val="00010644"/>
    <w:rsid w:val="0001065C"/>
    <w:rsid w:val="000106DA"/>
    <w:rsid w:val="0001082D"/>
    <w:rsid w:val="000109B5"/>
    <w:rsid w:val="00010AA6"/>
    <w:rsid w:val="00010B6F"/>
    <w:rsid w:val="00010E6F"/>
    <w:rsid w:val="00011171"/>
    <w:rsid w:val="000112AF"/>
    <w:rsid w:val="00011457"/>
    <w:rsid w:val="0001190D"/>
    <w:rsid w:val="00011C96"/>
    <w:rsid w:val="00011D08"/>
    <w:rsid w:val="00011EE4"/>
    <w:rsid w:val="00011F34"/>
    <w:rsid w:val="0001203B"/>
    <w:rsid w:val="0001206D"/>
    <w:rsid w:val="000121A1"/>
    <w:rsid w:val="000128E4"/>
    <w:rsid w:val="00012AC4"/>
    <w:rsid w:val="00012BED"/>
    <w:rsid w:val="00012C11"/>
    <w:rsid w:val="00012DD9"/>
    <w:rsid w:val="00012EBD"/>
    <w:rsid w:val="00013055"/>
    <w:rsid w:val="0001308D"/>
    <w:rsid w:val="00013281"/>
    <w:rsid w:val="000133A6"/>
    <w:rsid w:val="000133F1"/>
    <w:rsid w:val="000136A5"/>
    <w:rsid w:val="000136AE"/>
    <w:rsid w:val="00013789"/>
    <w:rsid w:val="000138CE"/>
    <w:rsid w:val="0001394E"/>
    <w:rsid w:val="00013AB3"/>
    <w:rsid w:val="00013BDE"/>
    <w:rsid w:val="00013C14"/>
    <w:rsid w:val="00013C91"/>
    <w:rsid w:val="00013D2A"/>
    <w:rsid w:val="00013D71"/>
    <w:rsid w:val="00013EC4"/>
    <w:rsid w:val="00013FD4"/>
    <w:rsid w:val="00014EBC"/>
    <w:rsid w:val="0001515D"/>
    <w:rsid w:val="000152A4"/>
    <w:rsid w:val="0001569D"/>
    <w:rsid w:val="000157A2"/>
    <w:rsid w:val="000157AF"/>
    <w:rsid w:val="00015B81"/>
    <w:rsid w:val="00015DA8"/>
    <w:rsid w:val="00015E51"/>
    <w:rsid w:val="00015F0A"/>
    <w:rsid w:val="0001607B"/>
    <w:rsid w:val="00016145"/>
    <w:rsid w:val="0001636C"/>
    <w:rsid w:val="00016798"/>
    <w:rsid w:val="000167B2"/>
    <w:rsid w:val="00016B95"/>
    <w:rsid w:val="00016BA6"/>
    <w:rsid w:val="00016DE1"/>
    <w:rsid w:val="00016F2D"/>
    <w:rsid w:val="00016FFE"/>
    <w:rsid w:val="00017748"/>
    <w:rsid w:val="0001781F"/>
    <w:rsid w:val="00017908"/>
    <w:rsid w:val="00017F4C"/>
    <w:rsid w:val="000200FA"/>
    <w:rsid w:val="0002032C"/>
    <w:rsid w:val="00020341"/>
    <w:rsid w:val="000204F7"/>
    <w:rsid w:val="0002054A"/>
    <w:rsid w:val="000207E7"/>
    <w:rsid w:val="000209AF"/>
    <w:rsid w:val="00020C92"/>
    <w:rsid w:val="00020DA2"/>
    <w:rsid w:val="00020E21"/>
    <w:rsid w:val="00020FD6"/>
    <w:rsid w:val="00020FFD"/>
    <w:rsid w:val="0002111A"/>
    <w:rsid w:val="000215E7"/>
    <w:rsid w:val="000215FE"/>
    <w:rsid w:val="00021648"/>
    <w:rsid w:val="00021BB6"/>
    <w:rsid w:val="00021C94"/>
    <w:rsid w:val="00021FE2"/>
    <w:rsid w:val="0002207C"/>
    <w:rsid w:val="000221BF"/>
    <w:rsid w:val="00022809"/>
    <w:rsid w:val="000228A4"/>
    <w:rsid w:val="00022997"/>
    <w:rsid w:val="00022B69"/>
    <w:rsid w:val="00022C4B"/>
    <w:rsid w:val="00022C78"/>
    <w:rsid w:val="00022D91"/>
    <w:rsid w:val="00023097"/>
    <w:rsid w:val="000230EB"/>
    <w:rsid w:val="000230F9"/>
    <w:rsid w:val="000231AF"/>
    <w:rsid w:val="0002325D"/>
    <w:rsid w:val="000233D9"/>
    <w:rsid w:val="000236A1"/>
    <w:rsid w:val="0002375B"/>
    <w:rsid w:val="0002396B"/>
    <w:rsid w:val="000239E0"/>
    <w:rsid w:val="00023AD6"/>
    <w:rsid w:val="00023AE9"/>
    <w:rsid w:val="00023CE2"/>
    <w:rsid w:val="00023D07"/>
    <w:rsid w:val="00023D56"/>
    <w:rsid w:val="00023E5F"/>
    <w:rsid w:val="00024046"/>
    <w:rsid w:val="000242BB"/>
    <w:rsid w:val="000243EE"/>
    <w:rsid w:val="00024596"/>
    <w:rsid w:val="000245E0"/>
    <w:rsid w:val="00024630"/>
    <w:rsid w:val="000247D0"/>
    <w:rsid w:val="00024842"/>
    <w:rsid w:val="00024C99"/>
    <w:rsid w:val="00024D1E"/>
    <w:rsid w:val="00024DF9"/>
    <w:rsid w:val="00024E15"/>
    <w:rsid w:val="0002500A"/>
    <w:rsid w:val="000250D3"/>
    <w:rsid w:val="00025184"/>
    <w:rsid w:val="000255B7"/>
    <w:rsid w:val="00025758"/>
    <w:rsid w:val="000259D6"/>
    <w:rsid w:val="00025DB9"/>
    <w:rsid w:val="00025F3A"/>
    <w:rsid w:val="000261E1"/>
    <w:rsid w:val="000266B6"/>
    <w:rsid w:val="000266DF"/>
    <w:rsid w:val="00026C7F"/>
    <w:rsid w:val="00027438"/>
    <w:rsid w:val="0002743A"/>
    <w:rsid w:val="00027443"/>
    <w:rsid w:val="000274FE"/>
    <w:rsid w:val="00027589"/>
    <w:rsid w:val="000276B9"/>
    <w:rsid w:val="000276CE"/>
    <w:rsid w:val="000276E3"/>
    <w:rsid w:val="000278BA"/>
    <w:rsid w:val="000278E6"/>
    <w:rsid w:val="00027904"/>
    <w:rsid w:val="00027930"/>
    <w:rsid w:val="000301E6"/>
    <w:rsid w:val="0003032E"/>
    <w:rsid w:val="00030388"/>
    <w:rsid w:val="000305EE"/>
    <w:rsid w:val="0003085C"/>
    <w:rsid w:val="00030E27"/>
    <w:rsid w:val="00030FE7"/>
    <w:rsid w:val="0003119F"/>
    <w:rsid w:val="0003126D"/>
    <w:rsid w:val="00031660"/>
    <w:rsid w:val="00031909"/>
    <w:rsid w:val="00031B8A"/>
    <w:rsid w:val="00031C84"/>
    <w:rsid w:val="00031DA3"/>
    <w:rsid w:val="00032505"/>
    <w:rsid w:val="00032848"/>
    <w:rsid w:val="0003293D"/>
    <w:rsid w:val="00032B60"/>
    <w:rsid w:val="00032FEB"/>
    <w:rsid w:val="00033412"/>
    <w:rsid w:val="00033628"/>
    <w:rsid w:val="0003369D"/>
    <w:rsid w:val="000336B0"/>
    <w:rsid w:val="000337CB"/>
    <w:rsid w:val="00033A17"/>
    <w:rsid w:val="00033B46"/>
    <w:rsid w:val="00033FF5"/>
    <w:rsid w:val="000340A2"/>
    <w:rsid w:val="0003411B"/>
    <w:rsid w:val="000341A3"/>
    <w:rsid w:val="00034399"/>
    <w:rsid w:val="00034452"/>
    <w:rsid w:val="000346C6"/>
    <w:rsid w:val="000348F9"/>
    <w:rsid w:val="00034959"/>
    <w:rsid w:val="00034BD0"/>
    <w:rsid w:val="00034C1A"/>
    <w:rsid w:val="00034D08"/>
    <w:rsid w:val="00034E15"/>
    <w:rsid w:val="00034E82"/>
    <w:rsid w:val="00035124"/>
    <w:rsid w:val="00035328"/>
    <w:rsid w:val="000353C4"/>
    <w:rsid w:val="00035500"/>
    <w:rsid w:val="000355E6"/>
    <w:rsid w:val="00035BD9"/>
    <w:rsid w:val="00035C48"/>
    <w:rsid w:val="00035CE2"/>
    <w:rsid w:val="00036186"/>
    <w:rsid w:val="000362A1"/>
    <w:rsid w:val="000363E6"/>
    <w:rsid w:val="00036829"/>
    <w:rsid w:val="0003693B"/>
    <w:rsid w:val="0003696D"/>
    <w:rsid w:val="00036991"/>
    <w:rsid w:val="00036B3E"/>
    <w:rsid w:val="00036C27"/>
    <w:rsid w:val="00036C4C"/>
    <w:rsid w:val="00036FFE"/>
    <w:rsid w:val="000370BC"/>
    <w:rsid w:val="000370C6"/>
    <w:rsid w:val="00037193"/>
    <w:rsid w:val="00037516"/>
    <w:rsid w:val="000378B0"/>
    <w:rsid w:val="0003790B"/>
    <w:rsid w:val="00037BE3"/>
    <w:rsid w:val="00037E00"/>
    <w:rsid w:val="00037ECC"/>
    <w:rsid w:val="0004005D"/>
    <w:rsid w:val="00040116"/>
    <w:rsid w:val="00040140"/>
    <w:rsid w:val="000401E1"/>
    <w:rsid w:val="0004026C"/>
    <w:rsid w:val="000405AB"/>
    <w:rsid w:val="000407C6"/>
    <w:rsid w:val="0004091C"/>
    <w:rsid w:val="000409D5"/>
    <w:rsid w:val="00040E55"/>
    <w:rsid w:val="00040E74"/>
    <w:rsid w:val="00041253"/>
    <w:rsid w:val="0004134C"/>
    <w:rsid w:val="00041620"/>
    <w:rsid w:val="0004175C"/>
    <w:rsid w:val="000419B3"/>
    <w:rsid w:val="00041D9F"/>
    <w:rsid w:val="00041EA3"/>
    <w:rsid w:val="0004203E"/>
    <w:rsid w:val="0004230F"/>
    <w:rsid w:val="00042478"/>
    <w:rsid w:val="00042496"/>
    <w:rsid w:val="000424C2"/>
    <w:rsid w:val="00042594"/>
    <w:rsid w:val="000429C8"/>
    <w:rsid w:val="00042A33"/>
    <w:rsid w:val="00042A7E"/>
    <w:rsid w:val="00042B13"/>
    <w:rsid w:val="00042CB2"/>
    <w:rsid w:val="00043269"/>
    <w:rsid w:val="00043577"/>
    <w:rsid w:val="000436B8"/>
    <w:rsid w:val="00043857"/>
    <w:rsid w:val="0004390E"/>
    <w:rsid w:val="00043A5B"/>
    <w:rsid w:val="00043AEC"/>
    <w:rsid w:val="00043E3F"/>
    <w:rsid w:val="00043FE3"/>
    <w:rsid w:val="000441A1"/>
    <w:rsid w:val="0004425C"/>
    <w:rsid w:val="000446CF"/>
    <w:rsid w:val="000447AC"/>
    <w:rsid w:val="000447AF"/>
    <w:rsid w:val="000449A0"/>
    <w:rsid w:val="00044BF2"/>
    <w:rsid w:val="00044E39"/>
    <w:rsid w:val="000452C4"/>
    <w:rsid w:val="00045388"/>
    <w:rsid w:val="000454DB"/>
    <w:rsid w:val="00045727"/>
    <w:rsid w:val="0004587E"/>
    <w:rsid w:val="00045BDE"/>
    <w:rsid w:val="00045CDF"/>
    <w:rsid w:val="000461D1"/>
    <w:rsid w:val="0004655A"/>
    <w:rsid w:val="00046603"/>
    <w:rsid w:val="000468CF"/>
    <w:rsid w:val="00046972"/>
    <w:rsid w:val="00046B9D"/>
    <w:rsid w:val="00046D21"/>
    <w:rsid w:val="00046DD5"/>
    <w:rsid w:val="00046FEA"/>
    <w:rsid w:val="000471BC"/>
    <w:rsid w:val="000471D3"/>
    <w:rsid w:val="000472CC"/>
    <w:rsid w:val="00047401"/>
    <w:rsid w:val="000475DA"/>
    <w:rsid w:val="0004771C"/>
    <w:rsid w:val="00047905"/>
    <w:rsid w:val="00047EDA"/>
    <w:rsid w:val="00047F62"/>
    <w:rsid w:val="00050151"/>
    <w:rsid w:val="0005025B"/>
    <w:rsid w:val="000502FB"/>
    <w:rsid w:val="000507F6"/>
    <w:rsid w:val="00050845"/>
    <w:rsid w:val="0005087F"/>
    <w:rsid w:val="00050F19"/>
    <w:rsid w:val="00050FC3"/>
    <w:rsid w:val="00051086"/>
    <w:rsid w:val="00051135"/>
    <w:rsid w:val="000515D6"/>
    <w:rsid w:val="0005173C"/>
    <w:rsid w:val="0005174E"/>
    <w:rsid w:val="00051804"/>
    <w:rsid w:val="00051B00"/>
    <w:rsid w:val="00051E72"/>
    <w:rsid w:val="00051F51"/>
    <w:rsid w:val="00051F82"/>
    <w:rsid w:val="000522FE"/>
    <w:rsid w:val="0005253D"/>
    <w:rsid w:val="00052578"/>
    <w:rsid w:val="00052745"/>
    <w:rsid w:val="00052A7E"/>
    <w:rsid w:val="00052E94"/>
    <w:rsid w:val="00052ED4"/>
    <w:rsid w:val="00052FA4"/>
    <w:rsid w:val="00053062"/>
    <w:rsid w:val="000532AB"/>
    <w:rsid w:val="0005359A"/>
    <w:rsid w:val="0005366B"/>
    <w:rsid w:val="0005371E"/>
    <w:rsid w:val="000537D3"/>
    <w:rsid w:val="00053AC8"/>
    <w:rsid w:val="00053BED"/>
    <w:rsid w:val="00053F1A"/>
    <w:rsid w:val="00054247"/>
    <w:rsid w:val="0005424D"/>
    <w:rsid w:val="00054376"/>
    <w:rsid w:val="00054900"/>
    <w:rsid w:val="00054E10"/>
    <w:rsid w:val="00054EA9"/>
    <w:rsid w:val="00054F87"/>
    <w:rsid w:val="00055312"/>
    <w:rsid w:val="0005546F"/>
    <w:rsid w:val="00055585"/>
    <w:rsid w:val="00055707"/>
    <w:rsid w:val="000557B3"/>
    <w:rsid w:val="0005589F"/>
    <w:rsid w:val="00055AEA"/>
    <w:rsid w:val="00055B40"/>
    <w:rsid w:val="00055C3B"/>
    <w:rsid w:val="00055C43"/>
    <w:rsid w:val="00055C54"/>
    <w:rsid w:val="00055E34"/>
    <w:rsid w:val="00056378"/>
    <w:rsid w:val="00056899"/>
    <w:rsid w:val="00056A99"/>
    <w:rsid w:val="00056DB1"/>
    <w:rsid w:val="000570AC"/>
    <w:rsid w:val="0005731D"/>
    <w:rsid w:val="000573C9"/>
    <w:rsid w:val="000573EE"/>
    <w:rsid w:val="00057414"/>
    <w:rsid w:val="00057812"/>
    <w:rsid w:val="00057AC0"/>
    <w:rsid w:val="00057BA3"/>
    <w:rsid w:val="00057BBF"/>
    <w:rsid w:val="00057BF2"/>
    <w:rsid w:val="00057DE6"/>
    <w:rsid w:val="00057E42"/>
    <w:rsid w:val="0006020C"/>
    <w:rsid w:val="00060476"/>
    <w:rsid w:val="00060563"/>
    <w:rsid w:val="0006060A"/>
    <w:rsid w:val="000607D8"/>
    <w:rsid w:val="00060844"/>
    <w:rsid w:val="00060B20"/>
    <w:rsid w:val="00060BE9"/>
    <w:rsid w:val="00060C98"/>
    <w:rsid w:val="00060EF7"/>
    <w:rsid w:val="00060F97"/>
    <w:rsid w:val="0006116A"/>
    <w:rsid w:val="00061680"/>
    <w:rsid w:val="00061687"/>
    <w:rsid w:val="00061739"/>
    <w:rsid w:val="00061805"/>
    <w:rsid w:val="00061C6A"/>
    <w:rsid w:val="00061F81"/>
    <w:rsid w:val="00061F9F"/>
    <w:rsid w:val="0006254B"/>
    <w:rsid w:val="0006276A"/>
    <w:rsid w:val="0006292A"/>
    <w:rsid w:val="00062C94"/>
    <w:rsid w:val="00062D45"/>
    <w:rsid w:val="00063066"/>
    <w:rsid w:val="0006309E"/>
    <w:rsid w:val="00063124"/>
    <w:rsid w:val="000635DE"/>
    <w:rsid w:val="000637E0"/>
    <w:rsid w:val="00063A19"/>
    <w:rsid w:val="00063B84"/>
    <w:rsid w:val="00063C2B"/>
    <w:rsid w:val="00063EF3"/>
    <w:rsid w:val="00063F0C"/>
    <w:rsid w:val="00063FDF"/>
    <w:rsid w:val="0006425E"/>
    <w:rsid w:val="00064408"/>
    <w:rsid w:val="0006470F"/>
    <w:rsid w:val="000648F3"/>
    <w:rsid w:val="00064960"/>
    <w:rsid w:val="00064A25"/>
    <w:rsid w:val="00065072"/>
    <w:rsid w:val="00065125"/>
    <w:rsid w:val="0006513D"/>
    <w:rsid w:val="000651C0"/>
    <w:rsid w:val="000652FE"/>
    <w:rsid w:val="000654C2"/>
    <w:rsid w:val="00065728"/>
    <w:rsid w:val="000658EF"/>
    <w:rsid w:val="000659B0"/>
    <w:rsid w:val="000659E3"/>
    <w:rsid w:val="00065B4E"/>
    <w:rsid w:val="00065C06"/>
    <w:rsid w:val="00065E30"/>
    <w:rsid w:val="00065F19"/>
    <w:rsid w:val="00066095"/>
    <w:rsid w:val="00066199"/>
    <w:rsid w:val="00066284"/>
    <w:rsid w:val="00066682"/>
    <w:rsid w:val="00066856"/>
    <w:rsid w:val="00066C2A"/>
    <w:rsid w:val="00066D07"/>
    <w:rsid w:val="00066DB2"/>
    <w:rsid w:val="0006708D"/>
    <w:rsid w:val="00067103"/>
    <w:rsid w:val="000673CC"/>
    <w:rsid w:val="00067A42"/>
    <w:rsid w:val="00067A78"/>
    <w:rsid w:val="000700A0"/>
    <w:rsid w:val="000705F7"/>
    <w:rsid w:val="0007064F"/>
    <w:rsid w:val="00070834"/>
    <w:rsid w:val="00070A7D"/>
    <w:rsid w:val="00070AB1"/>
    <w:rsid w:val="00070B8D"/>
    <w:rsid w:val="00070C7C"/>
    <w:rsid w:val="00070F93"/>
    <w:rsid w:val="000713B8"/>
    <w:rsid w:val="00071670"/>
    <w:rsid w:val="000717B1"/>
    <w:rsid w:val="00071917"/>
    <w:rsid w:val="00071A6F"/>
    <w:rsid w:val="00071B16"/>
    <w:rsid w:val="00071D8F"/>
    <w:rsid w:val="00072008"/>
    <w:rsid w:val="00072064"/>
    <w:rsid w:val="000726AB"/>
    <w:rsid w:val="00072A83"/>
    <w:rsid w:val="000730B7"/>
    <w:rsid w:val="00073123"/>
    <w:rsid w:val="00073440"/>
    <w:rsid w:val="00073519"/>
    <w:rsid w:val="00073565"/>
    <w:rsid w:val="00073BD6"/>
    <w:rsid w:val="00073D32"/>
    <w:rsid w:val="00073F8F"/>
    <w:rsid w:val="00073F92"/>
    <w:rsid w:val="0007402B"/>
    <w:rsid w:val="000743FB"/>
    <w:rsid w:val="0007442F"/>
    <w:rsid w:val="00074439"/>
    <w:rsid w:val="00074793"/>
    <w:rsid w:val="0007482E"/>
    <w:rsid w:val="0007490C"/>
    <w:rsid w:val="0007492E"/>
    <w:rsid w:val="000749D0"/>
    <w:rsid w:val="00074BAD"/>
    <w:rsid w:val="00074DE2"/>
    <w:rsid w:val="00075089"/>
    <w:rsid w:val="000751B8"/>
    <w:rsid w:val="000752D7"/>
    <w:rsid w:val="000754DA"/>
    <w:rsid w:val="0007587A"/>
    <w:rsid w:val="00075A0E"/>
    <w:rsid w:val="00075BA3"/>
    <w:rsid w:val="00075C0E"/>
    <w:rsid w:val="00075C99"/>
    <w:rsid w:val="00075CA7"/>
    <w:rsid w:val="00075DE9"/>
    <w:rsid w:val="00075DF6"/>
    <w:rsid w:val="00076320"/>
    <w:rsid w:val="000765AE"/>
    <w:rsid w:val="0007670A"/>
    <w:rsid w:val="00076A62"/>
    <w:rsid w:val="00076AE2"/>
    <w:rsid w:val="00076AF4"/>
    <w:rsid w:val="00076B59"/>
    <w:rsid w:val="00076C29"/>
    <w:rsid w:val="00076C94"/>
    <w:rsid w:val="00077056"/>
    <w:rsid w:val="00077549"/>
    <w:rsid w:val="00077574"/>
    <w:rsid w:val="000776FE"/>
    <w:rsid w:val="000777AA"/>
    <w:rsid w:val="000777FA"/>
    <w:rsid w:val="00077AA1"/>
    <w:rsid w:val="00077AF0"/>
    <w:rsid w:val="00077F45"/>
    <w:rsid w:val="000800F7"/>
    <w:rsid w:val="000802C8"/>
    <w:rsid w:val="000802F8"/>
    <w:rsid w:val="0008051A"/>
    <w:rsid w:val="00080582"/>
    <w:rsid w:val="00080857"/>
    <w:rsid w:val="00080AF3"/>
    <w:rsid w:val="00080C8F"/>
    <w:rsid w:val="00080E5A"/>
    <w:rsid w:val="00080E65"/>
    <w:rsid w:val="0008173A"/>
    <w:rsid w:val="000818DC"/>
    <w:rsid w:val="00081A91"/>
    <w:rsid w:val="00081BAD"/>
    <w:rsid w:val="00081C2F"/>
    <w:rsid w:val="00081C9D"/>
    <w:rsid w:val="00081CB2"/>
    <w:rsid w:val="00081CCE"/>
    <w:rsid w:val="00082059"/>
    <w:rsid w:val="0008259D"/>
    <w:rsid w:val="00082978"/>
    <w:rsid w:val="00082C66"/>
    <w:rsid w:val="00082DD3"/>
    <w:rsid w:val="00082EED"/>
    <w:rsid w:val="000830B6"/>
    <w:rsid w:val="00083287"/>
    <w:rsid w:val="0008364C"/>
    <w:rsid w:val="0008376D"/>
    <w:rsid w:val="000837E1"/>
    <w:rsid w:val="00083C68"/>
    <w:rsid w:val="00083D59"/>
    <w:rsid w:val="00083E7C"/>
    <w:rsid w:val="00083F18"/>
    <w:rsid w:val="00083F30"/>
    <w:rsid w:val="00084096"/>
    <w:rsid w:val="0008432A"/>
    <w:rsid w:val="00084609"/>
    <w:rsid w:val="00084ABB"/>
    <w:rsid w:val="00084BA8"/>
    <w:rsid w:val="00084D67"/>
    <w:rsid w:val="00084DCA"/>
    <w:rsid w:val="00084FB8"/>
    <w:rsid w:val="00084FED"/>
    <w:rsid w:val="000851A7"/>
    <w:rsid w:val="00085371"/>
    <w:rsid w:val="000855F4"/>
    <w:rsid w:val="000859F8"/>
    <w:rsid w:val="00085DBF"/>
    <w:rsid w:val="00085F89"/>
    <w:rsid w:val="00085F8A"/>
    <w:rsid w:val="00086061"/>
    <w:rsid w:val="000860B9"/>
    <w:rsid w:val="000863A6"/>
    <w:rsid w:val="000864C3"/>
    <w:rsid w:val="0008687E"/>
    <w:rsid w:val="00086881"/>
    <w:rsid w:val="000869FA"/>
    <w:rsid w:val="00086AB5"/>
    <w:rsid w:val="00086BD6"/>
    <w:rsid w:val="00086E4D"/>
    <w:rsid w:val="00086F2F"/>
    <w:rsid w:val="0008719C"/>
    <w:rsid w:val="00087580"/>
    <w:rsid w:val="00087582"/>
    <w:rsid w:val="000875BC"/>
    <w:rsid w:val="00087761"/>
    <w:rsid w:val="00087979"/>
    <w:rsid w:val="00087B44"/>
    <w:rsid w:val="00087C4F"/>
    <w:rsid w:val="00087FD2"/>
    <w:rsid w:val="0009019C"/>
    <w:rsid w:val="000901CC"/>
    <w:rsid w:val="00090258"/>
    <w:rsid w:val="0009025F"/>
    <w:rsid w:val="00090608"/>
    <w:rsid w:val="00090695"/>
    <w:rsid w:val="00090775"/>
    <w:rsid w:val="00090912"/>
    <w:rsid w:val="00090EE7"/>
    <w:rsid w:val="00090F0B"/>
    <w:rsid w:val="0009104C"/>
    <w:rsid w:val="00091123"/>
    <w:rsid w:val="000911AD"/>
    <w:rsid w:val="0009195A"/>
    <w:rsid w:val="00091A47"/>
    <w:rsid w:val="00091AE7"/>
    <w:rsid w:val="00091BDE"/>
    <w:rsid w:val="00091C69"/>
    <w:rsid w:val="00091E26"/>
    <w:rsid w:val="00091EBB"/>
    <w:rsid w:val="0009214A"/>
    <w:rsid w:val="000925F0"/>
    <w:rsid w:val="00092631"/>
    <w:rsid w:val="00092665"/>
    <w:rsid w:val="0009278B"/>
    <w:rsid w:val="0009286E"/>
    <w:rsid w:val="0009286F"/>
    <w:rsid w:val="00092872"/>
    <w:rsid w:val="00092943"/>
    <w:rsid w:val="00092DC8"/>
    <w:rsid w:val="00092DDD"/>
    <w:rsid w:val="0009311E"/>
    <w:rsid w:val="00093210"/>
    <w:rsid w:val="000933AF"/>
    <w:rsid w:val="000933E2"/>
    <w:rsid w:val="0009359C"/>
    <w:rsid w:val="00093931"/>
    <w:rsid w:val="00093A03"/>
    <w:rsid w:val="00093BAC"/>
    <w:rsid w:val="00093BCA"/>
    <w:rsid w:val="00093E1F"/>
    <w:rsid w:val="00094132"/>
    <w:rsid w:val="0009415A"/>
    <w:rsid w:val="00094626"/>
    <w:rsid w:val="0009464D"/>
    <w:rsid w:val="0009468D"/>
    <w:rsid w:val="00094C3C"/>
    <w:rsid w:val="00094D44"/>
    <w:rsid w:val="00094EB5"/>
    <w:rsid w:val="0009537D"/>
    <w:rsid w:val="0009550D"/>
    <w:rsid w:val="00095531"/>
    <w:rsid w:val="00095544"/>
    <w:rsid w:val="000957E8"/>
    <w:rsid w:val="00095827"/>
    <w:rsid w:val="00095E57"/>
    <w:rsid w:val="00095F15"/>
    <w:rsid w:val="000961E2"/>
    <w:rsid w:val="000962BD"/>
    <w:rsid w:val="00096542"/>
    <w:rsid w:val="0009670F"/>
    <w:rsid w:val="000969BC"/>
    <w:rsid w:val="000969E4"/>
    <w:rsid w:val="00096A48"/>
    <w:rsid w:val="00096B03"/>
    <w:rsid w:val="00096B08"/>
    <w:rsid w:val="00096CCF"/>
    <w:rsid w:val="00096E66"/>
    <w:rsid w:val="00096F07"/>
    <w:rsid w:val="00097028"/>
    <w:rsid w:val="0009719B"/>
    <w:rsid w:val="000973D4"/>
    <w:rsid w:val="000974E1"/>
    <w:rsid w:val="000978F6"/>
    <w:rsid w:val="00097C49"/>
    <w:rsid w:val="00097D5D"/>
    <w:rsid w:val="000A005E"/>
    <w:rsid w:val="000A00A1"/>
    <w:rsid w:val="000A03A4"/>
    <w:rsid w:val="000A0998"/>
    <w:rsid w:val="000A0D18"/>
    <w:rsid w:val="000A0DFE"/>
    <w:rsid w:val="000A0E14"/>
    <w:rsid w:val="000A1124"/>
    <w:rsid w:val="000A125D"/>
    <w:rsid w:val="000A12A7"/>
    <w:rsid w:val="000A12DC"/>
    <w:rsid w:val="000A1343"/>
    <w:rsid w:val="000A1372"/>
    <w:rsid w:val="000A167D"/>
    <w:rsid w:val="000A16F4"/>
    <w:rsid w:val="000A185B"/>
    <w:rsid w:val="000A195A"/>
    <w:rsid w:val="000A1B02"/>
    <w:rsid w:val="000A1B67"/>
    <w:rsid w:val="000A1C40"/>
    <w:rsid w:val="000A1C99"/>
    <w:rsid w:val="000A1D49"/>
    <w:rsid w:val="000A1D83"/>
    <w:rsid w:val="000A1D89"/>
    <w:rsid w:val="000A1F21"/>
    <w:rsid w:val="000A28A3"/>
    <w:rsid w:val="000A2953"/>
    <w:rsid w:val="000A2A86"/>
    <w:rsid w:val="000A2BA8"/>
    <w:rsid w:val="000A2C62"/>
    <w:rsid w:val="000A38C6"/>
    <w:rsid w:val="000A3A42"/>
    <w:rsid w:val="000A3DCD"/>
    <w:rsid w:val="000A42F7"/>
    <w:rsid w:val="000A4331"/>
    <w:rsid w:val="000A4476"/>
    <w:rsid w:val="000A463B"/>
    <w:rsid w:val="000A47E8"/>
    <w:rsid w:val="000A4921"/>
    <w:rsid w:val="000A4A24"/>
    <w:rsid w:val="000A4ACE"/>
    <w:rsid w:val="000A4B86"/>
    <w:rsid w:val="000A4BD9"/>
    <w:rsid w:val="000A4C1E"/>
    <w:rsid w:val="000A4C80"/>
    <w:rsid w:val="000A4CA4"/>
    <w:rsid w:val="000A4D56"/>
    <w:rsid w:val="000A4E46"/>
    <w:rsid w:val="000A4F7C"/>
    <w:rsid w:val="000A5009"/>
    <w:rsid w:val="000A54BE"/>
    <w:rsid w:val="000A5783"/>
    <w:rsid w:val="000A57B8"/>
    <w:rsid w:val="000A5871"/>
    <w:rsid w:val="000A59F0"/>
    <w:rsid w:val="000A5AD8"/>
    <w:rsid w:val="000A5D54"/>
    <w:rsid w:val="000A61AE"/>
    <w:rsid w:val="000A65A6"/>
    <w:rsid w:val="000A6613"/>
    <w:rsid w:val="000A6793"/>
    <w:rsid w:val="000A67A3"/>
    <w:rsid w:val="000A6864"/>
    <w:rsid w:val="000A6DA2"/>
    <w:rsid w:val="000A6EBB"/>
    <w:rsid w:val="000A6F93"/>
    <w:rsid w:val="000A6FE8"/>
    <w:rsid w:val="000A7497"/>
    <w:rsid w:val="000A7656"/>
    <w:rsid w:val="000A783D"/>
    <w:rsid w:val="000A7971"/>
    <w:rsid w:val="000A79D1"/>
    <w:rsid w:val="000A7B41"/>
    <w:rsid w:val="000A7BBE"/>
    <w:rsid w:val="000A7D62"/>
    <w:rsid w:val="000B0370"/>
    <w:rsid w:val="000B04F8"/>
    <w:rsid w:val="000B0626"/>
    <w:rsid w:val="000B073D"/>
    <w:rsid w:val="000B088F"/>
    <w:rsid w:val="000B08DE"/>
    <w:rsid w:val="000B098E"/>
    <w:rsid w:val="000B09A1"/>
    <w:rsid w:val="000B0A46"/>
    <w:rsid w:val="000B0A49"/>
    <w:rsid w:val="000B0A56"/>
    <w:rsid w:val="000B0A6E"/>
    <w:rsid w:val="000B0F3F"/>
    <w:rsid w:val="000B1257"/>
    <w:rsid w:val="000B1297"/>
    <w:rsid w:val="000B1413"/>
    <w:rsid w:val="000B16EF"/>
    <w:rsid w:val="000B1743"/>
    <w:rsid w:val="000B17AD"/>
    <w:rsid w:val="000B19A6"/>
    <w:rsid w:val="000B1A03"/>
    <w:rsid w:val="000B1A44"/>
    <w:rsid w:val="000B1B6B"/>
    <w:rsid w:val="000B1C1A"/>
    <w:rsid w:val="000B1F84"/>
    <w:rsid w:val="000B220A"/>
    <w:rsid w:val="000B223C"/>
    <w:rsid w:val="000B25CA"/>
    <w:rsid w:val="000B26A2"/>
    <w:rsid w:val="000B2809"/>
    <w:rsid w:val="000B2A2E"/>
    <w:rsid w:val="000B2A44"/>
    <w:rsid w:val="000B2AFD"/>
    <w:rsid w:val="000B2BC4"/>
    <w:rsid w:val="000B2D67"/>
    <w:rsid w:val="000B2EAB"/>
    <w:rsid w:val="000B2F24"/>
    <w:rsid w:val="000B3167"/>
    <w:rsid w:val="000B3502"/>
    <w:rsid w:val="000B35C0"/>
    <w:rsid w:val="000B366A"/>
    <w:rsid w:val="000B3685"/>
    <w:rsid w:val="000B37B4"/>
    <w:rsid w:val="000B37D2"/>
    <w:rsid w:val="000B3983"/>
    <w:rsid w:val="000B3994"/>
    <w:rsid w:val="000B3A58"/>
    <w:rsid w:val="000B3BCB"/>
    <w:rsid w:val="000B3E19"/>
    <w:rsid w:val="000B3E77"/>
    <w:rsid w:val="000B3E87"/>
    <w:rsid w:val="000B3FF5"/>
    <w:rsid w:val="000B43E7"/>
    <w:rsid w:val="000B4417"/>
    <w:rsid w:val="000B4474"/>
    <w:rsid w:val="000B4A82"/>
    <w:rsid w:val="000B4E8E"/>
    <w:rsid w:val="000B4F81"/>
    <w:rsid w:val="000B55A9"/>
    <w:rsid w:val="000B5675"/>
    <w:rsid w:val="000B5840"/>
    <w:rsid w:val="000B5845"/>
    <w:rsid w:val="000B586C"/>
    <w:rsid w:val="000B5A73"/>
    <w:rsid w:val="000B5BBD"/>
    <w:rsid w:val="000B5DB6"/>
    <w:rsid w:val="000B645C"/>
    <w:rsid w:val="000B6483"/>
    <w:rsid w:val="000B6652"/>
    <w:rsid w:val="000B667E"/>
    <w:rsid w:val="000B66C3"/>
    <w:rsid w:val="000B66EA"/>
    <w:rsid w:val="000B68D4"/>
    <w:rsid w:val="000B6A62"/>
    <w:rsid w:val="000B6AD2"/>
    <w:rsid w:val="000B6B45"/>
    <w:rsid w:val="000B6B80"/>
    <w:rsid w:val="000B6C33"/>
    <w:rsid w:val="000B6CDB"/>
    <w:rsid w:val="000B72D2"/>
    <w:rsid w:val="000B77DA"/>
    <w:rsid w:val="000B788A"/>
    <w:rsid w:val="000B7933"/>
    <w:rsid w:val="000B7AA3"/>
    <w:rsid w:val="000B7AE6"/>
    <w:rsid w:val="000B7E0C"/>
    <w:rsid w:val="000B7EFF"/>
    <w:rsid w:val="000B7F59"/>
    <w:rsid w:val="000B7FAE"/>
    <w:rsid w:val="000C035E"/>
    <w:rsid w:val="000C037B"/>
    <w:rsid w:val="000C04D7"/>
    <w:rsid w:val="000C05EC"/>
    <w:rsid w:val="000C0A3B"/>
    <w:rsid w:val="000C0CD0"/>
    <w:rsid w:val="000C0E12"/>
    <w:rsid w:val="000C124F"/>
    <w:rsid w:val="000C12A3"/>
    <w:rsid w:val="000C13FA"/>
    <w:rsid w:val="000C14DF"/>
    <w:rsid w:val="000C1724"/>
    <w:rsid w:val="000C173B"/>
    <w:rsid w:val="000C17E5"/>
    <w:rsid w:val="000C19B5"/>
    <w:rsid w:val="000C1BB8"/>
    <w:rsid w:val="000C1C07"/>
    <w:rsid w:val="000C21AC"/>
    <w:rsid w:val="000C2299"/>
    <w:rsid w:val="000C232D"/>
    <w:rsid w:val="000C23D7"/>
    <w:rsid w:val="000C284A"/>
    <w:rsid w:val="000C2CB6"/>
    <w:rsid w:val="000C2D95"/>
    <w:rsid w:val="000C2FEB"/>
    <w:rsid w:val="000C315D"/>
    <w:rsid w:val="000C3386"/>
    <w:rsid w:val="000C3428"/>
    <w:rsid w:val="000C347B"/>
    <w:rsid w:val="000C37B8"/>
    <w:rsid w:val="000C3EB5"/>
    <w:rsid w:val="000C4280"/>
    <w:rsid w:val="000C43BE"/>
    <w:rsid w:val="000C4401"/>
    <w:rsid w:val="000C451B"/>
    <w:rsid w:val="000C461B"/>
    <w:rsid w:val="000C4750"/>
    <w:rsid w:val="000C498B"/>
    <w:rsid w:val="000C4D92"/>
    <w:rsid w:val="000C4F51"/>
    <w:rsid w:val="000C50F6"/>
    <w:rsid w:val="000C51D0"/>
    <w:rsid w:val="000C5484"/>
    <w:rsid w:val="000C549B"/>
    <w:rsid w:val="000C54D3"/>
    <w:rsid w:val="000C56B9"/>
    <w:rsid w:val="000C56CA"/>
    <w:rsid w:val="000C5AD2"/>
    <w:rsid w:val="000C5D12"/>
    <w:rsid w:val="000C5E18"/>
    <w:rsid w:val="000C5E62"/>
    <w:rsid w:val="000C5F63"/>
    <w:rsid w:val="000C631A"/>
    <w:rsid w:val="000C6346"/>
    <w:rsid w:val="000C6425"/>
    <w:rsid w:val="000C66EC"/>
    <w:rsid w:val="000C66F7"/>
    <w:rsid w:val="000C672F"/>
    <w:rsid w:val="000C6883"/>
    <w:rsid w:val="000C6C20"/>
    <w:rsid w:val="000C6C66"/>
    <w:rsid w:val="000C6C97"/>
    <w:rsid w:val="000C6DCC"/>
    <w:rsid w:val="000C6E83"/>
    <w:rsid w:val="000C6EFA"/>
    <w:rsid w:val="000C7079"/>
    <w:rsid w:val="000C70A2"/>
    <w:rsid w:val="000C7347"/>
    <w:rsid w:val="000C77E9"/>
    <w:rsid w:val="000C7884"/>
    <w:rsid w:val="000C78A8"/>
    <w:rsid w:val="000C78B2"/>
    <w:rsid w:val="000C7A6E"/>
    <w:rsid w:val="000C7BAC"/>
    <w:rsid w:val="000C7D72"/>
    <w:rsid w:val="000C7FA5"/>
    <w:rsid w:val="000D00A0"/>
    <w:rsid w:val="000D01CA"/>
    <w:rsid w:val="000D01CC"/>
    <w:rsid w:val="000D0359"/>
    <w:rsid w:val="000D04F2"/>
    <w:rsid w:val="000D055E"/>
    <w:rsid w:val="000D0706"/>
    <w:rsid w:val="000D08D2"/>
    <w:rsid w:val="000D09DA"/>
    <w:rsid w:val="000D0AA7"/>
    <w:rsid w:val="000D0D73"/>
    <w:rsid w:val="000D17C3"/>
    <w:rsid w:val="000D18D5"/>
    <w:rsid w:val="000D1A03"/>
    <w:rsid w:val="000D1CCE"/>
    <w:rsid w:val="000D21C3"/>
    <w:rsid w:val="000D23CB"/>
    <w:rsid w:val="000D24B0"/>
    <w:rsid w:val="000D25B4"/>
    <w:rsid w:val="000D25C9"/>
    <w:rsid w:val="000D2650"/>
    <w:rsid w:val="000D26A5"/>
    <w:rsid w:val="000D2859"/>
    <w:rsid w:val="000D30D5"/>
    <w:rsid w:val="000D33F8"/>
    <w:rsid w:val="000D371C"/>
    <w:rsid w:val="000D3785"/>
    <w:rsid w:val="000D37F6"/>
    <w:rsid w:val="000D3839"/>
    <w:rsid w:val="000D3A89"/>
    <w:rsid w:val="000D3E5F"/>
    <w:rsid w:val="000D3FC0"/>
    <w:rsid w:val="000D4015"/>
    <w:rsid w:val="000D401A"/>
    <w:rsid w:val="000D4244"/>
    <w:rsid w:val="000D430D"/>
    <w:rsid w:val="000D4505"/>
    <w:rsid w:val="000D462D"/>
    <w:rsid w:val="000D46B1"/>
    <w:rsid w:val="000D474D"/>
    <w:rsid w:val="000D4894"/>
    <w:rsid w:val="000D4A75"/>
    <w:rsid w:val="000D4E05"/>
    <w:rsid w:val="000D4F2D"/>
    <w:rsid w:val="000D4F6F"/>
    <w:rsid w:val="000D5071"/>
    <w:rsid w:val="000D50A3"/>
    <w:rsid w:val="000D50B9"/>
    <w:rsid w:val="000D527B"/>
    <w:rsid w:val="000D5391"/>
    <w:rsid w:val="000D53EC"/>
    <w:rsid w:val="000D54E8"/>
    <w:rsid w:val="000D5683"/>
    <w:rsid w:val="000D5FE0"/>
    <w:rsid w:val="000D60BA"/>
    <w:rsid w:val="000D62A7"/>
    <w:rsid w:val="000D656A"/>
    <w:rsid w:val="000D656F"/>
    <w:rsid w:val="000D65AB"/>
    <w:rsid w:val="000D6781"/>
    <w:rsid w:val="000D6873"/>
    <w:rsid w:val="000D6E13"/>
    <w:rsid w:val="000D71B0"/>
    <w:rsid w:val="000D72E3"/>
    <w:rsid w:val="000D75C7"/>
    <w:rsid w:val="000D768C"/>
    <w:rsid w:val="000D76EB"/>
    <w:rsid w:val="000D7797"/>
    <w:rsid w:val="000D7A66"/>
    <w:rsid w:val="000D7B83"/>
    <w:rsid w:val="000D7BBF"/>
    <w:rsid w:val="000D7D16"/>
    <w:rsid w:val="000D7E79"/>
    <w:rsid w:val="000D7F54"/>
    <w:rsid w:val="000D7FE6"/>
    <w:rsid w:val="000E042A"/>
    <w:rsid w:val="000E0446"/>
    <w:rsid w:val="000E065B"/>
    <w:rsid w:val="000E07C2"/>
    <w:rsid w:val="000E07E0"/>
    <w:rsid w:val="000E0836"/>
    <w:rsid w:val="000E0912"/>
    <w:rsid w:val="000E0ABF"/>
    <w:rsid w:val="000E0C85"/>
    <w:rsid w:val="000E0D03"/>
    <w:rsid w:val="000E0FF8"/>
    <w:rsid w:val="000E10EC"/>
    <w:rsid w:val="000E13AA"/>
    <w:rsid w:val="000E140E"/>
    <w:rsid w:val="000E1539"/>
    <w:rsid w:val="000E1B30"/>
    <w:rsid w:val="000E1BD5"/>
    <w:rsid w:val="000E1C2C"/>
    <w:rsid w:val="000E1CD7"/>
    <w:rsid w:val="000E1DB7"/>
    <w:rsid w:val="000E1E3A"/>
    <w:rsid w:val="000E1EB0"/>
    <w:rsid w:val="000E1FFD"/>
    <w:rsid w:val="000E22A9"/>
    <w:rsid w:val="000E22EB"/>
    <w:rsid w:val="000E2329"/>
    <w:rsid w:val="000E2473"/>
    <w:rsid w:val="000E24AD"/>
    <w:rsid w:val="000E271A"/>
    <w:rsid w:val="000E2837"/>
    <w:rsid w:val="000E2AEE"/>
    <w:rsid w:val="000E2C30"/>
    <w:rsid w:val="000E2D22"/>
    <w:rsid w:val="000E32BE"/>
    <w:rsid w:val="000E3362"/>
    <w:rsid w:val="000E3956"/>
    <w:rsid w:val="000E3D90"/>
    <w:rsid w:val="000E3E90"/>
    <w:rsid w:val="000E4043"/>
    <w:rsid w:val="000E41D0"/>
    <w:rsid w:val="000E43D9"/>
    <w:rsid w:val="000E4514"/>
    <w:rsid w:val="000E4BD0"/>
    <w:rsid w:val="000E4CF1"/>
    <w:rsid w:val="000E4F6F"/>
    <w:rsid w:val="000E5320"/>
    <w:rsid w:val="000E5675"/>
    <w:rsid w:val="000E5944"/>
    <w:rsid w:val="000E5A48"/>
    <w:rsid w:val="000E5A4B"/>
    <w:rsid w:val="000E5B45"/>
    <w:rsid w:val="000E5B74"/>
    <w:rsid w:val="000E5CED"/>
    <w:rsid w:val="000E5D54"/>
    <w:rsid w:val="000E5D5C"/>
    <w:rsid w:val="000E5E2A"/>
    <w:rsid w:val="000E5E47"/>
    <w:rsid w:val="000E606B"/>
    <w:rsid w:val="000E6418"/>
    <w:rsid w:val="000E656C"/>
    <w:rsid w:val="000E6740"/>
    <w:rsid w:val="000E6881"/>
    <w:rsid w:val="000E6A97"/>
    <w:rsid w:val="000E6ABB"/>
    <w:rsid w:val="000E6AEA"/>
    <w:rsid w:val="000E6BC2"/>
    <w:rsid w:val="000E6BCE"/>
    <w:rsid w:val="000E73D0"/>
    <w:rsid w:val="000E75F6"/>
    <w:rsid w:val="000E76B6"/>
    <w:rsid w:val="000E77C0"/>
    <w:rsid w:val="000E7975"/>
    <w:rsid w:val="000E7F19"/>
    <w:rsid w:val="000F02EE"/>
    <w:rsid w:val="000F0405"/>
    <w:rsid w:val="000F0416"/>
    <w:rsid w:val="000F0563"/>
    <w:rsid w:val="000F05BD"/>
    <w:rsid w:val="000F05E9"/>
    <w:rsid w:val="000F08DB"/>
    <w:rsid w:val="000F097C"/>
    <w:rsid w:val="000F09CD"/>
    <w:rsid w:val="000F09F0"/>
    <w:rsid w:val="000F0C7F"/>
    <w:rsid w:val="000F0D1F"/>
    <w:rsid w:val="000F0E41"/>
    <w:rsid w:val="000F1323"/>
    <w:rsid w:val="000F1333"/>
    <w:rsid w:val="000F1738"/>
    <w:rsid w:val="000F189D"/>
    <w:rsid w:val="000F18E5"/>
    <w:rsid w:val="000F1981"/>
    <w:rsid w:val="000F1C60"/>
    <w:rsid w:val="000F1CD9"/>
    <w:rsid w:val="000F1F44"/>
    <w:rsid w:val="000F1FF3"/>
    <w:rsid w:val="000F2053"/>
    <w:rsid w:val="000F246B"/>
    <w:rsid w:val="000F24B8"/>
    <w:rsid w:val="000F256F"/>
    <w:rsid w:val="000F26A8"/>
    <w:rsid w:val="000F2751"/>
    <w:rsid w:val="000F27CD"/>
    <w:rsid w:val="000F282F"/>
    <w:rsid w:val="000F294C"/>
    <w:rsid w:val="000F2CBF"/>
    <w:rsid w:val="000F2FEE"/>
    <w:rsid w:val="000F313A"/>
    <w:rsid w:val="000F3209"/>
    <w:rsid w:val="000F33C3"/>
    <w:rsid w:val="000F34C5"/>
    <w:rsid w:val="000F350D"/>
    <w:rsid w:val="000F367B"/>
    <w:rsid w:val="000F3A50"/>
    <w:rsid w:val="000F3A75"/>
    <w:rsid w:val="000F3C63"/>
    <w:rsid w:val="000F3CB7"/>
    <w:rsid w:val="000F3DAA"/>
    <w:rsid w:val="000F3DF4"/>
    <w:rsid w:val="000F40DE"/>
    <w:rsid w:val="000F40F3"/>
    <w:rsid w:val="000F430C"/>
    <w:rsid w:val="000F4325"/>
    <w:rsid w:val="000F4485"/>
    <w:rsid w:val="000F462C"/>
    <w:rsid w:val="000F4646"/>
    <w:rsid w:val="000F4789"/>
    <w:rsid w:val="000F4C1D"/>
    <w:rsid w:val="000F4DF8"/>
    <w:rsid w:val="000F4EA8"/>
    <w:rsid w:val="000F5011"/>
    <w:rsid w:val="000F527C"/>
    <w:rsid w:val="000F5287"/>
    <w:rsid w:val="000F52B5"/>
    <w:rsid w:val="000F53BD"/>
    <w:rsid w:val="000F54B4"/>
    <w:rsid w:val="000F55D9"/>
    <w:rsid w:val="000F5601"/>
    <w:rsid w:val="000F5630"/>
    <w:rsid w:val="000F5720"/>
    <w:rsid w:val="000F5916"/>
    <w:rsid w:val="000F5AD2"/>
    <w:rsid w:val="000F5B5F"/>
    <w:rsid w:val="000F5BB0"/>
    <w:rsid w:val="000F5BDD"/>
    <w:rsid w:val="000F5C36"/>
    <w:rsid w:val="000F5C53"/>
    <w:rsid w:val="000F5CF8"/>
    <w:rsid w:val="000F5DEF"/>
    <w:rsid w:val="000F5FF8"/>
    <w:rsid w:val="000F6055"/>
    <w:rsid w:val="000F607D"/>
    <w:rsid w:val="000F61A4"/>
    <w:rsid w:val="000F637A"/>
    <w:rsid w:val="000F675A"/>
    <w:rsid w:val="000F687B"/>
    <w:rsid w:val="000F6904"/>
    <w:rsid w:val="000F694B"/>
    <w:rsid w:val="000F6982"/>
    <w:rsid w:val="000F6B4F"/>
    <w:rsid w:val="000F6BED"/>
    <w:rsid w:val="000F6EAD"/>
    <w:rsid w:val="000F6EF2"/>
    <w:rsid w:val="000F6F67"/>
    <w:rsid w:val="000F6FC0"/>
    <w:rsid w:val="000F70AD"/>
    <w:rsid w:val="000F741D"/>
    <w:rsid w:val="000F7637"/>
    <w:rsid w:val="000F7666"/>
    <w:rsid w:val="000F76A2"/>
    <w:rsid w:val="000F7DDF"/>
    <w:rsid w:val="000F7ECF"/>
    <w:rsid w:val="000F7ED8"/>
    <w:rsid w:val="001000A8"/>
    <w:rsid w:val="001001E5"/>
    <w:rsid w:val="00100526"/>
    <w:rsid w:val="0010056B"/>
    <w:rsid w:val="001007A3"/>
    <w:rsid w:val="00100856"/>
    <w:rsid w:val="00100A25"/>
    <w:rsid w:val="00100D2A"/>
    <w:rsid w:val="00100D51"/>
    <w:rsid w:val="00100DE4"/>
    <w:rsid w:val="00101202"/>
    <w:rsid w:val="00101589"/>
    <w:rsid w:val="001016B9"/>
    <w:rsid w:val="001016CC"/>
    <w:rsid w:val="00101795"/>
    <w:rsid w:val="0010179F"/>
    <w:rsid w:val="001019A4"/>
    <w:rsid w:val="00101B90"/>
    <w:rsid w:val="00101C86"/>
    <w:rsid w:val="00101E7D"/>
    <w:rsid w:val="00101EA8"/>
    <w:rsid w:val="00102009"/>
    <w:rsid w:val="00102091"/>
    <w:rsid w:val="00102282"/>
    <w:rsid w:val="001023A5"/>
    <w:rsid w:val="001026B0"/>
    <w:rsid w:val="001026F6"/>
    <w:rsid w:val="00102758"/>
    <w:rsid w:val="00102855"/>
    <w:rsid w:val="00102885"/>
    <w:rsid w:val="00102BCA"/>
    <w:rsid w:val="00103105"/>
    <w:rsid w:val="0010318A"/>
    <w:rsid w:val="001031E4"/>
    <w:rsid w:val="001038A4"/>
    <w:rsid w:val="001038FB"/>
    <w:rsid w:val="0010392B"/>
    <w:rsid w:val="00103950"/>
    <w:rsid w:val="00103BDF"/>
    <w:rsid w:val="00103C1B"/>
    <w:rsid w:val="00103E4A"/>
    <w:rsid w:val="001040D5"/>
    <w:rsid w:val="001041CD"/>
    <w:rsid w:val="001042BF"/>
    <w:rsid w:val="0010451A"/>
    <w:rsid w:val="00104573"/>
    <w:rsid w:val="0010491B"/>
    <w:rsid w:val="0010499A"/>
    <w:rsid w:val="001049A0"/>
    <w:rsid w:val="00104A83"/>
    <w:rsid w:val="00104B50"/>
    <w:rsid w:val="00104C62"/>
    <w:rsid w:val="00104DDD"/>
    <w:rsid w:val="00104EEE"/>
    <w:rsid w:val="00104F0B"/>
    <w:rsid w:val="00105296"/>
    <w:rsid w:val="001052E9"/>
    <w:rsid w:val="001053E2"/>
    <w:rsid w:val="00105518"/>
    <w:rsid w:val="00105535"/>
    <w:rsid w:val="001055FF"/>
    <w:rsid w:val="001057ED"/>
    <w:rsid w:val="001057F1"/>
    <w:rsid w:val="00105814"/>
    <w:rsid w:val="001059C2"/>
    <w:rsid w:val="00105A42"/>
    <w:rsid w:val="00105B0E"/>
    <w:rsid w:val="00105B91"/>
    <w:rsid w:val="0010613E"/>
    <w:rsid w:val="001061B5"/>
    <w:rsid w:val="00106215"/>
    <w:rsid w:val="00106255"/>
    <w:rsid w:val="00106363"/>
    <w:rsid w:val="00106372"/>
    <w:rsid w:val="0010638B"/>
    <w:rsid w:val="0010650B"/>
    <w:rsid w:val="00106516"/>
    <w:rsid w:val="0010671F"/>
    <w:rsid w:val="00106808"/>
    <w:rsid w:val="00106994"/>
    <w:rsid w:val="00106C08"/>
    <w:rsid w:val="00106E74"/>
    <w:rsid w:val="0010714F"/>
    <w:rsid w:val="0010717D"/>
    <w:rsid w:val="001074E7"/>
    <w:rsid w:val="0010751D"/>
    <w:rsid w:val="001075F9"/>
    <w:rsid w:val="00107604"/>
    <w:rsid w:val="00107657"/>
    <w:rsid w:val="00107704"/>
    <w:rsid w:val="0010770B"/>
    <w:rsid w:val="001078C6"/>
    <w:rsid w:val="001078DD"/>
    <w:rsid w:val="0010791D"/>
    <w:rsid w:val="001079E5"/>
    <w:rsid w:val="00107B54"/>
    <w:rsid w:val="00107B68"/>
    <w:rsid w:val="00107C7B"/>
    <w:rsid w:val="00107DE6"/>
    <w:rsid w:val="00107E3E"/>
    <w:rsid w:val="00107F09"/>
    <w:rsid w:val="0011005C"/>
    <w:rsid w:val="001102E5"/>
    <w:rsid w:val="0011079B"/>
    <w:rsid w:val="001107C7"/>
    <w:rsid w:val="001107D7"/>
    <w:rsid w:val="00110949"/>
    <w:rsid w:val="001112D1"/>
    <w:rsid w:val="0011147C"/>
    <w:rsid w:val="00111497"/>
    <w:rsid w:val="001114E7"/>
    <w:rsid w:val="0011150D"/>
    <w:rsid w:val="001117CB"/>
    <w:rsid w:val="00111927"/>
    <w:rsid w:val="0011196A"/>
    <w:rsid w:val="00111998"/>
    <w:rsid w:val="00111B48"/>
    <w:rsid w:val="00111C49"/>
    <w:rsid w:val="00111F44"/>
    <w:rsid w:val="00111F9D"/>
    <w:rsid w:val="00112018"/>
    <w:rsid w:val="0011211B"/>
    <w:rsid w:val="0011258C"/>
    <w:rsid w:val="001128E5"/>
    <w:rsid w:val="00112B6A"/>
    <w:rsid w:val="00112D7F"/>
    <w:rsid w:val="0011304D"/>
    <w:rsid w:val="001130D0"/>
    <w:rsid w:val="00113335"/>
    <w:rsid w:val="001136D1"/>
    <w:rsid w:val="00113953"/>
    <w:rsid w:val="00113C35"/>
    <w:rsid w:val="00113C47"/>
    <w:rsid w:val="00113CBF"/>
    <w:rsid w:val="00113DCE"/>
    <w:rsid w:val="001140A7"/>
    <w:rsid w:val="0011413B"/>
    <w:rsid w:val="00114496"/>
    <w:rsid w:val="001144E2"/>
    <w:rsid w:val="00114804"/>
    <w:rsid w:val="001149E8"/>
    <w:rsid w:val="00114D04"/>
    <w:rsid w:val="00114D13"/>
    <w:rsid w:val="00114D48"/>
    <w:rsid w:val="00114D65"/>
    <w:rsid w:val="00114F03"/>
    <w:rsid w:val="001151C0"/>
    <w:rsid w:val="001152B1"/>
    <w:rsid w:val="00115354"/>
    <w:rsid w:val="00115379"/>
    <w:rsid w:val="001154C1"/>
    <w:rsid w:val="001155D9"/>
    <w:rsid w:val="001157EC"/>
    <w:rsid w:val="001158B1"/>
    <w:rsid w:val="00115BD4"/>
    <w:rsid w:val="00115EC1"/>
    <w:rsid w:val="00115FEB"/>
    <w:rsid w:val="00116277"/>
    <w:rsid w:val="0011628A"/>
    <w:rsid w:val="00116590"/>
    <w:rsid w:val="001165D5"/>
    <w:rsid w:val="00116AC2"/>
    <w:rsid w:val="00116E73"/>
    <w:rsid w:val="0011741E"/>
    <w:rsid w:val="0011759E"/>
    <w:rsid w:val="001175D1"/>
    <w:rsid w:val="001175DF"/>
    <w:rsid w:val="001179E9"/>
    <w:rsid w:val="00117DA8"/>
    <w:rsid w:val="00117E87"/>
    <w:rsid w:val="00117F67"/>
    <w:rsid w:val="0012008A"/>
    <w:rsid w:val="00120794"/>
    <w:rsid w:val="00120888"/>
    <w:rsid w:val="00120ADF"/>
    <w:rsid w:val="001210B1"/>
    <w:rsid w:val="00121173"/>
    <w:rsid w:val="00121308"/>
    <w:rsid w:val="00121330"/>
    <w:rsid w:val="001215BF"/>
    <w:rsid w:val="001215D1"/>
    <w:rsid w:val="00121840"/>
    <w:rsid w:val="0012184B"/>
    <w:rsid w:val="00121A35"/>
    <w:rsid w:val="00121A76"/>
    <w:rsid w:val="00121B3F"/>
    <w:rsid w:val="00121DDD"/>
    <w:rsid w:val="00121E0D"/>
    <w:rsid w:val="00121EE0"/>
    <w:rsid w:val="00121F36"/>
    <w:rsid w:val="00121F79"/>
    <w:rsid w:val="00122146"/>
    <w:rsid w:val="001222C7"/>
    <w:rsid w:val="0012234E"/>
    <w:rsid w:val="0012240A"/>
    <w:rsid w:val="00122744"/>
    <w:rsid w:val="001228B3"/>
    <w:rsid w:val="001228DE"/>
    <w:rsid w:val="001229F2"/>
    <w:rsid w:val="00122ADD"/>
    <w:rsid w:val="00122C97"/>
    <w:rsid w:val="00122D17"/>
    <w:rsid w:val="00122DCE"/>
    <w:rsid w:val="00122DF5"/>
    <w:rsid w:val="00122E99"/>
    <w:rsid w:val="001231A9"/>
    <w:rsid w:val="001234DF"/>
    <w:rsid w:val="0012354D"/>
    <w:rsid w:val="0012354F"/>
    <w:rsid w:val="00123748"/>
    <w:rsid w:val="00123A44"/>
    <w:rsid w:val="00123B4A"/>
    <w:rsid w:val="00123E9F"/>
    <w:rsid w:val="001240EA"/>
    <w:rsid w:val="001242F9"/>
    <w:rsid w:val="0012461B"/>
    <w:rsid w:val="00124919"/>
    <w:rsid w:val="0012517F"/>
    <w:rsid w:val="00125280"/>
    <w:rsid w:val="0012548C"/>
    <w:rsid w:val="001254B0"/>
    <w:rsid w:val="00125735"/>
    <w:rsid w:val="001258E2"/>
    <w:rsid w:val="001258FD"/>
    <w:rsid w:val="00125BA1"/>
    <w:rsid w:val="00125CF7"/>
    <w:rsid w:val="00125ED3"/>
    <w:rsid w:val="001260A5"/>
    <w:rsid w:val="00126722"/>
    <w:rsid w:val="00126ABA"/>
    <w:rsid w:val="00126C6D"/>
    <w:rsid w:val="00126D59"/>
    <w:rsid w:val="00126D77"/>
    <w:rsid w:val="00126DAE"/>
    <w:rsid w:val="00126EE2"/>
    <w:rsid w:val="00127099"/>
    <w:rsid w:val="001274C4"/>
    <w:rsid w:val="00127543"/>
    <w:rsid w:val="001275F4"/>
    <w:rsid w:val="001278AD"/>
    <w:rsid w:val="001278E6"/>
    <w:rsid w:val="00127A39"/>
    <w:rsid w:val="00127A54"/>
    <w:rsid w:val="00127AC3"/>
    <w:rsid w:val="00127ACD"/>
    <w:rsid w:val="00127C16"/>
    <w:rsid w:val="00127C51"/>
    <w:rsid w:val="00127E36"/>
    <w:rsid w:val="00127E4F"/>
    <w:rsid w:val="001302F7"/>
    <w:rsid w:val="0013045C"/>
    <w:rsid w:val="001306DB"/>
    <w:rsid w:val="00130720"/>
    <w:rsid w:val="001307B0"/>
    <w:rsid w:val="00130949"/>
    <w:rsid w:val="00130BB1"/>
    <w:rsid w:val="00130CAB"/>
    <w:rsid w:val="00130DAF"/>
    <w:rsid w:val="00130EE2"/>
    <w:rsid w:val="00130F6A"/>
    <w:rsid w:val="00130FA2"/>
    <w:rsid w:val="0013105B"/>
    <w:rsid w:val="0013151B"/>
    <w:rsid w:val="001315A7"/>
    <w:rsid w:val="00131AFE"/>
    <w:rsid w:val="00131B5A"/>
    <w:rsid w:val="001320A8"/>
    <w:rsid w:val="00132160"/>
    <w:rsid w:val="0013237B"/>
    <w:rsid w:val="001324F3"/>
    <w:rsid w:val="00132976"/>
    <w:rsid w:val="00132D56"/>
    <w:rsid w:val="00132DF5"/>
    <w:rsid w:val="00132E67"/>
    <w:rsid w:val="00132F7B"/>
    <w:rsid w:val="00133491"/>
    <w:rsid w:val="00133648"/>
    <w:rsid w:val="00133E6F"/>
    <w:rsid w:val="00134536"/>
    <w:rsid w:val="00134584"/>
    <w:rsid w:val="001346E9"/>
    <w:rsid w:val="001346F0"/>
    <w:rsid w:val="00134992"/>
    <w:rsid w:val="001349D5"/>
    <w:rsid w:val="00134CEA"/>
    <w:rsid w:val="001350FD"/>
    <w:rsid w:val="00135190"/>
    <w:rsid w:val="001353B6"/>
    <w:rsid w:val="0013540C"/>
    <w:rsid w:val="001355A9"/>
    <w:rsid w:val="001355AA"/>
    <w:rsid w:val="00135646"/>
    <w:rsid w:val="00135686"/>
    <w:rsid w:val="00135753"/>
    <w:rsid w:val="00135A93"/>
    <w:rsid w:val="00135BA4"/>
    <w:rsid w:val="001361C8"/>
    <w:rsid w:val="00136569"/>
    <w:rsid w:val="001366B6"/>
    <w:rsid w:val="00136776"/>
    <w:rsid w:val="00136BE7"/>
    <w:rsid w:val="00136BFB"/>
    <w:rsid w:val="001371E1"/>
    <w:rsid w:val="00137306"/>
    <w:rsid w:val="0013733C"/>
    <w:rsid w:val="001373CF"/>
    <w:rsid w:val="00137440"/>
    <w:rsid w:val="0013778D"/>
    <w:rsid w:val="00137B02"/>
    <w:rsid w:val="00137DB2"/>
    <w:rsid w:val="00137E84"/>
    <w:rsid w:val="00140024"/>
    <w:rsid w:val="00140102"/>
    <w:rsid w:val="0014011C"/>
    <w:rsid w:val="001401D1"/>
    <w:rsid w:val="001402FA"/>
    <w:rsid w:val="0014039A"/>
    <w:rsid w:val="0014050B"/>
    <w:rsid w:val="00140595"/>
    <w:rsid w:val="001406ED"/>
    <w:rsid w:val="001409D3"/>
    <w:rsid w:val="00140AF5"/>
    <w:rsid w:val="00140BA2"/>
    <w:rsid w:val="00140D1F"/>
    <w:rsid w:val="00140EE6"/>
    <w:rsid w:val="001416A7"/>
    <w:rsid w:val="0014174B"/>
    <w:rsid w:val="001419AE"/>
    <w:rsid w:val="001419C9"/>
    <w:rsid w:val="001419ED"/>
    <w:rsid w:val="00141E6F"/>
    <w:rsid w:val="00141FE6"/>
    <w:rsid w:val="00142193"/>
    <w:rsid w:val="001426D7"/>
    <w:rsid w:val="001428AE"/>
    <w:rsid w:val="001429A4"/>
    <w:rsid w:val="00142B29"/>
    <w:rsid w:val="00142BF8"/>
    <w:rsid w:val="00142C0F"/>
    <w:rsid w:val="00142C17"/>
    <w:rsid w:val="00142D66"/>
    <w:rsid w:val="001431A8"/>
    <w:rsid w:val="00143210"/>
    <w:rsid w:val="00143385"/>
    <w:rsid w:val="001433C3"/>
    <w:rsid w:val="001433CF"/>
    <w:rsid w:val="001436C1"/>
    <w:rsid w:val="00143ABA"/>
    <w:rsid w:val="00143B82"/>
    <w:rsid w:val="00143C64"/>
    <w:rsid w:val="00143E5A"/>
    <w:rsid w:val="00143F22"/>
    <w:rsid w:val="00143F3F"/>
    <w:rsid w:val="001443B1"/>
    <w:rsid w:val="001445AE"/>
    <w:rsid w:val="00144673"/>
    <w:rsid w:val="001446A0"/>
    <w:rsid w:val="001446FE"/>
    <w:rsid w:val="001447BF"/>
    <w:rsid w:val="001448F0"/>
    <w:rsid w:val="00144E84"/>
    <w:rsid w:val="001450BA"/>
    <w:rsid w:val="00145138"/>
    <w:rsid w:val="0014513D"/>
    <w:rsid w:val="0014515C"/>
    <w:rsid w:val="001452C7"/>
    <w:rsid w:val="0014533A"/>
    <w:rsid w:val="00145484"/>
    <w:rsid w:val="001455E3"/>
    <w:rsid w:val="00145642"/>
    <w:rsid w:val="00145915"/>
    <w:rsid w:val="00145BAE"/>
    <w:rsid w:val="00145C13"/>
    <w:rsid w:val="00145CA4"/>
    <w:rsid w:val="00145E82"/>
    <w:rsid w:val="001460F3"/>
    <w:rsid w:val="0014621F"/>
    <w:rsid w:val="0014636D"/>
    <w:rsid w:val="0014649E"/>
    <w:rsid w:val="0014656F"/>
    <w:rsid w:val="00146992"/>
    <w:rsid w:val="0014701F"/>
    <w:rsid w:val="00147074"/>
    <w:rsid w:val="00147153"/>
    <w:rsid w:val="0014726B"/>
    <w:rsid w:val="001473C0"/>
    <w:rsid w:val="001473F2"/>
    <w:rsid w:val="001474A3"/>
    <w:rsid w:val="001475C6"/>
    <w:rsid w:val="001476B2"/>
    <w:rsid w:val="00147737"/>
    <w:rsid w:val="001477B3"/>
    <w:rsid w:val="001477FE"/>
    <w:rsid w:val="00147AF4"/>
    <w:rsid w:val="00147C33"/>
    <w:rsid w:val="00147D15"/>
    <w:rsid w:val="00147DC1"/>
    <w:rsid w:val="00147F14"/>
    <w:rsid w:val="00147FD6"/>
    <w:rsid w:val="00150072"/>
    <w:rsid w:val="001500AF"/>
    <w:rsid w:val="00150110"/>
    <w:rsid w:val="00150268"/>
    <w:rsid w:val="001502F9"/>
    <w:rsid w:val="001503D0"/>
    <w:rsid w:val="0015045B"/>
    <w:rsid w:val="001504FF"/>
    <w:rsid w:val="0015053C"/>
    <w:rsid w:val="00150941"/>
    <w:rsid w:val="00150A3F"/>
    <w:rsid w:val="00150AD7"/>
    <w:rsid w:val="00150B4C"/>
    <w:rsid w:val="00150CEC"/>
    <w:rsid w:val="00150D95"/>
    <w:rsid w:val="00150F4E"/>
    <w:rsid w:val="00150FDC"/>
    <w:rsid w:val="00151072"/>
    <w:rsid w:val="001510F7"/>
    <w:rsid w:val="0015131A"/>
    <w:rsid w:val="001515A1"/>
    <w:rsid w:val="001517C5"/>
    <w:rsid w:val="00151858"/>
    <w:rsid w:val="0015188B"/>
    <w:rsid w:val="00151A96"/>
    <w:rsid w:val="00151B62"/>
    <w:rsid w:val="00151C1F"/>
    <w:rsid w:val="00151D61"/>
    <w:rsid w:val="00151F48"/>
    <w:rsid w:val="00151FA3"/>
    <w:rsid w:val="0015215F"/>
    <w:rsid w:val="00152188"/>
    <w:rsid w:val="001521B4"/>
    <w:rsid w:val="00152283"/>
    <w:rsid w:val="001522C5"/>
    <w:rsid w:val="00152562"/>
    <w:rsid w:val="00152611"/>
    <w:rsid w:val="0015261E"/>
    <w:rsid w:val="00152643"/>
    <w:rsid w:val="00152807"/>
    <w:rsid w:val="001528D8"/>
    <w:rsid w:val="00152982"/>
    <w:rsid w:val="00152C1C"/>
    <w:rsid w:val="00152EE0"/>
    <w:rsid w:val="00153192"/>
    <w:rsid w:val="00153223"/>
    <w:rsid w:val="00153290"/>
    <w:rsid w:val="00153610"/>
    <w:rsid w:val="00153630"/>
    <w:rsid w:val="00153AA0"/>
    <w:rsid w:val="00153D13"/>
    <w:rsid w:val="00153F6E"/>
    <w:rsid w:val="00154022"/>
    <w:rsid w:val="001540A4"/>
    <w:rsid w:val="001543DC"/>
    <w:rsid w:val="001545FA"/>
    <w:rsid w:val="00154F8F"/>
    <w:rsid w:val="001555A8"/>
    <w:rsid w:val="001555BA"/>
    <w:rsid w:val="00155ACD"/>
    <w:rsid w:val="00155B0E"/>
    <w:rsid w:val="00155B77"/>
    <w:rsid w:val="00155BAD"/>
    <w:rsid w:val="00155D46"/>
    <w:rsid w:val="00155D92"/>
    <w:rsid w:val="00155E61"/>
    <w:rsid w:val="00155F20"/>
    <w:rsid w:val="001564C3"/>
    <w:rsid w:val="00156647"/>
    <w:rsid w:val="0015677A"/>
    <w:rsid w:val="001567F5"/>
    <w:rsid w:val="001568DC"/>
    <w:rsid w:val="00156A6F"/>
    <w:rsid w:val="00156C54"/>
    <w:rsid w:val="00156D20"/>
    <w:rsid w:val="00156D5C"/>
    <w:rsid w:val="00156F84"/>
    <w:rsid w:val="001570BE"/>
    <w:rsid w:val="001571ED"/>
    <w:rsid w:val="001573C0"/>
    <w:rsid w:val="00157465"/>
    <w:rsid w:val="001574FA"/>
    <w:rsid w:val="001576D3"/>
    <w:rsid w:val="00157B27"/>
    <w:rsid w:val="0016004C"/>
    <w:rsid w:val="00160156"/>
    <w:rsid w:val="00160421"/>
    <w:rsid w:val="001605DC"/>
    <w:rsid w:val="001609A7"/>
    <w:rsid w:val="001609B3"/>
    <w:rsid w:val="00160BB0"/>
    <w:rsid w:val="00160D57"/>
    <w:rsid w:val="00160FD5"/>
    <w:rsid w:val="0016102A"/>
    <w:rsid w:val="00161277"/>
    <w:rsid w:val="00161453"/>
    <w:rsid w:val="001616C8"/>
    <w:rsid w:val="00161776"/>
    <w:rsid w:val="00161C2D"/>
    <w:rsid w:val="00161DCB"/>
    <w:rsid w:val="00162087"/>
    <w:rsid w:val="00162088"/>
    <w:rsid w:val="00162160"/>
    <w:rsid w:val="0016241C"/>
    <w:rsid w:val="00162819"/>
    <w:rsid w:val="001629D8"/>
    <w:rsid w:val="001629F9"/>
    <w:rsid w:val="00162B5C"/>
    <w:rsid w:val="00162BAA"/>
    <w:rsid w:val="00162DE6"/>
    <w:rsid w:val="00162DEC"/>
    <w:rsid w:val="001630F0"/>
    <w:rsid w:val="0016329A"/>
    <w:rsid w:val="00163442"/>
    <w:rsid w:val="001634C3"/>
    <w:rsid w:val="00163574"/>
    <w:rsid w:val="00163897"/>
    <w:rsid w:val="001638CA"/>
    <w:rsid w:val="00163C93"/>
    <w:rsid w:val="001645C0"/>
    <w:rsid w:val="0016468F"/>
    <w:rsid w:val="00164895"/>
    <w:rsid w:val="00164BB6"/>
    <w:rsid w:val="00164BD7"/>
    <w:rsid w:val="00164C3E"/>
    <w:rsid w:val="00164C52"/>
    <w:rsid w:val="00164EEE"/>
    <w:rsid w:val="00165439"/>
    <w:rsid w:val="001654C7"/>
    <w:rsid w:val="0016564E"/>
    <w:rsid w:val="00165692"/>
    <w:rsid w:val="00165709"/>
    <w:rsid w:val="00165A85"/>
    <w:rsid w:val="00165B89"/>
    <w:rsid w:val="00165BF4"/>
    <w:rsid w:val="00165C6F"/>
    <w:rsid w:val="00165F96"/>
    <w:rsid w:val="00165F9A"/>
    <w:rsid w:val="0016691A"/>
    <w:rsid w:val="0016692D"/>
    <w:rsid w:val="00166930"/>
    <w:rsid w:val="00166A7E"/>
    <w:rsid w:val="00166AA2"/>
    <w:rsid w:val="00166AB4"/>
    <w:rsid w:val="00166E7D"/>
    <w:rsid w:val="001671C7"/>
    <w:rsid w:val="00167745"/>
    <w:rsid w:val="00167973"/>
    <w:rsid w:val="00167CD5"/>
    <w:rsid w:val="00167DD8"/>
    <w:rsid w:val="00170247"/>
    <w:rsid w:val="001702DC"/>
    <w:rsid w:val="001702FA"/>
    <w:rsid w:val="0017037C"/>
    <w:rsid w:val="001705C0"/>
    <w:rsid w:val="001707A6"/>
    <w:rsid w:val="00170989"/>
    <w:rsid w:val="00170D0E"/>
    <w:rsid w:val="00170D69"/>
    <w:rsid w:val="00170D9A"/>
    <w:rsid w:val="001711A8"/>
    <w:rsid w:val="00171220"/>
    <w:rsid w:val="00171295"/>
    <w:rsid w:val="001712FF"/>
    <w:rsid w:val="001713AB"/>
    <w:rsid w:val="0017146B"/>
    <w:rsid w:val="00171657"/>
    <w:rsid w:val="0017166A"/>
    <w:rsid w:val="00171A58"/>
    <w:rsid w:val="00171D74"/>
    <w:rsid w:val="00171E03"/>
    <w:rsid w:val="00171FF7"/>
    <w:rsid w:val="0017211C"/>
    <w:rsid w:val="001721D7"/>
    <w:rsid w:val="001726B6"/>
    <w:rsid w:val="001728B8"/>
    <w:rsid w:val="00172D08"/>
    <w:rsid w:val="00172DCC"/>
    <w:rsid w:val="00172E9A"/>
    <w:rsid w:val="00173228"/>
    <w:rsid w:val="00173256"/>
    <w:rsid w:val="001732B3"/>
    <w:rsid w:val="00173AFF"/>
    <w:rsid w:val="00173DAB"/>
    <w:rsid w:val="001743A6"/>
    <w:rsid w:val="00174686"/>
    <w:rsid w:val="0017496D"/>
    <w:rsid w:val="001749B3"/>
    <w:rsid w:val="001749E9"/>
    <w:rsid w:val="00175012"/>
    <w:rsid w:val="0017531B"/>
    <w:rsid w:val="001754B4"/>
    <w:rsid w:val="001755A0"/>
    <w:rsid w:val="00175624"/>
    <w:rsid w:val="001756C0"/>
    <w:rsid w:val="00175C85"/>
    <w:rsid w:val="00175D69"/>
    <w:rsid w:val="0017613F"/>
    <w:rsid w:val="001763E3"/>
    <w:rsid w:val="00176489"/>
    <w:rsid w:val="0017662C"/>
    <w:rsid w:val="001768B6"/>
    <w:rsid w:val="0017691B"/>
    <w:rsid w:val="001769F3"/>
    <w:rsid w:val="00176B4A"/>
    <w:rsid w:val="00176E7F"/>
    <w:rsid w:val="00176EA3"/>
    <w:rsid w:val="00176F4E"/>
    <w:rsid w:val="00176F63"/>
    <w:rsid w:val="0017719F"/>
    <w:rsid w:val="0017739C"/>
    <w:rsid w:val="001773D9"/>
    <w:rsid w:val="00177644"/>
    <w:rsid w:val="001778CC"/>
    <w:rsid w:val="00177DB1"/>
    <w:rsid w:val="00177E00"/>
    <w:rsid w:val="00177F2A"/>
    <w:rsid w:val="00177F75"/>
    <w:rsid w:val="00180101"/>
    <w:rsid w:val="001801C2"/>
    <w:rsid w:val="00180245"/>
    <w:rsid w:val="00180380"/>
    <w:rsid w:val="001804F7"/>
    <w:rsid w:val="00180560"/>
    <w:rsid w:val="0018063C"/>
    <w:rsid w:val="0018076C"/>
    <w:rsid w:val="00180991"/>
    <w:rsid w:val="00180C22"/>
    <w:rsid w:val="00180F9D"/>
    <w:rsid w:val="0018116E"/>
    <w:rsid w:val="0018117A"/>
    <w:rsid w:val="001811C4"/>
    <w:rsid w:val="00181219"/>
    <w:rsid w:val="00181268"/>
    <w:rsid w:val="0018142C"/>
    <w:rsid w:val="0018146A"/>
    <w:rsid w:val="00181625"/>
    <w:rsid w:val="00181826"/>
    <w:rsid w:val="001818C1"/>
    <w:rsid w:val="00181982"/>
    <w:rsid w:val="00181C78"/>
    <w:rsid w:val="00181DBB"/>
    <w:rsid w:val="00181E29"/>
    <w:rsid w:val="0018220B"/>
    <w:rsid w:val="00182250"/>
    <w:rsid w:val="0018251F"/>
    <w:rsid w:val="001825B5"/>
    <w:rsid w:val="001825EB"/>
    <w:rsid w:val="0018266E"/>
    <w:rsid w:val="001826C5"/>
    <w:rsid w:val="00183131"/>
    <w:rsid w:val="00183147"/>
    <w:rsid w:val="001832BB"/>
    <w:rsid w:val="00183321"/>
    <w:rsid w:val="0018377B"/>
    <w:rsid w:val="001837B2"/>
    <w:rsid w:val="00183A1B"/>
    <w:rsid w:val="00183ADD"/>
    <w:rsid w:val="00183C7B"/>
    <w:rsid w:val="001842C8"/>
    <w:rsid w:val="0018452E"/>
    <w:rsid w:val="0018452F"/>
    <w:rsid w:val="0018469B"/>
    <w:rsid w:val="00184A71"/>
    <w:rsid w:val="00184A96"/>
    <w:rsid w:val="00184B3A"/>
    <w:rsid w:val="00184B64"/>
    <w:rsid w:val="00184BEC"/>
    <w:rsid w:val="00184C39"/>
    <w:rsid w:val="001852EF"/>
    <w:rsid w:val="001856EE"/>
    <w:rsid w:val="00185A74"/>
    <w:rsid w:val="00185B18"/>
    <w:rsid w:val="00185DBD"/>
    <w:rsid w:val="0018658D"/>
    <w:rsid w:val="001869BA"/>
    <w:rsid w:val="00186A78"/>
    <w:rsid w:val="00186B0F"/>
    <w:rsid w:val="00186CD4"/>
    <w:rsid w:val="00186D24"/>
    <w:rsid w:val="00186EE0"/>
    <w:rsid w:val="001871F9"/>
    <w:rsid w:val="00187270"/>
    <w:rsid w:val="00187438"/>
    <w:rsid w:val="00187538"/>
    <w:rsid w:val="0018757E"/>
    <w:rsid w:val="00187866"/>
    <w:rsid w:val="00187B03"/>
    <w:rsid w:val="00187BC5"/>
    <w:rsid w:val="00187E53"/>
    <w:rsid w:val="00187F3C"/>
    <w:rsid w:val="00187F51"/>
    <w:rsid w:val="00190103"/>
    <w:rsid w:val="00190501"/>
    <w:rsid w:val="0019057A"/>
    <w:rsid w:val="00190635"/>
    <w:rsid w:val="00190667"/>
    <w:rsid w:val="00190698"/>
    <w:rsid w:val="001908AD"/>
    <w:rsid w:val="0019094E"/>
    <w:rsid w:val="00190AA2"/>
    <w:rsid w:val="00190BE1"/>
    <w:rsid w:val="00190DEC"/>
    <w:rsid w:val="00190ECA"/>
    <w:rsid w:val="001913C9"/>
    <w:rsid w:val="001915C6"/>
    <w:rsid w:val="00191785"/>
    <w:rsid w:val="0019193F"/>
    <w:rsid w:val="001919B3"/>
    <w:rsid w:val="00191C2E"/>
    <w:rsid w:val="00191EEE"/>
    <w:rsid w:val="001921DF"/>
    <w:rsid w:val="001922F0"/>
    <w:rsid w:val="0019233F"/>
    <w:rsid w:val="0019261D"/>
    <w:rsid w:val="001926A1"/>
    <w:rsid w:val="0019279A"/>
    <w:rsid w:val="001927CC"/>
    <w:rsid w:val="00192917"/>
    <w:rsid w:val="0019299E"/>
    <w:rsid w:val="00192BA9"/>
    <w:rsid w:val="00192BF4"/>
    <w:rsid w:val="00192CCA"/>
    <w:rsid w:val="00192DAE"/>
    <w:rsid w:val="00192DB5"/>
    <w:rsid w:val="0019361C"/>
    <w:rsid w:val="0019390C"/>
    <w:rsid w:val="0019395C"/>
    <w:rsid w:val="00193B0F"/>
    <w:rsid w:val="00193B27"/>
    <w:rsid w:val="00193D4D"/>
    <w:rsid w:val="00193E01"/>
    <w:rsid w:val="00193F87"/>
    <w:rsid w:val="0019412A"/>
    <w:rsid w:val="001941D9"/>
    <w:rsid w:val="001941FC"/>
    <w:rsid w:val="00194262"/>
    <w:rsid w:val="001942A1"/>
    <w:rsid w:val="00194699"/>
    <w:rsid w:val="001946C2"/>
    <w:rsid w:val="0019475C"/>
    <w:rsid w:val="00194841"/>
    <w:rsid w:val="001948F3"/>
    <w:rsid w:val="00194C77"/>
    <w:rsid w:val="00194EDC"/>
    <w:rsid w:val="00194EDE"/>
    <w:rsid w:val="001953B8"/>
    <w:rsid w:val="001955B5"/>
    <w:rsid w:val="00195772"/>
    <w:rsid w:val="001958EC"/>
    <w:rsid w:val="00195A37"/>
    <w:rsid w:val="00195C05"/>
    <w:rsid w:val="00195F2F"/>
    <w:rsid w:val="00196026"/>
    <w:rsid w:val="001962D6"/>
    <w:rsid w:val="00196348"/>
    <w:rsid w:val="001964F8"/>
    <w:rsid w:val="001965EB"/>
    <w:rsid w:val="00196865"/>
    <w:rsid w:val="00196BB8"/>
    <w:rsid w:val="00196FA0"/>
    <w:rsid w:val="00196FDE"/>
    <w:rsid w:val="00197107"/>
    <w:rsid w:val="00197161"/>
    <w:rsid w:val="001975B1"/>
    <w:rsid w:val="001975E7"/>
    <w:rsid w:val="0019798D"/>
    <w:rsid w:val="00197C54"/>
    <w:rsid w:val="00197E8F"/>
    <w:rsid w:val="001A0003"/>
    <w:rsid w:val="001A0044"/>
    <w:rsid w:val="001A0403"/>
    <w:rsid w:val="001A0497"/>
    <w:rsid w:val="001A0612"/>
    <w:rsid w:val="001A063B"/>
    <w:rsid w:val="001A073B"/>
    <w:rsid w:val="001A085D"/>
    <w:rsid w:val="001A0900"/>
    <w:rsid w:val="001A0C6F"/>
    <w:rsid w:val="001A0E08"/>
    <w:rsid w:val="001A0EBB"/>
    <w:rsid w:val="001A0ED6"/>
    <w:rsid w:val="001A0F73"/>
    <w:rsid w:val="001A105E"/>
    <w:rsid w:val="001A12DE"/>
    <w:rsid w:val="001A165F"/>
    <w:rsid w:val="001A1909"/>
    <w:rsid w:val="001A1912"/>
    <w:rsid w:val="001A197A"/>
    <w:rsid w:val="001A1B5D"/>
    <w:rsid w:val="001A1D87"/>
    <w:rsid w:val="001A1DB3"/>
    <w:rsid w:val="001A210F"/>
    <w:rsid w:val="001A2129"/>
    <w:rsid w:val="001A21A7"/>
    <w:rsid w:val="001A2894"/>
    <w:rsid w:val="001A29B3"/>
    <w:rsid w:val="001A2A1E"/>
    <w:rsid w:val="001A2B4A"/>
    <w:rsid w:val="001A2BB1"/>
    <w:rsid w:val="001A2C30"/>
    <w:rsid w:val="001A2E79"/>
    <w:rsid w:val="001A2E98"/>
    <w:rsid w:val="001A33B8"/>
    <w:rsid w:val="001A3434"/>
    <w:rsid w:val="001A3525"/>
    <w:rsid w:val="001A392E"/>
    <w:rsid w:val="001A3A27"/>
    <w:rsid w:val="001A3AA3"/>
    <w:rsid w:val="001A3AD5"/>
    <w:rsid w:val="001A3C3B"/>
    <w:rsid w:val="001A3D14"/>
    <w:rsid w:val="001A3EAA"/>
    <w:rsid w:val="001A3F55"/>
    <w:rsid w:val="001A40C4"/>
    <w:rsid w:val="001A424A"/>
    <w:rsid w:val="001A42E8"/>
    <w:rsid w:val="001A44A7"/>
    <w:rsid w:val="001A45F0"/>
    <w:rsid w:val="001A46AE"/>
    <w:rsid w:val="001A4721"/>
    <w:rsid w:val="001A47E9"/>
    <w:rsid w:val="001A485D"/>
    <w:rsid w:val="001A4904"/>
    <w:rsid w:val="001A492F"/>
    <w:rsid w:val="001A4AC7"/>
    <w:rsid w:val="001A4D04"/>
    <w:rsid w:val="001A4F0F"/>
    <w:rsid w:val="001A51B6"/>
    <w:rsid w:val="001A527D"/>
    <w:rsid w:val="001A5348"/>
    <w:rsid w:val="001A5404"/>
    <w:rsid w:val="001A579E"/>
    <w:rsid w:val="001A58A9"/>
    <w:rsid w:val="001A5A63"/>
    <w:rsid w:val="001A5A97"/>
    <w:rsid w:val="001A5BD0"/>
    <w:rsid w:val="001A5C13"/>
    <w:rsid w:val="001A61BA"/>
    <w:rsid w:val="001A68D4"/>
    <w:rsid w:val="001A6976"/>
    <w:rsid w:val="001A6A6C"/>
    <w:rsid w:val="001A6D15"/>
    <w:rsid w:val="001A6D43"/>
    <w:rsid w:val="001A6D7D"/>
    <w:rsid w:val="001A6DE5"/>
    <w:rsid w:val="001A6FB2"/>
    <w:rsid w:val="001A705F"/>
    <w:rsid w:val="001A7626"/>
    <w:rsid w:val="001A7636"/>
    <w:rsid w:val="001A7690"/>
    <w:rsid w:val="001A7726"/>
    <w:rsid w:val="001A7794"/>
    <w:rsid w:val="001A7801"/>
    <w:rsid w:val="001A7825"/>
    <w:rsid w:val="001A7845"/>
    <w:rsid w:val="001A7B73"/>
    <w:rsid w:val="001A7DCB"/>
    <w:rsid w:val="001A7E06"/>
    <w:rsid w:val="001B002C"/>
    <w:rsid w:val="001B02E5"/>
    <w:rsid w:val="001B039E"/>
    <w:rsid w:val="001B07BB"/>
    <w:rsid w:val="001B0829"/>
    <w:rsid w:val="001B0838"/>
    <w:rsid w:val="001B08C6"/>
    <w:rsid w:val="001B0A07"/>
    <w:rsid w:val="001B0A32"/>
    <w:rsid w:val="001B0CE1"/>
    <w:rsid w:val="001B0F9D"/>
    <w:rsid w:val="001B0FE4"/>
    <w:rsid w:val="001B1756"/>
    <w:rsid w:val="001B188B"/>
    <w:rsid w:val="001B18F1"/>
    <w:rsid w:val="001B1AAF"/>
    <w:rsid w:val="001B1AF1"/>
    <w:rsid w:val="001B1B67"/>
    <w:rsid w:val="001B1E38"/>
    <w:rsid w:val="001B1F02"/>
    <w:rsid w:val="001B2060"/>
    <w:rsid w:val="001B2658"/>
    <w:rsid w:val="001B2661"/>
    <w:rsid w:val="001B26B1"/>
    <w:rsid w:val="001B2801"/>
    <w:rsid w:val="001B2ED6"/>
    <w:rsid w:val="001B2F9B"/>
    <w:rsid w:val="001B2FC5"/>
    <w:rsid w:val="001B31CC"/>
    <w:rsid w:val="001B358B"/>
    <w:rsid w:val="001B35FC"/>
    <w:rsid w:val="001B36C2"/>
    <w:rsid w:val="001B37CB"/>
    <w:rsid w:val="001B39DD"/>
    <w:rsid w:val="001B3A36"/>
    <w:rsid w:val="001B3A3E"/>
    <w:rsid w:val="001B3AF8"/>
    <w:rsid w:val="001B3B03"/>
    <w:rsid w:val="001B3F10"/>
    <w:rsid w:val="001B4228"/>
    <w:rsid w:val="001B4253"/>
    <w:rsid w:val="001B445C"/>
    <w:rsid w:val="001B44DC"/>
    <w:rsid w:val="001B4918"/>
    <w:rsid w:val="001B4AEE"/>
    <w:rsid w:val="001B4C8D"/>
    <w:rsid w:val="001B4E1F"/>
    <w:rsid w:val="001B4F39"/>
    <w:rsid w:val="001B5043"/>
    <w:rsid w:val="001B54FE"/>
    <w:rsid w:val="001B56FF"/>
    <w:rsid w:val="001B5733"/>
    <w:rsid w:val="001B58DF"/>
    <w:rsid w:val="001B591B"/>
    <w:rsid w:val="001B5964"/>
    <w:rsid w:val="001B5A13"/>
    <w:rsid w:val="001B5D51"/>
    <w:rsid w:val="001B6228"/>
    <w:rsid w:val="001B6241"/>
    <w:rsid w:val="001B67D4"/>
    <w:rsid w:val="001B6952"/>
    <w:rsid w:val="001B69B1"/>
    <w:rsid w:val="001B6AFE"/>
    <w:rsid w:val="001B735F"/>
    <w:rsid w:val="001B74F4"/>
    <w:rsid w:val="001B75CC"/>
    <w:rsid w:val="001B7CD5"/>
    <w:rsid w:val="001B7FB5"/>
    <w:rsid w:val="001B7FF5"/>
    <w:rsid w:val="001C007B"/>
    <w:rsid w:val="001C00E4"/>
    <w:rsid w:val="001C0231"/>
    <w:rsid w:val="001C0380"/>
    <w:rsid w:val="001C05BF"/>
    <w:rsid w:val="001C05E8"/>
    <w:rsid w:val="001C08D4"/>
    <w:rsid w:val="001C0AEB"/>
    <w:rsid w:val="001C0E67"/>
    <w:rsid w:val="001C0EC1"/>
    <w:rsid w:val="001C0F88"/>
    <w:rsid w:val="001C11D7"/>
    <w:rsid w:val="001C1AFF"/>
    <w:rsid w:val="001C1FE9"/>
    <w:rsid w:val="001C2137"/>
    <w:rsid w:val="001C231D"/>
    <w:rsid w:val="001C2585"/>
    <w:rsid w:val="001C2BDF"/>
    <w:rsid w:val="001C2DBD"/>
    <w:rsid w:val="001C309B"/>
    <w:rsid w:val="001C30D6"/>
    <w:rsid w:val="001C329B"/>
    <w:rsid w:val="001C3513"/>
    <w:rsid w:val="001C3529"/>
    <w:rsid w:val="001C3597"/>
    <w:rsid w:val="001C394D"/>
    <w:rsid w:val="001C3A16"/>
    <w:rsid w:val="001C3A40"/>
    <w:rsid w:val="001C4056"/>
    <w:rsid w:val="001C4223"/>
    <w:rsid w:val="001C4341"/>
    <w:rsid w:val="001C443C"/>
    <w:rsid w:val="001C445F"/>
    <w:rsid w:val="001C46BA"/>
    <w:rsid w:val="001C46D6"/>
    <w:rsid w:val="001C471B"/>
    <w:rsid w:val="001C4818"/>
    <w:rsid w:val="001C4C8E"/>
    <w:rsid w:val="001C4E02"/>
    <w:rsid w:val="001C4F56"/>
    <w:rsid w:val="001C50AE"/>
    <w:rsid w:val="001C50F5"/>
    <w:rsid w:val="001C5571"/>
    <w:rsid w:val="001C583B"/>
    <w:rsid w:val="001C58A6"/>
    <w:rsid w:val="001C5A76"/>
    <w:rsid w:val="001C5D44"/>
    <w:rsid w:val="001C5FD3"/>
    <w:rsid w:val="001C604B"/>
    <w:rsid w:val="001C63B5"/>
    <w:rsid w:val="001C6508"/>
    <w:rsid w:val="001C66FB"/>
    <w:rsid w:val="001C6790"/>
    <w:rsid w:val="001C679A"/>
    <w:rsid w:val="001C6913"/>
    <w:rsid w:val="001C69BD"/>
    <w:rsid w:val="001C6DB3"/>
    <w:rsid w:val="001C6F09"/>
    <w:rsid w:val="001C6FD6"/>
    <w:rsid w:val="001C7911"/>
    <w:rsid w:val="001C79CA"/>
    <w:rsid w:val="001C7A35"/>
    <w:rsid w:val="001C7D35"/>
    <w:rsid w:val="001C7D62"/>
    <w:rsid w:val="001C7DA0"/>
    <w:rsid w:val="001D022A"/>
    <w:rsid w:val="001D0410"/>
    <w:rsid w:val="001D0520"/>
    <w:rsid w:val="001D0551"/>
    <w:rsid w:val="001D0907"/>
    <w:rsid w:val="001D096F"/>
    <w:rsid w:val="001D0BCD"/>
    <w:rsid w:val="001D0BF0"/>
    <w:rsid w:val="001D0D8E"/>
    <w:rsid w:val="001D0E54"/>
    <w:rsid w:val="001D0E78"/>
    <w:rsid w:val="001D1350"/>
    <w:rsid w:val="001D15A2"/>
    <w:rsid w:val="001D16B5"/>
    <w:rsid w:val="001D17AE"/>
    <w:rsid w:val="001D182D"/>
    <w:rsid w:val="001D18DF"/>
    <w:rsid w:val="001D1A11"/>
    <w:rsid w:val="001D1D18"/>
    <w:rsid w:val="001D1EAE"/>
    <w:rsid w:val="001D1F24"/>
    <w:rsid w:val="001D20FC"/>
    <w:rsid w:val="001D21FE"/>
    <w:rsid w:val="001D2272"/>
    <w:rsid w:val="001D234D"/>
    <w:rsid w:val="001D246A"/>
    <w:rsid w:val="001D27E4"/>
    <w:rsid w:val="001D2892"/>
    <w:rsid w:val="001D28A2"/>
    <w:rsid w:val="001D28F9"/>
    <w:rsid w:val="001D29E4"/>
    <w:rsid w:val="001D2B22"/>
    <w:rsid w:val="001D2C66"/>
    <w:rsid w:val="001D300F"/>
    <w:rsid w:val="001D3161"/>
    <w:rsid w:val="001D31ED"/>
    <w:rsid w:val="001D3315"/>
    <w:rsid w:val="001D3467"/>
    <w:rsid w:val="001D3561"/>
    <w:rsid w:val="001D373B"/>
    <w:rsid w:val="001D3B59"/>
    <w:rsid w:val="001D3D59"/>
    <w:rsid w:val="001D3F6F"/>
    <w:rsid w:val="001D41A9"/>
    <w:rsid w:val="001D41BF"/>
    <w:rsid w:val="001D423F"/>
    <w:rsid w:val="001D42D9"/>
    <w:rsid w:val="001D434D"/>
    <w:rsid w:val="001D4489"/>
    <w:rsid w:val="001D4696"/>
    <w:rsid w:val="001D48C8"/>
    <w:rsid w:val="001D49A0"/>
    <w:rsid w:val="001D4C1F"/>
    <w:rsid w:val="001D4C3D"/>
    <w:rsid w:val="001D4CB2"/>
    <w:rsid w:val="001D4DA6"/>
    <w:rsid w:val="001D4EC9"/>
    <w:rsid w:val="001D4FB2"/>
    <w:rsid w:val="001D50F4"/>
    <w:rsid w:val="001D51E2"/>
    <w:rsid w:val="001D5234"/>
    <w:rsid w:val="001D5262"/>
    <w:rsid w:val="001D52DD"/>
    <w:rsid w:val="001D5388"/>
    <w:rsid w:val="001D560E"/>
    <w:rsid w:val="001D56FF"/>
    <w:rsid w:val="001D5748"/>
    <w:rsid w:val="001D5784"/>
    <w:rsid w:val="001D57B5"/>
    <w:rsid w:val="001D58F1"/>
    <w:rsid w:val="001D5A33"/>
    <w:rsid w:val="001D5DD0"/>
    <w:rsid w:val="001D60FD"/>
    <w:rsid w:val="001D6472"/>
    <w:rsid w:val="001D6693"/>
    <w:rsid w:val="001D6823"/>
    <w:rsid w:val="001D6B62"/>
    <w:rsid w:val="001D6C34"/>
    <w:rsid w:val="001D6CFF"/>
    <w:rsid w:val="001D6FE2"/>
    <w:rsid w:val="001D70A9"/>
    <w:rsid w:val="001D7185"/>
    <w:rsid w:val="001D74EF"/>
    <w:rsid w:val="001D752E"/>
    <w:rsid w:val="001D75B7"/>
    <w:rsid w:val="001D7C9A"/>
    <w:rsid w:val="001D7D9C"/>
    <w:rsid w:val="001D7DE0"/>
    <w:rsid w:val="001E00A1"/>
    <w:rsid w:val="001E01D9"/>
    <w:rsid w:val="001E0299"/>
    <w:rsid w:val="001E070F"/>
    <w:rsid w:val="001E0771"/>
    <w:rsid w:val="001E08C7"/>
    <w:rsid w:val="001E095B"/>
    <w:rsid w:val="001E0A05"/>
    <w:rsid w:val="001E0B4C"/>
    <w:rsid w:val="001E0BC5"/>
    <w:rsid w:val="001E10C3"/>
    <w:rsid w:val="001E12A6"/>
    <w:rsid w:val="001E12B8"/>
    <w:rsid w:val="001E13A1"/>
    <w:rsid w:val="001E1462"/>
    <w:rsid w:val="001E1524"/>
    <w:rsid w:val="001E1547"/>
    <w:rsid w:val="001E1614"/>
    <w:rsid w:val="001E1758"/>
    <w:rsid w:val="001E1759"/>
    <w:rsid w:val="001E196F"/>
    <w:rsid w:val="001E1A35"/>
    <w:rsid w:val="001E1F6E"/>
    <w:rsid w:val="001E1FF4"/>
    <w:rsid w:val="001E20FF"/>
    <w:rsid w:val="001E21A9"/>
    <w:rsid w:val="001E23DE"/>
    <w:rsid w:val="001E2740"/>
    <w:rsid w:val="001E2850"/>
    <w:rsid w:val="001E2CC1"/>
    <w:rsid w:val="001E31B4"/>
    <w:rsid w:val="001E3311"/>
    <w:rsid w:val="001E3335"/>
    <w:rsid w:val="001E3363"/>
    <w:rsid w:val="001E348A"/>
    <w:rsid w:val="001E34A2"/>
    <w:rsid w:val="001E3D7B"/>
    <w:rsid w:val="001E3EC0"/>
    <w:rsid w:val="001E3EF7"/>
    <w:rsid w:val="001E3F93"/>
    <w:rsid w:val="001E403B"/>
    <w:rsid w:val="001E41B6"/>
    <w:rsid w:val="001E4205"/>
    <w:rsid w:val="001E4425"/>
    <w:rsid w:val="001E45AA"/>
    <w:rsid w:val="001E4697"/>
    <w:rsid w:val="001E47D4"/>
    <w:rsid w:val="001E491A"/>
    <w:rsid w:val="001E49BE"/>
    <w:rsid w:val="001E4BF5"/>
    <w:rsid w:val="001E4C1D"/>
    <w:rsid w:val="001E4C55"/>
    <w:rsid w:val="001E52D1"/>
    <w:rsid w:val="001E532A"/>
    <w:rsid w:val="001E532F"/>
    <w:rsid w:val="001E538A"/>
    <w:rsid w:val="001E53F3"/>
    <w:rsid w:val="001E5579"/>
    <w:rsid w:val="001E56F3"/>
    <w:rsid w:val="001E59AB"/>
    <w:rsid w:val="001E5DAF"/>
    <w:rsid w:val="001E5E13"/>
    <w:rsid w:val="001E5E8F"/>
    <w:rsid w:val="001E5EFE"/>
    <w:rsid w:val="001E5F09"/>
    <w:rsid w:val="001E63EB"/>
    <w:rsid w:val="001E670E"/>
    <w:rsid w:val="001E6752"/>
    <w:rsid w:val="001E68AC"/>
    <w:rsid w:val="001E6C41"/>
    <w:rsid w:val="001E6F4A"/>
    <w:rsid w:val="001E6FA3"/>
    <w:rsid w:val="001E7057"/>
    <w:rsid w:val="001E716D"/>
    <w:rsid w:val="001E75D8"/>
    <w:rsid w:val="001E77EC"/>
    <w:rsid w:val="001E7B38"/>
    <w:rsid w:val="001E7C5C"/>
    <w:rsid w:val="001E7D22"/>
    <w:rsid w:val="001E7E42"/>
    <w:rsid w:val="001E7F38"/>
    <w:rsid w:val="001F0030"/>
    <w:rsid w:val="001F01AD"/>
    <w:rsid w:val="001F0255"/>
    <w:rsid w:val="001F0383"/>
    <w:rsid w:val="001F0424"/>
    <w:rsid w:val="001F04CF"/>
    <w:rsid w:val="001F0592"/>
    <w:rsid w:val="001F066C"/>
    <w:rsid w:val="001F066F"/>
    <w:rsid w:val="001F07F5"/>
    <w:rsid w:val="001F0851"/>
    <w:rsid w:val="001F090F"/>
    <w:rsid w:val="001F09B0"/>
    <w:rsid w:val="001F0C3E"/>
    <w:rsid w:val="001F0DFD"/>
    <w:rsid w:val="001F15F5"/>
    <w:rsid w:val="001F174F"/>
    <w:rsid w:val="001F17CE"/>
    <w:rsid w:val="001F190E"/>
    <w:rsid w:val="001F1954"/>
    <w:rsid w:val="001F1CD1"/>
    <w:rsid w:val="001F1D77"/>
    <w:rsid w:val="001F1DEA"/>
    <w:rsid w:val="001F1E75"/>
    <w:rsid w:val="001F222F"/>
    <w:rsid w:val="001F243F"/>
    <w:rsid w:val="001F24AD"/>
    <w:rsid w:val="001F25B3"/>
    <w:rsid w:val="001F2841"/>
    <w:rsid w:val="001F29A4"/>
    <w:rsid w:val="001F29DA"/>
    <w:rsid w:val="001F2C13"/>
    <w:rsid w:val="001F2CAA"/>
    <w:rsid w:val="001F2E5D"/>
    <w:rsid w:val="001F3200"/>
    <w:rsid w:val="001F3506"/>
    <w:rsid w:val="001F3588"/>
    <w:rsid w:val="001F37D3"/>
    <w:rsid w:val="001F3A54"/>
    <w:rsid w:val="001F3B0E"/>
    <w:rsid w:val="001F3C84"/>
    <w:rsid w:val="001F4248"/>
    <w:rsid w:val="001F4449"/>
    <w:rsid w:val="001F49D3"/>
    <w:rsid w:val="001F49DB"/>
    <w:rsid w:val="001F4ADB"/>
    <w:rsid w:val="001F4B0B"/>
    <w:rsid w:val="001F4D0C"/>
    <w:rsid w:val="001F50CF"/>
    <w:rsid w:val="001F57A9"/>
    <w:rsid w:val="001F5B70"/>
    <w:rsid w:val="001F5C04"/>
    <w:rsid w:val="001F5D3B"/>
    <w:rsid w:val="001F619F"/>
    <w:rsid w:val="001F62A7"/>
    <w:rsid w:val="001F6373"/>
    <w:rsid w:val="001F63D0"/>
    <w:rsid w:val="001F6474"/>
    <w:rsid w:val="001F6907"/>
    <w:rsid w:val="001F6D21"/>
    <w:rsid w:val="001F6E37"/>
    <w:rsid w:val="001F711E"/>
    <w:rsid w:val="001F71E5"/>
    <w:rsid w:val="001F72A6"/>
    <w:rsid w:val="001F73F1"/>
    <w:rsid w:val="001F79FD"/>
    <w:rsid w:val="002002F8"/>
    <w:rsid w:val="002003DE"/>
    <w:rsid w:val="00200483"/>
    <w:rsid w:val="00200543"/>
    <w:rsid w:val="00200855"/>
    <w:rsid w:val="00200911"/>
    <w:rsid w:val="00200C01"/>
    <w:rsid w:val="00200C2D"/>
    <w:rsid w:val="00200D77"/>
    <w:rsid w:val="00200E00"/>
    <w:rsid w:val="00200E28"/>
    <w:rsid w:val="00200EE5"/>
    <w:rsid w:val="002010F0"/>
    <w:rsid w:val="00201138"/>
    <w:rsid w:val="002013D2"/>
    <w:rsid w:val="0020144C"/>
    <w:rsid w:val="0020169A"/>
    <w:rsid w:val="002016DA"/>
    <w:rsid w:val="00201893"/>
    <w:rsid w:val="00201AA1"/>
    <w:rsid w:val="00201AC3"/>
    <w:rsid w:val="00201C06"/>
    <w:rsid w:val="00202101"/>
    <w:rsid w:val="00202151"/>
    <w:rsid w:val="00202430"/>
    <w:rsid w:val="00202518"/>
    <w:rsid w:val="00202531"/>
    <w:rsid w:val="002025AE"/>
    <w:rsid w:val="002025EA"/>
    <w:rsid w:val="002028EC"/>
    <w:rsid w:val="0020290D"/>
    <w:rsid w:val="00202A81"/>
    <w:rsid w:val="00202B07"/>
    <w:rsid w:val="00202C93"/>
    <w:rsid w:val="00202E0B"/>
    <w:rsid w:val="00202FE7"/>
    <w:rsid w:val="00203086"/>
    <w:rsid w:val="00203100"/>
    <w:rsid w:val="002033E9"/>
    <w:rsid w:val="00203792"/>
    <w:rsid w:val="00203D80"/>
    <w:rsid w:val="00204598"/>
    <w:rsid w:val="00204617"/>
    <w:rsid w:val="00204847"/>
    <w:rsid w:val="00204C0F"/>
    <w:rsid w:val="00204CBC"/>
    <w:rsid w:val="00204D92"/>
    <w:rsid w:val="00204DF1"/>
    <w:rsid w:val="00204FC2"/>
    <w:rsid w:val="00205094"/>
    <w:rsid w:val="00205342"/>
    <w:rsid w:val="0020536E"/>
    <w:rsid w:val="002055A9"/>
    <w:rsid w:val="00205766"/>
    <w:rsid w:val="002058C4"/>
    <w:rsid w:val="00205A91"/>
    <w:rsid w:val="00205C50"/>
    <w:rsid w:val="00205C8C"/>
    <w:rsid w:val="00205D01"/>
    <w:rsid w:val="00205D8C"/>
    <w:rsid w:val="00205DCF"/>
    <w:rsid w:val="00205F72"/>
    <w:rsid w:val="002060C1"/>
    <w:rsid w:val="002064A6"/>
    <w:rsid w:val="00206720"/>
    <w:rsid w:val="002068DA"/>
    <w:rsid w:val="0020699E"/>
    <w:rsid w:val="00206A0E"/>
    <w:rsid w:val="00206BB4"/>
    <w:rsid w:val="00206BBB"/>
    <w:rsid w:val="002071E7"/>
    <w:rsid w:val="0020744E"/>
    <w:rsid w:val="00207469"/>
    <w:rsid w:val="0020763D"/>
    <w:rsid w:val="00207686"/>
    <w:rsid w:val="00207698"/>
    <w:rsid w:val="00207AE9"/>
    <w:rsid w:val="00207AEA"/>
    <w:rsid w:val="00207AFB"/>
    <w:rsid w:val="00207BE0"/>
    <w:rsid w:val="00207BE6"/>
    <w:rsid w:val="00207CA6"/>
    <w:rsid w:val="00207FFE"/>
    <w:rsid w:val="00210266"/>
    <w:rsid w:val="002102A7"/>
    <w:rsid w:val="002102FC"/>
    <w:rsid w:val="002103A5"/>
    <w:rsid w:val="002105FD"/>
    <w:rsid w:val="002106E5"/>
    <w:rsid w:val="00210D75"/>
    <w:rsid w:val="00210E5B"/>
    <w:rsid w:val="00210EE8"/>
    <w:rsid w:val="002116FC"/>
    <w:rsid w:val="00211ADA"/>
    <w:rsid w:val="00211E82"/>
    <w:rsid w:val="00211ED5"/>
    <w:rsid w:val="00211F3D"/>
    <w:rsid w:val="00212030"/>
    <w:rsid w:val="0021265B"/>
    <w:rsid w:val="00212B1D"/>
    <w:rsid w:val="00212B52"/>
    <w:rsid w:val="00212BEF"/>
    <w:rsid w:val="00213471"/>
    <w:rsid w:val="00213510"/>
    <w:rsid w:val="0021360B"/>
    <w:rsid w:val="0021368E"/>
    <w:rsid w:val="0021382B"/>
    <w:rsid w:val="002139FD"/>
    <w:rsid w:val="00213EC3"/>
    <w:rsid w:val="002140D2"/>
    <w:rsid w:val="002143D9"/>
    <w:rsid w:val="00214812"/>
    <w:rsid w:val="002148BC"/>
    <w:rsid w:val="002149D9"/>
    <w:rsid w:val="00214C89"/>
    <w:rsid w:val="00214D3B"/>
    <w:rsid w:val="00214D4A"/>
    <w:rsid w:val="00214E82"/>
    <w:rsid w:val="002152BC"/>
    <w:rsid w:val="00215482"/>
    <w:rsid w:val="00215A39"/>
    <w:rsid w:val="00215BE2"/>
    <w:rsid w:val="00215DB8"/>
    <w:rsid w:val="00216618"/>
    <w:rsid w:val="002166D8"/>
    <w:rsid w:val="002168CA"/>
    <w:rsid w:val="002169C5"/>
    <w:rsid w:val="00216A9C"/>
    <w:rsid w:val="00216AF8"/>
    <w:rsid w:val="00216C46"/>
    <w:rsid w:val="00216E96"/>
    <w:rsid w:val="00216FCB"/>
    <w:rsid w:val="00217049"/>
    <w:rsid w:val="00217167"/>
    <w:rsid w:val="002173E3"/>
    <w:rsid w:val="00217523"/>
    <w:rsid w:val="00217548"/>
    <w:rsid w:val="00217695"/>
    <w:rsid w:val="002178F3"/>
    <w:rsid w:val="002179F0"/>
    <w:rsid w:val="00217C39"/>
    <w:rsid w:val="00217C63"/>
    <w:rsid w:val="00217D3F"/>
    <w:rsid w:val="00217DF5"/>
    <w:rsid w:val="002200F5"/>
    <w:rsid w:val="002201AD"/>
    <w:rsid w:val="0022021B"/>
    <w:rsid w:val="002202E5"/>
    <w:rsid w:val="002206C5"/>
    <w:rsid w:val="00220908"/>
    <w:rsid w:val="0022093D"/>
    <w:rsid w:val="002209B9"/>
    <w:rsid w:val="00220C86"/>
    <w:rsid w:val="00220CD8"/>
    <w:rsid w:val="00220D2A"/>
    <w:rsid w:val="0022120C"/>
    <w:rsid w:val="00221428"/>
    <w:rsid w:val="00221AEF"/>
    <w:rsid w:val="00221B9C"/>
    <w:rsid w:val="00221BDD"/>
    <w:rsid w:val="00221C98"/>
    <w:rsid w:val="00221D27"/>
    <w:rsid w:val="00221D7C"/>
    <w:rsid w:val="00221DB0"/>
    <w:rsid w:val="00222120"/>
    <w:rsid w:val="0022243B"/>
    <w:rsid w:val="002228F9"/>
    <w:rsid w:val="00222AC6"/>
    <w:rsid w:val="00222B9B"/>
    <w:rsid w:val="00222C36"/>
    <w:rsid w:val="00222DCC"/>
    <w:rsid w:val="00222E1D"/>
    <w:rsid w:val="00222E5C"/>
    <w:rsid w:val="002230A5"/>
    <w:rsid w:val="0022329D"/>
    <w:rsid w:val="00223603"/>
    <w:rsid w:val="00223882"/>
    <w:rsid w:val="0022393C"/>
    <w:rsid w:val="0022394B"/>
    <w:rsid w:val="00223A84"/>
    <w:rsid w:val="00223B22"/>
    <w:rsid w:val="00223D22"/>
    <w:rsid w:val="00223D40"/>
    <w:rsid w:val="00223D68"/>
    <w:rsid w:val="00223DBA"/>
    <w:rsid w:val="00223DC7"/>
    <w:rsid w:val="00224087"/>
    <w:rsid w:val="0022448B"/>
    <w:rsid w:val="00224933"/>
    <w:rsid w:val="00224BA6"/>
    <w:rsid w:val="00224D54"/>
    <w:rsid w:val="00224E8F"/>
    <w:rsid w:val="00224F8E"/>
    <w:rsid w:val="002254C8"/>
    <w:rsid w:val="00225510"/>
    <w:rsid w:val="00225B04"/>
    <w:rsid w:val="00225CBA"/>
    <w:rsid w:val="00225F63"/>
    <w:rsid w:val="00226034"/>
    <w:rsid w:val="00226159"/>
    <w:rsid w:val="0022617F"/>
    <w:rsid w:val="002264FE"/>
    <w:rsid w:val="002267B0"/>
    <w:rsid w:val="00226E8D"/>
    <w:rsid w:val="00226ED5"/>
    <w:rsid w:val="00227286"/>
    <w:rsid w:val="0022766B"/>
    <w:rsid w:val="00227850"/>
    <w:rsid w:val="0022790A"/>
    <w:rsid w:val="00227A0D"/>
    <w:rsid w:val="00227C55"/>
    <w:rsid w:val="00227DAA"/>
    <w:rsid w:val="00227E8A"/>
    <w:rsid w:val="00227F5C"/>
    <w:rsid w:val="00230057"/>
    <w:rsid w:val="002301B6"/>
    <w:rsid w:val="00230631"/>
    <w:rsid w:val="002306E8"/>
    <w:rsid w:val="0023076A"/>
    <w:rsid w:val="0023082A"/>
    <w:rsid w:val="00230977"/>
    <w:rsid w:val="00230B6A"/>
    <w:rsid w:val="0023101A"/>
    <w:rsid w:val="002310D8"/>
    <w:rsid w:val="002311BF"/>
    <w:rsid w:val="0023129E"/>
    <w:rsid w:val="002312AC"/>
    <w:rsid w:val="00231354"/>
    <w:rsid w:val="0023176D"/>
    <w:rsid w:val="0023189E"/>
    <w:rsid w:val="00231927"/>
    <w:rsid w:val="00231A22"/>
    <w:rsid w:val="00231AC0"/>
    <w:rsid w:val="00231B96"/>
    <w:rsid w:val="00231BA8"/>
    <w:rsid w:val="00231BED"/>
    <w:rsid w:val="00231E50"/>
    <w:rsid w:val="00231FC9"/>
    <w:rsid w:val="00232077"/>
    <w:rsid w:val="00232120"/>
    <w:rsid w:val="002321C8"/>
    <w:rsid w:val="00232224"/>
    <w:rsid w:val="002322C8"/>
    <w:rsid w:val="00232922"/>
    <w:rsid w:val="00232E04"/>
    <w:rsid w:val="002331C5"/>
    <w:rsid w:val="00233258"/>
    <w:rsid w:val="0023383D"/>
    <w:rsid w:val="00233B3F"/>
    <w:rsid w:val="00233B44"/>
    <w:rsid w:val="00233BA9"/>
    <w:rsid w:val="00233BEC"/>
    <w:rsid w:val="00233DFC"/>
    <w:rsid w:val="00233F1C"/>
    <w:rsid w:val="0023430F"/>
    <w:rsid w:val="002343C9"/>
    <w:rsid w:val="00234467"/>
    <w:rsid w:val="0023492C"/>
    <w:rsid w:val="00234A69"/>
    <w:rsid w:val="00234F06"/>
    <w:rsid w:val="00234FAE"/>
    <w:rsid w:val="00235095"/>
    <w:rsid w:val="002353D0"/>
    <w:rsid w:val="0023555E"/>
    <w:rsid w:val="00235567"/>
    <w:rsid w:val="00235616"/>
    <w:rsid w:val="0023574C"/>
    <w:rsid w:val="0023581C"/>
    <w:rsid w:val="00235826"/>
    <w:rsid w:val="00235AA5"/>
    <w:rsid w:val="00235E7B"/>
    <w:rsid w:val="002361AC"/>
    <w:rsid w:val="0023633D"/>
    <w:rsid w:val="00236457"/>
    <w:rsid w:val="0023645E"/>
    <w:rsid w:val="00236760"/>
    <w:rsid w:val="00236C39"/>
    <w:rsid w:val="00236CB1"/>
    <w:rsid w:val="00236D6F"/>
    <w:rsid w:val="00236E99"/>
    <w:rsid w:val="00236ECA"/>
    <w:rsid w:val="002371F8"/>
    <w:rsid w:val="00237648"/>
    <w:rsid w:val="0023778B"/>
    <w:rsid w:val="002379E7"/>
    <w:rsid w:val="002402FC"/>
    <w:rsid w:val="0024041A"/>
    <w:rsid w:val="002405B2"/>
    <w:rsid w:val="0024060E"/>
    <w:rsid w:val="002406F5"/>
    <w:rsid w:val="002407A3"/>
    <w:rsid w:val="002407D6"/>
    <w:rsid w:val="00240909"/>
    <w:rsid w:val="00240AAE"/>
    <w:rsid w:val="00240CF8"/>
    <w:rsid w:val="00240D14"/>
    <w:rsid w:val="00240F98"/>
    <w:rsid w:val="0024134C"/>
    <w:rsid w:val="00241506"/>
    <w:rsid w:val="00241915"/>
    <w:rsid w:val="0024193E"/>
    <w:rsid w:val="00241C7F"/>
    <w:rsid w:val="00241CC1"/>
    <w:rsid w:val="00241E74"/>
    <w:rsid w:val="0024237E"/>
    <w:rsid w:val="00242502"/>
    <w:rsid w:val="00242696"/>
    <w:rsid w:val="00242715"/>
    <w:rsid w:val="00242795"/>
    <w:rsid w:val="00242901"/>
    <w:rsid w:val="00242AF0"/>
    <w:rsid w:val="00242CFC"/>
    <w:rsid w:val="00243130"/>
    <w:rsid w:val="0024317A"/>
    <w:rsid w:val="0024353A"/>
    <w:rsid w:val="002435F2"/>
    <w:rsid w:val="002439CA"/>
    <w:rsid w:val="00243BA0"/>
    <w:rsid w:val="00243C40"/>
    <w:rsid w:val="00243ED5"/>
    <w:rsid w:val="0024406A"/>
    <w:rsid w:val="0024430D"/>
    <w:rsid w:val="002444DF"/>
    <w:rsid w:val="002444EC"/>
    <w:rsid w:val="00244546"/>
    <w:rsid w:val="00244575"/>
    <w:rsid w:val="002445CB"/>
    <w:rsid w:val="002448B6"/>
    <w:rsid w:val="00244BFE"/>
    <w:rsid w:val="00244DAF"/>
    <w:rsid w:val="00244EAD"/>
    <w:rsid w:val="00244ECB"/>
    <w:rsid w:val="00244F43"/>
    <w:rsid w:val="00245316"/>
    <w:rsid w:val="0024533D"/>
    <w:rsid w:val="002453AB"/>
    <w:rsid w:val="002454EF"/>
    <w:rsid w:val="002455C0"/>
    <w:rsid w:val="00245E8E"/>
    <w:rsid w:val="00245ED4"/>
    <w:rsid w:val="00245F31"/>
    <w:rsid w:val="00245FD4"/>
    <w:rsid w:val="00245FE3"/>
    <w:rsid w:val="0024620D"/>
    <w:rsid w:val="00246359"/>
    <w:rsid w:val="0024642D"/>
    <w:rsid w:val="00246512"/>
    <w:rsid w:val="00246585"/>
    <w:rsid w:val="0024673A"/>
    <w:rsid w:val="0024676F"/>
    <w:rsid w:val="00246B3B"/>
    <w:rsid w:val="00246E0E"/>
    <w:rsid w:val="00246FC0"/>
    <w:rsid w:val="00247045"/>
    <w:rsid w:val="002470B3"/>
    <w:rsid w:val="00247147"/>
    <w:rsid w:val="0024765A"/>
    <w:rsid w:val="002478A8"/>
    <w:rsid w:val="002479BC"/>
    <w:rsid w:val="00247E5D"/>
    <w:rsid w:val="002500A2"/>
    <w:rsid w:val="002502AC"/>
    <w:rsid w:val="002503E8"/>
    <w:rsid w:val="002504B1"/>
    <w:rsid w:val="002504CE"/>
    <w:rsid w:val="00250638"/>
    <w:rsid w:val="0025066D"/>
    <w:rsid w:val="00250683"/>
    <w:rsid w:val="00250B8D"/>
    <w:rsid w:val="0025110E"/>
    <w:rsid w:val="0025114F"/>
    <w:rsid w:val="0025143A"/>
    <w:rsid w:val="0025153F"/>
    <w:rsid w:val="00251673"/>
    <w:rsid w:val="00251821"/>
    <w:rsid w:val="00251C25"/>
    <w:rsid w:val="002523D2"/>
    <w:rsid w:val="00252557"/>
    <w:rsid w:val="002526C5"/>
    <w:rsid w:val="0025277D"/>
    <w:rsid w:val="00252821"/>
    <w:rsid w:val="0025315D"/>
    <w:rsid w:val="00253327"/>
    <w:rsid w:val="0025345F"/>
    <w:rsid w:val="002535F1"/>
    <w:rsid w:val="00253631"/>
    <w:rsid w:val="002538C0"/>
    <w:rsid w:val="00253C2F"/>
    <w:rsid w:val="00253D27"/>
    <w:rsid w:val="00253E11"/>
    <w:rsid w:val="00253E67"/>
    <w:rsid w:val="00253F3B"/>
    <w:rsid w:val="00253FF8"/>
    <w:rsid w:val="002540D9"/>
    <w:rsid w:val="00254132"/>
    <w:rsid w:val="00254329"/>
    <w:rsid w:val="00254686"/>
    <w:rsid w:val="002548C5"/>
    <w:rsid w:val="0025492E"/>
    <w:rsid w:val="00254AEF"/>
    <w:rsid w:val="00254F32"/>
    <w:rsid w:val="00255030"/>
    <w:rsid w:val="0025516D"/>
    <w:rsid w:val="002552EB"/>
    <w:rsid w:val="0025533F"/>
    <w:rsid w:val="0025597A"/>
    <w:rsid w:val="00255B19"/>
    <w:rsid w:val="00255C34"/>
    <w:rsid w:val="00256056"/>
    <w:rsid w:val="002560F9"/>
    <w:rsid w:val="00256150"/>
    <w:rsid w:val="0025665A"/>
    <w:rsid w:val="00256AC4"/>
    <w:rsid w:val="00256B5E"/>
    <w:rsid w:val="00256CFD"/>
    <w:rsid w:val="00256F01"/>
    <w:rsid w:val="00256F2C"/>
    <w:rsid w:val="00256F7A"/>
    <w:rsid w:val="00256FCE"/>
    <w:rsid w:val="002570D2"/>
    <w:rsid w:val="002571E1"/>
    <w:rsid w:val="002575A1"/>
    <w:rsid w:val="002575B1"/>
    <w:rsid w:val="0025796A"/>
    <w:rsid w:val="00257A68"/>
    <w:rsid w:val="00257CFA"/>
    <w:rsid w:val="00257E5C"/>
    <w:rsid w:val="00257F59"/>
    <w:rsid w:val="0026006A"/>
    <w:rsid w:val="002600B8"/>
    <w:rsid w:val="0026029B"/>
    <w:rsid w:val="0026053D"/>
    <w:rsid w:val="00260570"/>
    <w:rsid w:val="0026080B"/>
    <w:rsid w:val="00260907"/>
    <w:rsid w:val="00260E3B"/>
    <w:rsid w:val="0026129B"/>
    <w:rsid w:val="002612FD"/>
    <w:rsid w:val="002615DF"/>
    <w:rsid w:val="002615E6"/>
    <w:rsid w:val="002617B9"/>
    <w:rsid w:val="00261B58"/>
    <w:rsid w:val="00261D3E"/>
    <w:rsid w:val="00261E3C"/>
    <w:rsid w:val="00262106"/>
    <w:rsid w:val="0026243A"/>
    <w:rsid w:val="0026246D"/>
    <w:rsid w:val="002627A6"/>
    <w:rsid w:val="00262D68"/>
    <w:rsid w:val="00262F73"/>
    <w:rsid w:val="00263053"/>
    <w:rsid w:val="002632A7"/>
    <w:rsid w:val="00263345"/>
    <w:rsid w:val="0026344B"/>
    <w:rsid w:val="0026376D"/>
    <w:rsid w:val="00263770"/>
    <w:rsid w:val="002637C2"/>
    <w:rsid w:val="002639AB"/>
    <w:rsid w:val="00263BB6"/>
    <w:rsid w:val="00263EE1"/>
    <w:rsid w:val="0026431C"/>
    <w:rsid w:val="002643D5"/>
    <w:rsid w:val="00264603"/>
    <w:rsid w:val="0026461E"/>
    <w:rsid w:val="00264641"/>
    <w:rsid w:val="002647BF"/>
    <w:rsid w:val="00264961"/>
    <w:rsid w:val="00264977"/>
    <w:rsid w:val="00264A34"/>
    <w:rsid w:val="00264A8F"/>
    <w:rsid w:val="00264B6E"/>
    <w:rsid w:val="00264ED8"/>
    <w:rsid w:val="00265074"/>
    <w:rsid w:val="002653CF"/>
    <w:rsid w:val="002653E5"/>
    <w:rsid w:val="002654AC"/>
    <w:rsid w:val="0026565F"/>
    <w:rsid w:val="0026570E"/>
    <w:rsid w:val="00265A18"/>
    <w:rsid w:val="00265EF5"/>
    <w:rsid w:val="00265F42"/>
    <w:rsid w:val="0026601F"/>
    <w:rsid w:val="002660C8"/>
    <w:rsid w:val="0026615F"/>
    <w:rsid w:val="00266257"/>
    <w:rsid w:val="00266295"/>
    <w:rsid w:val="00266460"/>
    <w:rsid w:val="0026649F"/>
    <w:rsid w:val="002666CE"/>
    <w:rsid w:val="00266804"/>
    <w:rsid w:val="0026684D"/>
    <w:rsid w:val="0026697B"/>
    <w:rsid w:val="002669EB"/>
    <w:rsid w:val="00266A88"/>
    <w:rsid w:val="00266C56"/>
    <w:rsid w:val="00266FDC"/>
    <w:rsid w:val="002670DC"/>
    <w:rsid w:val="00267418"/>
    <w:rsid w:val="00267504"/>
    <w:rsid w:val="00267977"/>
    <w:rsid w:val="00267A24"/>
    <w:rsid w:val="00267BCE"/>
    <w:rsid w:val="00267D43"/>
    <w:rsid w:val="00267E51"/>
    <w:rsid w:val="00267E7D"/>
    <w:rsid w:val="00267FCD"/>
    <w:rsid w:val="00270286"/>
    <w:rsid w:val="00270733"/>
    <w:rsid w:val="00270813"/>
    <w:rsid w:val="002709FE"/>
    <w:rsid w:val="00270A21"/>
    <w:rsid w:val="00270BC1"/>
    <w:rsid w:val="00270CF8"/>
    <w:rsid w:val="00270FEC"/>
    <w:rsid w:val="00271390"/>
    <w:rsid w:val="002713B4"/>
    <w:rsid w:val="002713D7"/>
    <w:rsid w:val="0027151F"/>
    <w:rsid w:val="002716A0"/>
    <w:rsid w:val="00271A98"/>
    <w:rsid w:val="00271CEC"/>
    <w:rsid w:val="00271DE1"/>
    <w:rsid w:val="00271F32"/>
    <w:rsid w:val="00271F49"/>
    <w:rsid w:val="00272020"/>
    <w:rsid w:val="002721A3"/>
    <w:rsid w:val="002721FB"/>
    <w:rsid w:val="00272419"/>
    <w:rsid w:val="00272883"/>
    <w:rsid w:val="00272C4F"/>
    <w:rsid w:val="0027301F"/>
    <w:rsid w:val="002731DB"/>
    <w:rsid w:val="00273238"/>
    <w:rsid w:val="0027360A"/>
    <w:rsid w:val="00273631"/>
    <w:rsid w:val="00273792"/>
    <w:rsid w:val="002737F8"/>
    <w:rsid w:val="002738CC"/>
    <w:rsid w:val="00273C83"/>
    <w:rsid w:val="00273DB1"/>
    <w:rsid w:val="00273F50"/>
    <w:rsid w:val="00274546"/>
    <w:rsid w:val="002745A2"/>
    <w:rsid w:val="00274647"/>
    <w:rsid w:val="00274769"/>
    <w:rsid w:val="00274D1D"/>
    <w:rsid w:val="00274F36"/>
    <w:rsid w:val="0027501C"/>
    <w:rsid w:val="002752A8"/>
    <w:rsid w:val="00275421"/>
    <w:rsid w:val="0027548A"/>
    <w:rsid w:val="002756BC"/>
    <w:rsid w:val="00275877"/>
    <w:rsid w:val="00275DDC"/>
    <w:rsid w:val="00275E96"/>
    <w:rsid w:val="0027619A"/>
    <w:rsid w:val="00276228"/>
    <w:rsid w:val="002764EF"/>
    <w:rsid w:val="002767C4"/>
    <w:rsid w:val="002768A1"/>
    <w:rsid w:val="002768C4"/>
    <w:rsid w:val="0027691E"/>
    <w:rsid w:val="002769EA"/>
    <w:rsid w:val="00276B54"/>
    <w:rsid w:val="00276CCB"/>
    <w:rsid w:val="00276CCC"/>
    <w:rsid w:val="00277199"/>
    <w:rsid w:val="0027719C"/>
    <w:rsid w:val="002776D7"/>
    <w:rsid w:val="00277957"/>
    <w:rsid w:val="00277B8C"/>
    <w:rsid w:val="00277E2F"/>
    <w:rsid w:val="00280026"/>
    <w:rsid w:val="00280154"/>
    <w:rsid w:val="00280463"/>
    <w:rsid w:val="00280875"/>
    <w:rsid w:val="00280950"/>
    <w:rsid w:val="00280A43"/>
    <w:rsid w:val="00280CDC"/>
    <w:rsid w:val="00281175"/>
    <w:rsid w:val="0028119D"/>
    <w:rsid w:val="002811A1"/>
    <w:rsid w:val="00281244"/>
    <w:rsid w:val="00281423"/>
    <w:rsid w:val="00281834"/>
    <w:rsid w:val="00281931"/>
    <w:rsid w:val="002819FB"/>
    <w:rsid w:val="00281C85"/>
    <w:rsid w:val="00281C93"/>
    <w:rsid w:val="00281F18"/>
    <w:rsid w:val="00281FD5"/>
    <w:rsid w:val="00282007"/>
    <w:rsid w:val="00282450"/>
    <w:rsid w:val="00282521"/>
    <w:rsid w:val="002827A4"/>
    <w:rsid w:val="0028280A"/>
    <w:rsid w:val="00282814"/>
    <w:rsid w:val="00282893"/>
    <w:rsid w:val="002829D8"/>
    <w:rsid w:val="00282E6D"/>
    <w:rsid w:val="00282EF6"/>
    <w:rsid w:val="00283473"/>
    <w:rsid w:val="0028355D"/>
    <w:rsid w:val="00283610"/>
    <w:rsid w:val="002836F6"/>
    <w:rsid w:val="00283777"/>
    <w:rsid w:val="002838D5"/>
    <w:rsid w:val="002839FF"/>
    <w:rsid w:val="00283A44"/>
    <w:rsid w:val="00284062"/>
    <w:rsid w:val="00284252"/>
    <w:rsid w:val="002843FF"/>
    <w:rsid w:val="002845A7"/>
    <w:rsid w:val="002845F3"/>
    <w:rsid w:val="002846F2"/>
    <w:rsid w:val="0028479D"/>
    <w:rsid w:val="002847B9"/>
    <w:rsid w:val="0028482A"/>
    <w:rsid w:val="0028483B"/>
    <w:rsid w:val="002848C0"/>
    <w:rsid w:val="00284E1E"/>
    <w:rsid w:val="00284E35"/>
    <w:rsid w:val="00284FF9"/>
    <w:rsid w:val="0028509C"/>
    <w:rsid w:val="002850B0"/>
    <w:rsid w:val="00285608"/>
    <w:rsid w:val="00285637"/>
    <w:rsid w:val="0028564E"/>
    <w:rsid w:val="00285B3C"/>
    <w:rsid w:val="00285B57"/>
    <w:rsid w:val="00285D7A"/>
    <w:rsid w:val="00285F23"/>
    <w:rsid w:val="00285F9E"/>
    <w:rsid w:val="00286251"/>
    <w:rsid w:val="00286388"/>
    <w:rsid w:val="002864C0"/>
    <w:rsid w:val="002867A4"/>
    <w:rsid w:val="002869C3"/>
    <w:rsid w:val="002869FD"/>
    <w:rsid w:val="00286BEE"/>
    <w:rsid w:val="00286C21"/>
    <w:rsid w:val="00286D12"/>
    <w:rsid w:val="00286D5D"/>
    <w:rsid w:val="00286D94"/>
    <w:rsid w:val="00287189"/>
    <w:rsid w:val="00287253"/>
    <w:rsid w:val="00287600"/>
    <w:rsid w:val="0028762F"/>
    <w:rsid w:val="00287699"/>
    <w:rsid w:val="00287AEB"/>
    <w:rsid w:val="00287C1D"/>
    <w:rsid w:val="00287D7E"/>
    <w:rsid w:val="00287E7D"/>
    <w:rsid w:val="00287E84"/>
    <w:rsid w:val="00290089"/>
    <w:rsid w:val="00290141"/>
    <w:rsid w:val="0029016D"/>
    <w:rsid w:val="00290387"/>
    <w:rsid w:val="002904A8"/>
    <w:rsid w:val="002904BF"/>
    <w:rsid w:val="00290526"/>
    <w:rsid w:val="00290A9F"/>
    <w:rsid w:val="00290C06"/>
    <w:rsid w:val="00290EBF"/>
    <w:rsid w:val="00290F21"/>
    <w:rsid w:val="00290FF5"/>
    <w:rsid w:val="00291088"/>
    <w:rsid w:val="00291428"/>
    <w:rsid w:val="00291618"/>
    <w:rsid w:val="002916D3"/>
    <w:rsid w:val="0029189F"/>
    <w:rsid w:val="00291A38"/>
    <w:rsid w:val="00291AE7"/>
    <w:rsid w:val="00291D2F"/>
    <w:rsid w:val="00291DD9"/>
    <w:rsid w:val="00291F62"/>
    <w:rsid w:val="002923F2"/>
    <w:rsid w:val="00292437"/>
    <w:rsid w:val="00292521"/>
    <w:rsid w:val="00292B8B"/>
    <w:rsid w:val="00292C91"/>
    <w:rsid w:val="00292DC2"/>
    <w:rsid w:val="00292DFA"/>
    <w:rsid w:val="00292E53"/>
    <w:rsid w:val="00292F0E"/>
    <w:rsid w:val="0029332A"/>
    <w:rsid w:val="0029338C"/>
    <w:rsid w:val="002933EA"/>
    <w:rsid w:val="00293632"/>
    <w:rsid w:val="002937EA"/>
    <w:rsid w:val="0029399E"/>
    <w:rsid w:val="002939BF"/>
    <w:rsid w:val="002939D3"/>
    <w:rsid w:val="00293A01"/>
    <w:rsid w:val="00293A4D"/>
    <w:rsid w:val="00293AC1"/>
    <w:rsid w:val="00293BF1"/>
    <w:rsid w:val="00293D53"/>
    <w:rsid w:val="00293DC5"/>
    <w:rsid w:val="00293E3F"/>
    <w:rsid w:val="00293F8D"/>
    <w:rsid w:val="002940C3"/>
    <w:rsid w:val="002941D0"/>
    <w:rsid w:val="0029487E"/>
    <w:rsid w:val="00294889"/>
    <w:rsid w:val="00294A18"/>
    <w:rsid w:val="00294C2C"/>
    <w:rsid w:val="00294F95"/>
    <w:rsid w:val="00295130"/>
    <w:rsid w:val="002952E7"/>
    <w:rsid w:val="0029545C"/>
    <w:rsid w:val="002954BF"/>
    <w:rsid w:val="00295861"/>
    <w:rsid w:val="0029589E"/>
    <w:rsid w:val="00295A54"/>
    <w:rsid w:val="00295C64"/>
    <w:rsid w:val="00296044"/>
    <w:rsid w:val="00296095"/>
    <w:rsid w:val="00296242"/>
    <w:rsid w:val="002964B0"/>
    <w:rsid w:val="0029664F"/>
    <w:rsid w:val="002968E5"/>
    <w:rsid w:val="00296929"/>
    <w:rsid w:val="002969B8"/>
    <w:rsid w:val="002969DB"/>
    <w:rsid w:val="00296ADC"/>
    <w:rsid w:val="00296BD2"/>
    <w:rsid w:val="00296C8B"/>
    <w:rsid w:val="00296E8A"/>
    <w:rsid w:val="00296F3C"/>
    <w:rsid w:val="00296F42"/>
    <w:rsid w:val="002974B9"/>
    <w:rsid w:val="00297540"/>
    <w:rsid w:val="002977B7"/>
    <w:rsid w:val="00297838"/>
    <w:rsid w:val="002978BE"/>
    <w:rsid w:val="00297A5A"/>
    <w:rsid w:val="00297E2D"/>
    <w:rsid w:val="00297E4E"/>
    <w:rsid w:val="00297EE9"/>
    <w:rsid w:val="002A00B1"/>
    <w:rsid w:val="002A01E0"/>
    <w:rsid w:val="002A0301"/>
    <w:rsid w:val="002A0474"/>
    <w:rsid w:val="002A04F8"/>
    <w:rsid w:val="002A0517"/>
    <w:rsid w:val="002A0A45"/>
    <w:rsid w:val="002A0A67"/>
    <w:rsid w:val="002A0ADC"/>
    <w:rsid w:val="002A0D18"/>
    <w:rsid w:val="002A0D32"/>
    <w:rsid w:val="002A0F2E"/>
    <w:rsid w:val="002A0F64"/>
    <w:rsid w:val="002A0F7D"/>
    <w:rsid w:val="002A105B"/>
    <w:rsid w:val="002A16EB"/>
    <w:rsid w:val="002A1757"/>
    <w:rsid w:val="002A19D7"/>
    <w:rsid w:val="002A1CF9"/>
    <w:rsid w:val="002A1DCD"/>
    <w:rsid w:val="002A1E09"/>
    <w:rsid w:val="002A2785"/>
    <w:rsid w:val="002A27BD"/>
    <w:rsid w:val="002A29A5"/>
    <w:rsid w:val="002A2D53"/>
    <w:rsid w:val="002A2D76"/>
    <w:rsid w:val="002A2FD5"/>
    <w:rsid w:val="002A39A7"/>
    <w:rsid w:val="002A3A37"/>
    <w:rsid w:val="002A3B8F"/>
    <w:rsid w:val="002A3C55"/>
    <w:rsid w:val="002A3E55"/>
    <w:rsid w:val="002A3FD5"/>
    <w:rsid w:val="002A4259"/>
    <w:rsid w:val="002A44B5"/>
    <w:rsid w:val="002A4569"/>
    <w:rsid w:val="002A480D"/>
    <w:rsid w:val="002A484A"/>
    <w:rsid w:val="002A48DB"/>
    <w:rsid w:val="002A48F1"/>
    <w:rsid w:val="002A4A3C"/>
    <w:rsid w:val="002A4D2D"/>
    <w:rsid w:val="002A4D75"/>
    <w:rsid w:val="002A4F63"/>
    <w:rsid w:val="002A4F91"/>
    <w:rsid w:val="002A4FFC"/>
    <w:rsid w:val="002A50AF"/>
    <w:rsid w:val="002A58EA"/>
    <w:rsid w:val="002A5977"/>
    <w:rsid w:val="002A5C29"/>
    <w:rsid w:val="002A5D95"/>
    <w:rsid w:val="002A5ED9"/>
    <w:rsid w:val="002A6353"/>
    <w:rsid w:val="002A645D"/>
    <w:rsid w:val="002A65D9"/>
    <w:rsid w:val="002A6786"/>
    <w:rsid w:val="002A6A19"/>
    <w:rsid w:val="002A6A5B"/>
    <w:rsid w:val="002A6B03"/>
    <w:rsid w:val="002A6D6F"/>
    <w:rsid w:val="002A6E71"/>
    <w:rsid w:val="002A7185"/>
    <w:rsid w:val="002A7222"/>
    <w:rsid w:val="002A73B2"/>
    <w:rsid w:val="002A7459"/>
    <w:rsid w:val="002A76E4"/>
    <w:rsid w:val="002A79DC"/>
    <w:rsid w:val="002A7B50"/>
    <w:rsid w:val="002B00FF"/>
    <w:rsid w:val="002B0133"/>
    <w:rsid w:val="002B0262"/>
    <w:rsid w:val="002B050A"/>
    <w:rsid w:val="002B063E"/>
    <w:rsid w:val="002B07F3"/>
    <w:rsid w:val="002B09AB"/>
    <w:rsid w:val="002B0B89"/>
    <w:rsid w:val="002B0D88"/>
    <w:rsid w:val="002B0F43"/>
    <w:rsid w:val="002B1182"/>
    <w:rsid w:val="002B13AA"/>
    <w:rsid w:val="002B13EC"/>
    <w:rsid w:val="002B15AD"/>
    <w:rsid w:val="002B172E"/>
    <w:rsid w:val="002B1744"/>
    <w:rsid w:val="002B19C3"/>
    <w:rsid w:val="002B1A60"/>
    <w:rsid w:val="002B1A74"/>
    <w:rsid w:val="002B1BE3"/>
    <w:rsid w:val="002B1C4F"/>
    <w:rsid w:val="002B1C7E"/>
    <w:rsid w:val="002B1E09"/>
    <w:rsid w:val="002B1E6E"/>
    <w:rsid w:val="002B2238"/>
    <w:rsid w:val="002B2265"/>
    <w:rsid w:val="002B267C"/>
    <w:rsid w:val="002B26A6"/>
    <w:rsid w:val="002B2B09"/>
    <w:rsid w:val="002B301C"/>
    <w:rsid w:val="002B3050"/>
    <w:rsid w:val="002B3116"/>
    <w:rsid w:val="002B3142"/>
    <w:rsid w:val="002B3407"/>
    <w:rsid w:val="002B3732"/>
    <w:rsid w:val="002B3876"/>
    <w:rsid w:val="002B3A22"/>
    <w:rsid w:val="002B3CB3"/>
    <w:rsid w:val="002B3DC8"/>
    <w:rsid w:val="002B3E2F"/>
    <w:rsid w:val="002B3FD1"/>
    <w:rsid w:val="002B41A7"/>
    <w:rsid w:val="002B41CE"/>
    <w:rsid w:val="002B4614"/>
    <w:rsid w:val="002B4723"/>
    <w:rsid w:val="002B47E5"/>
    <w:rsid w:val="002B4834"/>
    <w:rsid w:val="002B4969"/>
    <w:rsid w:val="002B4A13"/>
    <w:rsid w:val="002B4A63"/>
    <w:rsid w:val="002B4B4D"/>
    <w:rsid w:val="002B4E50"/>
    <w:rsid w:val="002B5408"/>
    <w:rsid w:val="002B5425"/>
    <w:rsid w:val="002B5653"/>
    <w:rsid w:val="002B5668"/>
    <w:rsid w:val="002B56B2"/>
    <w:rsid w:val="002B56C8"/>
    <w:rsid w:val="002B56F6"/>
    <w:rsid w:val="002B5773"/>
    <w:rsid w:val="002B5794"/>
    <w:rsid w:val="002B5951"/>
    <w:rsid w:val="002B5CD6"/>
    <w:rsid w:val="002B5EC8"/>
    <w:rsid w:val="002B5F4B"/>
    <w:rsid w:val="002B5F9E"/>
    <w:rsid w:val="002B61FC"/>
    <w:rsid w:val="002B62EF"/>
    <w:rsid w:val="002B65B2"/>
    <w:rsid w:val="002B677A"/>
    <w:rsid w:val="002B6FBA"/>
    <w:rsid w:val="002B706F"/>
    <w:rsid w:val="002B70F1"/>
    <w:rsid w:val="002B714C"/>
    <w:rsid w:val="002B7679"/>
    <w:rsid w:val="002B7763"/>
    <w:rsid w:val="002B77FB"/>
    <w:rsid w:val="002B7959"/>
    <w:rsid w:val="002B7A95"/>
    <w:rsid w:val="002B7BD1"/>
    <w:rsid w:val="002B7E58"/>
    <w:rsid w:val="002B7E6E"/>
    <w:rsid w:val="002C018F"/>
    <w:rsid w:val="002C02F9"/>
    <w:rsid w:val="002C0BB7"/>
    <w:rsid w:val="002C0FA9"/>
    <w:rsid w:val="002C0FD7"/>
    <w:rsid w:val="002C165B"/>
    <w:rsid w:val="002C167C"/>
    <w:rsid w:val="002C1779"/>
    <w:rsid w:val="002C1D86"/>
    <w:rsid w:val="002C1ED6"/>
    <w:rsid w:val="002C23FF"/>
    <w:rsid w:val="002C246E"/>
    <w:rsid w:val="002C251D"/>
    <w:rsid w:val="002C2600"/>
    <w:rsid w:val="002C264C"/>
    <w:rsid w:val="002C26E3"/>
    <w:rsid w:val="002C27F3"/>
    <w:rsid w:val="002C2A0C"/>
    <w:rsid w:val="002C2C95"/>
    <w:rsid w:val="002C2CF4"/>
    <w:rsid w:val="002C2EC0"/>
    <w:rsid w:val="002C30D3"/>
    <w:rsid w:val="002C32D7"/>
    <w:rsid w:val="002C3341"/>
    <w:rsid w:val="002C3490"/>
    <w:rsid w:val="002C36B2"/>
    <w:rsid w:val="002C36C6"/>
    <w:rsid w:val="002C3910"/>
    <w:rsid w:val="002C3A7B"/>
    <w:rsid w:val="002C3D4F"/>
    <w:rsid w:val="002C3E1F"/>
    <w:rsid w:val="002C3E64"/>
    <w:rsid w:val="002C3FC8"/>
    <w:rsid w:val="002C3FFF"/>
    <w:rsid w:val="002C41D7"/>
    <w:rsid w:val="002C4374"/>
    <w:rsid w:val="002C47E8"/>
    <w:rsid w:val="002C4804"/>
    <w:rsid w:val="002C49BB"/>
    <w:rsid w:val="002C4A48"/>
    <w:rsid w:val="002C4B04"/>
    <w:rsid w:val="002C4CFF"/>
    <w:rsid w:val="002C4D17"/>
    <w:rsid w:val="002C4E36"/>
    <w:rsid w:val="002C4EFF"/>
    <w:rsid w:val="002C4F21"/>
    <w:rsid w:val="002C5201"/>
    <w:rsid w:val="002C5275"/>
    <w:rsid w:val="002C5372"/>
    <w:rsid w:val="002C5683"/>
    <w:rsid w:val="002C56E8"/>
    <w:rsid w:val="002C57AE"/>
    <w:rsid w:val="002C5CDA"/>
    <w:rsid w:val="002C5CFF"/>
    <w:rsid w:val="002C5EE6"/>
    <w:rsid w:val="002C633C"/>
    <w:rsid w:val="002C641F"/>
    <w:rsid w:val="002C64E4"/>
    <w:rsid w:val="002C65EF"/>
    <w:rsid w:val="002C66B2"/>
    <w:rsid w:val="002C674F"/>
    <w:rsid w:val="002C68E9"/>
    <w:rsid w:val="002C6BB0"/>
    <w:rsid w:val="002C6C77"/>
    <w:rsid w:val="002C6D6A"/>
    <w:rsid w:val="002C70FB"/>
    <w:rsid w:val="002C7159"/>
    <w:rsid w:val="002C7904"/>
    <w:rsid w:val="002D01F4"/>
    <w:rsid w:val="002D03D4"/>
    <w:rsid w:val="002D0884"/>
    <w:rsid w:val="002D0A0D"/>
    <w:rsid w:val="002D0BEF"/>
    <w:rsid w:val="002D0FEF"/>
    <w:rsid w:val="002D10D4"/>
    <w:rsid w:val="002D1891"/>
    <w:rsid w:val="002D18B0"/>
    <w:rsid w:val="002D18DE"/>
    <w:rsid w:val="002D18FD"/>
    <w:rsid w:val="002D1958"/>
    <w:rsid w:val="002D1991"/>
    <w:rsid w:val="002D236A"/>
    <w:rsid w:val="002D2444"/>
    <w:rsid w:val="002D2527"/>
    <w:rsid w:val="002D293B"/>
    <w:rsid w:val="002D2C77"/>
    <w:rsid w:val="002D2D35"/>
    <w:rsid w:val="002D2E57"/>
    <w:rsid w:val="002D310D"/>
    <w:rsid w:val="002D330C"/>
    <w:rsid w:val="002D341E"/>
    <w:rsid w:val="002D348E"/>
    <w:rsid w:val="002D359B"/>
    <w:rsid w:val="002D3B0B"/>
    <w:rsid w:val="002D3FB7"/>
    <w:rsid w:val="002D42F7"/>
    <w:rsid w:val="002D476E"/>
    <w:rsid w:val="002D4A75"/>
    <w:rsid w:val="002D4B32"/>
    <w:rsid w:val="002D4BD6"/>
    <w:rsid w:val="002D4C60"/>
    <w:rsid w:val="002D4EE0"/>
    <w:rsid w:val="002D5048"/>
    <w:rsid w:val="002D5309"/>
    <w:rsid w:val="002D5364"/>
    <w:rsid w:val="002D567C"/>
    <w:rsid w:val="002D56F3"/>
    <w:rsid w:val="002D58A1"/>
    <w:rsid w:val="002D58A5"/>
    <w:rsid w:val="002D592A"/>
    <w:rsid w:val="002D59A5"/>
    <w:rsid w:val="002D5ABC"/>
    <w:rsid w:val="002D5E73"/>
    <w:rsid w:val="002D5F17"/>
    <w:rsid w:val="002D600C"/>
    <w:rsid w:val="002D63AC"/>
    <w:rsid w:val="002D6416"/>
    <w:rsid w:val="002D6550"/>
    <w:rsid w:val="002D68F1"/>
    <w:rsid w:val="002D6943"/>
    <w:rsid w:val="002D697C"/>
    <w:rsid w:val="002D6A1D"/>
    <w:rsid w:val="002D6BB3"/>
    <w:rsid w:val="002D6D59"/>
    <w:rsid w:val="002D6DFE"/>
    <w:rsid w:val="002D7036"/>
    <w:rsid w:val="002D7138"/>
    <w:rsid w:val="002D7455"/>
    <w:rsid w:val="002D7572"/>
    <w:rsid w:val="002D7680"/>
    <w:rsid w:val="002D76FC"/>
    <w:rsid w:val="002D7A85"/>
    <w:rsid w:val="002E00BF"/>
    <w:rsid w:val="002E00F7"/>
    <w:rsid w:val="002E02A0"/>
    <w:rsid w:val="002E07ED"/>
    <w:rsid w:val="002E08A5"/>
    <w:rsid w:val="002E0D08"/>
    <w:rsid w:val="002E0DCF"/>
    <w:rsid w:val="002E0EC3"/>
    <w:rsid w:val="002E0FE2"/>
    <w:rsid w:val="002E1168"/>
    <w:rsid w:val="002E1181"/>
    <w:rsid w:val="002E133C"/>
    <w:rsid w:val="002E1588"/>
    <w:rsid w:val="002E16BB"/>
    <w:rsid w:val="002E1A34"/>
    <w:rsid w:val="002E1AC5"/>
    <w:rsid w:val="002E1C46"/>
    <w:rsid w:val="002E1D5E"/>
    <w:rsid w:val="002E1E4A"/>
    <w:rsid w:val="002E1EB6"/>
    <w:rsid w:val="002E2026"/>
    <w:rsid w:val="002E21AA"/>
    <w:rsid w:val="002E21B8"/>
    <w:rsid w:val="002E22F0"/>
    <w:rsid w:val="002E2685"/>
    <w:rsid w:val="002E2740"/>
    <w:rsid w:val="002E2982"/>
    <w:rsid w:val="002E2B1B"/>
    <w:rsid w:val="002E2FA4"/>
    <w:rsid w:val="002E305F"/>
    <w:rsid w:val="002E30BB"/>
    <w:rsid w:val="002E3466"/>
    <w:rsid w:val="002E354B"/>
    <w:rsid w:val="002E35BD"/>
    <w:rsid w:val="002E35C8"/>
    <w:rsid w:val="002E3643"/>
    <w:rsid w:val="002E370D"/>
    <w:rsid w:val="002E3787"/>
    <w:rsid w:val="002E386D"/>
    <w:rsid w:val="002E39C2"/>
    <w:rsid w:val="002E3A0E"/>
    <w:rsid w:val="002E3A2D"/>
    <w:rsid w:val="002E3C86"/>
    <w:rsid w:val="002E3C91"/>
    <w:rsid w:val="002E3F30"/>
    <w:rsid w:val="002E449B"/>
    <w:rsid w:val="002E48DC"/>
    <w:rsid w:val="002E492B"/>
    <w:rsid w:val="002E49C9"/>
    <w:rsid w:val="002E4C0D"/>
    <w:rsid w:val="002E4CCE"/>
    <w:rsid w:val="002E4D65"/>
    <w:rsid w:val="002E4D7E"/>
    <w:rsid w:val="002E5069"/>
    <w:rsid w:val="002E50C4"/>
    <w:rsid w:val="002E5277"/>
    <w:rsid w:val="002E543E"/>
    <w:rsid w:val="002E54B1"/>
    <w:rsid w:val="002E55D0"/>
    <w:rsid w:val="002E5855"/>
    <w:rsid w:val="002E5918"/>
    <w:rsid w:val="002E597C"/>
    <w:rsid w:val="002E5FAC"/>
    <w:rsid w:val="002E6470"/>
    <w:rsid w:val="002E686E"/>
    <w:rsid w:val="002E6A1F"/>
    <w:rsid w:val="002E6DF3"/>
    <w:rsid w:val="002E6EDD"/>
    <w:rsid w:val="002E7005"/>
    <w:rsid w:val="002E7038"/>
    <w:rsid w:val="002E7121"/>
    <w:rsid w:val="002E712A"/>
    <w:rsid w:val="002E7190"/>
    <w:rsid w:val="002E759D"/>
    <w:rsid w:val="002E75E0"/>
    <w:rsid w:val="002E774F"/>
    <w:rsid w:val="002E7898"/>
    <w:rsid w:val="002E7AEA"/>
    <w:rsid w:val="002E7AF7"/>
    <w:rsid w:val="002E7BB7"/>
    <w:rsid w:val="002E7CA8"/>
    <w:rsid w:val="002E7D03"/>
    <w:rsid w:val="002E7ED9"/>
    <w:rsid w:val="002E7F16"/>
    <w:rsid w:val="002F003B"/>
    <w:rsid w:val="002F013A"/>
    <w:rsid w:val="002F01BD"/>
    <w:rsid w:val="002F0257"/>
    <w:rsid w:val="002F0473"/>
    <w:rsid w:val="002F0641"/>
    <w:rsid w:val="002F066D"/>
    <w:rsid w:val="002F0A0B"/>
    <w:rsid w:val="002F0BC0"/>
    <w:rsid w:val="002F0DC9"/>
    <w:rsid w:val="002F11C7"/>
    <w:rsid w:val="002F127D"/>
    <w:rsid w:val="002F12DE"/>
    <w:rsid w:val="002F144D"/>
    <w:rsid w:val="002F164A"/>
    <w:rsid w:val="002F1696"/>
    <w:rsid w:val="002F174B"/>
    <w:rsid w:val="002F1806"/>
    <w:rsid w:val="002F197D"/>
    <w:rsid w:val="002F1C4C"/>
    <w:rsid w:val="002F1CC8"/>
    <w:rsid w:val="002F1E33"/>
    <w:rsid w:val="002F1F76"/>
    <w:rsid w:val="002F229E"/>
    <w:rsid w:val="002F26E1"/>
    <w:rsid w:val="002F2955"/>
    <w:rsid w:val="002F2A19"/>
    <w:rsid w:val="002F2AB5"/>
    <w:rsid w:val="002F2EF7"/>
    <w:rsid w:val="002F2F4F"/>
    <w:rsid w:val="002F32D0"/>
    <w:rsid w:val="002F3444"/>
    <w:rsid w:val="002F3839"/>
    <w:rsid w:val="002F38A3"/>
    <w:rsid w:val="002F3A33"/>
    <w:rsid w:val="002F3A6B"/>
    <w:rsid w:val="002F4595"/>
    <w:rsid w:val="002F4780"/>
    <w:rsid w:val="002F48D6"/>
    <w:rsid w:val="002F4AF9"/>
    <w:rsid w:val="002F4B32"/>
    <w:rsid w:val="002F4B89"/>
    <w:rsid w:val="002F4CF7"/>
    <w:rsid w:val="002F4E1B"/>
    <w:rsid w:val="002F504A"/>
    <w:rsid w:val="002F5164"/>
    <w:rsid w:val="002F517D"/>
    <w:rsid w:val="002F52C9"/>
    <w:rsid w:val="002F5626"/>
    <w:rsid w:val="002F581B"/>
    <w:rsid w:val="002F59D0"/>
    <w:rsid w:val="002F5B2B"/>
    <w:rsid w:val="002F5B4C"/>
    <w:rsid w:val="002F5E64"/>
    <w:rsid w:val="002F5FD2"/>
    <w:rsid w:val="002F6272"/>
    <w:rsid w:val="002F6630"/>
    <w:rsid w:val="002F67A4"/>
    <w:rsid w:val="002F6A00"/>
    <w:rsid w:val="002F6A1C"/>
    <w:rsid w:val="002F6A6B"/>
    <w:rsid w:val="002F6D3E"/>
    <w:rsid w:val="002F6EAE"/>
    <w:rsid w:val="002F7201"/>
    <w:rsid w:val="002F7202"/>
    <w:rsid w:val="002F7336"/>
    <w:rsid w:val="002F74F1"/>
    <w:rsid w:val="002F758A"/>
    <w:rsid w:val="002F7648"/>
    <w:rsid w:val="002F765C"/>
    <w:rsid w:val="002F79C2"/>
    <w:rsid w:val="002F79E6"/>
    <w:rsid w:val="002F7C96"/>
    <w:rsid w:val="002F7E63"/>
    <w:rsid w:val="00300006"/>
    <w:rsid w:val="00300139"/>
    <w:rsid w:val="003003F0"/>
    <w:rsid w:val="00300450"/>
    <w:rsid w:val="003008D4"/>
    <w:rsid w:val="00300AED"/>
    <w:rsid w:val="00300B5F"/>
    <w:rsid w:val="00300C26"/>
    <w:rsid w:val="00300D25"/>
    <w:rsid w:val="00301170"/>
    <w:rsid w:val="003012EC"/>
    <w:rsid w:val="0030224A"/>
    <w:rsid w:val="00302294"/>
    <w:rsid w:val="0030231A"/>
    <w:rsid w:val="0030249A"/>
    <w:rsid w:val="003024D4"/>
    <w:rsid w:val="003028A6"/>
    <w:rsid w:val="00302951"/>
    <w:rsid w:val="00302987"/>
    <w:rsid w:val="00302C49"/>
    <w:rsid w:val="00302D3A"/>
    <w:rsid w:val="00302F5C"/>
    <w:rsid w:val="00303085"/>
    <w:rsid w:val="00303364"/>
    <w:rsid w:val="00303583"/>
    <w:rsid w:val="00303610"/>
    <w:rsid w:val="00303A3F"/>
    <w:rsid w:val="00303B40"/>
    <w:rsid w:val="00303C24"/>
    <w:rsid w:val="00303C40"/>
    <w:rsid w:val="0030417A"/>
    <w:rsid w:val="003042FF"/>
    <w:rsid w:val="0030454C"/>
    <w:rsid w:val="003045E0"/>
    <w:rsid w:val="003046C6"/>
    <w:rsid w:val="00304966"/>
    <w:rsid w:val="003049C6"/>
    <w:rsid w:val="00304DBB"/>
    <w:rsid w:val="00304E88"/>
    <w:rsid w:val="00304F47"/>
    <w:rsid w:val="00304F6A"/>
    <w:rsid w:val="00304FCC"/>
    <w:rsid w:val="003052BB"/>
    <w:rsid w:val="0030544E"/>
    <w:rsid w:val="003055A2"/>
    <w:rsid w:val="003055B0"/>
    <w:rsid w:val="00305861"/>
    <w:rsid w:val="003059B9"/>
    <w:rsid w:val="00305B72"/>
    <w:rsid w:val="00305B75"/>
    <w:rsid w:val="00305BD4"/>
    <w:rsid w:val="00305D3D"/>
    <w:rsid w:val="00306039"/>
    <w:rsid w:val="00306407"/>
    <w:rsid w:val="00306862"/>
    <w:rsid w:val="00306ADA"/>
    <w:rsid w:val="00306C8A"/>
    <w:rsid w:val="00307074"/>
    <w:rsid w:val="0030743B"/>
    <w:rsid w:val="0030785D"/>
    <w:rsid w:val="003078B6"/>
    <w:rsid w:val="00307ADE"/>
    <w:rsid w:val="00307D2F"/>
    <w:rsid w:val="0031000E"/>
    <w:rsid w:val="003100DB"/>
    <w:rsid w:val="003104E9"/>
    <w:rsid w:val="0031088A"/>
    <w:rsid w:val="003109B8"/>
    <w:rsid w:val="00310A7A"/>
    <w:rsid w:val="00310EB1"/>
    <w:rsid w:val="00311019"/>
    <w:rsid w:val="00311076"/>
    <w:rsid w:val="0031123A"/>
    <w:rsid w:val="00311590"/>
    <w:rsid w:val="003115E0"/>
    <w:rsid w:val="0031162A"/>
    <w:rsid w:val="00311805"/>
    <w:rsid w:val="00312008"/>
    <w:rsid w:val="00312289"/>
    <w:rsid w:val="00312602"/>
    <w:rsid w:val="003128E1"/>
    <w:rsid w:val="003128F7"/>
    <w:rsid w:val="00312A2F"/>
    <w:rsid w:val="00312AFB"/>
    <w:rsid w:val="00312B48"/>
    <w:rsid w:val="00312DA6"/>
    <w:rsid w:val="00312ED4"/>
    <w:rsid w:val="003131DE"/>
    <w:rsid w:val="00313560"/>
    <w:rsid w:val="00313788"/>
    <w:rsid w:val="003137B8"/>
    <w:rsid w:val="00313A09"/>
    <w:rsid w:val="00313A67"/>
    <w:rsid w:val="00313AEB"/>
    <w:rsid w:val="00313B46"/>
    <w:rsid w:val="00313B67"/>
    <w:rsid w:val="00313FB2"/>
    <w:rsid w:val="003141C1"/>
    <w:rsid w:val="00314224"/>
    <w:rsid w:val="003142CE"/>
    <w:rsid w:val="00314343"/>
    <w:rsid w:val="0031434A"/>
    <w:rsid w:val="003145F7"/>
    <w:rsid w:val="00314643"/>
    <w:rsid w:val="0031473A"/>
    <w:rsid w:val="003148EC"/>
    <w:rsid w:val="00314BC7"/>
    <w:rsid w:val="00314CA9"/>
    <w:rsid w:val="00314EBC"/>
    <w:rsid w:val="0031506C"/>
    <w:rsid w:val="003150CA"/>
    <w:rsid w:val="0031516F"/>
    <w:rsid w:val="0031528A"/>
    <w:rsid w:val="003154F8"/>
    <w:rsid w:val="00315506"/>
    <w:rsid w:val="00315659"/>
    <w:rsid w:val="00315797"/>
    <w:rsid w:val="0031591D"/>
    <w:rsid w:val="003159DA"/>
    <w:rsid w:val="003159F0"/>
    <w:rsid w:val="00315BA6"/>
    <w:rsid w:val="00315EA6"/>
    <w:rsid w:val="00315ED1"/>
    <w:rsid w:val="00315F3C"/>
    <w:rsid w:val="00316267"/>
    <w:rsid w:val="00316598"/>
    <w:rsid w:val="00316676"/>
    <w:rsid w:val="003166AE"/>
    <w:rsid w:val="00316AE8"/>
    <w:rsid w:val="00316BF6"/>
    <w:rsid w:val="003171E6"/>
    <w:rsid w:val="003171F1"/>
    <w:rsid w:val="0031749E"/>
    <w:rsid w:val="00317753"/>
    <w:rsid w:val="00317A2E"/>
    <w:rsid w:val="00317C7A"/>
    <w:rsid w:val="00317DF7"/>
    <w:rsid w:val="00317F04"/>
    <w:rsid w:val="00317F76"/>
    <w:rsid w:val="00320137"/>
    <w:rsid w:val="00320215"/>
    <w:rsid w:val="0032039D"/>
    <w:rsid w:val="003203BC"/>
    <w:rsid w:val="00320472"/>
    <w:rsid w:val="0032052A"/>
    <w:rsid w:val="00320556"/>
    <w:rsid w:val="003206AD"/>
    <w:rsid w:val="00320999"/>
    <w:rsid w:val="00320A7F"/>
    <w:rsid w:val="00320C32"/>
    <w:rsid w:val="00320DBA"/>
    <w:rsid w:val="00320E1F"/>
    <w:rsid w:val="00320E52"/>
    <w:rsid w:val="00320FD6"/>
    <w:rsid w:val="003212D3"/>
    <w:rsid w:val="003214A9"/>
    <w:rsid w:val="00321533"/>
    <w:rsid w:val="003215D3"/>
    <w:rsid w:val="0032176A"/>
    <w:rsid w:val="00321A18"/>
    <w:rsid w:val="00321BE2"/>
    <w:rsid w:val="00321C7E"/>
    <w:rsid w:val="003223FA"/>
    <w:rsid w:val="0032240E"/>
    <w:rsid w:val="00322562"/>
    <w:rsid w:val="003225DE"/>
    <w:rsid w:val="00322750"/>
    <w:rsid w:val="00322880"/>
    <w:rsid w:val="0032294A"/>
    <w:rsid w:val="00322D11"/>
    <w:rsid w:val="00322F65"/>
    <w:rsid w:val="0032364B"/>
    <w:rsid w:val="003236D9"/>
    <w:rsid w:val="003236DE"/>
    <w:rsid w:val="00323736"/>
    <w:rsid w:val="00323907"/>
    <w:rsid w:val="00323B4E"/>
    <w:rsid w:val="00323ED0"/>
    <w:rsid w:val="00324049"/>
    <w:rsid w:val="003240E3"/>
    <w:rsid w:val="003243EB"/>
    <w:rsid w:val="00324403"/>
    <w:rsid w:val="00324489"/>
    <w:rsid w:val="003245ED"/>
    <w:rsid w:val="00324A98"/>
    <w:rsid w:val="00324C7E"/>
    <w:rsid w:val="00324E6F"/>
    <w:rsid w:val="00325373"/>
    <w:rsid w:val="003255E8"/>
    <w:rsid w:val="003255F9"/>
    <w:rsid w:val="00325911"/>
    <w:rsid w:val="00325A0C"/>
    <w:rsid w:val="00325A83"/>
    <w:rsid w:val="00325B29"/>
    <w:rsid w:val="00325D59"/>
    <w:rsid w:val="00325E0C"/>
    <w:rsid w:val="00325EF7"/>
    <w:rsid w:val="00325F8F"/>
    <w:rsid w:val="00325FD4"/>
    <w:rsid w:val="0032602D"/>
    <w:rsid w:val="003263D5"/>
    <w:rsid w:val="003264C3"/>
    <w:rsid w:val="003264D6"/>
    <w:rsid w:val="003264D7"/>
    <w:rsid w:val="00326788"/>
    <w:rsid w:val="003267FD"/>
    <w:rsid w:val="0032699A"/>
    <w:rsid w:val="00326C40"/>
    <w:rsid w:val="0032760B"/>
    <w:rsid w:val="00327698"/>
    <w:rsid w:val="00327E86"/>
    <w:rsid w:val="0033008E"/>
    <w:rsid w:val="0033075E"/>
    <w:rsid w:val="00330799"/>
    <w:rsid w:val="0033090B"/>
    <w:rsid w:val="00330A6F"/>
    <w:rsid w:val="00330AA7"/>
    <w:rsid w:val="00330CB6"/>
    <w:rsid w:val="00331343"/>
    <w:rsid w:val="0033149B"/>
    <w:rsid w:val="003314DE"/>
    <w:rsid w:val="0033153F"/>
    <w:rsid w:val="003315FD"/>
    <w:rsid w:val="0033174F"/>
    <w:rsid w:val="00331950"/>
    <w:rsid w:val="00331982"/>
    <w:rsid w:val="00331AFA"/>
    <w:rsid w:val="00331B87"/>
    <w:rsid w:val="00331E60"/>
    <w:rsid w:val="003326CA"/>
    <w:rsid w:val="0033277A"/>
    <w:rsid w:val="003327A1"/>
    <w:rsid w:val="00332AD1"/>
    <w:rsid w:val="00332AF3"/>
    <w:rsid w:val="00332CB9"/>
    <w:rsid w:val="00332F95"/>
    <w:rsid w:val="0033308A"/>
    <w:rsid w:val="003330B6"/>
    <w:rsid w:val="00333479"/>
    <w:rsid w:val="0033375F"/>
    <w:rsid w:val="00333EAD"/>
    <w:rsid w:val="00334064"/>
    <w:rsid w:val="00334550"/>
    <w:rsid w:val="0033461D"/>
    <w:rsid w:val="00334630"/>
    <w:rsid w:val="00334717"/>
    <w:rsid w:val="00334A9C"/>
    <w:rsid w:val="00334FE4"/>
    <w:rsid w:val="00335063"/>
    <w:rsid w:val="00335110"/>
    <w:rsid w:val="00335540"/>
    <w:rsid w:val="003356CE"/>
    <w:rsid w:val="003356D6"/>
    <w:rsid w:val="003357C1"/>
    <w:rsid w:val="00335827"/>
    <w:rsid w:val="003358B3"/>
    <w:rsid w:val="00335AF0"/>
    <w:rsid w:val="00335F00"/>
    <w:rsid w:val="00335F5D"/>
    <w:rsid w:val="003361FD"/>
    <w:rsid w:val="00336386"/>
    <w:rsid w:val="003365B8"/>
    <w:rsid w:val="00336871"/>
    <w:rsid w:val="00336A33"/>
    <w:rsid w:val="00336C58"/>
    <w:rsid w:val="00336E2C"/>
    <w:rsid w:val="003370A8"/>
    <w:rsid w:val="003370D3"/>
    <w:rsid w:val="003371CB"/>
    <w:rsid w:val="003373B4"/>
    <w:rsid w:val="0033772B"/>
    <w:rsid w:val="00337BAD"/>
    <w:rsid w:val="00337D7F"/>
    <w:rsid w:val="00337EBE"/>
    <w:rsid w:val="003402E6"/>
    <w:rsid w:val="00340358"/>
    <w:rsid w:val="003403AC"/>
    <w:rsid w:val="0034088C"/>
    <w:rsid w:val="0034088F"/>
    <w:rsid w:val="00340B05"/>
    <w:rsid w:val="00340DA2"/>
    <w:rsid w:val="00340E0F"/>
    <w:rsid w:val="00340E2D"/>
    <w:rsid w:val="003410A2"/>
    <w:rsid w:val="00341130"/>
    <w:rsid w:val="003411A0"/>
    <w:rsid w:val="00341462"/>
    <w:rsid w:val="0034153A"/>
    <w:rsid w:val="0034158F"/>
    <w:rsid w:val="003416B9"/>
    <w:rsid w:val="00341A4E"/>
    <w:rsid w:val="00341AE3"/>
    <w:rsid w:val="00341ED2"/>
    <w:rsid w:val="0034201B"/>
    <w:rsid w:val="00342127"/>
    <w:rsid w:val="0034220F"/>
    <w:rsid w:val="003422BE"/>
    <w:rsid w:val="003423B5"/>
    <w:rsid w:val="0034253A"/>
    <w:rsid w:val="00342658"/>
    <w:rsid w:val="00342705"/>
    <w:rsid w:val="00342AC0"/>
    <w:rsid w:val="00342D74"/>
    <w:rsid w:val="00342DBE"/>
    <w:rsid w:val="00343092"/>
    <w:rsid w:val="003430B6"/>
    <w:rsid w:val="00343307"/>
    <w:rsid w:val="0034350F"/>
    <w:rsid w:val="00343723"/>
    <w:rsid w:val="0034372B"/>
    <w:rsid w:val="003438AF"/>
    <w:rsid w:val="00343C0B"/>
    <w:rsid w:val="00343F25"/>
    <w:rsid w:val="00343FBE"/>
    <w:rsid w:val="00344127"/>
    <w:rsid w:val="003442A9"/>
    <w:rsid w:val="00344332"/>
    <w:rsid w:val="00344618"/>
    <w:rsid w:val="003446CE"/>
    <w:rsid w:val="00344B74"/>
    <w:rsid w:val="00344C8A"/>
    <w:rsid w:val="00344D7D"/>
    <w:rsid w:val="00344E33"/>
    <w:rsid w:val="00344E4C"/>
    <w:rsid w:val="00344EA9"/>
    <w:rsid w:val="00344FB8"/>
    <w:rsid w:val="00345069"/>
    <w:rsid w:val="0034522A"/>
    <w:rsid w:val="0034526D"/>
    <w:rsid w:val="00345422"/>
    <w:rsid w:val="00345469"/>
    <w:rsid w:val="003454F1"/>
    <w:rsid w:val="003457A2"/>
    <w:rsid w:val="003457ED"/>
    <w:rsid w:val="00345924"/>
    <w:rsid w:val="00345EA3"/>
    <w:rsid w:val="00346087"/>
    <w:rsid w:val="003465B2"/>
    <w:rsid w:val="00346662"/>
    <w:rsid w:val="00346899"/>
    <w:rsid w:val="00346A9E"/>
    <w:rsid w:val="00346B20"/>
    <w:rsid w:val="00346B99"/>
    <w:rsid w:val="00346C1C"/>
    <w:rsid w:val="00346F11"/>
    <w:rsid w:val="00346F71"/>
    <w:rsid w:val="00346F75"/>
    <w:rsid w:val="00346FB4"/>
    <w:rsid w:val="00347075"/>
    <w:rsid w:val="003476F8"/>
    <w:rsid w:val="0034770F"/>
    <w:rsid w:val="0034785E"/>
    <w:rsid w:val="00347B91"/>
    <w:rsid w:val="00347CC9"/>
    <w:rsid w:val="00347D60"/>
    <w:rsid w:val="00347FDE"/>
    <w:rsid w:val="003504B3"/>
    <w:rsid w:val="003509CA"/>
    <w:rsid w:val="003509E8"/>
    <w:rsid w:val="00350CCA"/>
    <w:rsid w:val="00350E1D"/>
    <w:rsid w:val="00350F82"/>
    <w:rsid w:val="00351556"/>
    <w:rsid w:val="00351769"/>
    <w:rsid w:val="00351BD0"/>
    <w:rsid w:val="00351BFA"/>
    <w:rsid w:val="00351D70"/>
    <w:rsid w:val="00351DDF"/>
    <w:rsid w:val="00351EB1"/>
    <w:rsid w:val="00351FE9"/>
    <w:rsid w:val="00352214"/>
    <w:rsid w:val="00352490"/>
    <w:rsid w:val="00352505"/>
    <w:rsid w:val="00352788"/>
    <w:rsid w:val="0035279D"/>
    <w:rsid w:val="003527B2"/>
    <w:rsid w:val="0035292C"/>
    <w:rsid w:val="00352B53"/>
    <w:rsid w:val="00352B6A"/>
    <w:rsid w:val="00352BC5"/>
    <w:rsid w:val="00352C85"/>
    <w:rsid w:val="00352CCA"/>
    <w:rsid w:val="00352F3A"/>
    <w:rsid w:val="0035300B"/>
    <w:rsid w:val="003535BC"/>
    <w:rsid w:val="003537E4"/>
    <w:rsid w:val="00353CAA"/>
    <w:rsid w:val="0035429C"/>
    <w:rsid w:val="003542E7"/>
    <w:rsid w:val="00354370"/>
    <w:rsid w:val="00354410"/>
    <w:rsid w:val="0035490B"/>
    <w:rsid w:val="00354C15"/>
    <w:rsid w:val="00354D1C"/>
    <w:rsid w:val="00354D8F"/>
    <w:rsid w:val="00355085"/>
    <w:rsid w:val="0035528C"/>
    <w:rsid w:val="00355344"/>
    <w:rsid w:val="003556C9"/>
    <w:rsid w:val="003557A7"/>
    <w:rsid w:val="0035599C"/>
    <w:rsid w:val="00355A7D"/>
    <w:rsid w:val="00355EA5"/>
    <w:rsid w:val="003564DA"/>
    <w:rsid w:val="0035685A"/>
    <w:rsid w:val="00356973"/>
    <w:rsid w:val="00356D18"/>
    <w:rsid w:val="00356EF7"/>
    <w:rsid w:val="003573DF"/>
    <w:rsid w:val="003578AD"/>
    <w:rsid w:val="003578DF"/>
    <w:rsid w:val="003578FF"/>
    <w:rsid w:val="00357C50"/>
    <w:rsid w:val="00357C73"/>
    <w:rsid w:val="00357EFA"/>
    <w:rsid w:val="00357F4A"/>
    <w:rsid w:val="003600CC"/>
    <w:rsid w:val="0036065D"/>
    <w:rsid w:val="00360681"/>
    <w:rsid w:val="0036124E"/>
    <w:rsid w:val="003612D4"/>
    <w:rsid w:val="003613EE"/>
    <w:rsid w:val="0036144E"/>
    <w:rsid w:val="00361574"/>
    <w:rsid w:val="003615F7"/>
    <w:rsid w:val="00361642"/>
    <w:rsid w:val="003617A8"/>
    <w:rsid w:val="0036182C"/>
    <w:rsid w:val="0036184D"/>
    <w:rsid w:val="00361BDF"/>
    <w:rsid w:val="00361D31"/>
    <w:rsid w:val="00361FA0"/>
    <w:rsid w:val="003621A0"/>
    <w:rsid w:val="0036227C"/>
    <w:rsid w:val="0036228D"/>
    <w:rsid w:val="00362510"/>
    <w:rsid w:val="00362555"/>
    <w:rsid w:val="00362714"/>
    <w:rsid w:val="00362894"/>
    <w:rsid w:val="00362948"/>
    <w:rsid w:val="00362F13"/>
    <w:rsid w:val="00362FCB"/>
    <w:rsid w:val="003632FA"/>
    <w:rsid w:val="0036368B"/>
    <w:rsid w:val="00363B00"/>
    <w:rsid w:val="00363B8B"/>
    <w:rsid w:val="00363BC4"/>
    <w:rsid w:val="00363FD1"/>
    <w:rsid w:val="00363FEB"/>
    <w:rsid w:val="0036417A"/>
    <w:rsid w:val="003648D7"/>
    <w:rsid w:val="00364C1E"/>
    <w:rsid w:val="00364C23"/>
    <w:rsid w:val="00364C49"/>
    <w:rsid w:val="00364DB0"/>
    <w:rsid w:val="00364E58"/>
    <w:rsid w:val="00365003"/>
    <w:rsid w:val="00365010"/>
    <w:rsid w:val="003650F6"/>
    <w:rsid w:val="0036548A"/>
    <w:rsid w:val="00365582"/>
    <w:rsid w:val="00365FCF"/>
    <w:rsid w:val="00366348"/>
    <w:rsid w:val="0036647A"/>
    <w:rsid w:val="00366986"/>
    <w:rsid w:val="00366A0A"/>
    <w:rsid w:val="00366A91"/>
    <w:rsid w:val="00366FE2"/>
    <w:rsid w:val="00367179"/>
    <w:rsid w:val="003672C9"/>
    <w:rsid w:val="00367361"/>
    <w:rsid w:val="003675E3"/>
    <w:rsid w:val="003676B2"/>
    <w:rsid w:val="00367811"/>
    <w:rsid w:val="00367868"/>
    <w:rsid w:val="00367901"/>
    <w:rsid w:val="00367A6A"/>
    <w:rsid w:val="00367AE4"/>
    <w:rsid w:val="00367B11"/>
    <w:rsid w:val="00367BEF"/>
    <w:rsid w:val="00367DBC"/>
    <w:rsid w:val="00367DEC"/>
    <w:rsid w:val="003702D5"/>
    <w:rsid w:val="0037055D"/>
    <w:rsid w:val="00370713"/>
    <w:rsid w:val="00370843"/>
    <w:rsid w:val="00370928"/>
    <w:rsid w:val="00370BBB"/>
    <w:rsid w:val="00371222"/>
    <w:rsid w:val="00371433"/>
    <w:rsid w:val="003715D6"/>
    <w:rsid w:val="00371739"/>
    <w:rsid w:val="0037173E"/>
    <w:rsid w:val="00371A43"/>
    <w:rsid w:val="00371B88"/>
    <w:rsid w:val="00371C8B"/>
    <w:rsid w:val="00371DA5"/>
    <w:rsid w:val="00371E73"/>
    <w:rsid w:val="00371F0F"/>
    <w:rsid w:val="003723C2"/>
    <w:rsid w:val="003729D9"/>
    <w:rsid w:val="00372B2E"/>
    <w:rsid w:val="00372B59"/>
    <w:rsid w:val="00372FE0"/>
    <w:rsid w:val="003731C9"/>
    <w:rsid w:val="00373246"/>
    <w:rsid w:val="0037347D"/>
    <w:rsid w:val="00373538"/>
    <w:rsid w:val="00373825"/>
    <w:rsid w:val="003738F7"/>
    <w:rsid w:val="003739B2"/>
    <w:rsid w:val="00373A00"/>
    <w:rsid w:val="00373D4B"/>
    <w:rsid w:val="00373E1B"/>
    <w:rsid w:val="00374124"/>
    <w:rsid w:val="003743A8"/>
    <w:rsid w:val="003743DB"/>
    <w:rsid w:val="00374417"/>
    <w:rsid w:val="0037453A"/>
    <w:rsid w:val="00374778"/>
    <w:rsid w:val="0037494F"/>
    <w:rsid w:val="00374ADB"/>
    <w:rsid w:val="00374EF3"/>
    <w:rsid w:val="00374F1F"/>
    <w:rsid w:val="00375127"/>
    <w:rsid w:val="003751DE"/>
    <w:rsid w:val="003751EA"/>
    <w:rsid w:val="0037529D"/>
    <w:rsid w:val="003756BD"/>
    <w:rsid w:val="003759C4"/>
    <w:rsid w:val="003759C6"/>
    <w:rsid w:val="00375ACF"/>
    <w:rsid w:val="00375D97"/>
    <w:rsid w:val="00375DF0"/>
    <w:rsid w:val="00375EDE"/>
    <w:rsid w:val="00375FBE"/>
    <w:rsid w:val="00376395"/>
    <w:rsid w:val="003765E2"/>
    <w:rsid w:val="00376656"/>
    <w:rsid w:val="00376798"/>
    <w:rsid w:val="003768A7"/>
    <w:rsid w:val="003769CC"/>
    <w:rsid w:val="00376B74"/>
    <w:rsid w:val="00376C10"/>
    <w:rsid w:val="00376DA7"/>
    <w:rsid w:val="00376E84"/>
    <w:rsid w:val="00376EBA"/>
    <w:rsid w:val="0037708F"/>
    <w:rsid w:val="003770D8"/>
    <w:rsid w:val="00377212"/>
    <w:rsid w:val="0037722A"/>
    <w:rsid w:val="00377341"/>
    <w:rsid w:val="003775CD"/>
    <w:rsid w:val="00377602"/>
    <w:rsid w:val="00377640"/>
    <w:rsid w:val="00377DEE"/>
    <w:rsid w:val="00380019"/>
    <w:rsid w:val="003802F0"/>
    <w:rsid w:val="0038076A"/>
    <w:rsid w:val="0038081A"/>
    <w:rsid w:val="003809FC"/>
    <w:rsid w:val="00380E2F"/>
    <w:rsid w:val="00380F0A"/>
    <w:rsid w:val="0038105B"/>
    <w:rsid w:val="00381072"/>
    <w:rsid w:val="00381145"/>
    <w:rsid w:val="003811D7"/>
    <w:rsid w:val="00381249"/>
    <w:rsid w:val="003812FF"/>
    <w:rsid w:val="00381420"/>
    <w:rsid w:val="003815D1"/>
    <w:rsid w:val="003815ED"/>
    <w:rsid w:val="00381A1F"/>
    <w:rsid w:val="00381AAC"/>
    <w:rsid w:val="00381ACD"/>
    <w:rsid w:val="0038241E"/>
    <w:rsid w:val="00382659"/>
    <w:rsid w:val="00382A99"/>
    <w:rsid w:val="00382ABE"/>
    <w:rsid w:val="00382AE5"/>
    <w:rsid w:val="00382B52"/>
    <w:rsid w:val="00382BA2"/>
    <w:rsid w:val="00382D20"/>
    <w:rsid w:val="00382E20"/>
    <w:rsid w:val="00382F03"/>
    <w:rsid w:val="003833C5"/>
    <w:rsid w:val="00383465"/>
    <w:rsid w:val="00383802"/>
    <w:rsid w:val="00383990"/>
    <w:rsid w:val="00383AD3"/>
    <w:rsid w:val="00383B15"/>
    <w:rsid w:val="00383BCD"/>
    <w:rsid w:val="00383C14"/>
    <w:rsid w:val="00383DA3"/>
    <w:rsid w:val="00383DC4"/>
    <w:rsid w:val="00383E04"/>
    <w:rsid w:val="00383F3F"/>
    <w:rsid w:val="00383F5A"/>
    <w:rsid w:val="0038405D"/>
    <w:rsid w:val="003840B2"/>
    <w:rsid w:val="003844D2"/>
    <w:rsid w:val="0038450B"/>
    <w:rsid w:val="003846C5"/>
    <w:rsid w:val="00384782"/>
    <w:rsid w:val="00384A2D"/>
    <w:rsid w:val="00384C7C"/>
    <w:rsid w:val="00384F17"/>
    <w:rsid w:val="00385122"/>
    <w:rsid w:val="00385407"/>
    <w:rsid w:val="00385424"/>
    <w:rsid w:val="003854B4"/>
    <w:rsid w:val="003859A7"/>
    <w:rsid w:val="00385B08"/>
    <w:rsid w:val="00385BE7"/>
    <w:rsid w:val="00385CB2"/>
    <w:rsid w:val="00385DC2"/>
    <w:rsid w:val="00385E78"/>
    <w:rsid w:val="00385E82"/>
    <w:rsid w:val="00385F1D"/>
    <w:rsid w:val="003861BB"/>
    <w:rsid w:val="003861DB"/>
    <w:rsid w:val="00386222"/>
    <w:rsid w:val="003864B2"/>
    <w:rsid w:val="0038677B"/>
    <w:rsid w:val="00386810"/>
    <w:rsid w:val="003869D0"/>
    <w:rsid w:val="00386BC9"/>
    <w:rsid w:val="00386CAC"/>
    <w:rsid w:val="00386FC8"/>
    <w:rsid w:val="00386FCB"/>
    <w:rsid w:val="003870ED"/>
    <w:rsid w:val="00387240"/>
    <w:rsid w:val="003873F8"/>
    <w:rsid w:val="003875E9"/>
    <w:rsid w:val="0038763C"/>
    <w:rsid w:val="00387878"/>
    <w:rsid w:val="00387BA6"/>
    <w:rsid w:val="00387DCE"/>
    <w:rsid w:val="00387E83"/>
    <w:rsid w:val="00387F56"/>
    <w:rsid w:val="00390269"/>
    <w:rsid w:val="0039029A"/>
    <w:rsid w:val="0039045A"/>
    <w:rsid w:val="00390487"/>
    <w:rsid w:val="00390581"/>
    <w:rsid w:val="003905AD"/>
    <w:rsid w:val="00390738"/>
    <w:rsid w:val="00390809"/>
    <w:rsid w:val="003909A4"/>
    <w:rsid w:val="00390B31"/>
    <w:rsid w:val="00390BED"/>
    <w:rsid w:val="00390D25"/>
    <w:rsid w:val="00390FD7"/>
    <w:rsid w:val="003914D0"/>
    <w:rsid w:val="003915B4"/>
    <w:rsid w:val="0039174F"/>
    <w:rsid w:val="00391AC7"/>
    <w:rsid w:val="00391B8B"/>
    <w:rsid w:val="00391DE6"/>
    <w:rsid w:val="00391FDB"/>
    <w:rsid w:val="00392188"/>
    <w:rsid w:val="0039220A"/>
    <w:rsid w:val="0039235F"/>
    <w:rsid w:val="0039269E"/>
    <w:rsid w:val="003927F5"/>
    <w:rsid w:val="00392814"/>
    <w:rsid w:val="0039285C"/>
    <w:rsid w:val="003929D3"/>
    <w:rsid w:val="00392A66"/>
    <w:rsid w:val="00392D9A"/>
    <w:rsid w:val="00392FC3"/>
    <w:rsid w:val="0039329E"/>
    <w:rsid w:val="00393400"/>
    <w:rsid w:val="00393418"/>
    <w:rsid w:val="00393CFF"/>
    <w:rsid w:val="00393E57"/>
    <w:rsid w:val="00393F06"/>
    <w:rsid w:val="00393F4B"/>
    <w:rsid w:val="00393FDF"/>
    <w:rsid w:val="00394043"/>
    <w:rsid w:val="003941AD"/>
    <w:rsid w:val="00394317"/>
    <w:rsid w:val="003943BE"/>
    <w:rsid w:val="00394521"/>
    <w:rsid w:val="003948B3"/>
    <w:rsid w:val="003948D4"/>
    <w:rsid w:val="003948EB"/>
    <w:rsid w:val="00394995"/>
    <w:rsid w:val="00394C9B"/>
    <w:rsid w:val="00394CA4"/>
    <w:rsid w:val="00394FDE"/>
    <w:rsid w:val="00395178"/>
    <w:rsid w:val="00395224"/>
    <w:rsid w:val="0039528C"/>
    <w:rsid w:val="0039541C"/>
    <w:rsid w:val="003955CC"/>
    <w:rsid w:val="0039591F"/>
    <w:rsid w:val="003959BB"/>
    <w:rsid w:val="00395A48"/>
    <w:rsid w:val="00395DAC"/>
    <w:rsid w:val="00396015"/>
    <w:rsid w:val="003960C5"/>
    <w:rsid w:val="00396535"/>
    <w:rsid w:val="00396643"/>
    <w:rsid w:val="00396774"/>
    <w:rsid w:val="003969EB"/>
    <w:rsid w:val="00396A55"/>
    <w:rsid w:val="00396B1E"/>
    <w:rsid w:val="00396BA9"/>
    <w:rsid w:val="00396C51"/>
    <w:rsid w:val="00396C68"/>
    <w:rsid w:val="00396D6F"/>
    <w:rsid w:val="00396EDF"/>
    <w:rsid w:val="003972AD"/>
    <w:rsid w:val="0039742A"/>
    <w:rsid w:val="00397604"/>
    <w:rsid w:val="00397713"/>
    <w:rsid w:val="00397B23"/>
    <w:rsid w:val="00397C3D"/>
    <w:rsid w:val="00397D19"/>
    <w:rsid w:val="00397E39"/>
    <w:rsid w:val="00397F44"/>
    <w:rsid w:val="003A010D"/>
    <w:rsid w:val="003A030B"/>
    <w:rsid w:val="003A05B5"/>
    <w:rsid w:val="003A0627"/>
    <w:rsid w:val="003A06DB"/>
    <w:rsid w:val="003A08BD"/>
    <w:rsid w:val="003A0E2B"/>
    <w:rsid w:val="003A0E9B"/>
    <w:rsid w:val="003A0F31"/>
    <w:rsid w:val="003A0FE6"/>
    <w:rsid w:val="003A13BF"/>
    <w:rsid w:val="003A16C1"/>
    <w:rsid w:val="003A175B"/>
    <w:rsid w:val="003A1B24"/>
    <w:rsid w:val="003A1CB4"/>
    <w:rsid w:val="003A1DCB"/>
    <w:rsid w:val="003A2340"/>
    <w:rsid w:val="003A234D"/>
    <w:rsid w:val="003A2422"/>
    <w:rsid w:val="003A25C5"/>
    <w:rsid w:val="003A266C"/>
    <w:rsid w:val="003A28C2"/>
    <w:rsid w:val="003A29D9"/>
    <w:rsid w:val="003A2A16"/>
    <w:rsid w:val="003A2C62"/>
    <w:rsid w:val="003A2D41"/>
    <w:rsid w:val="003A2DF2"/>
    <w:rsid w:val="003A3018"/>
    <w:rsid w:val="003A30A7"/>
    <w:rsid w:val="003A3507"/>
    <w:rsid w:val="003A35E1"/>
    <w:rsid w:val="003A3AF1"/>
    <w:rsid w:val="003A3B2D"/>
    <w:rsid w:val="003A3C06"/>
    <w:rsid w:val="003A3C64"/>
    <w:rsid w:val="003A3CC3"/>
    <w:rsid w:val="003A3D9D"/>
    <w:rsid w:val="003A41E8"/>
    <w:rsid w:val="003A436D"/>
    <w:rsid w:val="003A4B5F"/>
    <w:rsid w:val="003A4CF3"/>
    <w:rsid w:val="003A4E85"/>
    <w:rsid w:val="003A529A"/>
    <w:rsid w:val="003A52DA"/>
    <w:rsid w:val="003A54D3"/>
    <w:rsid w:val="003A59E2"/>
    <w:rsid w:val="003A5A08"/>
    <w:rsid w:val="003A5CA1"/>
    <w:rsid w:val="003A5D22"/>
    <w:rsid w:val="003A5D53"/>
    <w:rsid w:val="003A5F54"/>
    <w:rsid w:val="003A5FC0"/>
    <w:rsid w:val="003A6156"/>
    <w:rsid w:val="003A6230"/>
    <w:rsid w:val="003A64AB"/>
    <w:rsid w:val="003A651E"/>
    <w:rsid w:val="003A652B"/>
    <w:rsid w:val="003A6591"/>
    <w:rsid w:val="003A6749"/>
    <w:rsid w:val="003A67DD"/>
    <w:rsid w:val="003A68E9"/>
    <w:rsid w:val="003A7553"/>
    <w:rsid w:val="003A7573"/>
    <w:rsid w:val="003A7648"/>
    <w:rsid w:val="003A774E"/>
    <w:rsid w:val="003A7A5E"/>
    <w:rsid w:val="003A7C51"/>
    <w:rsid w:val="003A7E79"/>
    <w:rsid w:val="003B0108"/>
    <w:rsid w:val="003B010F"/>
    <w:rsid w:val="003B0183"/>
    <w:rsid w:val="003B03EF"/>
    <w:rsid w:val="003B04B4"/>
    <w:rsid w:val="003B06AD"/>
    <w:rsid w:val="003B06C2"/>
    <w:rsid w:val="003B08FC"/>
    <w:rsid w:val="003B0C6A"/>
    <w:rsid w:val="003B1132"/>
    <w:rsid w:val="003B1544"/>
    <w:rsid w:val="003B15CE"/>
    <w:rsid w:val="003B161D"/>
    <w:rsid w:val="003B17A0"/>
    <w:rsid w:val="003B1B90"/>
    <w:rsid w:val="003B1BD9"/>
    <w:rsid w:val="003B2421"/>
    <w:rsid w:val="003B2595"/>
    <w:rsid w:val="003B2773"/>
    <w:rsid w:val="003B27DF"/>
    <w:rsid w:val="003B291D"/>
    <w:rsid w:val="003B2BB5"/>
    <w:rsid w:val="003B2CEC"/>
    <w:rsid w:val="003B2FD3"/>
    <w:rsid w:val="003B30AC"/>
    <w:rsid w:val="003B3123"/>
    <w:rsid w:val="003B34C4"/>
    <w:rsid w:val="003B35C3"/>
    <w:rsid w:val="003B381E"/>
    <w:rsid w:val="003B387E"/>
    <w:rsid w:val="003B3993"/>
    <w:rsid w:val="003B39EB"/>
    <w:rsid w:val="003B3BE1"/>
    <w:rsid w:val="003B3D39"/>
    <w:rsid w:val="003B3EA1"/>
    <w:rsid w:val="003B43EE"/>
    <w:rsid w:val="003B4435"/>
    <w:rsid w:val="003B447B"/>
    <w:rsid w:val="003B4563"/>
    <w:rsid w:val="003B4668"/>
    <w:rsid w:val="003B47E0"/>
    <w:rsid w:val="003B47F2"/>
    <w:rsid w:val="003B4876"/>
    <w:rsid w:val="003B4CB8"/>
    <w:rsid w:val="003B4E04"/>
    <w:rsid w:val="003B5428"/>
    <w:rsid w:val="003B54A6"/>
    <w:rsid w:val="003B5628"/>
    <w:rsid w:val="003B56E0"/>
    <w:rsid w:val="003B570B"/>
    <w:rsid w:val="003B5710"/>
    <w:rsid w:val="003B5A16"/>
    <w:rsid w:val="003B5BA5"/>
    <w:rsid w:val="003B5BBB"/>
    <w:rsid w:val="003B5CDB"/>
    <w:rsid w:val="003B5DD3"/>
    <w:rsid w:val="003B5DF9"/>
    <w:rsid w:val="003B5EB5"/>
    <w:rsid w:val="003B60D2"/>
    <w:rsid w:val="003B6261"/>
    <w:rsid w:val="003B62D9"/>
    <w:rsid w:val="003B6359"/>
    <w:rsid w:val="003B648E"/>
    <w:rsid w:val="003B65ED"/>
    <w:rsid w:val="003B6609"/>
    <w:rsid w:val="003B6908"/>
    <w:rsid w:val="003B69B4"/>
    <w:rsid w:val="003B6ABF"/>
    <w:rsid w:val="003B6BFF"/>
    <w:rsid w:val="003B6DB2"/>
    <w:rsid w:val="003B6ED5"/>
    <w:rsid w:val="003B701C"/>
    <w:rsid w:val="003B706C"/>
    <w:rsid w:val="003B7515"/>
    <w:rsid w:val="003B7621"/>
    <w:rsid w:val="003B78D3"/>
    <w:rsid w:val="003B7A03"/>
    <w:rsid w:val="003B7A33"/>
    <w:rsid w:val="003B7CDA"/>
    <w:rsid w:val="003B7D2E"/>
    <w:rsid w:val="003B7E64"/>
    <w:rsid w:val="003B7EB0"/>
    <w:rsid w:val="003B7FFE"/>
    <w:rsid w:val="003C0015"/>
    <w:rsid w:val="003C03F3"/>
    <w:rsid w:val="003C056C"/>
    <w:rsid w:val="003C0665"/>
    <w:rsid w:val="003C066D"/>
    <w:rsid w:val="003C0961"/>
    <w:rsid w:val="003C0AC4"/>
    <w:rsid w:val="003C0BC2"/>
    <w:rsid w:val="003C0C0B"/>
    <w:rsid w:val="003C0E78"/>
    <w:rsid w:val="003C0E87"/>
    <w:rsid w:val="003C0F5E"/>
    <w:rsid w:val="003C108A"/>
    <w:rsid w:val="003C1376"/>
    <w:rsid w:val="003C18C3"/>
    <w:rsid w:val="003C1AC3"/>
    <w:rsid w:val="003C1BB3"/>
    <w:rsid w:val="003C1C5A"/>
    <w:rsid w:val="003C206E"/>
    <w:rsid w:val="003C20E0"/>
    <w:rsid w:val="003C2383"/>
    <w:rsid w:val="003C244F"/>
    <w:rsid w:val="003C2624"/>
    <w:rsid w:val="003C2A70"/>
    <w:rsid w:val="003C2E11"/>
    <w:rsid w:val="003C2EF2"/>
    <w:rsid w:val="003C2FE9"/>
    <w:rsid w:val="003C337E"/>
    <w:rsid w:val="003C3735"/>
    <w:rsid w:val="003C3904"/>
    <w:rsid w:val="003C39C5"/>
    <w:rsid w:val="003C3A26"/>
    <w:rsid w:val="003C3B81"/>
    <w:rsid w:val="003C3D36"/>
    <w:rsid w:val="003C3EAA"/>
    <w:rsid w:val="003C3F8A"/>
    <w:rsid w:val="003C4117"/>
    <w:rsid w:val="003C4486"/>
    <w:rsid w:val="003C4719"/>
    <w:rsid w:val="003C47F9"/>
    <w:rsid w:val="003C4948"/>
    <w:rsid w:val="003C4DC5"/>
    <w:rsid w:val="003C51F1"/>
    <w:rsid w:val="003C5320"/>
    <w:rsid w:val="003C5358"/>
    <w:rsid w:val="003C564E"/>
    <w:rsid w:val="003C5B2F"/>
    <w:rsid w:val="003C5B7D"/>
    <w:rsid w:val="003C603D"/>
    <w:rsid w:val="003C61CD"/>
    <w:rsid w:val="003C6407"/>
    <w:rsid w:val="003C6442"/>
    <w:rsid w:val="003C655A"/>
    <w:rsid w:val="003C6DDE"/>
    <w:rsid w:val="003C6DE0"/>
    <w:rsid w:val="003C6E5C"/>
    <w:rsid w:val="003C701E"/>
    <w:rsid w:val="003C71DC"/>
    <w:rsid w:val="003C7299"/>
    <w:rsid w:val="003C72C7"/>
    <w:rsid w:val="003C731F"/>
    <w:rsid w:val="003C75DF"/>
    <w:rsid w:val="003C76CF"/>
    <w:rsid w:val="003C76FC"/>
    <w:rsid w:val="003C777C"/>
    <w:rsid w:val="003C7A39"/>
    <w:rsid w:val="003C7A5B"/>
    <w:rsid w:val="003C7EED"/>
    <w:rsid w:val="003D0058"/>
    <w:rsid w:val="003D018A"/>
    <w:rsid w:val="003D0801"/>
    <w:rsid w:val="003D08DA"/>
    <w:rsid w:val="003D0AB9"/>
    <w:rsid w:val="003D0F2C"/>
    <w:rsid w:val="003D11D1"/>
    <w:rsid w:val="003D14DB"/>
    <w:rsid w:val="003D16C8"/>
    <w:rsid w:val="003D171B"/>
    <w:rsid w:val="003D1791"/>
    <w:rsid w:val="003D184E"/>
    <w:rsid w:val="003D18D2"/>
    <w:rsid w:val="003D1990"/>
    <w:rsid w:val="003D1CD1"/>
    <w:rsid w:val="003D1DC4"/>
    <w:rsid w:val="003D1E19"/>
    <w:rsid w:val="003D2127"/>
    <w:rsid w:val="003D25A2"/>
    <w:rsid w:val="003D25FA"/>
    <w:rsid w:val="003D2D0B"/>
    <w:rsid w:val="003D2D1D"/>
    <w:rsid w:val="003D2E13"/>
    <w:rsid w:val="003D2E68"/>
    <w:rsid w:val="003D2F75"/>
    <w:rsid w:val="003D2F8C"/>
    <w:rsid w:val="003D3238"/>
    <w:rsid w:val="003D33C8"/>
    <w:rsid w:val="003D3721"/>
    <w:rsid w:val="003D38AC"/>
    <w:rsid w:val="003D38D4"/>
    <w:rsid w:val="003D3A4A"/>
    <w:rsid w:val="003D3B17"/>
    <w:rsid w:val="003D3DE3"/>
    <w:rsid w:val="003D3FC9"/>
    <w:rsid w:val="003D406B"/>
    <w:rsid w:val="003D4221"/>
    <w:rsid w:val="003D429A"/>
    <w:rsid w:val="003D43B7"/>
    <w:rsid w:val="003D458D"/>
    <w:rsid w:val="003D461C"/>
    <w:rsid w:val="003D4780"/>
    <w:rsid w:val="003D47B7"/>
    <w:rsid w:val="003D4B96"/>
    <w:rsid w:val="003D4DA2"/>
    <w:rsid w:val="003D4FBB"/>
    <w:rsid w:val="003D5283"/>
    <w:rsid w:val="003D5514"/>
    <w:rsid w:val="003D5A5C"/>
    <w:rsid w:val="003D5CAC"/>
    <w:rsid w:val="003D606C"/>
    <w:rsid w:val="003D684F"/>
    <w:rsid w:val="003D68FD"/>
    <w:rsid w:val="003D6D6C"/>
    <w:rsid w:val="003D6E4F"/>
    <w:rsid w:val="003D70DA"/>
    <w:rsid w:val="003D72AE"/>
    <w:rsid w:val="003D736B"/>
    <w:rsid w:val="003D750D"/>
    <w:rsid w:val="003D7572"/>
    <w:rsid w:val="003D75E8"/>
    <w:rsid w:val="003D76A4"/>
    <w:rsid w:val="003D7789"/>
    <w:rsid w:val="003D793D"/>
    <w:rsid w:val="003D7B4C"/>
    <w:rsid w:val="003D7CF6"/>
    <w:rsid w:val="003E0026"/>
    <w:rsid w:val="003E00A1"/>
    <w:rsid w:val="003E01B4"/>
    <w:rsid w:val="003E0247"/>
    <w:rsid w:val="003E02D7"/>
    <w:rsid w:val="003E06F8"/>
    <w:rsid w:val="003E074B"/>
    <w:rsid w:val="003E07CA"/>
    <w:rsid w:val="003E0F8F"/>
    <w:rsid w:val="003E0FD7"/>
    <w:rsid w:val="003E1108"/>
    <w:rsid w:val="003E11DE"/>
    <w:rsid w:val="003E1222"/>
    <w:rsid w:val="003E1273"/>
    <w:rsid w:val="003E1351"/>
    <w:rsid w:val="003E1372"/>
    <w:rsid w:val="003E13A5"/>
    <w:rsid w:val="003E1511"/>
    <w:rsid w:val="003E1615"/>
    <w:rsid w:val="003E1731"/>
    <w:rsid w:val="003E1FCE"/>
    <w:rsid w:val="003E2346"/>
    <w:rsid w:val="003E2409"/>
    <w:rsid w:val="003E2839"/>
    <w:rsid w:val="003E2863"/>
    <w:rsid w:val="003E2997"/>
    <w:rsid w:val="003E2D4A"/>
    <w:rsid w:val="003E2F34"/>
    <w:rsid w:val="003E2FA7"/>
    <w:rsid w:val="003E3199"/>
    <w:rsid w:val="003E31CA"/>
    <w:rsid w:val="003E326E"/>
    <w:rsid w:val="003E347D"/>
    <w:rsid w:val="003E360F"/>
    <w:rsid w:val="003E379C"/>
    <w:rsid w:val="003E37F0"/>
    <w:rsid w:val="003E3996"/>
    <w:rsid w:val="003E3A92"/>
    <w:rsid w:val="003E3A9A"/>
    <w:rsid w:val="003E3BB6"/>
    <w:rsid w:val="003E3CF7"/>
    <w:rsid w:val="003E3DC8"/>
    <w:rsid w:val="003E3FA5"/>
    <w:rsid w:val="003E3FE7"/>
    <w:rsid w:val="003E4279"/>
    <w:rsid w:val="003E45D2"/>
    <w:rsid w:val="003E4633"/>
    <w:rsid w:val="003E470C"/>
    <w:rsid w:val="003E471F"/>
    <w:rsid w:val="003E4775"/>
    <w:rsid w:val="003E47C3"/>
    <w:rsid w:val="003E4A98"/>
    <w:rsid w:val="003E4C8A"/>
    <w:rsid w:val="003E502E"/>
    <w:rsid w:val="003E5264"/>
    <w:rsid w:val="003E5517"/>
    <w:rsid w:val="003E5944"/>
    <w:rsid w:val="003E5BED"/>
    <w:rsid w:val="003E5E18"/>
    <w:rsid w:val="003E5E29"/>
    <w:rsid w:val="003E6042"/>
    <w:rsid w:val="003E6085"/>
    <w:rsid w:val="003E6156"/>
    <w:rsid w:val="003E6305"/>
    <w:rsid w:val="003E6665"/>
    <w:rsid w:val="003E66E6"/>
    <w:rsid w:val="003E6AE4"/>
    <w:rsid w:val="003E6BF8"/>
    <w:rsid w:val="003E6CE8"/>
    <w:rsid w:val="003E6D05"/>
    <w:rsid w:val="003E6ECA"/>
    <w:rsid w:val="003E6F81"/>
    <w:rsid w:val="003E720E"/>
    <w:rsid w:val="003E73F5"/>
    <w:rsid w:val="003E7653"/>
    <w:rsid w:val="003E7C02"/>
    <w:rsid w:val="003E7E9D"/>
    <w:rsid w:val="003F00F5"/>
    <w:rsid w:val="003F0338"/>
    <w:rsid w:val="003F0799"/>
    <w:rsid w:val="003F0850"/>
    <w:rsid w:val="003F0A75"/>
    <w:rsid w:val="003F0ACD"/>
    <w:rsid w:val="003F0B18"/>
    <w:rsid w:val="003F0BF7"/>
    <w:rsid w:val="003F0D93"/>
    <w:rsid w:val="003F0DB6"/>
    <w:rsid w:val="003F0E27"/>
    <w:rsid w:val="003F0F32"/>
    <w:rsid w:val="003F0FF8"/>
    <w:rsid w:val="003F12E0"/>
    <w:rsid w:val="003F178C"/>
    <w:rsid w:val="003F1C00"/>
    <w:rsid w:val="003F1CCB"/>
    <w:rsid w:val="003F2013"/>
    <w:rsid w:val="003F2021"/>
    <w:rsid w:val="003F206D"/>
    <w:rsid w:val="003F2332"/>
    <w:rsid w:val="003F2610"/>
    <w:rsid w:val="003F2618"/>
    <w:rsid w:val="003F28F0"/>
    <w:rsid w:val="003F2D23"/>
    <w:rsid w:val="003F2F75"/>
    <w:rsid w:val="003F3136"/>
    <w:rsid w:val="003F376C"/>
    <w:rsid w:val="003F3A0B"/>
    <w:rsid w:val="003F3AC4"/>
    <w:rsid w:val="003F3D8C"/>
    <w:rsid w:val="003F3DE1"/>
    <w:rsid w:val="003F4238"/>
    <w:rsid w:val="003F42BB"/>
    <w:rsid w:val="003F46FF"/>
    <w:rsid w:val="003F49AA"/>
    <w:rsid w:val="003F49B3"/>
    <w:rsid w:val="003F4A09"/>
    <w:rsid w:val="003F4AAC"/>
    <w:rsid w:val="003F4B37"/>
    <w:rsid w:val="003F4BE0"/>
    <w:rsid w:val="003F4D64"/>
    <w:rsid w:val="003F4ECC"/>
    <w:rsid w:val="003F50BF"/>
    <w:rsid w:val="003F50E0"/>
    <w:rsid w:val="003F5263"/>
    <w:rsid w:val="003F527A"/>
    <w:rsid w:val="003F5372"/>
    <w:rsid w:val="003F53E3"/>
    <w:rsid w:val="003F55DD"/>
    <w:rsid w:val="003F5606"/>
    <w:rsid w:val="003F561E"/>
    <w:rsid w:val="003F5676"/>
    <w:rsid w:val="003F5AEE"/>
    <w:rsid w:val="003F5C15"/>
    <w:rsid w:val="003F5CD2"/>
    <w:rsid w:val="003F5CE4"/>
    <w:rsid w:val="003F5F7F"/>
    <w:rsid w:val="003F62CD"/>
    <w:rsid w:val="003F6341"/>
    <w:rsid w:val="003F63A9"/>
    <w:rsid w:val="003F67D3"/>
    <w:rsid w:val="003F691D"/>
    <w:rsid w:val="003F6B14"/>
    <w:rsid w:val="003F6B94"/>
    <w:rsid w:val="003F6BB7"/>
    <w:rsid w:val="003F6E32"/>
    <w:rsid w:val="003F6E73"/>
    <w:rsid w:val="003F706E"/>
    <w:rsid w:val="003F70FE"/>
    <w:rsid w:val="003F7220"/>
    <w:rsid w:val="003F75AA"/>
    <w:rsid w:val="003F7612"/>
    <w:rsid w:val="003F785C"/>
    <w:rsid w:val="003F7977"/>
    <w:rsid w:val="003F7BA8"/>
    <w:rsid w:val="003F7C7C"/>
    <w:rsid w:val="003F7D08"/>
    <w:rsid w:val="003F7EC0"/>
    <w:rsid w:val="0040017C"/>
    <w:rsid w:val="00400250"/>
    <w:rsid w:val="0040058C"/>
    <w:rsid w:val="0040059A"/>
    <w:rsid w:val="00400AA2"/>
    <w:rsid w:val="00400BDB"/>
    <w:rsid w:val="00400FDD"/>
    <w:rsid w:val="004011BC"/>
    <w:rsid w:val="0040143C"/>
    <w:rsid w:val="004014AE"/>
    <w:rsid w:val="004014B9"/>
    <w:rsid w:val="00401C39"/>
    <w:rsid w:val="00401CDC"/>
    <w:rsid w:val="00401E43"/>
    <w:rsid w:val="00401F8B"/>
    <w:rsid w:val="00401FDE"/>
    <w:rsid w:val="004020B9"/>
    <w:rsid w:val="004021A6"/>
    <w:rsid w:val="00402275"/>
    <w:rsid w:val="004022F1"/>
    <w:rsid w:val="0040249E"/>
    <w:rsid w:val="0040280A"/>
    <w:rsid w:val="00402836"/>
    <w:rsid w:val="00402946"/>
    <w:rsid w:val="00402C45"/>
    <w:rsid w:val="00402C47"/>
    <w:rsid w:val="00402C58"/>
    <w:rsid w:val="00402D78"/>
    <w:rsid w:val="00403041"/>
    <w:rsid w:val="00403265"/>
    <w:rsid w:val="004033EF"/>
    <w:rsid w:val="0040355C"/>
    <w:rsid w:val="004039A2"/>
    <w:rsid w:val="004039D5"/>
    <w:rsid w:val="00403D6C"/>
    <w:rsid w:val="00404171"/>
    <w:rsid w:val="004041DE"/>
    <w:rsid w:val="004042E8"/>
    <w:rsid w:val="00404321"/>
    <w:rsid w:val="00404487"/>
    <w:rsid w:val="004045EC"/>
    <w:rsid w:val="0040494C"/>
    <w:rsid w:val="00404967"/>
    <w:rsid w:val="0040497B"/>
    <w:rsid w:val="00404A91"/>
    <w:rsid w:val="00404AE6"/>
    <w:rsid w:val="00404E7D"/>
    <w:rsid w:val="00404EA5"/>
    <w:rsid w:val="00404EBA"/>
    <w:rsid w:val="00404F39"/>
    <w:rsid w:val="00405184"/>
    <w:rsid w:val="004051B4"/>
    <w:rsid w:val="0040526D"/>
    <w:rsid w:val="00405282"/>
    <w:rsid w:val="00405344"/>
    <w:rsid w:val="00405346"/>
    <w:rsid w:val="00405375"/>
    <w:rsid w:val="004053F0"/>
    <w:rsid w:val="004053F6"/>
    <w:rsid w:val="00405676"/>
    <w:rsid w:val="0040591D"/>
    <w:rsid w:val="004059FF"/>
    <w:rsid w:val="00405A4B"/>
    <w:rsid w:val="00405BD4"/>
    <w:rsid w:val="00405C3A"/>
    <w:rsid w:val="00405CA7"/>
    <w:rsid w:val="00405DB4"/>
    <w:rsid w:val="00405F5B"/>
    <w:rsid w:val="00405FD4"/>
    <w:rsid w:val="004062AD"/>
    <w:rsid w:val="00406495"/>
    <w:rsid w:val="0040661F"/>
    <w:rsid w:val="00406951"/>
    <w:rsid w:val="00406B18"/>
    <w:rsid w:val="0040700F"/>
    <w:rsid w:val="00407251"/>
    <w:rsid w:val="0040732C"/>
    <w:rsid w:val="004073E3"/>
    <w:rsid w:val="00407799"/>
    <w:rsid w:val="00407BE3"/>
    <w:rsid w:val="00407BE4"/>
    <w:rsid w:val="00407D28"/>
    <w:rsid w:val="00407DFF"/>
    <w:rsid w:val="00407F3A"/>
    <w:rsid w:val="004100B1"/>
    <w:rsid w:val="004100FF"/>
    <w:rsid w:val="004101E2"/>
    <w:rsid w:val="004104AB"/>
    <w:rsid w:val="0041060F"/>
    <w:rsid w:val="00410825"/>
    <w:rsid w:val="0041098F"/>
    <w:rsid w:val="00410F65"/>
    <w:rsid w:val="0041140A"/>
    <w:rsid w:val="00411442"/>
    <w:rsid w:val="00411473"/>
    <w:rsid w:val="00411535"/>
    <w:rsid w:val="0041184B"/>
    <w:rsid w:val="0041193B"/>
    <w:rsid w:val="00411C73"/>
    <w:rsid w:val="00411EB0"/>
    <w:rsid w:val="00411ED0"/>
    <w:rsid w:val="00411FAD"/>
    <w:rsid w:val="004121F0"/>
    <w:rsid w:val="004125A9"/>
    <w:rsid w:val="004125C3"/>
    <w:rsid w:val="0041285D"/>
    <w:rsid w:val="00412DA0"/>
    <w:rsid w:val="00412E0C"/>
    <w:rsid w:val="00412F55"/>
    <w:rsid w:val="00413416"/>
    <w:rsid w:val="004134C4"/>
    <w:rsid w:val="004135A1"/>
    <w:rsid w:val="00413712"/>
    <w:rsid w:val="00413935"/>
    <w:rsid w:val="00413A1C"/>
    <w:rsid w:val="00413AD5"/>
    <w:rsid w:val="00413C44"/>
    <w:rsid w:val="00413F69"/>
    <w:rsid w:val="00413FB7"/>
    <w:rsid w:val="004143B0"/>
    <w:rsid w:val="0041463B"/>
    <w:rsid w:val="0041481F"/>
    <w:rsid w:val="00414C21"/>
    <w:rsid w:val="00414C8B"/>
    <w:rsid w:val="00414D27"/>
    <w:rsid w:val="00414FBA"/>
    <w:rsid w:val="00415181"/>
    <w:rsid w:val="004154D5"/>
    <w:rsid w:val="00415981"/>
    <w:rsid w:val="00415A81"/>
    <w:rsid w:val="00415AF5"/>
    <w:rsid w:val="00415AFF"/>
    <w:rsid w:val="00415B41"/>
    <w:rsid w:val="00415C51"/>
    <w:rsid w:val="00415D42"/>
    <w:rsid w:val="00415D9E"/>
    <w:rsid w:val="00415EB0"/>
    <w:rsid w:val="00415F1C"/>
    <w:rsid w:val="00416273"/>
    <w:rsid w:val="0041635E"/>
    <w:rsid w:val="00416665"/>
    <w:rsid w:val="0041677D"/>
    <w:rsid w:val="004168D0"/>
    <w:rsid w:val="00416ACC"/>
    <w:rsid w:val="00416D54"/>
    <w:rsid w:val="00416DE3"/>
    <w:rsid w:val="00416E9E"/>
    <w:rsid w:val="00416FFF"/>
    <w:rsid w:val="00417000"/>
    <w:rsid w:val="00417050"/>
    <w:rsid w:val="00417172"/>
    <w:rsid w:val="004172DC"/>
    <w:rsid w:val="004172EB"/>
    <w:rsid w:val="004173D4"/>
    <w:rsid w:val="00417444"/>
    <w:rsid w:val="004174B5"/>
    <w:rsid w:val="00417558"/>
    <w:rsid w:val="004176A9"/>
    <w:rsid w:val="004177A3"/>
    <w:rsid w:val="0041780A"/>
    <w:rsid w:val="0041792C"/>
    <w:rsid w:val="00417DB9"/>
    <w:rsid w:val="00420171"/>
    <w:rsid w:val="004202CA"/>
    <w:rsid w:val="004205EC"/>
    <w:rsid w:val="004207E3"/>
    <w:rsid w:val="00420926"/>
    <w:rsid w:val="004209A8"/>
    <w:rsid w:val="00420D74"/>
    <w:rsid w:val="00420DDE"/>
    <w:rsid w:val="00420EE4"/>
    <w:rsid w:val="00420EFE"/>
    <w:rsid w:val="004212CE"/>
    <w:rsid w:val="00421493"/>
    <w:rsid w:val="00421669"/>
    <w:rsid w:val="00421720"/>
    <w:rsid w:val="004218E7"/>
    <w:rsid w:val="004219DF"/>
    <w:rsid w:val="00421BBB"/>
    <w:rsid w:val="004221C1"/>
    <w:rsid w:val="00422305"/>
    <w:rsid w:val="004223F6"/>
    <w:rsid w:val="00422508"/>
    <w:rsid w:val="0042253F"/>
    <w:rsid w:val="00422A3C"/>
    <w:rsid w:val="00422A6F"/>
    <w:rsid w:val="00422A84"/>
    <w:rsid w:val="00422D1E"/>
    <w:rsid w:val="00422E5A"/>
    <w:rsid w:val="00423528"/>
    <w:rsid w:val="00423705"/>
    <w:rsid w:val="00423910"/>
    <w:rsid w:val="00423940"/>
    <w:rsid w:val="00423D9E"/>
    <w:rsid w:val="00423DFA"/>
    <w:rsid w:val="00423ED9"/>
    <w:rsid w:val="00424096"/>
    <w:rsid w:val="0042414F"/>
    <w:rsid w:val="00424188"/>
    <w:rsid w:val="00424281"/>
    <w:rsid w:val="004246DE"/>
    <w:rsid w:val="0042484C"/>
    <w:rsid w:val="00424A84"/>
    <w:rsid w:val="00424F0A"/>
    <w:rsid w:val="00424F14"/>
    <w:rsid w:val="0042520C"/>
    <w:rsid w:val="0042546D"/>
    <w:rsid w:val="004254BA"/>
    <w:rsid w:val="00425820"/>
    <w:rsid w:val="0042596C"/>
    <w:rsid w:val="00425A41"/>
    <w:rsid w:val="00425B04"/>
    <w:rsid w:val="00425BB3"/>
    <w:rsid w:val="00425BBF"/>
    <w:rsid w:val="00425DC7"/>
    <w:rsid w:val="004260EE"/>
    <w:rsid w:val="004260EF"/>
    <w:rsid w:val="004261DF"/>
    <w:rsid w:val="00426212"/>
    <w:rsid w:val="00426AD7"/>
    <w:rsid w:val="00426FC8"/>
    <w:rsid w:val="00427233"/>
    <w:rsid w:val="00427271"/>
    <w:rsid w:val="004272FB"/>
    <w:rsid w:val="0042737A"/>
    <w:rsid w:val="0042767E"/>
    <w:rsid w:val="0042771B"/>
    <w:rsid w:val="00427787"/>
    <w:rsid w:val="00427934"/>
    <w:rsid w:val="00427B06"/>
    <w:rsid w:val="004300B9"/>
    <w:rsid w:val="00430257"/>
    <w:rsid w:val="00430352"/>
    <w:rsid w:val="00430842"/>
    <w:rsid w:val="00430AC1"/>
    <w:rsid w:val="00430AC5"/>
    <w:rsid w:val="00430DA6"/>
    <w:rsid w:val="00430E9E"/>
    <w:rsid w:val="0043107B"/>
    <w:rsid w:val="00431096"/>
    <w:rsid w:val="0043113E"/>
    <w:rsid w:val="004311BE"/>
    <w:rsid w:val="00431352"/>
    <w:rsid w:val="00431700"/>
    <w:rsid w:val="004318AC"/>
    <w:rsid w:val="00431924"/>
    <w:rsid w:val="00431FC5"/>
    <w:rsid w:val="0043220B"/>
    <w:rsid w:val="00432BFD"/>
    <w:rsid w:val="00432C7E"/>
    <w:rsid w:val="00432EAA"/>
    <w:rsid w:val="0043309C"/>
    <w:rsid w:val="00433520"/>
    <w:rsid w:val="004338F5"/>
    <w:rsid w:val="00433EE7"/>
    <w:rsid w:val="00433F97"/>
    <w:rsid w:val="00433FC5"/>
    <w:rsid w:val="00434038"/>
    <w:rsid w:val="00434249"/>
    <w:rsid w:val="00434611"/>
    <w:rsid w:val="00434631"/>
    <w:rsid w:val="0043477A"/>
    <w:rsid w:val="00434950"/>
    <w:rsid w:val="00434A0F"/>
    <w:rsid w:val="00434ABB"/>
    <w:rsid w:val="00434B03"/>
    <w:rsid w:val="00434B04"/>
    <w:rsid w:val="00434C72"/>
    <w:rsid w:val="00434F92"/>
    <w:rsid w:val="00434FAD"/>
    <w:rsid w:val="004351A7"/>
    <w:rsid w:val="004351CC"/>
    <w:rsid w:val="0043529A"/>
    <w:rsid w:val="00435376"/>
    <w:rsid w:val="004357B9"/>
    <w:rsid w:val="00435968"/>
    <w:rsid w:val="00435A9A"/>
    <w:rsid w:val="00435B75"/>
    <w:rsid w:val="00435EEB"/>
    <w:rsid w:val="00436034"/>
    <w:rsid w:val="00436300"/>
    <w:rsid w:val="00436304"/>
    <w:rsid w:val="004364DD"/>
    <w:rsid w:val="00436A17"/>
    <w:rsid w:val="00436CA7"/>
    <w:rsid w:val="00436F45"/>
    <w:rsid w:val="00437141"/>
    <w:rsid w:val="004372EE"/>
    <w:rsid w:val="00437401"/>
    <w:rsid w:val="00437455"/>
    <w:rsid w:val="004377EE"/>
    <w:rsid w:val="0043784B"/>
    <w:rsid w:val="00437ACF"/>
    <w:rsid w:val="00437C19"/>
    <w:rsid w:val="00437D83"/>
    <w:rsid w:val="004400C4"/>
    <w:rsid w:val="004400CA"/>
    <w:rsid w:val="004403E8"/>
    <w:rsid w:val="004404E5"/>
    <w:rsid w:val="00440551"/>
    <w:rsid w:val="00440622"/>
    <w:rsid w:val="00440630"/>
    <w:rsid w:val="004407A4"/>
    <w:rsid w:val="004407AE"/>
    <w:rsid w:val="00440A3A"/>
    <w:rsid w:val="00440BEC"/>
    <w:rsid w:val="00440C6A"/>
    <w:rsid w:val="00440CC6"/>
    <w:rsid w:val="00440D21"/>
    <w:rsid w:val="004412C1"/>
    <w:rsid w:val="00441458"/>
    <w:rsid w:val="00441530"/>
    <w:rsid w:val="00441B8C"/>
    <w:rsid w:val="00441F16"/>
    <w:rsid w:val="00441FD5"/>
    <w:rsid w:val="0044201D"/>
    <w:rsid w:val="004420B1"/>
    <w:rsid w:val="004420D0"/>
    <w:rsid w:val="004422D2"/>
    <w:rsid w:val="004425DB"/>
    <w:rsid w:val="004428E8"/>
    <w:rsid w:val="00442B64"/>
    <w:rsid w:val="00442E14"/>
    <w:rsid w:val="00442FB8"/>
    <w:rsid w:val="00443039"/>
    <w:rsid w:val="0044323B"/>
    <w:rsid w:val="00443363"/>
    <w:rsid w:val="00443392"/>
    <w:rsid w:val="00443B44"/>
    <w:rsid w:val="00443E43"/>
    <w:rsid w:val="00443F68"/>
    <w:rsid w:val="00444070"/>
    <w:rsid w:val="00444221"/>
    <w:rsid w:val="004443E8"/>
    <w:rsid w:val="0044458F"/>
    <w:rsid w:val="004445D2"/>
    <w:rsid w:val="0044461B"/>
    <w:rsid w:val="004449E9"/>
    <w:rsid w:val="00444B0B"/>
    <w:rsid w:val="004450A5"/>
    <w:rsid w:val="004450FE"/>
    <w:rsid w:val="00445859"/>
    <w:rsid w:val="00445908"/>
    <w:rsid w:val="0044590D"/>
    <w:rsid w:val="0044596C"/>
    <w:rsid w:val="004459AE"/>
    <w:rsid w:val="004459D6"/>
    <w:rsid w:val="00445A2B"/>
    <w:rsid w:val="00445A96"/>
    <w:rsid w:val="00445D0C"/>
    <w:rsid w:val="00445F4F"/>
    <w:rsid w:val="00445F9D"/>
    <w:rsid w:val="00446232"/>
    <w:rsid w:val="0044627B"/>
    <w:rsid w:val="004463BB"/>
    <w:rsid w:val="00446635"/>
    <w:rsid w:val="00446999"/>
    <w:rsid w:val="00446AA0"/>
    <w:rsid w:val="00446BD8"/>
    <w:rsid w:val="00446C20"/>
    <w:rsid w:val="00446D8D"/>
    <w:rsid w:val="0044701A"/>
    <w:rsid w:val="00447101"/>
    <w:rsid w:val="004471F4"/>
    <w:rsid w:val="004474AE"/>
    <w:rsid w:val="0044750C"/>
    <w:rsid w:val="0044757F"/>
    <w:rsid w:val="0044760D"/>
    <w:rsid w:val="0044766B"/>
    <w:rsid w:val="004476EC"/>
    <w:rsid w:val="004477C7"/>
    <w:rsid w:val="00447C2C"/>
    <w:rsid w:val="00447C7A"/>
    <w:rsid w:val="00447D70"/>
    <w:rsid w:val="00447F47"/>
    <w:rsid w:val="00447F7B"/>
    <w:rsid w:val="0045008F"/>
    <w:rsid w:val="004501B0"/>
    <w:rsid w:val="00450390"/>
    <w:rsid w:val="004503EC"/>
    <w:rsid w:val="004504C6"/>
    <w:rsid w:val="0045062C"/>
    <w:rsid w:val="0045081A"/>
    <w:rsid w:val="0045099F"/>
    <w:rsid w:val="00450A10"/>
    <w:rsid w:val="00450C0C"/>
    <w:rsid w:val="00450C92"/>
    <w:rsid w:val="00450DF7"/>
    <w:rsid w:val="00451132"/>
    <w:rsid w:val="00451402"/>
    <w:rsid w:val="00451423"/>
    <w:rsid w:val="0045174F"/>
    <w:rsid w:val="004519AB"/>
    <w:rsid w:val="004519DB"/>
    <w:rsid w:val="00451D21"/>
    <w:rsid w:val="00451DAA"/>
    <w:rsid w:val="00451DCC"/>
    <w:rsid w:val="00451F08"/>
    <w:rsid w:val="00452047"/>
    <w:rsid w:val="0045207A"/>
    <w:rsid w:val="0045207F"/>
    <w:rsid w:val="0045220D"/>
    <w:rsid w:val="004527B8"/>
    <w:rsid w:val="00452868"/>
    <w:rsid w:val="004528E1"/>
    <w:rsid w:val="00452B74"/>
    <w:rsid w:val="00452C3A"/>
    <w:rsid w:val="00452E57"/>
    <w:rsid w:val="004531B7"/>
    <w:rsid w:val="0045332D"/>
    <w:rsid w:val="004533E6"/>
    <w:rsid w:val="0045352D"/>
    <w:rsid w:val="004536FA"/>
    <w:rsid w:val="00453B21"/>
    <w:rsid w:val="00453B61"/>
    <w:rsid w:val="00453BE3"/>
    <w:rsid w:val="004541D0"/>
    <w:rsid w:val="004542AA"/>
    <w:rsid w:val="00454488"/>
    <w:rsid w:val="004544DF"/>
    <w:rsid w:val="00454787"/>
    <w:rsid w:val="00454809"/>
    <w:rsid w:val="0045492D"/>
    <w:rsid w:val="00454A25"/>
    <w:rsid w:val="00454A4F"/>
    <w:rsid w:val="00454F2D"/>
    <w:rsid w:val="00455105"/>
    <w:rsid w:val="004551D3"/>
    <w:rsid w:val="00455307"/>
    <w:rsid w:val="004554BF"/>
    <w:rsid w:val="004554D3"/>
    <w:rsid w:val="004554E3"/>
    <w:rsid w:val="004555D8"/>
    <w:rsid w:val="004555F4"/>
    <w:rsid w:val="0045565B"/>
    <w:rsid w:val="00455A3F"/>
    <w:rsid w:val="00455A87"/>
    <w:rsid w:val="00455DB5"/>
    <w:rsid w:val="0045610B"/>
    <w:rsid w:val="00456175"/>
    <w:rsid w:val="004561CD"/>
    <w:rsid w:val="0045624E"/>
    <w:rsid w:val="004562B0"/>
    <w:rsid w:val="00456375"/>
    <w:rsid w:val="0045648C"/>
    <w:rsid w:val="004564E4"/>
    <w:rsid w:val="0045659C"/>
    <w:rsid w:val="004565CC"/>
    <w:rsid w:val="004566CC"/>
    <w:rsid w:val="004567CD"/>
    <w:rsid w:val="00456960"/>
    <w:rsid w:val="00456CC6"/>
    <w:rsid w:val="00456E33"/>
    <w:rsid w:val="00456E72"/>
    <w:rsid w:val="00456E8E"/>
    <w:rsid w:val="00456F48"/>
    <w:rsid w:val="00456FAA"/>
    <w:rsid w:val="00457015"/>
    <w:rsid w:val="00457248"/>
    <w:rsid w:val="004572A1"/>
    <w:rsid w:val="00457335"/>
    <w:rsid w:val="004573F5"/>
    <w:rsid w:val="004574D6"/>
    <w:rsid w:val="004578E1"/>
    <w:rsid w:val="0045793E"/>
    <w:rsid w:val="004579E7"/>
    <w:rsid w:val="00457EBA"/>
    <w:rsid w:val="00457F6F"/>
    <w:rsid w:val="00458DB9"/>
    <w:rsid w:val="00460146"/>
    <w:rsid w:val="0046018F"/>
    <w:rsid w:val="00460289"/>
    <w:rsid w:val="00460292"/>
    <w:rsid w:val="00460304"/>
    <w:rsid w:val="004604D0"/>
    <w:rsid w:val="00460585"/>
    <w:rsid w:val="00460847"/>
    <w:rsid w:val="004609A5"/>
    <w:rsid w:val="00460A5E"/>
    <w:rsid w:val="00460D4A"/>
    <w:rsid w:val="00460F3C"/>
    <w:rsid w:val="00460F97"/>
    <w:rsid w:val="0046108A"/>
    <w:rsid w:val="0046115B"/>
    <w:rsid w:val="00461228"/>
    <w:rsid w:val="00461456"/>
    <w:rsid w:val="0046146E"/>
    <w:rsid w:val="00461647"/>
    <w:rsid w:val="0046172A"/>
    <w:rsid w:val="00461750"/>
    <w:rsid w:val="004617A4"/>
    <w:rsid w:val="00461ABD"/>
    <w:rsid w:val="00461ACE"/>
    <w:rsid w:val="00461F69"/>
    <w:rsid w:val="00461FED"/>
    <w:rsid w:val="00462178"/>
    <w:rsid w:val="004623DC"/>
    <w:rsid w:val="00462493"/>
    <w:rsid w:val="0046263E"/>
    <w:rsid w:val="00462866"/>
    <w:rsid w:val="004628D6"/>
    <w:rsid w:val="00462AB6"/>
    <w:rsid w:val="00462DEF"/>
    <w:rsid w:val="00462EE1"/>
    <w:rsid w:val="00462F28"/>
    <w:rsid w:val="00463256"/>
    <w:rsid w:val="0046346B"/>
    <w:rsid w:val="0046388E"/>
    <w:rsid w:val="00463B3B"/>
    <w:rsid w:val="00463EA1"/>
    <w:rsid w:val="00464315"/>
    <w:rsid w:val="004644E6"/>
    <w:rsid w:val="00464536"/>
    <w:rsid w:val="0046454C"/>
    <w:rsid w:val="004649D9"/>
    <w:rsid w:val="00464E76"/>
    <w:rsid w:val="00464EF0"/>
    <w:rsid w:val="004650AD"/>
    <w:rsid w:val="0046511B"/>
    <w:rsid w:val="004653E2"/>
    <w:rsid w:val="004654EC"/>
    <w:rsid w:val="004655BE"/>
    <w:rsid w:val="004656F7"/>
    <w:rsid w:val="0046584F"/>
    <w:rsid w:val="004658BE"/>
    <w:rsid w:val="00465A48"/>
    <w:rsid w:val="00465EC2"/>
    <w:rsid w:val="00465EF0"/>
    <w:rsid w:val="00466713"/>
    <w:rsid w:val="004668A4"/>
    <w:rsid w:val="00466D9C"/>
    <w:rsid w:val="00466E4C"/>
    <w:rsid w:val="004671A8"/>
    <w:rsid w:val="004671B6"/>
    <w:rsid w:val="004675E8"/>
    <w:rsid w:val="00467677"/>
    <w:rsid w:val="004677D7"/>
    <w:rsid w:val="00467861"/>
    <w:rsid w:val="0046798E"/>
    <w:rsid w:val="00467AE4"/>
    <w:rsid w:val="00467D09"/>
    <w:rsid w:val="00467E8B"/>
    <w:rsid w:val="0047012F"/>
    <w:rsid w:val="00470185"/>
    <w:rsid w:val="0047021C"/>
    <w:rsid w:val="00470260"/>
    <w:rsid w:val="00470591"/>
    <w:rsid w:val="004705AD"/>
    <w:rsid w:val="0047064A"/>
    <w:rsid w:val="0047064B"/>
    <w:rsid w:val="00470662"/>
    <w:rsid w:val="004706AC"/>
    <w:rsid w:val="004706D3"/>
    <w:rsid w:val="004707A5"/>
    <w:rsid w:val="00470855"/>
    <w:rsid w:val="004709A8"/>
    <w:rsid w:val="00470A03"/>
    <w:rsid w:val="00470ADC"/>
    <w:rsid w:val="00470EE8"/>
    <w:rsid w:val="00470F82"/>
    <w:rsid w:val="00471094"/>
    <w:rsid w:val="00471100"/>
    <w:rsid w:val="00471179"/>
    <w:rsid w:val="004711B6"/>
    <w:rsid w:val="00471358"/>
    <w:rsid w:val="0047137F"/>
    <w:rsid w:val="00471461"/>
    <w:rsid w:val="00471499"/>
    <w:rsid w:val="004715C0"/>
    <w:rsid w:val="00471747"/>
    <w:rsid w:val="0047175B"/>
    <w:rsid w:val="004718A7"/>
    <w:rsid w:val="004718B5"/>
    <w:rsid w:val="004718B8"/>
    <w:rsid w:val="00471A4A"/>
    <w:rsid w:val="00471B87"/>
    <w:rsid w:val="00471B91"/>
    <w:rsid w:val="00471C1E"/>
    <w:rsid w:val="00471CCF"/>
    <w:rsid w:val="00471D20"/>
    <w:rsid w:val="00471E35"/>
    <w:rsid w:val="00471E64"/>
    <w:rsid w:val="004721BC"/>
    <w:rsid w:val="00472385"/>
    <w:rsid w:val="004723B9"/>
    <w:rsid w:val="0047278F"/>
    <w:rsid w:val="0047282E"/>
    <w:rsid w:val="00472B76"/>
    <w:rsid w:val="00472BA5"/>
    <w:rsid w:val="00472C63"/>
    <w:rsid w:val="00472DB2"/>
    <w:rsid w:val="0047316B"/>
    <w:rsid w:val="00473256"/>
    <w:rsid w:val="0047350B"/>
    <w:rsid w:val="004739E7"/>
    <w:rsid w:val="00473A53"/>
    <w:rsid w:val="00473B3B"/>
    <w:rsid w:val="00473B97"/>
    <w:rsid w:val="00473BCC"/>
    <w:rsid w:val="00473BD8"/>
    <w:rsid w:val="00473C36"/>
    <w:rsid w:val="00473D19"/>
    <w:rsid w:val="00473D25"/>
    <w:rsid w:val="00473D30"/>
    <w:rsid w:val="00473ED2"/>
    <w:rsid w:val="00473F2E"/>
    <w:rsid w:val="0047432A"/>
    <w:rsid w:val="00474B37"/>
    <w:rsid w:val="00474C98"/>
    <w:rsid w:val="00474DD2"/>
    <w:rsid w:val="00474FEF"/>
    <w:rsid w:val="00475297"/>
    <w:rsid w:val="004753A9"/>
    <w:rsid w:val="0047549C"/>
    <w:rsid w:val="0047554A"/>
    <w:rsid w:val="004759F4"/>
    <w:rsid w:val="00475D40"/>
    <w:rsid w:val="00475E56"/>
    <w:rsid w:val="00475FE1"/>
    <w:rsid w:val="004760B8"/>
    <w:rsid w:val="004760DC"/>
    <w:rsid w:val="004761BD"/>
    <w:rsid w:val="00476912"/>
    <w:rsid w:val="00476B14"/>
    <w:rsid w:val="00476B8F"/>
    <w:rsid w:val="00476CCF"/>
    <w:rsid w:val="00476E73"/>
    <w:rsid w:val="0047707A"/>
    <w:rsid w:val="00477286"/>
    <w:rsid w:val="0047736E"/>
    <w:rsid w:val="004776C3"/>
    <w:rsid w:val="00477C0B"/>
    <w:rsid w:val="0048003B"/>
    <w:rsid w:val="0048014C"/>
    <w:rsid w:val="0048019A"/>
    <w:rsid w:val="004801AD"/>
    <w:rsid w:val="004801D0"/>
    <w:rsid w:val="0048043C"/>
    <w:rsid w:val="00480490"/>
    <w:rsid w:val="00480525"/>
    <w:rsid w:val="0048053E"/>
    <w:rsid w:val="004808B3"/>
    <w:rsid w:val="004808BD"/>
    <w:rsid w:val="004809C3"/>
    <w:rsid w:val="00480CD2"/>
    <w:rsid w:val="00480D61"/>
    <w:rsid w:val="00480D6A"/>
    <w:rsid w:val="00481095"/>
    <w:rsid w:val="004811E5"/>
    <w:rsid w:val="004811F7"/>
    <w:rsid w:val="00481273"/>
    <w:rsid w:val="0048152E"/>
    <w:rsid w:val="00481994"/>
    <w:rsid w:val="00481E9D"/>
    <w:rsid w:val="00482578"/>
    <w:rsid w:val="004825EE"/>
    <w:rsid w:val="004826AF"/>
    <w:rsid w:val="00482A71"/>
    <w:rsid w:val="00482F89"/>
    <w:rsid w:val="00482F8B"/>
    <w:rsid w:val="004833B4"/>
    <w:rsid w:val="004837C9"/>
    <w:rsid w:val="00483927"/>
    <w:rsid w:val="00483994"/>
    <w:rsid w:val="00483B47"/>
    <w:rsid w:val="00483E39"/>
    <w:rsid w:val="004844DC"/>
    <w:rsid w:val="00484539"/>
    <w:rsid w:val="00484643"/>
    <w:rsid w:val="00484646"/>
    <w:rsid w:val="00484719"/>
    <w:rsid w:val="0048471B"/>
    <w:rsid w:val="00484A07"/>
    <w:rsid w:val="00484E76"/>
    <w:rsid w:val="00484F7A"/>
    <w:rsid w:val="00485309"/>
    <w:rsid w:val="0048530C"/>
    <w:rsid w:val="0048553E"/>
    <w:rsid w:val="0048568A"/>
    <w:rsid w:val="0048581B"/>
    <w:rsid w:val="00485939"/>
    <w:rsid w:val="00485A40"/>
    <w:rsid w:val="00485B0C"/>
    <w:rsid w:val="00485BF5"/>
    <w:rsid w:val="00485C09"/>
    <w:rsid w:val="00485D67"/>
    <w:rsid w:val="00485E00"/>
    <w:rsid w:val="00485E5B"/>
    <w:rsid w:val="00486175"/>
    <w:rsid w:val="00486344"/>
    <w:rsid w:val="004863A9"/>
    <w:rsid w:val="00486487"/>
    <w:rsid w:val="00486582"/>
    <w:rsid w:val="004866B0"/>
    <w:rsid w:val="0048686C"/>
    <w:rsid w:val="00486A3B"/>
    <w:rsid w:val="00486B24"/>
    <w:rsid w:val="00486BE6"/>
    <w:rsid w:val="00486DF0"/>
    <w:rsid w:val="00487226"/>
    <w:rsid w:val="00487452"/>
    <w:rsid w:val="00487553"/>
    <w:rsid w:val="00487596"/>
    <w:rsid w:val="004877FA"/>
    <w:rsid w:val="00487822"/>
    <w:rsid w:val="0048794F"/>
    <w:rsid w:val="00487ACE"/>
    <w:rsid w:val="00487CEA"/>
    <w:rsid w:val="00487D5C"/>
    <w:rsid w:val="00487FC4"/>
    <w:rsid w:val="00487FF0"/>
    <w:rsid w:val="00487FF4"/>
    <w:rsid w:val="004904BC"/>
    <w:rsid w:val="00490718"/>
    <w:rsid w:val="00490728"/>
    <w:rsid w:val="00490771"/>
    <w:rsid w:val="00490A4B"/>
    <w:rsid w:val="00490AFD"/>
    <w:rsid w:val="00490C2F"/>
    <w:rsid w:val="00490D51"/>
    <w:rsid w:val="00490F8B"/>
    <w:rsid w:val="00491472"/>
    <w:rsid w:val="00491773"/>
    <w:rsid w:val="004917D0"/>
    <w:rsid w:val="004919C3"/>
    <w:rsid w:val="00491B98"/>
    <w:rsid w:val="00491D40"/>
    <w:rsid w:val="00491DDA"/>
    <w:rsid w:val="00491E2D"/>
    <w:rsid w:val="00491F23"/>
    <w:rsid w:val="00492162"/>
    <w:rsid w:val="004923A0"/>
    <w:rsid w:val="004923A4"/>
    <w:rsid w:val="004923E9"/>
    <w:rsid w:val="004924CA"/>
    <w:rsid w:val="004925F1"/>
    <w:rsid w:val="0049269D"/>
    <w:rsid w:val="00492813"/>
    <w:rsid w:val="0049285B"/>
    <w:rsid w:val="0049291A"/>
    <w:rsid w:val="0049293F"/>
    <w:rsid w:val="004929EE"/>
    <w:rsid w:val="00492BBF"/>
    <w:rsid w:val="00492D50"/>
    <w:rsid w:val="00492D69"/>
    <w:rsid w:val="00493072"/>
    <w:rsid w:val="004931D9"/>
    <w:rsid w:val="00493549"/>
    <w:rsid w:val="00493858"/>
    <w:rsid w:val="004938B6"/>
    <w:rsid w:val="00493EE1"/>
    <w:rsid w:val="0049401C"/>
    <w:rsid w:val="00494069"/>
    <w:rsid w:val="004940AB"/>
    <w:rsid w:val="0049494D"/>
    <w:rsid w:val="00494A5D"/>
    <w:rsid w:val="00494C59"/>
    <w:rsid w:val="00494D63"/>
    <w:rsid w:val="00494EBC"/>
    <w:rsid w:val="0049507B"/>
    <w:rsid w:val="004950D9"/>
    <w:rsid w:val="00495118"/>
    <w:rsid w:val="004951D4"/>
    <w:rsid w:val="00495324"/>
    <w:rsid w:val="00495427"/>
    <w:rsid w:val="004954D6"/>
    <w:rsid w:val="004955F5"/>
    <w:rsid w:val="00495660"/>
    <w:rsid w:val="004956B5"/>
    <w:rsid w:val="00495796"/>
    <w:rsid w:val="004958A2"/>
    <w:rsid w:val="0049596C"/>
    <w:rsid w:val="00495AC5"/>
    <w:rsid w:val="00495B7F"/>
    <w:rsid w:val="00495E5E"/>
    <w:rsid w:val="00495F4B"/>
    <w:rsid w:val="0049601B"/>
    <w:rsid w:val="00496084"/>
    <w:rsid w:val="004962AC"/>
    <w:rsid w:val="0049643C"/>
    <w:rsid w:val="00496593"/>
    <w:rsid w:val="004968D2"/>
    <w:rsid w:val="004968F5"/>
    <w:rsid w:val="00496AD9"/>
    <w:rsid w:val="00496B41"/>
    <w:rsid w:val="00496FDA"/>
    <w:rsid w:val="00497161"/>
    <w:rsid w:val="00497579"/>
    <w:rsid w:val="004975A8"/>
    <w:rsid w:val="00497674"/>
    <w:rsid w:val="0049769B"/>
    <w:rsid w:val="004976D3"/>
    <w:rsid w:val="00497831"/>
    <w:rsid w:val="004978E9"/>
    <w:rsid w:val="00497A93"/>
    <w:rsid w:val="00497B56"/>
    <w:rsid w:val="00497D80"/>
    <w:rsid w:val="004A0356"/>
    <w:rsid w:val="004A0359"/>
    <w:rsid w:val="004A040E"/>
    <w:rsid w:val="004A0458"/>
    <w:rsid w:val="004A0653"/>
    <w:rsid w:val="004A0675"/>
    <w:rsid w:val="004A0707"/>
    <w:rsid w:val="004A07D6"/>
    <w:rsid w:val="004A08EA"/>
    <w:rsid w:val="004A097E"/>
    <w:rsid w:val="004A0AA6"/>
    <w:rsid w:val="004A0AB0"/>
    <w:rsid w:val="004A0AE1"/>
    <w:rsid w:val="004A0C96"/>
    <w:rsid w:val="004A1084"/>
    <w:rsid w:val="004A1103"/>
    <w:rsid w:val="004A12E6"/>
    <w:rsid w:val="004A136D"/>
    <w:rsid w:val="004A14E6"/>
    <w:rsid w:val="004A16D0"/>
    <w:rsid w:val="004A189B"/>
    <w:rsid w:val="004A1956"/>
    <w:rsid w:val="004A1D31"/>
    <w:rsid w:val="004A2238"/>
    <w:rsid w:val="004A26AC"/>
    <w:rsid w:val="004A28D4"/>
    <w:rsid w:val="004A2A7A"/>
    <w:rsid w:val="004A2ADC"/>
    <w:rsid w:val="004A2C19"/>
    <w:rsid w:val="004A2C89"/>
    <w:rsid w:val="004A2C8A"/>
    <w:rsid w:val="004A2CA5"/>
    <w:rsid w:val="004A3133"/>
    <w:rsid w:val="004A31AB"/>
    <w:rsid w:val="004A324F"/>
    <w:rsid w:val="004A3859"/>
    <w:rsid w:val="004A39A1"/>
    <w:rsid w:val="004A39E0"/>
    <w:rsid w:val="004A3CE1"/>
    <w:rsid w:val="004A3D52"/>
    <w:rsid w:val="004A4013"/>
    <w:rsid w:val="004A4077"/>
    <w:rsid w:val="004A4171"/>
    <w:rsid w:val="004A4359"/>
    <w:rsid w:val="004A43F1"/>
    <w:rsid w:val="004A479D"/>
    <w:rsid w:val="004A49A0"/>
    <w:rsid w:val="004A4A12"/>
    <w:rsid w:val="004A4C70"/>
    <w:rsid w:val="004A4E0F"/>
    <w:rsid w:val="004A4E37"/>
    <w:rsid w:val="004A4F8C"/>
    <w:rsid w:val="004A4FA7"/>
    <w:rsid w:val="004A505B"/>
    <w:rsid w:val="004A5344"/>
    <w:rsid w:val="004A5569"/>
    <w:rsid w:val="004A5607"/>
    <w:rsid w:val="004A565B"/>
    <w:rsid w:val="004A56E1"/>
    <w:rsid w:val="004A571A"/>
    <w:rsid w:val="004A59B2"/>
    <w:rsid w:val="004A611D"/>
    <w:rsid w:val="004A6236"/>
    <w:rsid w:val="004A6256"/>
    <w:rsid w:val="004A64FA"/>
    <w:rsid w:val="004A68A9"/>
    <w:rsid w:val="004A6ADA"/>
    <w:rsid w:val="004A6C82"/>
    <w:rsid w:val="004A6E5D"/>
    <w:rsid w:val="004A6F16"/>
    <w:rsid w:val="004A704A"/>
    <w:rsid w:val="004A70C0"/>
    <w:rsid w:val="004A7259"/>
    <w:rsid w:val="004A74FE"/>
    <w:rsid w:val="004A762C"/>
    <w:rsid w:val="004A7684"/>
    <w:rsid w:val="004A76EA"/>
    <w:rsid w:val="004A7722"/>
    <w:rsid w:val="004A7DEB"/>
    <w:rsid w:val="004B02B0"/>
    <w:rsid w:val="004B02DE"/>
    <w:rsid w:val="004B0336"/>
    <w:rsid w:val="004B0522"/>
    <w:rsid w:val="004B076C"/>
    <w:rsid w:val="004B07A6"/>
    <w:rsid w:val="004B0814"/>
    <w:rsid w:val="004B0817"/>
    <w:rsid w:val="004B0818"/>
    <w:rsid w:val="004B08A4"/>
    <w:rsid w:val="004B0943"/>
    <w:rsid w:val="004B0A99"/>
    <w:rsid w:val="004B0AB1"/>
    <w:rsid w:val="004B0B99"/>
    <w:rsid w:val="004B0EFE"/>
    <w:rsid w:val="004B11A3"/>
    <w:rsid w:val="004B11EC"/>
    <w:rsid w:val="004B1402"/>
    <w:rsid w:val="004B153F"/>
    <w:rsid w:val="004B16FF"/>
    <w:rsid w:val="004B1731"/>
    <w:rsid w:val="004B18F6"/>
    <w:rsid w:val="004B1B69"/>
    <w:rsid w:val="004B1C33"/>
    <w:rsid w:val="004B1D42"/>
    <w:rsid w:val="004B1F31"/>
    <w:rsid w:val="004B2015"/>
    <w:rsid w:val="004B2435"/>
    <w:rsid w:val="004B24AC"/>
    <w:rsid w:val="004B24F7"/>
    <w:rsid w:val="004B263F"/>
    <w:rsid w:val="004B26A0"/>
    <w:rsid w:val="004B2B48"/>
    <w:rsid w:val="004B3128"/>
    <w:rsid w:val="004B32F1"/>
    <w:rsid w:val="004B36CF"/>
    <w:rsid w:val="004B36ED"/>
    <w:rsid w:val="004B3733"/>
    <w:rsid w:val="004B382C"/>
    <w:rsid w:val="004B38FE"/>
    <w:rsid w:val="004B392A"/>
    <w:rsid w:val="004B397C"/>
    <w:rsid w:val="004B3B49"/>
    <w:rsid w:val="004B3F9B"/>
    <w:rsid w:val="004B4320"/>
    <w:rsid w:val="004B44C3"/>
    <w:rsid w:val="004B456E"/>
    <w:rsid w:val="004B46D7"/>
    <w:rsid w:val="004B477B"/>
    <w:rsid w:val="004B491E"/>
    <w:rsid w:val="004B497B"/>
    <w:rsid w:val="004B4D36"/>
    <w:rsid w:val="004B4F4D"/>
    <w:rsid w:val="004B5070"/>
    <w:rsid w:val="004B50AA"/>
    <w:rsid w:val="004B5100"/>
    <w:rsid w:val="004B5177"/>
    <w:rsid w:val="004B553D"/>
    <w:rsid w:val="004B554D"/>
    <w:rsid w:val="004B556F"/>
    <w:rsid w:val="004B558C"/>
    <w:rsid w:val="004B5748"/>
    <w:rsid w:val="004B5BC1"/>
    <w:rsid w:val="004B5C5A"/>
    <w:rsid w:val="004B5F4E"/>
    <w:rsid w:val="004B6083"/>
    <w:rsid w:val="004B6113"/>
    <w:rsid w:val="004B6297"/>
    <w:rsid w:val="004B6606"/>
    <w:rsid w:val="004B6764"/>
    <w:rsid w:val="004B69EC"/>
    <w:rsid w:val="004B6B65"/>
    <w:rsid w:val="004B6B89"/>
    <w:rsid w:val="004B6D49"/>
    <w:rsid w:val="004B6DA6"/>
    <w:rsid w:val="004B6E05"/>
    <w:rsid w:val="004B6ECB"/>
    <w:rsid w:val="004B6F54"/>
    <w:rsid w:val="004B6F74"/>
    <w:rsid w:val="004B72A6"/>
    <w:rsid w:val="004B73F3"/>
    <w:rsid w:val="004B74D4"/>
    <w:rsid w:val="004B76DC"/>
    <w:rsid w:val="004B7748"/>
    <w:rsid w:val="004B780A"/>
    <w:rsid w:val="004B784B"/>
    <w:rsid w:val="004B79B5"/>
    <w:rsid w:val="004B7BBF"/>
    <w:rsid w:val="004B7BC0"/>
    <w:rsid w:val="004B7C5F"/>
    <w:rsid w:val="004B7D04"/>
    <w:rsid w:val="004C01A1"/>
    <w:rsid w:val="004C01EF"/>
    <w:rsid w:val="004C02D3"/>
    <w:rsid w:val="004C0300"/>
    <w:rsid w:val="004C0426"/>
    <w:rsid w:val="004C04AC"/>
    <w:rsid w:val="004C0726"/>
    <w:rsid w:val="004C0861"/>
    <w:rsid w:val="004C091D"/>
    <w:rsid w:val="004C0B1B"/>
    <w:rsid w:val="004C0C69"/>
    <w:rsid w:val="004C0D75"/>
    <w:rsid w:val="004C0E58"/>
    <w:rsid w:val="004C0E6C"/>
    <w:rsid w:val="004C12A0"/>
    <w:rsid w:val="004C14B0"/>
    <w:rsid w:val="004C1AB8"/>
    <w:rsid w:val="004C1B5D"/>
    <w:rsid w:val="004C1D09"/>
    <w:rsid w:val="004C1ECF"/>
    <w:rsid w:val="004C206A"/>
    <w:rsid w:val="004C21F2"/>
    <w:rsid w:val="004C22F6"/>
    <w:rsid w:val="004C27BF"/>
    <w:rsid w:val="004C2964"/>
    <w:rsid w:val="004C2984"/>
    <w:rsid w:val="004C29A6"/>
    <w:rsid w:val="004C2A23"/>
    <w:rsid w:val="004C2A54"/>
    <w:rsid w:val="004C2D7C"/>
    <w:rsid w:val="004C3104"/>
    <w:rsid w:val="004C3717"/>
    <w:rsid w:val="004C382C"/>
    <w:rsid w:val="004C396B"/>
    <w:rsid w:val="004C3A79"/>
    <w:rsid w:val="004C3D4D"/>
    <w:rsid w:val="004C3D5D"/>
    <w:rsid w:val="004C3D9E"/>
    <w:rsid w:val="004C40D7"/>
    <w:rsid w:val="004C410C"/>
    <w:rsid w:val="004C41CE"/>
    <w:rsid w:val="004C4336"/>
    <w:rsid w:val="004C452C"/>
    <w:rsid w:val="004C46A5"/>
    <w:rsid w:val="004C47C2"/>
    <w:rsid w:val="004C4A4B"/>
    <w:rsid w:val="004C4B9B"/>
    <w:rsid w:val="004C4D35"/>
    <w:rsid w:val="004C4F4A"/>
    <w:rsid w:val="004C5058"/>
    <w:rsid w:val="004C524B"/>
    <w:rsid w:val="004C52F1"/>
    <w:rsid w:val="004C5365"/>
    <w:rsid w:val="004C5405"/>
    <w:rsid w:val="004C54B8"/>
    <w:rsid w:val="004C56A8"/>
    <w:rsid w:val="004C5715"/>
    <w:rsid w:val="004C58DC"/>
    <w:rsid w:val="004C5BA1"/>
    <w:rsid w:val="004C5CD9"/>
    <w:rsid w:val="004C5ED9"/>
    <w:rsid w:val="004C5F19"/>
    <w:rsid w:val="004C5F28"/>
    <w:rsid w:val="004C6203"/>
    <w:rsid w:val="004C622A"/>
    <w:rsid w:val="004C6640"/>
    <w:rsid w:val="004C684C"/>
    <w:rsid w:val="004C689C"/>
    <w:rsid w:val="004C6B54"/>
    <w:rsid w:val="004C6BA9"/>
    <w:rsid w:val="004C6CBE"/>
    <w:rsid w:val="004C6CCC"/>
    <w:rsid w:val="004C707A"/>
    <w:rsid w:val="004C7364"/>
    <w:rsid w:val="004C779D"/>
    <w:rsid w:val="004C77BC"/>
    <w:rsid w:val="004C7975"/>
    <w:rsid w:val="004C7A92"/>
    <w:rsid w:val="004C7C06"/>
    <w:rsid w:val="004C7DE5"/>
    <w:rsid w:val="004C7F2E"/>
    <w:rsid w:val="004D000A"/>
    <w:rsid w:val="004D0272"/>
    <w:rsid w:val="004D0273"/>
    <w:rsid w:val="004D0538"/>
    <w:rsid w:val="004D06FA"/>
    <w:rsid w:val="004D08F2"/>
    <w:rsid w:val="004D0A1E"/>
    <w:rsid w:val="004D0AB6"/>
    <w:rsid w:val="004D0D06"/>
    <w:rsid w:val="004D0DE3"/>
    <w:rsid w:val="004D0EA9"/>
    <w:rsid w:val="004D1170"/>
    <w:rsid w:val="004D1217"/>
    <w:rsid w:val="004D124F"/>
    <w:rsid w:val="004D1305"/>
    <w:rsid w:val="004D14D3"/>
    <w:rsid w:val="004D15FB"/>
    <w:rsid w:val="004D1B71"/>
    <w:rsid w:val="004D1D28"/>
    <w:rsid w:val="004D1E22"/>
    <w:rsid w:val="004D1E32"/>
    <w:rsid w:val="004D1E84"/>
    <w:rsid w:val="004D1EF8"/>
    <w:rsid w:val="004D2198"/>
    <w:rsid w:val="004D219B"/>
    <w:rsid w:val="004D248F"/>
    <w:rsid w:val="004D2521"/>
    <w:rsid w:val="004D2597"/>
    <w:rsid w:val="004D2939"/>
    <w:rsid w:val="004D2981"/>
    <w:rsid w:val="004D2AA8"/>
    <w:rsid w:val="004D2B45"/>
    <w:rsid w:val="004D2C27"/>
    <w:rsid w:val="004D2D7E"/>
    <w:rsid w:val="004D3008"/>
    <w:rsid w:val="004D307A"/>
    <w:rsid w:val="004D309F"/>
    <w:rsid w:val="004D30B6"/>
    <w:rsid w:val="004D3158"/>
    <w:rsid w:val="004D3305"/>
    <w:rsid w:val="004D3441"/>
    <w:rsid w:val="004D37A9"/>
    <w:rsid w:val="004D399C"/>
    <w:rsid w:val="004D3AE0"/>
    <w:rsid w:val="004D3B26"/>
    <w:rsid w:val="004D3BDF"/>
    <w:rsid w:val="004D3DA2"/>
    <w:rsid w:val="004D3ED5"/>
    <w:rsid w:val="004D3FC8"/>
    <w:rsid w:val="004D43BF"/>
    <w:rsid w:val="004D44BA"/>
    <w:rsid w:val="004D4576"/>
    <w:rsid w:val="004D461A"/>
    <w:rsid w:val="004D472E"/>
    <w:rsid w:val="004D4D61"/>
    <w:rsid w:val="004D4F1A"/>
    <w:rsid w:val="004D522F"/>
    <w:rsid w:val="004D5522"/>
    <w:rsid w:val="004D55DA"/>
    <w:rsid w:val="004D5955"/>
    <w:rsid w:val="004D59FB"/>
    <w:rsid w:val="004D5A48"/>
    <w:rsid w:val="004D5A91"/>
    <w:rsid w:val="004D5B2E"/>
    <w:rsid w:val="004D5BB2"/>
    <w:rsid w:val="004D5DE5"/>
    <w:rsid w:val="004D5FB7"/>
    <w:rsid w:val="004D5FBC"/>
    <w:rsid w:val="004D6048"/>
    <w:rsid w:val="004D62E2"/>
    <w:rsid w:val="004D63DB"/>
    <w:rsid w:val="004D64CA"/>
    <w:rsid w:val="004D6DD7"/>
    <w:rsid w:val="004D6EBF"/>
    <w:rsid w:val="004D71A9"/>
    <w:rsid w:val="004D7227"/>
    <w:rsid w:val="004D7269"/>
    <w:rsid w:val="004D733A"/>
    <w:rsid w:val="004D738B"/>
    <w:rsid w:val="004D74B1"/>
    <w:rsid w:val="004D7500"/>
    <w:rsid w:val="004D7698"/>
    <w:rsid w:val="004D7D4C"/>
    <w:rsid w:val="004D7EA3"/>
    <w:rsid w:val="004D7FE8"/>
    <w:rsid w:val="004E0031"/>
    <w:rsid w:val="004E02FA"/>
    <w:rsid w:val="004E0414"/>
    <w:rsid w:val="004E045A"/>
    <w:rsid w:val="004E09F5"/>
    <w:rsid w:val="004E0D21"/>
    <w:rsid w:val="004E0D4F"/>
    <w:rsid w:val="004E0EF0"/>
    <w:rsid w:val="004E12D7"/>
    <w:rsid w:val="004E1608"/>
    <w:rsid w:val="004E1805"/>
    <w:rsid w:val="004E1966"/>
    <w:rsid w:val="004E1981"/>
    <w:rsid w:val="004E1B0A"/>
    <w:rsid w:val="004E1B43"/>
    <w:rsid w:val="004E1C21"/>
    <w:rsid w:val="004E1E23"/>
    <w:rsid w:val="004E209D"/>
    <w:rsid w:val="004E24D5"/>
    <w:rsid w:val="004E26A5"/>
    <w:rsid w:val="004E2863"/>
    <w:rsid w:val="004E28A8"/>
    <w:rsid w:val="004E29DE"/>
    <w:rsid w:val="004E2C20"/>
    <w:rsid w:val="004E2CA4"/>
    <w:rsid w:val="004E2D3E"/>
    <w:rsid w:val="004E2EC9"/>
    <w:rsid w:val="004E2FFE"/>
    <w:rsid w:val="004E3202"/>
    <w:rsid w:val="004E32B2"/>
    <w:rsid w:val="004E33E7"/>
    <w:rsid w:val="004E3474"/>
    <w:rsid w:val="004E3CFB"/>
    <w:rsid w:val="004E3F51"/>
    <w:rsid w:val="004E3FB0"/>
    <w:rsid w:val="004E40C0"/>
    <w:rsid w:val="004E416D"/>
    <w:rsid w:val="004E459B"/>
    <w:rsid w:val="004E477B"/>
    <w:rsid w:val="004E48B9"/>
    <w:rsid w:val="004E4A67"/>
    <w:rsid w:val="004E4B32"/>
    <w:rsid w:val="004E4B70"/>
    <w:rsid w:val="004E4F8F"/>
    <w:rsid w:val="004E51B1"/>
    <w:rsid w:val="004E52FB"/>
    <w:rsid w:val="004E5318"/>
    <w:rsid w:val="004E55E1"/>
    <w:rsid w:val="004E56D5"/>
    <w:rsid w:val="004E602E"/>
    <w:rsid w:val="004E6277"/>
    <w:rsid w:val="004E647C"/>
    <w:rsid w:val="004E6667"/>
    <w:rsid w:val="004E66B5"/>
    <w:rsid w:val="004E66EB"/>
    <w:rsid w:val="004E66F0"/>
    <w:rsid w:val="004E6C6F"/>
    <w:rsid w:val="004E6D13"/>
    <w:rsid w:val="004E7176"/>
    <w:rsid w:val="004E72A9"/>
    <w:rsid w:val="004E7463"/>
    <w:rsid w:val="004E74B0"/>
    <w:rsid w:val="004E75DD"/>
    <w:rsid w:val="004E7615"/>
    <w:rsid w:val="004E76B7"/>
    <w:rsid w:val="004E77D8"/>
    <w:rsid w:val="004E7AB0"/>
    <w:rsid w:val="004E7B05"/>
    <w:rsid w:val="004E7E49"/>
    <w:rsid w:val="004E7E5D"/>
    <w:rsid w:val="004F0142"/>
    <w:rsid w:val="004F02A1"/>
    <w:rsid w:val="004F030E"/>
    <w:rsid w:val="004F086E"/>
    <w:rsid w:val="004F0874"/>
    <w:rsid w:val="004F09B4"/>
    <w:rsid w:val="004F0A6A"/>
    <w:rsid w:val="004F0C28"/>
    <w:rsid w:val="004F0C9A"/>
    <w:rsid w:val="004F0F8F"/>
    <w:rsid w:val="004F0FB0"/>
    <w:rsid w:val="004F114E"/>
    <w:rsid w:val="004F13B7"/>
    <w:rsid w:val="004F159B"/>
    <w:rsid w:val="004F1771"/>
    <w:rsid w:val="004F1A4D"/>
    <w:rsid w:val="004F1B00"/>
    <w:rsid w:val="004F1D7E"/>
    <w:rsid w:val="004F1F49"/>
    <w:rsid w:val="004F1FBA"/>
    <w:rsid w:val="004F23D7"/>
    <w:rsid w:val="004F249D"/>
    <w:rsid w:val="004F25D3"/>
    <w:rsid w:val="004F26E1"/>
    <w:rsid w:val="004F2784"/>
    <w:rsid w:val="004F28A1"/>
    <w:rsid w:val="004F28C5"/>
    <w:rsid w:val="004F28CE"/>
    <w:rsid w:val="004F2978"/>
    <w:rsid w:val="004F2989"/>
    <w:rsid w:val="004F2F8E"/>
    <w:rsid w:val="004F2FA8"/>
    <w:rsid w:val="004F3036"/>
    <w:rsid w:val="004F308F"/>
    <w:rsid w:val="004F311F"/>
    <w:rsid w:val="004F32EA"/>
    <w:rsid w:val="004F33FF"/>
    <w:rsid w:val="004F35C8"/>
    <w:rsid w:val="004F3921"/>
    <w:rsid w:val="004F3AAB"/>
    <w:rsid w:val="004F3BD5"/>
    <w:rsid w:val="004F3C67"/>
    <w:rsid w:val="004F3EFE"/>
    <w:rsid w:val="004F3F2C"/>
    <w:rsid w:val="004F4513"/>
    <w:rsid w:val="004F47CB"/>
    <w:rsid w:val="004F4A8A"/>
    <w:rsid w:val="004F4CC6"/>
    <w:rsid w:val="004F4DF5"/>
    <w:rsid w:val="004F4E64"/>
    <w:rsid w:val="004F4E9D"/>
    <w:rsid w:val="004F4F27"/>
    <w:rsid w:val="004F52A0"/>
    <w:rsid w:val="004F54BD"/>
    <w:rsid w:val="004F5516"/>
    <w:rsid w:val="004F57E4"/>
    <w:rsid w:val="004F5B13"/>
    <w:rsid w:val="004F5EEE"/>
    <w:rsid w:val="004F62E9"/>
    <w:rsid w:val="004F6449"/>
    <w:rsid w:val="004F64CD"/>
    <w:rsid w:val="004F67B7"/>
    <w:rsid w:val="004F67CB"/>
    <w:rsid w:val="004F6B37"/>
    <w:rsid w:val="004F6D13"/>
    <w:rsid w:val="004F6DE3"/>
    <w:rsid w:val="004F7334"/>
    <w:rsid w:val="004F735C"/>
    <w:rsid w:val="004F735E"/>
    <w:rsid w:val="004F73B3"/>
    <w:rsid w:val="004F744E"/>
    <w:rsid w:val="004F7459"/>
    <w:rsid w:val="004F74E3"/>
    <w:rsid w:val="004F7514"/>
    <w:rsid w:val="004F75D9"/>
    <w:rsid w:val="004F7843"/>
    <w:rsid w:val="004F7B32"/>
    <w:rsid w:val="004F7DCD"/>
    <w:rsid w:val="004F7ED5"/>
    <w:rsid w:val="004F7F49"/>
    <w:rsid w:val="004F7F8F"/>
    <w:rsid w:val="00500291"/>
    <w:rsid w:val="00500321"/>
    <w:rsid w:val="00500516"/>
    <w:rsid w:val="005005D8"/>
    <w:rsid w:val="00500769"/>
    <w:rsid w:val="00500832"/>
    <w:rsid w:val="005008C1"/>
    <w:rsid w:val="005012E1"/>
    <w:rsid w:val="0050151A"/>
    <w:rsid w:val="005016C1"/>
    <w:rsid w:val="005016D0"/>
    <w:rsid w:val="00501721"/>
    <w:rsid w:val="005017A3"/>
    <w:rsid w:val="005018B5"/>
    <w:rsid w:val="00501C65"/>
    <w:rsid w:val="00501D35"/>
    <w:rsid w:val="00501E4F"/>
    <w:rsid w:val="00502165"/>
    <w:rsid w:val="005025C4"/>
    <w:rsid w:val="0050283E"/>
    <w:rsid w:val="0050286A"/>
    <w:rsid w:val="005028A3"/>
    <w:rsid w:val="00502A4F"/>
    <w:rsid w:val="00503159"/>
    <w:rsid w:val="00503223"/>
    <w:rsid w:val="0050324C"/>
    <w:rsid w:val="0050327A"/>
    <w:rsid w:val="0050343A"/>
    <w:rsid w:val="00503660"/>
    <w:rsid w:val="00503729"/>
    <w:rsid w:val="0050372B"/>
    <w:rsid w:val="0050381A"/>
    <w:rsid w:val="00503833"/>
    <w:rsid w:val="00503869"/>
    <w:rsid w:val="005039D6"/>
    <w:rsid w:val="00503AE1"/>
    <w:rsid w:val="00503CC0"/>
    <w:rsid w:val="00503FAF"/>
    <w:rsid w:val="00503FC9"/>
    <w:rsid w:val="005041D0"/>
    <w:rsid w:val="00504282"/>
    <w:rsid w:val="00504527"/>
    <w:rsid w:val="005045E3"/>
    <w:rsid w:val="005046A7"/>
    <w:rsid w:val="00504750"/>
    <w:rsid w:val="0050480F"/>
    <w:rsid w:val="00504910"/>
    <w:rsid w:val="00504A7E"/>
    <w:rsid w:val="00504C10"/>
    <w:rsid w:val="00504C31"/>
    <w:rsid w:val="00504D29"/>
    <w:rsid w:val="00504E57"/>
    <w:rsid w:val="0050522D"/>
    <w:rsid w:val="005053F8"/>
    <w:rsid w:val="005054DB"/>
    <w:rsid w:val="005055B4"/>
    <w:rsid w:val="0050575B"/>
    <w:rsid w:val="00505B8E"/>
    <w:rsid w:val="00505C45"/>
    <w:rsid w:val="00505D05"/>
    <w:rsid w:val="00505D91"/>
    <w:rsid w:val="00505D9D"/>
    <w:rsid w:val="00505E39"/>
    <w:rsid w:val="005061EF"/>
    <w:rsid w:val="00506203"/>
    <w:rsid w:val="0050627B"/>
    <w:rsid w:val="00506354"/>
    <w:rsid w:val="005063BE"/>
    <w:rsid w:val="00506562"/>
    <w:rsid w:val="00506643"/>
    <w:rsid w:val="0050674B"/>
    <w:rsid w:val="00506780"/>
    <w:rsid w:val="00506B03"/>
    <w:rsid w:val="005071A1"/>
    <w:rsid w:val="005073DE"/>
    <w:rsid w:val="00507728"/>
    <w:rsid w:val="005077D9"/>
    <w:rsid w:val="005079D2"/>
    <w:rsid w:val="005079ED"/>
    <w:rsid w:val="00507AC0"/>
    <w:rsid w:val="00507B18"/>
    <w:rsid w:val="00507BC0"/>
    <w:rsid w:val="00507D1C"/>
    <w:rsid w:val="00510059"/>
    <w:rsid w:val="005100AA"/>
    <w:rsid w:val="005103A8"/>
    <w:rsid w:val="00510820"/>
    <w:rsid w:val="0051095B"/>
    <w:rsid w:val="00510BAD"/>
    <w:rsid w:val="00510CD6"/>
    <w:rsid w:val="00510E56"/>
    <w:rsid w:val="00510EB2"/>
    <w:rsid w:val="00510ED3"/>
    <w:rsid w:val="00510EE9"/>
    <w:rsid w:val="0051107D"/>
    <w:rsid w:val="005111D1"/>
    <w:rsid w:val="005112DB"/>
    <w:rsid w:val="00511506"/>
    <w:rsid w:val="005115E1"/>
    <w:rsid w:val="005117BD"/>
    <w:rsid w:val="00511817"/>
    <w:rsid w:val="00511A4F"/>
    <w:rsid w:val="00511AC3"/>
    <w:rsid w:val="00511C35"/>
    <w:rsid w:val="00511FCC"/>
    <w:rsid w:val="0051231D"/>
    <w:rsid w:val="0051238D"/>
    <w:rsid w:val="00512508"/>
    <w:rsid w:val="005126E8"/>
    <w:rsid w:val="00512C46"/>
    <w:rsid w:val="00512E5F"/>
    <w:rsid w:val="00512F50"/>
    <w:rsid w:val="005130C6"/>
    <w:rsid w:val="00513251"/>
    <w:rsid w:val="005132A6"/>
    <w:rsid w:val="0051352E"/>
    <w:rsid w:val="005135C9"/>
    <w:rsid w:val="00513716"/>
    <w:rsid w:val="0051371C"/>
    <w:rsid w:val="00513746"/>
    <w:rsid w:val="00513A42"/>
    <w:rsid w:val="00513DBE"/>
    <w:rsid w:val="00513EFF"/>
    <w:rsid w:val="00513FC9"/>
    <w:rsid w:val="0051435A"/>
    <w:rsid w:val="00514782"/>
    <w:rsid w:val="00514826"/>
    <w:rsid w:val="005149CB"/>
    <w:rsid w:val="00514B52"/>
    <w:rsid w:val="00514BF4"/>
    <w:rsid w:val="00514C06"/>
    <w:rsid w:val="00514CCD"/>
    <w:rsid w:val="00514DAA"/>
    <w:rsid w:val="00514E78"/>
    <w:rsid w:val="00514F98"/>
    <w:rsid w:val="00515253"/>
    <w:rsid w:val="00515483"/>
    <w:rsid w:val="005154E2"/>
    <w:rsid w:val="00515536"/>
    <w:rsid w:val="005156AF"/>
    <w:rsid w:val="00515AD5"/>
    <w:rsid w:val="005167A2"/>
    <w:rsid w:val="00516831"/>
    <w:rsid w:val="00516C9F"/>
    <w:rsid w:val="00516D31"/>
    <w:rsid w:val="00516D76"/>
    <w:rsid w:val="005171EC"/>
    <w:rsid w:val="0051741E"/>
    <w:rsid w:val="00517944"/>
    <w:rsid w:val="00517F05"/>
    <w:rsid w:val="00517F12"/>
    <w:rsid w:val="005201B3"/>
    <w:rsid w:val="005202ED"/>
    <w:rsid w:val="005203F2"/>
    <w:rsid w:val="00520406"/>
    <w:rsid w:val="005211D7"/>
    <w:rsid w:val="00521380"/>
    <w:rsid w:val="00521450"/>
    <w:rsid w:val="00521558"/>
    <w:rsid w:val="005216E6"/>
    <w:rsid w:val="00521711"/>
    <w:rsid w:val="00521762"/>
    <w:rsid w:val="00521916"/>
    <w:rsid w:val="00521970"/>
    <w:rsid w:val="00521976"/>
    <w:rsid w:val="00521D50"/>
    <w:rsid w:val="00521DAB"/>
    <w:rsid w:val="00521DFB"/>
    <w:rsid w:val="00521E15"/>
    <w:rsid w:val="00522031"/>
    <w:rsid w:val="005221F7"/>
    <w:rsid w:val="005225E0"/>
    <w:rsid w:val="00522B9C"/>
    <w:rsid w:val="00522C6B"/>
    <w:rsid w:val="00522CD5"/>
    <w:rsid w:val="00522E14"/>
    <w:rsid w:val="00522FE3"/>
    <w:rsid w:val="00523AB2"/>
    <w:rsid w:val="00523ADD"/>
    <w:rsid w:val="00523D11"/>
    <w:rsid w:val="00523DD5"/>
    <w:rsid w:val="00523F76"/>
    <w:rsid w:val="00523F89"/>
    <w:rsid w:val="00524360"/>
    <w:rsid w:val="0052436F"/>
    <w:rsid w:val="005244E1"/>
    <w:rsid w:val="00524524"/>
    <w:rsid w:val="005246CD"/>
    <w:rsid w:val="0052472F"/>
    <w:rsid w:val="00524777"/>
    <w:rsid w:val="005247B4"/>
    <w:rsid w:val="00524C53"/>
    <w:rsid w:val="00524E8C"/>
    <w:rsid w:val="00525130"/>
    <w:rsid w:val="0052518B"/>
    <w:rsid w:val="0052524E"/>
    <w:rsid w:val="00525411"/>
    <w:rsid w:val="00525568"/>
    <w:rsid w:val="0052585B"/>
    <w:rsid w:val="00525878"/>
    <w:rsid w:val="00525CCE"/>
    <w:rsid w:val="00526523"/>
    <w:rsid w:val="0052682F"/>
    <w:rsid w:val="005268B4"/>
    <w:rsid w:val="00526AA5"/>
    <w:rsid w:val="00526AC4"/>
    <w:rsid w:val="00526AC9"/>
    <w:rsid w:val="00526BF7"/>
    <w:rsid w:val="00526CA4"/>
    <w:rsid w:val="00526CEA"/>
    <w:rsid w:val="00526F19"/>
    <w:rsid w:val="005271A7"/>
    <w:rsid w:val="005272AC"/>
    <w:rsid w:val="0052736A"/>
    <w:rsid w:val="00527575"/>
    <w:rsid w:val="005275FD"/>
    <w:rsid w:val="00527841"/>
    <w:rsid w:val="00527A84"/>
    <w:rsid w:val="00527BAD"/>
    <w:rsid w:val="00527D13"/>
    <w:rsid w:val="00527E27"/>
    <w:rsid w:val="00527E61"/>
    <w:rsid w:val="00527EF9"/>
    <w:rsid w:val="00527F6B"/>
    <w:rsid w:val="00530254"/>
    <w:rsid w:val="0053027B"/>
    <w:rsid w:val="00530341"/>
    <w:rsid w:val="00530414"/>
    <w:rsid w:val="005308A8"/>
    <w:rsid w:val="00530927"/>
    <w:rsid w:val="00530BC1"/>
    <w:rsid w:val="00530D6A"/>
    <w:rsid w:val="00530DE4"/>
    <w:rsid w:val="0053103D"/>
    <w:rsid w:val="00531216"/>
    <w:rsid w:val="0053168B"/>
    <w:rsid w:val="005319CE"/>
    <w:rsid w:val="00531A4E"/>
    <w:rsid w:val="00531A6D"/>
    <w:rsid w:val="00531AD5"/>
    <w:rsid w:val="00531B26"/>
    <w:rsid w:val="00531BB8"/>
    <w:rsid w:val="00531D1D"/>
    <w:rsid w:val="00531D2E"/>
    <w:rsid w:val="005327CD"/>
    <w:rsid w:val="00532819"/>
    <w:rsid w:val="00532838"/>
    <w:rsid w:val="0053294E"/>
    <w:rsid w:val="005329B6"/>
    <w:rsid w:val="00532B25"/>
    <w:rsid w:val="00532DAF"/>
    <w:rsid w:val="00532E01"/>
    <w:rsid w:val="00532E14"/>
    <w:rsid w:val="00532E51"/>
    <w:rsid w:val="0053317F"/>
    <w:rsid w:val="00533258"/>
    <w:rsid w:val="00533390"/>
    <w:rsid w:val="005333E4"/>
    <w:rsid w:val="00533860"/>
    <w:rsid w:val="00533A68"/>
    <w:rsid w:val="00533AFD"/>
    <w:rsid w:val="00533E36"/>
    <w:rsid w:val="00533FDE"/>
    <w:rsid w:val="00534038"/>
    <w:rsid w:val="00534209"/>
    <w:rsid w:val="0053421A"/>
    <w:rsid w:val="00534429"/>
    <w:rsid w:val="0053445C"/>
    <w:rsid w:val="00534512"/>
    <w:rsid w:val="00534964"/>
    <w:rsid w:val="00534B32"/>
    <w:rsid w:val="00534B6E"/>
    <w:rsid w:val="00534D80"/>
    <w:rsid w:val="00534FB3"/>
    <w:rsid w:val="0053532E"/>
    <w:rsid w:val="0053550D"/>
    <w:rsid w:val="005355D8"/>
    <w:rsid w:val="005357DC"/>
    <w:rsid w:val="00535817"/>
    <w:rsid w:val="00535874"/>
    <w:rsid w:val="005358CB"/>
    <w:rsid w:val="00535B4A"/>
    <w:rsid w:val="00535EC9"/>
    <w:rsid w:val="005360BE"/>
    <w:rsid w:val="0053612E"/>
    <w:rsid w:val="00536157"/>
    <w:rsid w:val="005361B6"/>
    <w:rsid w:val="00536296"/>
    <w:rsid w:val="005362F6"/>
    <w:rsid w:val="005364D6"/>
    <w:rsid w:val="00536507"/>
    <w:rsid w:val="00536547"/>
    <w:rsid w:val="005366B6"/>
    <w:rsid w:val="0053677C"/>
    <w:rsid w:val="00536993"/>
    <w:rsid w:val="00536A25"/>
    <w:rsid w:val="00536B37"/>
    <w:rsid w:val="00536DF6"/>
    <w:rsid w:val="00536FCA"/>
    <w:rsid w:val="005370A0"/>
    <w:rsid w:val="0053730E"/>
    <w:rsid w:val="00537330"/>
    <w:rsid w:val="00537845"/>
    <w:rsid w:val="00537869"/>
    <w:rsid w:val="005378DB"/>
    <w:rsid w:val="00537936"/>
    <w:rsid w:val="00537B22"/>
    <w:rsid w:val="00537F4E"/>
    <w:rsid w:val="00540015"/>
    <w:rsid w:val="00540105"/>
    <w:rsid w:val="00540190"/>
    <w:rsid w:val="005405E0"/>
    <w:rsid w:val="00540743"/>
    <w:rsid w:val="00540994"/>
    <w:rsid w:val="00540A42"/>
    <w:rsid w:val="00540C7E"/>
    <w:rsid w:val="00540CB1"/>
    <w:rsid w:val="005410CB"/>
    <w:rsid w:val="00541157"/>
    <w:rsid w:val="0054119E"/>
    <w:rsid w:val="005413EF"/>
    <w:rsid w:val="00541449"/>
    <w:rsid w:val="00541574"/>
    <w:rsid w:val="00541736"/>
    <w:rsid w:val="0054177E"/>
    <w:rsid w:val="005417E0"/>
    <w:rsid w:val="005418D6"/>
    <w:rsid w:val="00541A8A"/>
    <w:rsid w:val="00541DDE"/>
    <w:rsid w:val="00541EB7"/>
    <w:rsid w:val="00541F36"/>
    <w:rsid w:val="00541FE5"/>
    <w:rsid w:val="00542224"/>
    <w:rsid w:val="0054225B"/>
    <w:rsid w:val="005422D4"/>
    <w:rsid w:val="0054248D"/>
    <w:rsid w:val="00542634"/>
    <w:rsid w:val="00542A40"/>
    <w:rsid w:val="00542D3C"/>
    <w:rsid w:val="00542DC7"/>
    <w:rsid w:val="00542F03"/>
    <w:rsid w:val="00542FE2"/>
    <w:rsid w:val="005430F7"/>
    <w:rsid w:val="0054325D"/>
    <w:rsid w:val="005434B5"/>
    <w:rsid w:val="00543537"/>
    <w:rsid w:val="005435A7"/>
    <w:rsid w:val="0054360B"/>
    <w:rsid w:val="00543713"/>
    <w:rsid w:val="0054372A"/>
    <w:rsid w:val="00543761"/>
    <w:rsid w:val="00543904"/>
    <w:rsid w:val="00543B50"/>
    <w:rsid w:val="00543D33"/>
    <w:rsid w:val="00543DFC"/>
    <w:rsid w:val="005443ED"/>
    <w:rsid w:val="005445BA"/>
    <w:rsid w:val="0054469E"/>
    <w:rsid w:val="00544886"/>
    <w:rsid w:val="005448E7"/>
    <w:rsid w:val="00544B21"/>
    <w:rsid w:val="00544C50"/>
    <w:rsid w:val="00544E7B"/>
    <w:rsid w:val="0054562E"/>
    <w:rsid w:val="0054576B"/>
    <w:rsid w:val="005457A4"/>
    <w:rsid w:val="00545887"/>
    <w:rsid w:val="005458D4"/>
    <w:rsid w:val="0054592B"/>
    <w:rsid w:val="005459E0"/>
    <w:rsid w:val="00545A5F"/>
    <w:rsid w:val="00545B57"/>
    <w:rsid w:val="00545CFD"/>
    <w:rsid w:val="00545D1C"/>
    <w:rsid w:val="00545EDE"/>
    <w:rsid w:val="005460C8"/>
    <w:rsid w:val="005462AA"/>
    <w:rsid w:val="005462D6"/>
    <w:rsid w:val="005465BF"/>
    <w:rsid w:val="005465C6"/>
    <w:rsid w:val="005465CE"/>
    <w:rsid w:val="0054674C"/>
    <w:rsid w:val="005467A6"/>
    <w:rsid w:val="00546859"/>
    <w:rsid w:val="0054693C"/>
    <w:rsid w:val="00546954"/>
    <w:rsid w:val="00546A51"/>
    <w:rsid w:val="00546D98"/>
    <w:rsid w:val="00546E89"/>
    <w:rsid w:val="00546F05"/>
    <w:rsid w:val="005470AD"/>
    <w:rsid w:val="00547110"/>
    <w:rsid w:val="00547152"/>
    <w:rsid w:val="00547590"/>
    <w:rsid w:val="005479CB"/>
    <w:rsid w:val="005479D8"/>
    <w:rsid w:val="00547AEC"/>
    <w:rsid w:val="00547B79"/>
    <w:rsid w:val="00547D08"/>
    <w:rsid w:val="00547D39"/>
    <w:rsid w:val="00547E48"/>
    <w:rsid w:val="00547F9B"/>
    <w:rsid w:val="00550135"/>
    <w:rsid w:val="00550138"/>
    <w:rsid w:val="0055014F"/>
    <w:rsid w:val="00550178"/>
    <w:rsid w:val="00550580"/>
    <w:rsid w:val="00550675"/>
    <w:rsid w:val="005508CD"/>
    <w:rsid w:val="00550C2B"/>
    <w:rsid w:val="00550E51"/>
    <w:rsid w:val="005511BB"/>
    <w:rsid w:val="0055147D"/>
    <w:rsid w:val="00551508"/>
    <w:rsid w:val="005518C7"/>
    <w:rsid w:val="0055196D"/>
    <w:rsid w:val="00551A41"/>
    <w:rsid w:val="00551C20"/>
    <w:rsid w:val="00551EA7"/>
    <w:rsid w:val="005520F4"/>
    <w:rsid w:val="0055225D"/>
    <w:rsid w:val="0055226A"/>
    <w:rsid w:val="005522FE"/>
    <w:rsid w:val="00552320"/>
    <w:rsid w:val="00552362"/>
    <w:rsid w:val="0055256A"/>
    <w:rsid w:val="00552663"/>
    <w:rsid w:val="005526A4"/>
    <w:rsid w:val="005526ED"/>
    <w:rsid w:val="005527BF"/>
    <w:rsid w:val="00552BE4"/>
    <w:rsid w:val="00552DC7"/>
    <w:rsid w:val="00552F0D"/>
    <w:rsid w:val="0055318B"/>
    <w:rsid w:val="005532F4"/>
    <w:rsid w:val="00553529"/>
    <w:rsid w:val="00553671"/>
    <w:rsid w:val="005536DB"/>
    <w:rsid w:val="00553AAA"/>
    <w:rsid w:val="00553BA2"/>
    <w:rsid w:val="00553DD7"/>
    <w:rsid w:val="0055404F"/>
    <w:rsid w:val="005542B5"/>
    <w:rsid w:val="005545D7"/>
    <w:rsid w:val="00554607"/>
    <w:rsid w:val="005546E2"/>
    <w:rsid w:val="005547A9"/>
    <w:rsid w:val="0055491E"/>
    <w:rsid w:val="00554BB8"/>
    <w:rsid w:val="00554C58"/>
    <w:rsid w:val="00554D3F"/>
    <w:rsid w:val="00554E29"/>
    <w:rsid w:val="005552DD"/>
    <w:rsid w:val="00555535"/>
    <w:rsid w:val="005555E3"/>
    <w:rsid w:val="0055568F"/>
    <w:rsid w:val="005556E2"/>
    <w:rsid w:val="0055595D"/>
    <w:rsid w:val="00555DB8"/>
    <w:rsid w:val="00555F28"/>
    <w:rsid w:val="00556371"/>
    <w:rsid w:val="00556432"/>
    <w:rsid w:val="00556508"/>
    <w:rsid w:val="0055659A"/>
    <w:rsid w:val="00556688"/>
    <w:rsid w:val="00556833"/>
    <w:rsid w:val="00556936"/>
    <w:rsid w:val="00556C8B"/>
    <w:rsid w:val="00556D9A"/>
    <w:rsid w:val="00556F44"/>
    <w:rsid w:val="00556FE5"/>
    <w:rsid w:val="00557194"/>
    <w:rsid w:val="00557515"/>
    <w:rsid w:val="00557557"/>
    <w:rsid w:val="00557A0C"/>
    <w:rsid w:val="00557B66"/>
    <w:rsid w:val="00557D2F"/>
    <w:rsid w:val="00557F15"/>
    <w:rsid w:val="0056005C"/>
    <w:rsid w:val="00560258"/>
    <w:rsid w:val="00560396"/>
    <w:rsid w:val="0056043A"/>
    <w:rsid w:val="0056052E"/>
    <w:rsid w:val="0056070A"/>
    <w:rsid w:val="005608D9"/>
    <w:rsid w:val="00560ADE"/>
    <w:rsid w:val="0056116B"/>
    <w:rsid w:val="00561208"/>
    <w:rsid w:val="005612D3"/>
    <w:rsid w:val="00561706"/>
    <w:rsid w:val="005617BF"/>
    <w:rsid w:val="0056185C"/>
    <w:rsid w:val="00561BF8"/>
    <w:rsid w:val="00561C21"/>
    <w:rsid w:val="00561C50"/>
    <w:rsid w:val="00561ED7"/>
    <w:rsid w:val="00561F9B"/>
    <w:rsid w:val="00562032"/>
    <w:rsid w:val="00562168"/>
    <w:rsid w:val="00562201"/>
    <w:rsid w:val="00562646"/>
    <w:rsid w:val="00562A10"/>
    <w:rsid w:val="00562C5D"/>
    <w:rsid w:val="00562F99"/>
    <w:rsid w:val="005631B0"/>
    <w:rsid w:val="00563404"/>
    <w:rsid w:val="005635AB"/>
    <w:rsid w:val="005635F4"/>
    <w:rsid w:val="00563BC8"/>
    <w:rsid w:val="00563E3B"/>
    <w:rsid w:val="00563E97"/>
    <w:rsid w:val="00563F77"/>
    <w:rsid w:val="005640BB"/>
    <w:rsid w:val="00564358"/>
    <w:rsid w:val="00564446"/>
    <w:rsid w:val="0056456F"/>
    <w:rsid w:val="005646FD"/>
    <w:rsid w:val="005647A4"/>
    <w:rsid w:val="0056488C"/>
    <w:rsid w:val="00564C87"/>
    <w:rsid w:val="005652B9"/>
    <w:rsid w:val="005653F2"/>
    <w:rsid w:val="005656AF"/>
    <w:rsid w:val="00565965"/>
    <w:rsid w:val="00565DAB"/>
    <w:rsid w:val="005661A9"/>
    <w:rsid w:val="005663D6"/>
    <w:rsid w:val="00566516"/>
    <w:rsid w:val="0056688E"/>
    <w:rsid w:val="00566CEB"/>
    <w:rsid w:val="00566F5A"/>
    <w:rsid w:val="00567436"/>
    <w:rsid w:val="00567A7F"/>
    <w:rsid w:val="00567B3B"/>
    <w:rsid w:val="00567D74"/>
    <w:rsid w:val="00567E31"/>
    <w:rsid w:val="00567EEE"/>
    <w:rsid w:val="00567F41"/>
    <w:rsid w:val="00570039"/>
    <w:rsid w:val="005700B2"/>
    <w:rsid w:val="00570173"/>
    <w:rsid w:val="0057022A"/>
    <w:rsid w:val="00570259"/>
    <w:rsid w:val="00570394"/>
    <w:rsid w:val="0057042D"/>
    <w:rsid w:val="00570530"/>
    <w:rsid w:val="0057064C"/>
    <w:rsid w:val="005706C9"/>
    <w:rsid w:val="00570831"/>
    <w:rsid w:val="00570996"/>
    <w:rsid w:val="00570ACF"/>
    <w:rsid w:val="00570BC8"/>
    <w:rsid w:val="00570F82"/>
    <w:rsid w:val="005710AD"/>
    <w:rsid w:val="00571166"/>
    <w:rsid w:val="00571325"/>
    <w:rsid w:val="00571365"/>
    <w:rsid w:val="005713D0"/>
    <w:rsid w:val="005715F4"/>
    <w:rsid w:val="0057188E"/>
    <w:rsid w:val="00571AC7"/>
    <w:rsid w:val="00571BFD"/>
    <w:rsid w:val="00571CFD"/>
    <w:rsid w:val="00571EC7"/>
    <w:rsid w:val="005720AC"/>
    <w:rsid w:val="005720EF"/>
    <w:rsid w:val="0057227B"/>
    <w:rsid w:val="00572464"/>
    <w:rsid w:val="00572501"/>
    <w:rsid w:val="00572961"/>
    <w:rsid w:val="00572B58"/>
    <w:rsid w:val="00572D39"/>
    <w:rsid w:val="00572DE8"/>
    <w:rsid w:val="00572EB3"/>
    <w:rsid w:val="00572F93"/>
    <w:rsid w:val="0057304C"/>
    <w:rsid w:val="00573057"/>
    <w:rsid w:val="005730BA"/>
    <w:rsid w:val="005732E2"/>
    <w:rsid w:val="0057356A"/>
    <w:rsid w:val="005735FB"/>
    <w:rsid w:val="00573632"/>
    <w:rsid w:val="00573C21"/>
    <w:rsid w:val="00573E77"/>
    <w:rsid w:val="00573F17"/>
    <w:rsid w:val="00573FA8"/>
    <w:rsid w:val="005742F4"/>
    <w:rsid w:val="00574482"/>
    <w:rsid w:val="005745DD"/>
    <w:rsid w:val="0057468E"/>
    <w:rsid w:val="005749D4"/>
    <w:rsid w:val="00574A77"/>
    <w:rsid w:val="00574AF0"/>
    <w:rsid w:val="00574C62"/>
    <w:rsid w:val="00574CC1"/>
    <w:rsid w:val="00575057"/>
    <w:rsid w:val="00575318"/>
    <w:rsid w:val="00575434"/>
    <w:rsid w:val="00575496"/>
    <w:rsid w:val="00575961"/>
    <w:rsid w:val="00575BC6"/>
    <w:rsid w:val="00575CE1"/>
    <w:rsid w:val="00575D5B"/>
    <w:rsid w:val="00575EFC"/>
    <w:rsid w:val="00576141"/>
    <w:rsid w:val="00576330"/>
    <w:rsid w:val="005767EB"/>
    <w:rsid w:val="0057686E"/>
    <w:rsid w:val="00576CB5"/>
    <w:rsid w:val="00576CCB"/>
    <w:rsid w:val="00576CED"/>
    <w:rsid w:val="00576DA6"/>
    <w:rsid w:val="00576E56"/>
    <w:rsid w:val="00576F8C"/>
    <w:rsid w:val="00577041"/>
    <w:rsid w:val="00577073"/>
    <w:rsid w:val="00577206"/>
    <w:rsid w:val="005773C2"/>
    <w:rsid w:val="0057753A"/>
    <w:rsid w:val="005776F1"/>
    <w:rsid w:val="00577745"/>
    <w:rsid w:val="005778D8"/>
    <w:rsid w:val="00577AB8"/>
    <w:rsid w:val="00577ADE"/>
    <w:rsid w:val="00577C0C"/>
    <w:rsid w:val="00577F05"/>
    <w:rsid w:val="00577F22"/>
    <w:rsid w:val="00577F2B"/>
    <w:rsid w:val="00580092"/>
    <w:rsid w:val="005801E0"/>
    <w:rsid w:val="00580339"/>
    <w:rsid w:val="005803AF"/>
    <w:rsid w:val="00580461"/>
    <w:rsid w:val="00580524"/>
    <w:rsid w:val="00580C13"/>
    <w:rsid w:val="00580E8C"/>
    <w:rsid w:val="00581521"/>
    <w:rsid w:val="005815A4"/>
    <w:rsid w:val="00581651"/>
    <w:rsid w:val="00581694"/>
    <w:rsid w:val="0058174C"/>
    <w:rsid w:val="005818DC"/>
    <w:rsid w:val="00581A13"/>
    <w:rsid w:val="00581FFF"/>
    <w:rsid w:val="0058201F"/>
    <w:rsid w:val="005822A4"/>
    <w:rsid w:val="005824CC"/>
    <w:rsid w:val="0058252F"/>
    <w:rsid w:val="00582737"/>
    <w:rsid w:val="0058297C"/>
    <w:rsid w:val="0058297E"/>
    <w:rsid w:val="00582D7B"/>
    <w:rsid w:val="00582EA9"/>
    <w:rsid w:val="00582F01"/>
    <w:rsid w:val="005831A1"/>
    <w:rsid w:val="005833D3"/>
    <w:rsid w:val="00583520"/>
    <w:rsid w:val="005836A6"/>
    <w:rsid w:val="00583733"/>
    <w:rsid w:val="00583AB2"/>
    <w:rsid w:val="00583C05"/>
    <w:rsid w:val="00583D1E"/>
    <w:rsid w:val="00583E00"/>
    <w:rsid w:val="00583F4E"/>
    <w:rsid w:val="00584136"/>
    <w:rsid w:val="0058421F"/>
    <w:rsid w:val="0058438C"/>
    <w:rsid w:val="00584491"/>
    <w:rsid w:val="005847C9"/>
    <w:rsid w:val="00584D84"/>
    <w:rsid w:val="00584D8A"/>
    <w:rsid w:val="00584F95"/>
    <w:rsid w:val="00585049"/>
    <w:rsid w:val="005851FF"/>
    <w:rsid w:val="0058541A"/>
    <w:rsid w:val="005857A2"/>
    <w:rsid w:val="00585AB1"/>
    <w:rsid w:val="00585F09"/>
    <w:rsid w:val="005860C3"/>
    <w:rsid w:val="005860EE"/>
    <w:rsid w:val="0058616D"/>
    <w:rsid w:val="00586635"/>
    <w:rsid w:val="00586961"/>
    <w:rsid w:val="00586A98"/>
    <w:rsid w:val="00586D69"/>
    <w:rsid w:val="00586F9C"/>
    <w:rsid w:val="005873C5"/>
    <w:rsid w:val="005876A3"/>
    <w:rsid w:val="00587A27"/>
    <w:rsid w:val="00587B8D"/>
    <w:rsid w:val="00587B9B"/>
    <w:rsid w:val="00587F30"/>
    <w:rsid w:val="00587F3E"/>
    <w:rsid w:val="00590001"/>
    <w:rsid w:val="00590066"/>
    <w:rsid w:val="0059022D"/>
    <w:rsid w:val="005905C4"/>
    <w:rsid w:val="005905EB"/>
    <w:rsid w:val="00590712"/>
    <w:rsid w:val="005907A2"/>
    <w:rsid w:val="00590815"/>
    <w:rsid w:val="0059085F"/>
    <w:rsid w:val="005908F2"/>
    <w:rsid w:val="00590A1D"/>
    <w:rsid w:val="00590ACB"/>
    <w:rsid w:val="00590C6C"/>
    <w:rsid w:val="00590F09"/>
    <w:rsid w:val="00590F97"/>
    <w:rsid w:val="00591029"/>
    <w:rsid w:val="0059115A"/>
    <w:rsid w:val="0059126B"/>
    <w:rsid w:val="005914FB"/>
    <w:rsid w:val="0059154B"/>
    <w:rsid w:val="0059169F"/>
    <w:rsid w:val="0059172F"/>
    <w:rsid w:val="0059183D"/>
    <w:rsid w:val="00591C74"/>
    <w:rsid w:val="00591C8A"/>
    <w:rsid w:val="00591CFE"/>
    <w:rsid w:val="00591D1A"/>
    <w:rsid w:val="00591FEC"/>
    <w:rsid w:val="0059217F"/>
    <w:rsid w:val="00592182"/>
    <w:rsid w:val="00592233"/>
    <w:rsid w:val="00592462"/>
    <w:rsid w:val="00592591"/>
    <w:rsid w:val="00592682"/>
    <w:rsid w:val="0059269B"/>
    <w:rsid w:val="0059274E"/>
    <w:rsid w:val="005928C4"/>
    <w:rsid w:val="00592C7B"/>
    <w:rsid w:val="00592FA4"/>
    <w:rsid w:val="0059310B"/>
    <w:rsid w:val="005932F9"/>
    <w:rsid w:val="0059382B"/>
    <w:rsid w:val="00593957"/>
    <w:rsid w:val="00593ACE"/>
    <w:rsid w:val="00593B4E"/>
    <w:rsid w:val="00593BAD"/>
    <w:rsid w:val="00593D09"/>
    <w:rsid w:val="00593E7B"/>
    <w:rsid w:val="00593EBE"/>
    <w:rsid w:val="00593EC0"/>
    <w:rsid w:val="00593F05"/>
    <w:rsid w:val="0059422F"/>
    <w:rsid w:val="005944A1"/>
    <w:rsid w:val="005944E3"/>
    <w:rsid w:val="005944E9"/>
    <w:rsid w:val="005945C5"/>
    <w:rsid w:val="0059474B"/>
    <w:rsid w:val="00594E05"/>
    <w:rsid w:val="00594E3F"/>
    <w:rsid w:val="00594EBC"/>
    <w:rsid w:val="00594EC4"/>
    <w:rsid w:val="00594F6A"/>
    <w:rsid w:val="00594FDC"/>
    <w:rsid w:val="00595070"/>
    <w:rsid w:val="00595403"/>
    <w:rsid w:val="00595769"/>
    <w:rsid w:val="0059580B"/>
    <w:rsid w:val="005959E7"/>
    <w:rsid w:val="00595AA8"/>
    <w:rsid w:val="00595AB3"/>
    <w:rsid w:val="00595CC8"/>
    <w:rsid w:val="00595E93"/>
    <w:rsid w:val="00595FF9"/>
    <w:rsid w:val="0059608D"/>
    <w:rsid w:val="0059662D"/>
    <w:rsid w:val="00596946"/>
    <w:rsid w:val="005973ED"/>
    <w:rsid w:val="00597401"/>
    <w:rsid w:val="0059751F"/>
    <w:rsid w:val="00597701"/>
    <w:rsid w:val="005977CB"/>
    <w:rsid w:val="00597996"/>
    <w:rsid w:val="00597A10"/>
    <w:rsid w:val="00597D15"/>
    <w:rsid w:val="00597F2D"/>
    <w:rsid w:val="005A01AA"/>
    <w:rsid w:val="005A01D5"/>
    <w:rsid w:val="005A02BF"/>
    <w:rsid w:val="005A02E2"/>
    <w:rsid w:val="005A02E3"/>
    <w:rsid w:val="005A0413"/>
    <w:rsid w:val="005A0A23"/>
    <w:rsid w:val="005A0D9E"/>
    <w:rsid w:val="005A0E4D"/>
    <w:rsid w:val="005A0F6B"/>
    <w:rsid w:val="005A123E"/>
    <w:rsid w:val="005A1304"/>
    <w:rsid w:val="005A1488"/>
    <w:rsid w:val="005A1640"/>
    <w:rsid w:val="005A1737"/>
    <w:rsid w:val="005A1791"/>
    <w:rsid w:val="005A1F7A"/>
    <w:rsid w:val="005A20FF"/>
    <w:rsid w:val="005A22B2"/>
    <w:rsid w:val="005A260E"/>
    <w:rsid w:val="005A2DF1"/>
    <w:rsid w:val="005A2E4C"/>
    <w:rsid w:val="005A2E5E"/>
    <w:rsid w:val="005A2EE5"/>
    <w:rsid w:val="005A2FE0"/>
    <w:rsid w:val="005A3013"/>
    <w:rsid w:val="005A3093"/>
    <w:rsid w:val="005A3163"/>
    <w:rsid w:val="005A31E1"/>
    <w:rsid w:val="005A3435"/>
    <w:rsid w:val="005A3452"/>
    <w:rsid w:val="005A34ED"/>
    <w:rsid w:val="005A3551"/>
    <w:rsid w:val="005A35A6"/>
    <w:rsid w:val="005A368A"/>
    <w:rsid w:val="005A3792"/>
    <w:rsid w:val="005A392F"/>
    <w:rsid w:val="005A3AB6"/>
    <w:rsid w:val="005A3D7D"/>
    <w:rsid w:val="005A3E15"/>
    <w:rsid w:val="005A3E92"/>
    <w:rsid w:val="005A3FAA"/>
    <w:rsid w:val="005A3FBD"/>
    <w:rsid w:val="005A400D"/>
    <w:rsid w:val="005A418C"/>
    <w:rsid w:val="005A4239"/>
    <w:rsid w:val="005A43F0"/>
    <w:rsid w:val="005A44F7"/>
    <w:rsid w:val="005A4868"/>
    <w:rsid w:val="005A48FA"/>
    <w:rsid w:val="005A4905"/>
    <w:rsid w:val="005A491C"/>
    <w:rsid w:val="005A49CE"/>
    <w:rsid w:val="005A4B08"/>
    <w:rsid w:val="005A4E34"/>
    <w:rsid w:val="005A4F79"/>
    <w:rsid w:val="005A51AA"/>
    <w:rsid w:val="005A555F"/>
    <w:rsid w:val="005A57CA"/>
    <w:rsid w:val="005A5941"/>
    <w:rsid w:val="005A59A3"/>
    <w:rsid w:val="005A628E"/>
    <w:rsid w:val="005A67DF"/>
    <w:rsid w:val="005A6D8B"/>
    <w:rsid w:val="005A6E81"/>
    <w:rsid w:val="005A6F1B"/>
    <w:rsid w:val="005A7239"/>
    <w:rsid w:val="005A75A9"/>
    <w:rsid w:val="005A760B"/>
    <w:rsid w:val="005A77CA"/>
    <w:rsid w:val="005A7B18"/>
    <w:rsid w:val="005A7CFD"/>
    <w:rsid w:val="005B0083"/>
    <w:rsid w:val="005B00EA"/>
    <w:rsid w:val="005B0107"/>
    <w:rsid w:val="005B019E"/>
    <w:rsid w:val="005B026F"/>
    <w:rsid w:val="005B02AF"/>
    <w:rsid w:val="005B03B2"/>
    <w:rsid w:val="005B0518"/>
    <w:rsid w:val="005B0526"/>
    <w:rsid w:val="005B0548"/>
    <w:rsid w:val="005B0599"/>
    <w:rsid w:val="005B0720"/>
    <w:rsid w:val="005B0886"/>
    <w:rsid w:val="005B09C2"/>
    <w:rsid w:val="005B09CF"/>
    <w:rsid w:val="005B09D4"/>
    <w:rsid w:val="005B0A6F"/>
    <w:rsid w:val="005B108A"/>
    <w:rsid w:val="005B1334"/>
    <w:rsid w:val="005B165D"/>
    <w:rsid w:val="005B171F"/>
    <w:rsid w:val="005B186E"/>
    <w:rsid w:val="005B19D6"/>
    <w:rsid w:val="005B19DB"/>
    <w:rsid w:val="005B1A10"/>
    <w:rsid w:val="005B1C99"/>
    <w:rsid w:val="005B1D93"/>
    <w:rsid w:val="005B1E49"/>
    <w:rsid w:val="005B1FF7"/>
    <w:rsid w:val="005B2493"/>
    <w:rsid w:val="005B2728"/>
    <w:rsid w:val="005B27BD"/>
    <w:rsid w:val="005B28CC"/>
    <w:rsid w:val="005B2905"/>
    <w:rsid w:val="005B2BDB"/>
    <w:rsid w:val="005B2E28"/>
    <w:rsid w:val="005B2F2B"/>
    <w:rsid w:val="005B2F92"/>
    <w:rsid w:val="005B300D"/>
    <w:rsid w:val="005B30AC"/>
    <w:rsid w:val="005B30C6"/>
    <w:rsid w:val="005B3170"/>
    <w:rsid w:val="005B32D2"/>
    <w:rsid w:val="005B34C5"/>
    <w:rsid w:val="005B37D8"/>
    <w:rsid w:val="005B385A"/>
    <w:rsid w:val="005B3BA0"/>
    <w:rsid w:val="005B3EC9"/>
    <w:rsid w:val="005B3F63"/>
    <w:rsid w:val="005B4281"/>
    <w:rsid w:val="005B44E1"/>
    <w:rsid w:val="005B45EC"/>
    <w:rsid w:val="005B4678"/>
    <w:rsid w:val="005B4770"/>
    <w:rsid w:val="005B4771"/>
    <w:rsid w:val="005B49E0"/>
    <w:rsid w:val="005B4A21"/>
    <w:rsid w:val="005B4A4C"/>
    <w:rsid w:val="005B4B5D"/>
    <w:rsid w:val="005B4BB2"/>
    <w:rsid w:val="005B4C31"/>
    <w:rsid w:val="005B4C40"/>
    <w:rsid w:val="005B4CB8"/>
    <w:rsid w:val="005B4CE7"/>
    <w:rsid w:val="005B4CE9"/>
    <w:rsid w:val="005B4CF0"/>
    <w:rsid w:val="005B4CFC"/>
    <w:rsid w:val="005B4D02"/>
    <w:rsid w:val="005B4EFB"/>
    <w:rsid w:val="005B51FE"/>
    <w:rsid w:val="005B525C"/>
    <w:rsid w:val="005B5432"/>
    <w:rsid w:val="005B54CA"/>
    <w:rsid w:val="005B55FD"/>
    <w:rsid w:val="005B56D4"/>
    <w:rsid w:val="005B59D2"/>
    <w:rsid w:val="005B59F6"/>
    <w:rsid w:val="005B59FD"/>
    <w:rsid w:val="005B5B19"/>
    <w:rsid w:val="005B60C7"/>
    <w:rsid w:val="005B63BB"/>
    <w:rsid w:val="005B649F"/>
    <w:rsid w:val="005B6547"/>
    <w:rsid w:val="005B6598"/>
    <w:rsid w:val="005B68A0"/>
    <w:rsid w:val="005B6A3C"/>
    <w:rsid w:val="005B6B09"/>
    <w:rsid w:val="005B6C42"/>
    <w:rsid w:val="005B6DCA"/>
    <w:rsid w:val="005B6DF6"/>
    <w:rsid w:val="005B6E92"/>
    <w:rsid w:val="005B713D"/>
    <w:rsid w:val="005B71E3"/>
    <w:rsid w:val="005B7463"/>
    <w:rsid w:val="005B768F"/>
    <w:rsid w:val="005B7DBC"/>
    <w:rsid w:val="005C0191"/>
    <w:rsid w:val="005C01C7"/>
    <w:rsid w:val="005C01EC"/>
    <w:rsid w:val="005C0456"/>
    <w:rsid w:val="005C058A"/>
    <w:rsid w:val="005C05C2"/>
    <w:rsid w:val="005C076A"/>
    <w:rsid w:val="005C0857"/>
    <w:rsid w:val="005C0E64"/>
    <w:rsid w:val="005C1166"/>
    <w:rsid w:val="005C11F3"/>
    <w:rsid w:val="005C12AB"/>
    <w:rsid w:val="005C12BD"/>
    <w:rsid w:val="005C15D7"/>
    <w:rsid w:val="005C15D9"/>
    <w:rsid w:val="005C1659"/>
    <w:rsid w:val="005C1682"/>
    <w:rsid w:val="005C1731"/>
    <w:rsid w:val="005C1887"/>
    <w:rsid w:val="005C19B7"/>
    <w:rsid w:val="005C1A04"/>
    <w:rsid w:val="005C1DE4"/>
    <w:rsid w:val="005C1E51"/>
    <w:rsid w:val="005C1EAC"/>
    <w:rsid w:val="005C1F67"/>
    <w:rsid w:val="005C1F6B"/>
    <w:rsid w:val="005C216C"/>
    <w:rsid w:val="005C217D"/>
    <w:rsid w:val="005C2380"/>
    <w:rsid w:val="005C2635"/>
    <w:rsid w:val="005C2743"/>
    <w:rsid w:val="005C2867"/>
    <w:rsid w:val="005C2882"/>
    <w:rsid w:val="005C29F5"/>
    <w:rsid w:val="005C2B0E"/>
    <w:rsid w:val="005C2C45"/>
    <w:rsid w:val="005C2C74"/>
    <w:rsid w:val="005C2CB1"/>
    <w:rsid w:val="005C2D89"/>
    <w:rsid w:val="005C2EA8"/>
    <w:rsid w:val="005C312B"/>
    <w:rsid w:val="005C3164"/>
    <w:rsid w:val="005C39DE"/>
    <w:rsid w:val="005C3C84"/>
    <w:rsid w:val="005C3D3A"/>
    <w:rsid w:val="005C3FF4"/>
    <w:rsid w:val="005C4138"/>
    <w:rsid w:val="005C41C7"/>
    <w:rsid w:val="005C44FB"/>
    <w:rsid w:val="005C4611"/>
    <w:rsid w:val="005C48EC"/>
    <w:rsid w:val="005C4A80"/>
    <w:rsid w:val="005C4B1C"/>
    <w:rsid w:val="005C4B32"/>
    <w:rsid w:val="005C4EC9"/>
    <w:rsid w:val="005C516C"/>
    <w:rsid w:val="005C5180"/>
    <w:rsid w:val="005C54D0"/>
    <w:rsid w:val="005C57E1"/>
    <w:rsid w:val="005C5984"/>
    <w:rsid w:val="005C5B2F"/>
    <w:rsid w:val="005C5CDB"/>
    <w:rsid w:val="005C5E9E"/>
    <w:rsid w:val="005C5F23"/>
    <w:rsid w:val="005C622E"/>
    <w:rsid w:val="005C6364"/>
    <w:rsid w:val="005C6368"/>
    <w:rsid w:val="005C669D"/>
    <w:rsid w:val="005C676E"/>
    <w:rsid w:val="005C67E4"/>
    <w:rsid w:val="005C6B9B"/>
    <w:rsid w:val="005C6C80"/>
    <w:rsid w:val="005C6CC6"/>
    <w:rsid w:val="005C706B"/>
    <w:rsid w:val="005C7145"/>
    <w:rsid w:val="005C7291"/>
    <w:rsid w:val="005C75B7"/>
    <w:rsid w:val="005C7601"/>
    <w:rsid w:val="005C76FB"/>
    <w:rsid w:val="005C79B0"/>
    <w:rsid w:val="005C79B8"/>
    <w:rsid w:val="005C7D2B"/>
    <w:rsid w:val="005C7D64"/>
    <w:rsid w:val="005C7D89"/>
    <w:rsid w:val="005D002E"/>
    <w:rsid w:val="005D0070"/>
    <w:rsid w:val="005D010F"/>
    <w:rsid w:val="005D01D2"/>
    <w:rsid w:val="005D0544"/>
    <w:rsid w:val="005D0593"/>
    <w:rsid w:val="005D05D8"/>
    <w:rsid w:val="005D07A5"/>
    <w:rsid w:val="005D0853"/>
    <w:rsid w:val="005D0A90"/>
    <w:rsid w:val="005D0AEE"/>
    <w:rsid w:val="005D0D0C"/>
    <w:rsid w:val="005D102A"/>
    <w:rsid w:val="005D12B0"/>
    <w:rsid w:val="005D14F5"/>
    <w:rsid w:val="005D156A"/>
    <w:rsid w:val="005D19F9"/>
    <w:rsid w:val="005D1E4B"/>
    <w:rsid w:val="005D2208"/>
    <w:rsid w:val="005D2428"/>
    <w:rsid w:val="005D2E89"/>
    <w:rsid w:val="005D339F"/>
    <w:rsid w:val="005D362A"/>
    <w:rsid w:val="005D3A34"/>
    <w:rsid w:val="005D3D23"/>
    <w:rsid w:val="005D42C5"/>
    <w:rsid w:val="005D4352"/>
    <w:rsid w:val="005D4447"/>
    <w:rsid w:val="005D4449"/>
    <w:rsid w:val="005D467E"/>
    <w:rsid w:val="005D4901"/>
    <w:rsid w:val="005D5459"/>
    <w:rsid w:val="005D561F"/>
    <w:rsid w:val="005D58E9"/>
    <w:rsid w:val="005D5957"/>
    <w:rsid w:val="005D5D0C"/>
    <w:rsid w:val="005D601B"/>
    <w:rsid w:val="005D61E5"/>
    <w:rsid w:val="005D621E"/>
    <w:rsid w:val="005D6429"/>
    <w:rsid w:val="005D64DA"/>
    <w:rsid w:val="005D64FE"/>
    <w:rsid w:val="005D655E"/>
    <w:rsid w:val="005D65F7"/>
    <w:rsid w:val="005D6A3D"/>
    <w:rsid w:val="005D6B15"/>
    <w:rsid w:val="005D6E2B"/>
    <w:rsid w:val="005D6F18"/>
    <w:rsid w:val="005D702E"/>
    <w:rsid w:val="005D7270"/>
    <w:rsid w:val="005D737A"/>
    <w:rsid w:val="005D73AE"/>
    <w:rsid w:val="005D7455"/>
    <w:rsid w:val="005D753B"/>
    <w:rsid w:val="005D76DA"/>
    <w:rsid w:val="005D7B3A"/>
    <w:rsid w:val="005D7C30"/>
    <w:rsid w:val="005D7E79"/>
    <w:rsid w:val="005E094D"/>
    <w:rsid w:val="005E0A6C"/>
    <w:rsid w:val="005E0C51"/>
    <w:rsid w:val="005E0CA7"/>
    <w:rsid w:val="005E0FA2"/>
    <w:rsid w:val="005E10C6"/>
    <w:rsid w:val="005E11FC"/>
    <w:rsid w:val="005E1231"/>
    <w:rsid w:val="005E13F8"/>
    <w:rsid w:val="005E155D"/>
    <w:rsid w:val="005E1579"/>
    <w:rsid w:val="005E1616"/>
    <w:rsid w:val="005E1617"/>
    <w:rsid w:val="005E1683"/>
    <w:rsid w:val="005E16A8"/>
    <w:rsid w:val="005E16D8"/>
    <w:rsid w:val="005E1709"/>
    <w:rsid w:val="005E17C9"/>
    <w:rsid w:val="005E183B"/>
    <w:rsid w:val="005E18DD"/>
    <w:rsid w:val="005E1A43"/>
    <w:rsid w:val="005E1A81"/>
    <w:rsid w:val="005E1FCB"/>
    <w:rsid w:val="005E2008"/>
    <w:rsid w:val="005E21C8"/>
    <w:rsid w:val="005E2208"/>
    <w:rsid w:val="005E23AF"/>
    <w:rsid w:val="005E2522"/>
    <w:rsid w:val="005E2831"/>
    <w:rsid w:val="005E28A2"/>
    <w:rsid w:val="005E2BB2"/>
    <w:rsid w:val="005E2DCF"/>
    <w:rsid w:val="005E2DE7"/>
    <w:rsid w:val="005E3033"/>
    <w:rsid w:val="005E3172"/>
    <w:rsid w:val="005E38EF"/>
    <w:rsid w:val="005E3B79"/>
    <w:rsid w:val="005E3C5A"/>
    <w:rsid w:val="005E3E92"/>
    <w:rsid w:val="005E414B"/>
    <w:rsid w:val="005E41CF"/>
    <w:rsid w:val="005E4279"/>
    <w:rsid w:val="005E456D"/>
    <w:rsid w:val="005E4645"/>
    <w:rsid w:val="005E4791"/>
    <w:rsid w:val="005E47EB"/>
    <w:rsid w:val="005E492E"/>
    <w:rsid w:val="005E4AA4"/>
    <w:rsid w:val="005E4C61"/>
    <w:rsid w:val="005E4C76"/>
    <w:rsid w:val="005E4EEB"/>
    <w:rsid w:val="005E502A"/>
    <w:rsid w:val="005E507B"/>
    <w:rsid w:val="005E58B0"/>
    <w:rsid w:val="005E5CEE"/>
    <w:rsid w:val="005E5FF9"/>
    <w:rsid w:val="005E6288"/>
    <w:rsid w:val="005E630F"/>
    <w:rsid w:val="005E6349"/>
    <w:rsid w:val="005E6633"/>
    <w:rsid w:val="005E6678"/>
    <w:rsid w:val="005E67C5"/>
    <w:rsid w:val="005E6832"/>
    <w:rsid w:val="005E6ADD"/>
    <w:rsid w:val="005E6B20"/>
    <w:rsid w:val="005E6C3E"/>
    <w:rsid w:val="005E6C9A"/>
    <w:rsid w:val="005E7176"/>
    <w:rsid w:val="005E769B"/>
    <w:rsid w:val="005E7ACE"/>
    <w:rsid w:val="005E7B3D"/>
    <w:rsid w:val="005E7B5D"/>
    <w:rsid w:val="005E7BEF"/>
    <w:rsid w:val="005E7F2E"/>
    <w:rsid w:val="005E7FFB"/>
    <w:rsid w:val="005F045C"/>
    <w:rsid w:val="005F047C"/>
    <w:rsid w:val="005F04B6"/>
    <w:rsid w:val="005F0795"/>
    <w:rsid w:val="005F07B8"/>
    <w:rsid w:val="005F0818"/>
    <w:rsid w:val="005F08A5"/>
    <w:rsid w:val="005F0A6D"/>
    <w:rsid w:val="005F0BB9"/>
    <w:rsid w:val="005F0E8D"/>
    <w:rsid w:val="005F1123"/>
    <w:rsid w:val="005F1181"/>
    <w:rsid w:val="005F1190"/>
    <w:rsid w:val="005F176C"/>
    <w:rsid w:val="005F18B0"/>
    <w:rsid w:val="005F1D53"/>
    <w:rsid w:val="005F1FA6"/>
    <w:rsid w:val="005F218C"/>
    <w:rsid w:val="005F2483"/>
    <w:rsid w:val="005F256A"/>
    <w:rsid w:val="005F25A5"/>
    <w:rsid w:val="005F266E"/>
    <w:rsid w:val="005F300F"/>
    <w:rsid w:val="005F3110"/>
    <w:rsid w:val="005F3126"/>
    <w:rsid w:val="005F3454"/>
    <w:rsid w:val="005F35B6"/>
    <w:rsid w:val="005F360B"/>
    <w:rsid w:val="005F367C"/>
    <w:rsid w:val="005F37CB"/>
    <w:rsid w:val="005F37EB"/>
    <w:rsid w:val="005F390E"/>
    <w:rsid w:val="005F4091"/>
    <w:rsid w:val="005F40FB"/>
    <w:rsid w:val="005F4162"/>
    <w:rsid w:val="005F4349"/>
    <w:rsid w:val="005F437C"/>
    <w:rsid w:val="005F444F"/>
    <w:rsid w:val="005F45C0"/>
    <w:rsid w:val="005F4756"/>
    <w:rsid w:val="005F49F0"/>
    <w:rsid w:val="005F4B33"/>
    <w:rsid w:val="005F4B7D"/>
    <w:rsid w:val="005F4C71"/>
    <w:rsid w:val="005F4D12"/>
    <w:rsid w:val="005F4EA2"/>
    <w:rsid w:val="005F4F8C"/>
    <w:rsid w:val="005F5066"/>
    <w:rsid w:val="005F51C9"/>
    <w:rsid w:val="005F52F3"/>
    <w:rsid w:val="005F552E"/>
    <w:rsid w:val="005F5582"/>
    <w:rsid w:val="005F5606"/>
    <w:rsid w:val="005F564B"/>
    <w:rsid w:val="005F568C"/>
    <w:rsid w:val="005F59D8"/>
    <w:rsid w:val="005F5A57"/>
    <w:rsid w:val="005F5A9A"/>
    <w:rsid w:val="005F5AAD"/>
    <w:rsid w:val="005F5B6F"/>
    <w:rsid w:val="005F5C86"/>
    <w:rsid w:val="005F5CE1"/>
    <w:rsid w:val="005F5D17"/>
    <w:rsid w:val="005F5F4B"/>
    <w:rsid w:val="005F6537"/>
    <w:rsid w:val="005F6606"/>
    <w:rsid w:val="005F662C"/>
    <w:rsid w:val="005F68C4"/>
    <w:rsid w:val="005F6D12"/>
    <w:rsid w:val="005F77D8"/>
    <w:rsid w:val="005F78A5"/>
    <w:rsid w:val="005F7988"/>
    <w:rsid w:val="005F7A26"/>
    <w:rsid w:val="005F7C43"/>
    <w:rsid w:val="005F7EA4"/>
    <w:rsid w:val="005F7FDF"/>
    <w:rsid w:val="00600127"/>
    <w:rsid w:val="00600221"/>
    <w:rsid w:val="0060029D"/>
    <w:rsid w:val="00600379"/>
    <w:rsid w:val="006006FA"/>
    <w:rsid w:val="00600759"/>
    <w:rsid w:val="0060080B"/>
    <w:rsid w:val="00600844"/>
    <w:rsid w:val="006008F4"/>
    <w:rsid w:val="0060093E"/>
    <w:rsid w:val="00600F9D"/>
    <w:rsid w:val="00600FC2"/>
    <w:rsid w:val="00600FE1"/>
    <w:rsid w:val="00601477"/>
    <w:rsid w:val="006015AE"/>
    <w:rsid w:val="0060165E"/>
    <w:rsid w:val="00601AA2"/>
    <w:rsid w:val="00601B53"/>
    <w:rsid w:val="00601ED3"/>
    <w:rsid w:val="00601FAF"/>
    <w:rsid w:val="006020A1"/>
    <w:rsid w:val="0060223E"/>
    <w:rsid w:val="006028F5"/>
    <w:rsid w:val="00602A3D"/>
    <w:rsid w:val="00602C05"/>
    <w:rsid w:val="00602DBF"/>
    <w:rsid w:val="00603079"/>
    <w:rsid w:val="00603639"/>
    <w:rsid w:val="0060387A"/>
    <w:rsid w:val="006039B3"/>
    <w:rsid w:val="006039D9"/>
    <w:rsid w:val="00603BE8"/>
    <w:rsid w:val="00603C0A"/>
    <w:rsid w:val="006044CE"/>
    <w:rsid w:val="00604529"/>
    <w:rsid w:val="00604535"/>
    <w:rsid w:val="00604537"/>
    <w:rsid w:val="0060469F"/>
    <w:rsid w:val="00604C09"/>
    <w:rsid w:val="00604C50"/>
    <w:rsid w:val="00604E84"/>
    <w:rsid w:val="00604FFA"/>
    <w:rsid w:val="0060514F"/>
    <w:rsid w:val="0060521A"/>
    <w:rsid w:val="00605244"/>
    <w:rsid w:val="006052DF"/>
    <w:rsid w:val="00605860"/>
    <w:rsid w:val="00605919"/>
    <w:rsid w:val="00605F45"/>
    <w:rsid w:val="00605F46"/>
    <w:rsid w:val="006061F2"/>
    <w:rsid w:val="006062BA"/>
    <w:rsid w:val="00606307"/>
    <w:rsid w:val="00606367"/>
    <w:rsid w:val="00606420"/>
    <w:rsid w:val="006066B3"/>
    <w:rsid w:val="00606837"/>
    <w:rsid w:val="00606A63"/>
    <w:rsid w:val="00606BCA"/>
    <w:rsid w:val="00606CAB"/>
    <w:rsid w:val="00606DB6"/>
    <w:rsid w:val="00606DF4"/>
    <w:rsid w:val="00607164"/>
    <w:rsid w:val="00607347"/>
    <w:rsid w:val="00607397"/>
    <w:rsid w:val="006075FE"/>
    <w:rsid w:val="0060765D"/>
    <w:rsid w:val="00607A79"/>
    <w:rsid w:val="00607C31"/>
    <w:rsid w:val="00607DB5"/>
    <w:rsid w:val="00607E0F"/>
    <w:rsid w:val="006102DB"/>
    <w:rsid w:val="006103D1"/>
    <w:rsid w:val="006104A5"/>
    <w:rsid w:val="00610628"/>
    <w:rsid w:val="006106B0"/>
    <w:rsid w:val="006106DD"/>
    <w:rsid w:val="00610715"/>
    <w:rsid w:val="00610859"/>
    <w:rsid w:val="0061085C"/>
    <w:rsid w:val="006108DC"/>
    <w:rsid w:val="00610D33"/>
    <w:rsid w:val="00610E26"/>
    <w:rsid w:val="006110C3"/>
    <w:rsid w:val="0061145C"/>
    <w:rsid w:val="00611710"/>
    <w:rsid w:val="006117BD"/>
    <w:rsid w:val="006117C0"/>
    <w:rsid w:val="00611BC9"/>
    <w:rsid w:val="00611C16"/>
    <w:rsid w:val="00611D4D"/>
    <w:rsid w:val="00611D66"/>
    <w:rsid w:val="00611D6D"/>
    <w:rsid w:val="006120B8"/>
    <w:rsid w:val="00612C57"/>
    <w:rsid w:val="00612D85"/>
    <w:rsid w:val="00612F6C"/>
    <w:rsid w:val="00612F9C"/>
    <w:rsid w:val="00613010"/>
    <w:rsid w:val="006130BF"/>
    <w:rsid w:val="006130CD"/>
    <w:rsid w:val="00613144"/>
    <w:rsid w:val="00613239"/>
    <w:rsid w:val="006133FD"/>
    <w:rsid w:val="006135AF"/>
    <w:rsid w:val="006135C0"/>
    <w:rsid w:val="006137D9"/>
    <w:rsid w:val="00613885"/>
    <w:rsid w:val="00613BCC"/>
    <w:rsid w:val="00613E3F"/>
    <w:rsid w:val="00613EDF"/>
    <w:rsid w:val="00614030"/>
    <w:rsid w:val="00614124"/>
    <w:rsid w:val="00614246"/>
    <w:rsid w:val="006142FC"/>
    <w:rsid w:val="00614426"/>
    <w:rsid w:val="00614629"/>
    <w:rsid w:val="00614655"/>
    <w:rsid w:val="0061466E"/>
    <w:rsid w:val="006146CA"/>
    <w:rsid w:val="006147E4"/>
    <w:rsid w:val="00614844"/>
    <w:rsid w:val="006148E5"/>
    <w:rsid w:val="006149AB"/>
    <w:rsid w:val="00614ABB"/>
    <w:rsid w:val="00614C1C"/>
    <w:rsid w:val="00614CAD"/>
    <w:rsid w:val="006153EA"/>
    <w:rsid w:val="006154EF"/>
    <w:rsid w:val="00615673"/>
    <w:rsid w:val="006156CC"/>
    <w:rsid w:val="0061579D"/>
    <w:rsid w:val="0061584A"/>
    <w:rsid w:val="006159A4"/>
    <w:rsid w:val="00615B29"/>
    <w:rsid w:val="00615B78"/>
    <w:rsid w:val="00615BD7"/>
    <w:rsid w:val="00615CB8"/>
    <w:rsid w:val="00615DB0"/>
    <w:rsid w:val="00615DE8"/>
    <w:rsid w:val="00615E47"/>
    <w:rsid w:val="00615EEE"/>
    <w:rsid w:val="00616049"/>
    <w:rsid w:val="0061610E"/>
    <w:rsid w:val="006161A9"/>
    <w:rsid w:val="006164F0"/>
    <w:rsid w:val="006165D6"/>
    <w:rsid w:val="0061675D"/>
    <w:rsid w:val="006167A3"/>
    <w:rsid w:val="00616C0A"/>
    <w:rsid w:val="00616E8F"/>
    <w:rsid w:val="00616FC6"/>
    <w:rsid w:val="006170E9"/>
    <w:rsid w:val="00617232"/>
    <w:rsid w:val="006172FD"/>
    <w:rsid w:val="00617612"/>
    <w:rsid w:val="00617E79"/>
    <w:rsid w:val="00617EEA"/>
    <w:rsid w:val="00617FBB"/>
    <w:rsid w:val="006200AC"/>
    <w:rsid w:val="006200C9"/>
    <w:rsid w:val="00620293"/>
    <w:rsid w:val="006204EE"/>
    <w:rsid w:val="00620632"/>
    <w:rsid w:val="00620731"/>
    <w:rsid w:val="00620743"/>
    <w:rsid w:val="00620756"/>
    <w:rsid w:val="006208D3"/>
    <w:rsid w:val="00620AAD"/>
    <w:rsid w:val="00620D18"/>
    <w:rsid w:val="00620E78"/>
    <w:rsid w:val="00620F5F"/>
    <w:rsid w:val="006210EE"/>
    <w:rsid w:val="00621118"/>
    <w:rsid w:val="00621232"/>
    <w:rsid w:val="0062132B"/>
    <w:rsid w:val="0062142F"/>
    <w:rsid w:val="00621597"/>
    <w:rsid w:val="0062161F"/>
    <w:rsid w:val="00621635"/>
    <w:rsid w:val="00621653"/>
    <w:rsid w:val="006217D3"/>
    <w:rsid w:val="0062183F"/>
    <w:rsid w:val="00621979"/>
    <w:rsid w:val="00621FED"/>
    <w:rsid w:val="006220D3"/>
    <w:rsid w:val="00622419"/>
    <w:rsid w:val="00622AE6"/>
    <w:rsid w:val="00622B17"/>
    <w:rsid w:val="00622E55"/>
    <w:rsid w:val="00622EFE"/>
    <w:rsid w:val="00623390"/>
    <w:rsid w:val="006233F2"/>
    <w:rsid w:val="00623424"/>
    <w:rsid w:val="00623563"/>
    <w:rsid w:val="00623580"/>
    <w:rsid w:val="00623758"/>
    <w:rsid w:val="006239DB"/>
    <w:rsid w:val="006239F9"/>
    <w:rsid w:val="00623A51"/>
    <w:rsid w:val="00623AC3"/>
    <w:rsid w:val="00623B2C"/>
    <w:rsid w:val="00623DFD"/>
    <w:rsid w:val="0062416D"/>
    <w:rsid w:val="0062421C"/>
    <w:rsid w:val="006243B8"/>
    <w:rsid w:val="006243CC"/>
    <w:rsid w:val="0062475A"/>
    <w:rsid w:val="00624849"/>
    <w:rsid w:val="006248DE"/>
    <w:rsid w:val="00624951"/>
    <w:rsid w:val="00624B9F"/>
    <w:rsid w:val="00624BDF"/>
    <w:rsid w:val="00624C7A"/>
    <w:rsid w:val="00624DCE"/>
    <w:rsid w:val="0062526A"/>
    <w:rsid w:val="006254CF"/>
    <w:rsid w:val="00625768"/>
    <w:rsid w:val="0062578D"/>
    <w:rsid w:val="00625AED"/>
    <w:rsid w:val="00625C29"/>
    <w:rsid w:val="00625CD9"/>
    <w:rsid w:val="00626257"/>
    <w:rsid w:val="006264A1"/>
    <w:rsid w:val="00626747"/>
    <w:rsid w:val="00626A9A"/>
    <w:rsid w:val="00626AB1"/>
    <w:rsid w:val="00626CE5"/>
    <w:rsid w:val="00627119"/>
    <w:rsid w:val="0062719A"/>
    <w:rsid w:val="00627447"/>
    <w:rsid w:val="006274DF"/>
    <w:rsid w:val="006274EF"/>
    <w:rsid w:val="00627548"/>
    <w:rsid w:val="00627615"/>
    <w:rsid w:val="00627841"/>
    <w:rsid w:val="00627B63"/>
    <w:rsid w:val="00627BB2"/>
    <w:rsid w:val="006300DF"/>
    <w:rsid w:val="006304DA"/>
    <w:rsid w:val="00630509"/>
    <w:rsid w:val="00630621"/>
    <w:rsid w:val="00630CE6"/>
    <w:rsid w:val="006311E7"/>
    <w:rsid w:val="00631256"/>
    <w:rsid w:val="0063134A"/>
    <w:rsid w:val="006313ED"/>
    <w:rsid w:val="00631441"/>
    <w:rsid w:val="0063154B"/>
    <w:rsid w:val="00631723"/>
    <w:rsid w:val="006318DD"/>
    <w:rsid w:val="00631B69"/>
    <w:rsid w:val="00631C2E"/>
    <w:rsid w:val="00632212"/>
    <w:rsid w:val="006322CB"/>
    <w:rsid w:val="006322F4"/>
    <w:rsid w:val="00632303"/>
    <w:rsid w:val="00632328"/>
    <w:rsid w:val="0063233C"/>
    <w:rsid w:val="0063241F"/>
    <w:rsid w:val="0063248F"/>
    <w:rsid w:val="006327CF"/>
    <w:rsid w:val="00632916"/>
    <w:rsid w:val="00632CA4"/>
    <w:rsid w:val="00632F31"/>
    <w:rsid w:val="0063326E"/>
    <w:rsid w:val="0063329D"/>
    <w:rsid w:val="00633513"/>
    <w:rsid w:val="006335AD"/>
    <w:rsid w:val="00633885"/>
    <w:rsid w:val="00633898"/>
    <w:rsid w:val="00633973"/>
    <w:rsid w:val="00633C32"/>
    <w:rsid w:val="00633CAF"/>
    <w:rsid w:val="00633ED4"/>
    <w:rsid w:val="00633F73"/>
    <w:rsid w:val="00633FEB"/>
    <w:rsid w:val="006340E2"/>
    <w:rsid w:val="0063482C"/>
    <w:rsid w:val="00634880"/>
    <w:rsid w:val="00634AAD"/>
    <w:rsid w:val="00634BD7"/>
    <w:rsid w:val="00634DC3"/>
    <w:rsid w:val="006350E5"/>
    <w:rsid w:val="00635221"/>
    <w:rsid w:val="006355AF"/>
    <w:rsid w:val="006359BB"/>
    <w:rsid w:val="00635A26"/>
    <w:rsid w:val="00635A4F"/>
    <w:rsid w:val="00635B0F"/>
    <w:rsid w:val="00635EDF"/>
    <w:rsid w:val="00635FA4"/>
    <w:rsid w:val="00636679"/>
    <w:rsid w:val="0063672D"/>
    <w:rsid w:val="00636745"/>
    <w:rsid w:val="00636808"/>
    <w:rsid w:val="00636C51"/>
    <w:rsid w:val="00636E60"/>
    <w:rsid w:val="00636EAC"/>
    <w:rsid w:val="00636F18"/>
    <w:rsid w:val="00636F2D"/>
    <w:rsid w:val="00637574"/>
    <w:rsid w:val="006376C5"/>
    <w:rsid w:val="006378DE"/>
    <w:rsid w:val="0063793F"/>
    <w:rsid w:val="00637F0A"/>
    <w:rsid w:val="0064004D"/>
    <w:rsid w:val="00640305"/>
    <w:rsid w:val="006403E5"/>
    <w:rsid w:val="006404FA"/>
    <w:rsid w:val="006405E2"/>
    <w:rsid w:val="0064065A"/>
    <w:rsid w:val="00640731"/>
    <w:rsid w:val="00640AAC"/>
    <w:rsid w:val="00640C2F"/>
    <w:rsid w:val="00640C4A"/>
    <w:rsid w:val="00640C70"/>
    <w:rsid w:val="00640D17"/>
    <w:rsid w:val="00640DC4"/>
    <w:rsid w:val="00640EBA"/>
    <w:rsid w:val="00641093"/>
    <w:rsid w:val="00641129"/>
    <w:rsid w:val="006414C2"/>
    <w:rsid w:val="006414E2"/>
    <w:rsid w:val="00641736"/>
    <w:rsid w:val="0064175C"/>
    <w:rsid w:val="00641816"/>
    <w:rsid w:val="00641826"/>
    <w:rsid w:val="0064198A"/>
    <w:rsid w:val="00641AF4"/>
    <w:rsid w:val="00641E92"/>
    <w:rsid w:val="00641FEB"/>
    <w:rsid w:val="00642162"/>
    <w:rsid w:val="00642266"/>
    <w:rsid w:val="006423AB"/>
    <w:rsid w:val="00642411"/>
    <w:rsid w:val="006425C1"/>
    <w:rsid w:val="00642651"/>
    <w:rsid w:val="006428FE"/>
    <w:rsid w:val="00642BFB"/>
    <w:rsid w:val="00642C28"/>
    <w:rsid w:val="00642E42"/>
    <w:rsid w:val="006431B7"/>
    <w:rsid w:val="006432E1"/>
    <w:rsid w:val="006435B5"/>
    <w:rsid w:val="006437FA"/>
    <w:rsid w:val="006437FC"/>
    <w:rsid w:val="0064380D"/>
    <w:rsid w:val="006439A2"/>
    <w:rsid w:val="00643BA1"/>
    <w:rsid w:val="00643F3C"/>
    <w:rsid w:val="00644101"/>
    <w:rsid w:val="00644300"/>
    <w:rsid w:val="0064477D"/>
    <w:rsid w:val="006448AD"/>
    <w:rsid w:val="00644F5D"/>
    <w:rsid w:val="00644FD9"/>
    <w:rsid w:val="00645212"/>
    <w:rsid w:val="00645226"/>
    <w:rsid w:val="00645271"/>
    <w:rsid w:val="0064540F"/>
    <w:rsid w:val="006456BA"/>
    <w:rsid w:val="006457F5"/>
    <w:rsid w:val="00645976"/>
    <w:rsid w:val="0064599E"/>
    <w:rsid w:val="00645DE0"/>
    <w:rsid w:val="00645E1D"/>
    <w:rsid w:val="00645FDE"/>
    <w:rsid w:val="0064607F"/>
    <w:rsid w:val="00646153"/>
    <w:rsid w:val="00646159"/>
    <w:rsid w:val="006466E2"/>
    <w:rsid w:val="006466E5"/>
    <w:rsid w:val="006468C2"/>
    <w:rsid w:val="00646A84"/>
    <w:rsid w:val="00646B7A"/>
    <w:rsid w:val="00646DA7"/>
    <w:rsid w:val="00646E3A"/>
    <w:rsid w:val="006474AE"/>
    <w:rsid w:val="006474CB"/>
    <w:rsid w:val="006474F4"/>
    <w:rsid w:val="00647674"/>
    <w:rsid w:val="006476FF"/>
    <w:rsid w:val="00647959"/>
    <w:rsid w:val="00647AE2"/>
    <w:rsid w:val="00647DEB"/>
    <w:rsid w:val="00650594"/>
    <w:rsid w:val="006505D0"/>
    <w:rsid w:val="0065072E"/>
    <w:rsid w:val="0065081C"/>
    <w:rsid w:val="00650A77"/>
    <w:rsid w:val="00650A90"/>
    <w:rsid w:val="00650CAA"/>
    <w:rsid w:val="00651824"/>
    <w:rsid w:val="00651BEA"/>
    <w:rsid w:val="00651BF5"/>
    <w:rsid w:val="00652035"/>
    <w:rsid w:val="006520A0"/>
    <w:rsid w:val="0065244A"/>
    <w:rsid w:val="00652602"/>
    <w:rsid w:val="00652954"/>
    <w:rsid w:val="00652A12"/>
    <w:rsid w:val="00652A21"/>
    <w:rsid w:val="00652C2F"/>
    <w:rsid w:val="00652D70"/>
    <w:rsid w:val="00652DC8"/>
    <w:rsid w:val="00652E36"/>
    <w:rsid w:val="00652EBE"/>
    <w:rsid w:val="00653243"/>
    <w:rsid w:val="0065324E"/>
    <w:rsid w:val="00653418"/>
    <w:rsid w:val="0065351C"/>
    <w:rsid w:val="0065359D"/>
    <w:rsid w:val="006537DE"/>
    <w:rsid w:val="00653894"/>
    <w:rsid w:val="00654178"/>
    <w:rsid w:val="00654296"/>
    <w:rsid w:val="00654329"/>
    <w:rsid w:val="00654388"/>
    <w:rsid w:val="0065461A"/>
    <w:rsid w:val="00654747"/>
    <w:rsid w:val="0065481B"/>
    <w:rsid w:val="00654958"/>
    <w:rsid w:val="00654AA7"/>
    <w:rsid w:val="00654EA4"/>
    <w:rsid w:val="00654F8E"/>
    <w:rsid w:val="00655061"/>
    <w:rsid w:val="006551C3"/>
    <w:rsid w:val="0065530D"/>
    <w:rsid w:val="00655315"/>
    <w:rsid w:val="00655339"/>
    <w:rsid w:val="0065554F"/>
    <w:rsid w:val="006555A9"/>
    <w:rsid w:val="0065565C"/>
    <w:rsid w:val="0065569E"/>
    <w:rsid w:val="0065572D"/>
    <w:rsid w:val="0065587A"/>
    <w:rsid w:val="006558B9"/>
    <w:rsid w:val="00655990"/>
    <w:rsid w:val="00655A0B"/>
    <w:rsid w:val="00655A8C"/>
    <w:rsid w:val="00655BD8"/>
    <w:rsid w:val="00655C94"/>
    <w:rsid w:val="00655CC0"/>
    <w:rsid w:val="00655D6B"/>
    <w:rsid w:val="00655D8B"/>
    <w:rsid w:val="00655E9D"/>
    <w:rsid w:val="00655F5A"/>
    <w:rsid w:val="006562BF"/>
    <w:rsid w:val="006563D9"/>
    <w:rsid w:val="0065650F"/>
    <w:rsid w:val="00656661"/>
    <w:rsid w:val="006566CA"/>
    <w:rsid w:val="00656925"/>
    <w:rsid w:val="0065693B"/>
    <w:rsid w:val="006569A1"/>
    <w:rsid w:val="00656BD8"/>
    <w:rsid w:val="00656E30"/>
    <w:rsid w:val="00656F0D"/>
    <w:rsid w:val="00656F42"/>
    <w:rsid w:val="006572C3"/>
    <w:rsid w:val="0065730D"/>
    <w:rsid w:val="0065752F"/>
    <w:rsid w:val="0065780C"/>
    <w:rsid w:val="00657862"/>
    <w:rsid w:val="00657890"/>
    <w:rsid w:val="00657970"/>
    <w:rsid w:val="00657AB8"/>
    <w:rsid w:val="00657E36"/>
    <w:rsid w:val="00657E75"/>
    <w:rsid w:val="00660620"/>
    <w:rsid w:val="006608CE"/>
    <w:rsid w:val="00660A91"/>
    <w:rsid w:val="00660B49"/>
    <w:rsid w:val="00660B85"/>
    <w:rsid w:val="00660BC6"/>
    <w:rsid w:val="00660BF1"/>
    <w:rsid w:val="00660EF0"/>
    <w:rsid w:val="00660F64"/>
    <w:rsid w:val="0066143C"/>
    <w:rsid w:val="006614E1"/>
    <w:rsid w:val="006615AE"/>
    <w:rsid w:val="006615BD"/>
    <w:rsid w:val="00661706"/>
    <w:rsid w:val="00661ADF"/>
    <w:rsid w:val="00661B80"/>
    <w:rsid w:val="00661C91"/>
    <w:rsid w:val="00661D41"/>
    <w:rsid w:val="00661DB2"/>
    <w:rsid w:val="00661DFF"/>
    <w:rsid w:val="00661FD9"/>
    <w:rsid w:val="00662061"/>
    <w:rsid w:val="006620E0"/>
    <w:rsid w:val="0066211C"/>
    <w:rsid w:val="00662177"/>
    <w:rsid w:val="006624C7"/>
    <w:rsid w:val="006625C7"/>
    <w:rsid w:val="00662829"/>
    <w:rsid w:val="00662942"/>
    <w:rsid w:val="00662A2C"/>
    <w:rsid w:val="00662AE0"/>
    <w:rsid w:val="00662BC9"/>
    <w:rsid w:val="00662BF3"/>
    <w:rsid w:val="00662FE9"/>
    <w:rsid w:val="00663137"/>
    <w:rsid w:val="0066314F"/>
    <w:rsid w:val="0066330F"/>
    <w:rsid w:val="006633E5"/>
    <w:rsid w:val="00663490"/>
    <w:rsid w:val="00663496"/>
    <w:rsid w:val="00663505"/>
    <w:rsid w:val="006635DF"/>
    <w:rsid w:val="00663775"/>
    <w:rsid w:val="00663862"/>
    <w:rsid w:val="00663AC1"/>
    <w:rsid w:val="00663D88"/>
    <w:rsid w:val="00663DE6"/>
    <w:rsid w:val="00663E6D"/>
    <w:rsid w:val="00663EBB"/>
    <w:rsid w:val="00663FA7"/>
    <w:rsid w:val="00664254"/>
    <w:rsid w:val="006642F0"/>
    <w:rsid w:val="006643FF"/>
    <w:rsid w:val="006644B1"/>
    <w:rsid w:val="0066475B"/>
    <w:rsid w:val="00664A46"/>
    <w:rsid w:val="00664B25"/>
    <w:rsid w:val="00664C76"/>
    <w:rsid w:val="00664DB6"/>
    <w:rsid w:val="00664E3D"/>
    <w:rsid w:val="00664FBF"/>
    <w:rsid w:val="00665292"/>
    <w:rsid w:val="00665511"/>
    <w:rsid w:val="0066578E"/>
    <w:rsid w:val="00665933"/>
    <w:rsid w:val="006659A5"/>
    <w:rsid w:val="00665ADF"/>
    <w:rsid w:val="00665C3A"/>
    <w:rsid w:val="00665DCD"/>
    <w:rsid w:val="0066608B"/>
    <w:rsid w:val="006660ED"/>
    <w:rsid w:val="0066616E"/>
    <w:rsid w:val="00666302"/>
    <w:rsid w:val="00666331"/>
    <w:rsid w:val="00666849"/>
    <w:rsid w:val="0066696B"/>
    <w:rsid w:val="00666A83"/>
    <w:rsid w:val="00666C39"/>
    <w:rsid w:val="00666E96"/>
    <w:rsid w:val="00666EAD"/>
    <w:rsid w:val="00666EBD"/>
    <w:rsid w:val="00667117"/>
    <w:rsid w:val="00667688"/>
    <w:rsid w:val="00667B79"/>
    <w:rsid w:val="00667C9B"/>
    <w:rsid w:val="00667CBD"/>
    <w:rsid w:val="00670535"/>
    <w:rsid w:val="0067073F"/>
    <w:rsid w:val="00670826"/>
    <w:rsid w:val="00670881"/>
    <w:rsid w:val="006708EB"/>
    <w:rsid w:val="00670980"/>
    <w:rsid w:val="00670BD2"/>
    <w:rsid w:val="00670C0B"/>
    <w:rsid w:val="00670C7C"/>
    <w:rsid w:val="00670E1A"/>
    <w:rsid w:val="00670E4E"/>
    <w:rsid w:val="00670E8E"/>
    <w:rsid w:val="006710EC"/>
    <w:rsid w:val="006713E6"/>
    <w:rsid w:val="0067149A"/>
    <w:rsid w:val="00671550"/>
    <w:rsid w:val="00671775"/>
    <w:rsid w:val="00671B47"/>
    <w:rsid w:val="00671CCF"/>
    <w:rsid w:val="00671E9C"/>
    <w:rsid w:val="00671FC2"/>
    <w:rsid w:val="00672197"/>
    <w:rsid w:val="0067227F"/>
    <w:rsid w:val="006722E3"/>
    <w:rsid w:val="00672408"/>
    <w:rsid w:val="0067248F"/>
    <w:rsid w:val="006724D7"/>
    <w:rsid w:val="006724F1"/>
    <w:rsid w:val="0067255E"/>
    <w:rsid w:val="00672624"/>
    <w:rsid w:val="006729C6"/>
    <w:rsid w:val="00672A24"/>
    <w:rsid w:val="00672CA0"/>
    <w:rsid w:val="0067325A"/>
    <w:rsid w:val="0067337B"/>
    <w:rsid w:val="00673500"/>
    <w:rsid w:val="00673894"/>
    <w:rsid w:val="00673E87"/>
    <w:rsid w:val="0067461A"/>
    <w:rsid w:val="0067486F"/>
    <w:rsid w:val="00674B30"/>
    <w:rsid w:val="0067529C"/>
    <w:rsid w:val="00675360"/>
    <w:rsid w:val="00675512"/>
    <w:rsid w:val="00675742"/>
    <w:rsid w:val="00675903"/>
    <w:rsid w:val="00675E0E"/>
    <w:rsid w:val="00675F79"/>
    <w:rsid w:val="00676041"/>
    <w:rsid w:val="006761E8"/>
    <w:rsid w:val="0067621A"/>
    <w:rsid w:val="00676236"/>
    <w:rsid w:val="00676561"/>
    <w:rsid w:val="00676578"/>
    <w:rsid w:val="00676720"/>
    <w:rsid w:val="006767EE"/>
    <w:rsid w:val="0067690D"/>
    <w:rsid w:val="006769E5"/>
    <w:rsid w:val="006769EE"/>
    <w:rsid w:val="00677084"/>
    <w:rsid w:val="0067717C"/>
    <w:rsid w:val="00677232"/>
    <w:rsid w:val="00677251"/>
    <w:rsid w:val="006772ED"/>
    <w:rsid w:val="00677496"/>
    <w:rsid w:val="0067779B"/>
    <w:rsid w:val="006777B9"/>
    <w:rsid w:val="0067786F"/>
    <w:rsid w:val="006779ED"/>
    <w:rsid w:val="00677ABF"/>
    <w:rsid w:val="00677AC6"/>
    <w:rsid w:val="00680168"/>
    <w:rsid w:val="00680325"/>
    <w:rsid w:val="006808EF"/>
    <w:rsid w:val="00680C55"/>
    <w:rsid w:val="0068102E"/>
    <w:rsid w:val="00681073"/>
    <w:rsid w:val="0068110F"/>
    <w:rsid w:val="00681443"/>
    <w:rsid w:val="0068144C"/>
    <w:rsid w:val="00681482"/>
    <w:rsid w:val="00681CC3"/>
    <w:rsid w:val="00681D58"/>
    <w:rsid w:val="00681D97"/>
    <w:rsid w:val="00681F24"/>
    <w:rsid w:val="00682481"/>
    <w:rsid w:val="00682DA1"/>
    <w:rsid w:val="0068303A"/>
    <w:rsid w:val="0068305F"/>
    <w:rsid w:val="006830E0"/>
    <w:rsid w:val="006830FF"/>
    <w:rsid w:val="0068311B"/>
    <w:rsid w:val="0068316D"/>
    <w:rsid w:val="00683624"/>
    <w:rsid w:val="00683666"/>
    <w:rsid w:val="0068372A"/>
    <w:rsid w:val="0068375E"/>
    <w:rsid w:val="0068394B"/>
    <w:rsid w:val="00683A21"/>
    <w:rsid w:val="00683AB2"/>
    <w:rsid w:val="00683AE6"/>
    <w:rsid w:val="00683AF8"/>
    <w:rsid w:val="00683C0E"/>
    <w:rsid w:val="00683E2F"/>
    <w:rsid w:val="00683F8F"/>
    <w:rsid w:val="006840A2"/>
    <w:rsid w:val="00684220"/>
    <w:rsid w:val="006845E6"/>
    <w:rsid w:val="00684613"/>
    <w:rsid w:val="00684A21"/>
    <w:rsid w:val="00684D51"/>
    <w:rsid w:val="00684D95"/>
    <w:rsid w:val="00684F4F"/>
    <w:rsid w:val="006853AB"/>
    <w:rsid w:val="0068542F"/>
    <w:rsid w:val="0068578C"/>
    <w:rsid w:val="0068597D"/>
    <w:rsid w:val="00685C3B"/>
    <w:rsid w:val="00685DE9"/>
    <w:rsid w:val="00685DEE"/>
    <w:rsid w:val="00686341"/>
    <w:rsid w:val="00686371"/>
    <w:rsid w:val="00686602"/>
    <w:rsid w:val="00686752"/>
    <w:rsid w:val="006867F3"/>
    <w:rsid w:val="00686BC3"/>
    <w:rsid w:val="00686CAF"/>
    <w:rsid w:val="00686DB5"/>
    <w:rsid w:val="00686EE5"/>
    <w:rsid w:val="00686F6D"/>
    <w:rsid w:val="00687080"/>
    <w:rsid w:val="00687393"/>
    <w:rsid w:val="00687469"/>
    <w:rsid w:val="006874AC"/>
    <w:rsid w:val="0068773B"/>
    <w:rsid w:val="00687948"/>
    <w:rsid w:val="00687951"/>
    <w:rsid w:val="00687A2F"/>
    <w:rsid w:val="00687AB4"/>
    <w:rsid w:val="006901C6"/>
    <w:rsid w:val="006901FF"/>
    <w:rsid w:val="0069042F"/>
    <w:rsid w:val="00690442"/>
    <w:rsid w:val="006906EA"/>
    <w:rsid w:val="00690764"/>
    <w:rsid w:val="006907DF"/>
    <w:rsid w:val="00690842"/>
    <w:rsid w:val="00690871"/>
    <w:rsid w:val="006909FF"/>
    <w:rsid w:val="00690A3C"/>
    <w:rsid w:val="0069132F"/>
    <w:rsid w:val="00691338"/>
    <w:rsid w:val="006913F1"/>
    <w:rsid w:val="00691654"/>
    <w:rsid w:val="0069176B"/>
    <w:rsid w:val="00691A6C"/>
    <w:rsid w:val="00691B62"/>
    <w:rsid w:val="006920D3"/>
    <w:rsid w:val="00692153"/>
    <w:rsid w:val="0069271F"/>
    <w:rsid w:val="00692A0E"/>
    <w:rsid w:val="00693033"/>
    <w:rsid w:val="00693050"/>
    <w:rsid w:val="006931CC"/>
    <w:rsid w:val="00693284"/>
    <w:rsid w:val="0069336E"/>
    <w:rsid w:val="0069358E"/>
    <w:rsid w:val="0069374B"/>
    <w:rsid w:val="00693AD7"/>
    <w:rsid w:val="00693FB1"/>
    <w:rsid w:val="0069433E"/>
    <w:rsid w:val="00694351"/>
    <w:rsid w:val="00694445"/>
    <w:rsid w:val="006944B8"/>
    <w:rsid w:val="0069475F"/>
    <w:rsid w:val="00694791"/>
    <w:rsid w:val="0069479E"/>
    <w:rsid w:val="00694D2A"/>
    <w:rsid w:val="00695349"/>
    <w:rsid w:val="00695569"/>
    <w:rsid w:val="00695715"/>
    <w:rsid w:val="006957AA"/>
    <w:rsid w:val="00695975"/>
    <w:rsid w:val="00695A7E"/>
    <w:rsid w:val="00695C55"/>
    <w:rsid w:val="00695C68"/>
    <w:rsid w:val="00695F1F"/>
    <w:rsid w:val="0069626D"/>
    <w:rsid w:val="00696573"/>
    <w:rsid w:val="0069671F"/>
    <w:rsid w:val="00696A0E"/>
    <w:rsid w:val="00696B64"/>
    <w:rsid w:val="00696C1D"/>
    <w:rsid w:val="00696DB2"/>
    <w:rsid w:val="00696DC6"/>
    <w:rsid w:val="006971B3"/>
    <w:rsid w:val="00697565"/>
    <w:rsid w:val="0069774C"/>
    <w:rsid w:val="0069774E"/>
    <w:rsid w:val="006977CF"/>
    <w:rsid w:val="0069799F"/>
    <w:rsid w:val="00697A07"/>
    <w:rsid w:val="00697A97"/>
    <w:rsid w:val="00697B6A"/>
    <w:rsid w:val="00697CB7"/>
    <w:rsid w:val="006A00B7"/>
    <w:rsid w:val="006A0175"/>
    <w:rsid w:val="006A0613"/>
    <w:rsid w:val="006A07A6"/>
    <w:rsid w:val="006A07A7"/>
    <w:rsid w:val="006A0802"/>
    <w:rsid w:val="006A0B4D"/>
    <w:rsid w:val="006A0C5A"/>
    <w:rsid w:val="006A0CB3"/>
    <w:rsid w:val="006A0E1E"/>
    <w:rsid w:val="006A1078"/>
    <w:rsid w:val="006A11D8"/>
    <w:rsid w:val="006A1452"/>
    <w:rsid w:val="006A145F"/>
    <w:rsid w:val="006A1750"/>
    <w:rsid w:val="006A185E"/>
    <w:rsid w:val="006A1BB3"/>
    <w:rsid w:val="006A1C90"/>
    <w:rsid w:val="006A1D38"/>
    <w:rsid w:val="006A1D9F"/>
    <w:rsid w:val="006A1DFF"/>
    <w:rsid w:val="006A2493"/>
    <w:rsid w:val="006A25B9"/>
    <w:rsid w:val="006A271F"/>
    <w:rsid w:val="006A27C0"/>
    <w:rsid w:val="006A28FA"/>
    <w:rsid w:val="006A2932"/>
    <w:rsid w:val="006A2B0C"/>
    <w:rsid w:val="006A2B60"/>
    <w:rsid w:val="006A2C76"/>
    <w:rsid w:val="006A2CBE"/>
    <w:rsid w:val="006A2CEC"/>
    <w:rsid w:val="006A2DFF"/>
    <w:rsid w:val="006A2FC3"/>
    <w:rsid w:val="006A3082"/>
    <w:rsid w:val="006A3117"/>
    <w:rsid w:val="006A3282"/>
    <w:rsid w:val="006A33D2"/>
    <w:rsid w:val="006A350C"/>
    <w:rsid w:val="006A3A07"/>
    <w:rsid w:val="006A3D74"/>
    <w:rsid w:val="006A3F03"/>
    <w:rsid w:val="006A453B"/>
    <w:rsid w:val="006A45AA"/>
    <w:rsid w:val="006A4762"/>
    <w:rsid w:val="006A4920"/>
    <w:rsid w:val="006A4A3E"/>
    <w:rsid w:val="006A4B71"/>
    <w:rsid w:val="006A5061"/>
    <w:rsid w:val="006A516D"/>
    <w:rsid w:val="006A5204"/>
    <w:rsid w:val="006A524D"/>
    <w:rsid w:val="006A536E"/>
    <w:rsid w:val="006A53F8"/>
    <w:rsid w:val="006A5417"/>
    <w:rsid w:val="006A55F1"/>
    <w:rsid w:val="006A5624"/>
    <w:rsid w:val="006A56C7"/>
    <w:rsid w:val="006A56E4"/>
    <w:rsid w:val="006A57A1"/>
    <w:rsid w:val="006A5B5F"/>
    <w:rsid w:val="006A5C31"/>
    <w:rsid w:val="006A5CF5"/>
    <w:rsid w:val="006A63D2"/>
    <w:rsid w:val="006A6407"/>
    <w:rsid w:val="006A64AF"/>
    <w:rsid w:val="006A64BF"/>
    <w:rsid w:val="006A6804"/>
    <w:rsid w:val="006A684B"/>
    <w:rsid w:val="006A69C7"/>
    <w:rsid w:val="006A6B9E"/>
    <w:rsid w:val="006A6E78"/>
    <w:rsid w:val="006A6F3D"/>
    <w:rsid w:val="006A6F9F"/>
    <w:rsid w:val="006A73A1"/>
    <w:rsid w:val="006A73B5"/>
    <w:rsid w:val="006A7690"/>
    <w:rsid w:val="006A7773"/>
    <w:rsid w:val="006A784B"/>
    <w:rsid w:val="006A7912"/>
    <w:rsid w:val="006A7B7B"/>
    <w:rsid w:val="006A7C86"/>
    <w:rsid w:val="006A7DA7"/>
    <w:rsid w:val="006A7EA1"/>
    <w:rsid w:val="006B0040"/>
    <w:rsid w:val="006B0182"/>
    <w:rsid w:val="006B02BF"/>
    <w:rsid w:val="006B053C"/>
    <w:rsid w:val="006B06A3"/>
    <w:rsid w:val="006B06C0"/>
    <w:rsid w:val="006B092F"/>
    <w:rsid w:val="006B09A1"/>
    <w:rsid w:val="006B09EF"/>
    <w:rsid w:val="006B0B21"/>
    <w:rsid w:val="006B0B35"/>
    <w:rsid w:val="006B0D00"/>
    <w:rsid w:val="006B0D5A"/>
    <w:rsid w:val="006B130A"/>
    <w:rsid w:val="006B1343"/>
    <w:rsid w:val="006B13A8"/>
    <w:rsid w:val="006B1B4A"/>
    <w:rsid w:val="006B2141"/>
    <w:rsid w:val="006B2177"/>
    <w:rsid w:val="006B21F7"/>
    <w:rsid w:val="006B23B2"/>
    <w:rsid w:val="006B2469"/>
    <w:rsid w:val="006B2706"/>
    <w:rsid w:val="006B2773"/>
    <w:rsid w:val="006B2EE6"/>
    <w:rsid w:val="006B33F3"/>
    <w:rsid w:val="006B3534"/>
    <w:rsid w:val="006B3623"/>
    <w:rsid w:val="006B377B"/>
    <w:rsid w:val="006B3B07"/>
    <w:rsid w:val="006B3DDE"/>
    <w:rsid w:val="006B3ECB"/>
    <w:rsid w:val="006B3FD7"/>
    <w:rsid w:val="006B4138"/>
    <w:rsid w:val="006B4324"/>
    <w:rsid w:val="006B4329"/>
    <w:rsid w:val="006B44F2"/>
    <w:rsid w:val="006B4545"/>
    <w:rsid w:val="006B4608"/>
    <w:rsid w:val="006B49EC"/>
    <w:rsid w:val="006B4BDD"/>
    <w:rsid w:val="006B4BF0"/>
    <w:rsid w:val="006B4E62"/>
    <w:rsid w:val="006B4EB0"/>
    <w:rsid w:val="006B4EFB"/>
    <w:rsid w:val="006B50C9"/>
    <w:rsid w:val="006B513B"/>
    <w:rsid w:val="006B5668"/>
    <w:rsid w:val="006B5A17"/>
    <w:rsid w:val="006B5A61"/>
    <w:rsid w:val="006B5A86"/>
    <w:rsid w:val="006B5ACB"/>
    <w:rsid w:val="006B5C2C"/>
    <w:rsid w:val="006B5C87"/>
    <w:rsid w:val="006B6088"/>
    <w:rsid w:val="006B6109"/>
    <w:rsid w:val="006B61E6"/>
    <w:rsid w:val="006B6325"/>
    <w:rsid w:val="006B6484"/>
    <w:rsid w:val="006B652B"/>
    <w:rsid w:val="006B6763"/>
    <w:rsid w:val="006B6825"/>
    <w:rsid w:val="006B6919"/>
    <w:rsid w:val="006B6D11"/>
    <w:rsid w:val="006B6E70"/>
    <w:rsid w:val="006B6EC9"/>
    <w:rsid w:val="006B7248"/>
    <w:rsid w:val="006B730C"/>
    <w:rsid w:val="006B73D2"/>
    <w:rsid w:val="006B74B7"/>
    <w:rsid w:val="006B755E"/>
    <w:rsid w:val="006B7797"/>
    <w:rsid w:val="006B7C55"/>
    <w:rsid w:val="006B7DE0"/>
    <w:rsid w:val="006C01EB"/>
    <w:rsid w:val="006C029B"/>
    <w:rsid w:val="006C031F"/>
    <w:rsid w:val="006C0325"/>
    <w:rsid w:val="006C033A"/>
    <w:rsid w:val="006C03DD"/>
    <w:rsid w:val="006C0485"/>
    <w:rsid w:val="006C07A9"/>
    <w:rsid w:val="006C09EB"/>
    <w:rsid w:val="006C0C3D"/>
    <w:rsid w:val="006C0D52"/>
    <w:rsid w:val="006C0F59"/>
    <w:rsid w:val="006C0F6D"/>
    <w:rsid w:val="006C0FAA"/>
    <w:rsid w:val="006C114D"/>
    <w:rsid w:val="006C148B"/>
    <w:rsid w:val="006C1570"/>
    <w:rsid w:val="006C160C"/>
    <w:rsid w:val="006C19AB"/>
    <w:rsid w:val="006C19C7"/>
    <w:rsid w:val="006C1BAD"/>
    <w:rsid w:val="006C1E3F"/>
    <w:rsid w:val="006C1E47"/>
    <w:rsid w:val="006C2004"/>
    <w:rsid w:val="006C2119"/>
    <w:rsid w:val="006C21E1"/>
    <w:rsid w:val="006C22C8"/>
    <w:rsid w:val="006C2324"/>
    <w:rsid w:val="006C238B"/>
    <w:rsid w:val="006C24B2"/>
    <w:rsid w:val="006C2562"/>
    <w:rsid w:val="006C25C1"/>
    <w:rsid w:val="006C2613"/>
    <w:rsid w:val="006C2679"/>
    <w:rsid w:val="006C27F5"/>
    <w:rsid w:val="006C2A89"/>
    <w:rsid w:val="006C2BEB"/>
    <w:rsid w:val="006C2CF9"/>
    <w:rsid w:val="006C2FF1"/>
    <w:rsid w:val="006C35CB"/>
    <w:rsid w:val="006C388D"/>
    <w:rsid w:val="006C3891"/>
    <w:rsid w:val="006C3958"/>
    <w:rsid w:val="006C3AF4"/>
    <w:rsid w:val="006C3B21"/>
    <w:rsid w:val="006C3C78"/>
    <w:rsid w:val="006C3C7B"/>
    <w:rsid w:val="006C3ECB"/>
    <w:rsid w:val="006C3ED3"/>
    <w:rsid w:val="006C3F2B"/>
    <w:rsid w:val="006C49AE"/>
    <w:rsid w:val="006C4D21"/>
    <w:rsid w:val="006C4FC0"/>
    <w:rsid w:val="006C522A"/>
    <w:rsid w:val="006C5263"/>
    <w:rsid w:val="006C53C4"/>
    <w:rsid w:val="006C54F0"/>
    <w:rsid w:val="006C5907"/>
    <w:rsid w:val="006C593E"/>
    <w:rsid w:val="006C5A05"/>
    <w:rsid w:val="006C5A52"/>
    <w:rsid w:val="006C5AC3"/>
    <w:rsid w:val="006C5B42"/>
    <w:rsid w:val="006C5C80"/>
    <w:rsid w:val="006C5D9A"/>
    <w:rsid w:val="006C5F9F"/>
    <w:rsid w:val="006C6051"/>
    <w:rsid w:val="006C60EE"/>
    <w:rsid w:val="006C6137"/>
    <w:rsid w:val="006C61C9"/>
    <w:rsid w:val="006C629E"/>
    <w:rsid w:val="006C64CB"/>
    <w:rsid w:val="006C64EF"/>
    <w:rsid w:val="006C657A"/>
    <w:rsid w:val="006C6637"/>
    <w:rsid w:val="006C67BA"/>
    <w:rsid w:val="006C68A0"/>
    <w:rsid w:val="006C68CF"/>
    <w:rsid w:val="006C6A46"/>
    <w:rsid w:val="006C6C5F"/>
    <w:rsid w:val="006C6D0D"/>
    <w:rsid w:val="006C6D60"/>
    <w:rsid w:val="006C6DE1"/>
    <w:rsid w:val="006C70B5"/>
    <w:rsid w:val="006C716C"/>
    <w:rsid w:val="006C7599"/>
    <w:rsid w:val="006C7ACB"/>
    <w:rsid w:val="006C7C6E"/>
    <w:rsid w:val="006C7E14"/>
    <w:rsid w:val="006D0153"/>
    <w:rsid w:val="006D0499"/>
    <w:rsid w:val="006D09F3"/>
    <w:rsid w:val="006D0B29"/>
    <w:rsid w:val="006D0BC9"/>
    <w:rsid w:val="006D0D63"/>
    <w:rsid w:val="006D0E7D"/>
    <w:rsid w:val="006D11AD"/>
    <w:rsid w:val="006D16D3"/>
    <w:rsid w:val="006D1A01"/>
    <w:rsid w:val="006D1A86"/>
    <w:rsid w:val="006D1BD8"/>
    <w:rsid w:val="006D1CB0"/>
    <w:rsid w:val="006D2029"/>
    <w:rsid w:val="006D21B8"/>
    <w:rsid w:val="006D24B7"/>
    <w:rsid w:val="006D2757"/>
    <w:rsid w:val="006D28BA"/>
    <w:rsid w:val="006D28C1"/>
    <w:rsid w:val="006D2C24"/>
    <w:rsid w:val="006D303B"/>
    <w:rsid w:val="006D3090"/>
    <w:rsid w:val="006D31D9"/>
    <w:rsid w:val="006D3307"/>
    <w:rsid w:val="006D33B3"/>
    <w:rsid w:val="006D33BF"/>
    <w:rsid w:val="006D35C0"/>
    <w:rsid w:val="006D3994"/>
    <w:rsid w:val="006D3CF3"/>
    <w:rsid w:val="006D3DDF"/>
    <w:rsid w:val="006D3DF4"/>
    <w:rsid w:val="006D3EC4"/>
    <w:rsid w:val="006D41C0"/>
    <w:rsid w:val="006D425F"/>
    <w:rsid w:val="006D42F9"/>
    <w:rsid w:val="006D447F"/>
    <w:rsid w:val="006D4497"/>
    <w:rsid w:val="006D4688"/>
    <w:rsid w:val="006D4710"/>
    <w:rsid w:val="006D48F7"/>
    <w:rsid w:val="006D4B25"/>
    <w:rsid w:val="006D4F46"/>
    <w:rsid w:val="006D4FFD"/>
    <w:rsid w:val="006D5187"/>
    <w:rsid w:val="006D5323"/>
    <w:rsid w:val="006D5424"/>
    <w:rsid w:val="006D5453"/>
    <w:rsid w:val="006D54BB"/>
    <w:rsid w:val="006D5714"/>
    <w:rsid w:val="006D572A"/>
    <w:rsid w:val="006D5871"/>
    <w:rsid w:val="006D5A39"/>
    <w:rsid w:val="006D5B5F"/>
    <w:rsid w:val="006D5E9A"/>
    <w:rsid w:val="006D64A2"/>
    <w:rsid w:val="006D6525"/>
    <w:rsid w:val="006D6607"/>
    <w:rsid w:val="006D6700"/>
    <w:rsid w:val="006D6AC2"/>
    <w:rsid w:val="006D6BAF"/>
    <w:rsid w:val="006D7061"/>
    <w:rsid w:val="006D709D"/>
    <w:rsid w:val="006D72F6"/>
    <w:rsid w:val="006D7499"/>
    <w:rsid w:val="006D763A"/>
    <w:rsid w:val="006D7831"/>
    <w:rsid w:val="006D7A96"/>
    <w:rsid w:val="006D7AAF"/>
    <w:rsid w:val="006D7C4E"/>
    <w:rsid w:val="006D7DE8"/>
    <w:rsid w:val="006D7EF1"/>
    <w:rsid w:val="006E0070"/>
    <w:rsid w:val="006E0072"/>
    <w:rsid w:val="006E010D"/>
    <w:rsid w:val="006E067B"/>
    <w:rsid w:val="006E09AD"/>
    <w:rsid w:val="006E0A0B"/>
    <w:rsid w:val="006E0C1B"/>
    <w:rsid w:val="006E0C35"/>
    <w:rsid w:val="006E1231"/>
    <w:rsid w:val="006E126C"/>
    <w:rsid w:val="006E12ED"/>
    <w:rsid w:val="006E15A6"/>
    <w:rsid w:val="006E1721"/>
    <w:rsid w:val="006E1810"/>
    <w:rsid w:val="006E1AE7"/>
    <w:rsid w:val="006E1FBA"/>
    <w:rsid w:val="006E213C"/>
    <w:rsid w:val="006E21F4"/>
    <w:rsid w:val="006E2215"/>
    <w:rsid w:val="006E244C"/>
    <w:rsid w:val="006E24D7"/>
    <w:rsid w:val="006E252D"/>
    <w:rsid w:val="006E2638"/>
    <w:rsid w:val="006E2875"/>
    <w:rsid w:val="006E2B10"/>
    <w:rsid w:val="006E2C2B"/>
    <w:rsid w:val="006E2F7E"/>
    <w:rsid w:val="006E3293"/>
    <w:rsid w:val="006E335C"/>
    <w:rsid w:val="006E3532"/>
    <w:rsid w:val="006E3924"/>
    <w:rsid w:val="006E3AEF"/>
    <w:rsid w:val="006E3B31"/>
    <w:rsid w:val="006E3C3F"/>
    <w:rsid w:val="006E3CE9"/>
    <w:rsid w:val="006E4016"/>
    <w:rsid w:val="006E4255"/>
    <w:rsid w:val="006E46D9"/>
    <w:rsid w:val="006E4C14"/>
    <w:rsid w:val="006E4DF6"/>
    <w:rsid w:val="006E4FB4"/>
    <w:rsid w:val="006E5073"/>
    <w:rsid w:val="006E520B"/>
    <w:rsid w:val="006E5509"/>
    <w:rsid w:val="006E58C2"/>
    <w:rsid w:val="006E5965"/>
    <w:rsid w:val="006E5D1D"/>
    <w:rsid w:val="006E5E66"/>
    <w:rsid w:val="006E5FD0"/>
    <w:rsid w:val="006E641D"/>
    <w:rsid w:val="006E6528"/>
    <w:rsid w:val="006E660E"/>
    <w:rsid w:val="006E6624"/>
    <w:rsid w:val="006E6649"/>
    <w:rsid w:val="006E6674"/>
    <w:rsid w:val="006E66DD"/>
    <w:rsid w:val="006E67F6"/>
    <w:rsid w:val="006E682A"/>
    <w:rsid w:val="006E6A88"/>
    <w:rsid w:val="006E6A8D"/>
    <w:rsid w:val="006E6B37"/>
    <w:rsid w:val="006E6BEC"/>
    <w:rsid w:val="006E70A7"/>
    <w:rsid w:val="006E7232"/>
    <w:rsid w:val="006E72C6"/>
    <w:rsid w:val="006E73A5"/>
    <w:rsid w:val="006E791F"/>
    <w:rsid w:val="006E7CA8"/>
    <w:rsid w:val="006E7DFE"/>
    <w:rsid w:val="006F0063"/>
    <w:rsid w:val="006F00E3"/>
    <w:rsid w:val="006F0220"/>
    <w:rsid w:val="006F03F2"/>
    <w:rsid w:val="006F062D"/>
    <w:rsid w:val="006F064A"/>
    <w:rsid w:val="006F0847"/>
    <w:rsid w:val="006F0869"/>
    <w:rsid w:val="006F0A20"/>
    <w:rsid w:val="006F0ACF"/>
    <w:rsid w:val="006F0C2E"/>
    <w:rsid w:val="006F0E46"/>
    <w:rsid w:val="006F11E1"/>
    <w:rsid w:val="006F1334"/>
    <w:rsid w:val="006F16C6"/>
    <w:rsid w:val="006F19ED"/>
    <w:rsid w:val="006F1B0B"/>
    <w:rsid w:val="006F1BA1"/>
    <w:rsid w:val="006F1BA9"/>
    <w:rsid w:val="006F1F38"/>
    <w:rsid w:val="006F1FD7"/>
    <w:rsid w:val="006F207A"/>
    <w:rsid w:val="006F227E"/>
    <w:rsid w:val="006F2369"/>
    <w:rsid w:val="006F254A"/>
    <w:rsid w:val="006F257D"/>
    <w:rsid w:val="006F2C43"/>
    <w:rsid w:val="006F2C8B"/>
    <w:rsid w:val="006F2CE2"/>
    <w:rsid w:val="006F2EAE"/>
    <w:rsid w:val="006F338F"/>
    <w:rsid w:val="006F3394"/>
    <w:rsid w:val="006F3446"/>
    <w:rsid w:val="006F3519"/>
    <w:rsid w:val="006F3539"/>
    <w:rsid w:val="006F35F5"/>
    <w:rsid w:val="006F3AB6"/>
    <w:rsid w:val="006F3BBC"/>
    <w:rsid w:val="006F3BCB"/>
    <w:rsid w:val="006F3BE5"/>
    <w:rsid w:val="006F3F92"/>
    <w:rsid w:val="006F43FF"/>
    <w:rsid w:val="006F4401"/>
    <w:rsid w:val="006F444F"/>
    <w:rsid w:val="006F47F2"/>
    <w:rsid w:val="006F4AA9"/>
    <w:rsid w:val="006F4B8A"/>
    <w:rsid w:val="006F4F28"/>
    <w:rsid w:val="006F4FBD"/>
    <w:rsid w:val="006F59C0"/>
    <w:rsid w:val="006F5B20"/>
    <w:rsid w:val="006F5D66"/>
    <w:rsid w:val="006F5E72"/>
    <w:rsid w:val="006F64C4"/>
    <w:rsid w:val="006F6AC9"/>
    <w:rsid w:val="006F6AF0"/>
    <w:rsid w:val="006F6C50"/>
    <w:rsid w:val="006F6D4D"/>
    <w:rsid w:val="006F6E22"/>
    <w:rsid w:val="006F6FDC"/>
    <w:rsid w:val="006F7055"/>
    <w:rsid w:val="006F7067"/>
    <w:rsid w:val="006F70DC"/>
    <w:rsid w:val="006F71A7"/>
    <w:rsid w:val="006F72D0"/>
    <w:rsid w:val="006F7608"/>
    <w:rsid w:val="006F7786"/>
    <w:rsid w:val="006F77AA"/>
    <w:rsid w:val="006F7815"/>
    <w:rsid w:val="006F7DF3"/>
    <w:rsid w:val="006F7E16"/>
    <w:rsid w:val="00700057"/>
    <w:rsid w:val="007000B6"/>
    <w:rsid w:val="007001A6"/>
    <w:rsid w:val="0070039F"/>
    <w:rsid w:val="007004A6"/>
    <w:rsid w:val="00700632"/>
    <w:rsid w:val="00700789"/>
    <w:rsid w:val="007009C9"/>
    <w:rsid w:val="00700AAC"/>
    <w:rsid w:val="00700AD7"/>
    <w:rsid w:val="00700BCF"/>
    <w:rsid w:val="00700C91"/>
    <w:rsid w:val="00700D5B"/>
    <w:rsid w:val="00700EE9"/>
    <w:rsid w:val="00700F57"/>
    <w:rsid w:val="00700FEC"/>
    <w:rsid w:val="007011C4"/>
    <w:rsid w:val="00701264"/>
    <w:rsid w:val="00701590"/>
    <w:rsid w:val="007016C7"/>
    <w:rsid w:val="007017DC"/>
    <w:rsid w:val="00701825"/>
    <w:rsid w:val="0070199F"/>
    <w:rsid w:val="007020B2"/>
    <w:rsid w:val="0070218B"/>
    <w:rsid w:val="00702228"/>
    <w:rsid w:val="007022EE"/>
    <w:rsid w:val="007023A8"/>
    <w:rsid w:val="00702466"/>
    <w:rsid w:val="007027CE"/>
    <w:rsid w:val="00702B11"/>
    <w:rsid w:val="00702C26"/>
    <w:rsid w:val="00703197"/>
    <w:rsid w:val="00703248"/>
    <w:rsid w:val="00703434"/>
    <w:rsid w:val="00703640"/>
    <w:rsid w:val="007038B4"/>
    <w:rsid w:val="00703B4C"/>
    <w:rsid w:val="00703B7B"/>
    <w:rsid w:val="00703D9A"/>
    <w:rsid w:val="00703FB1"/>
    <w:rsid w:val="00704011"/>
    <w:rsid w:val="007042FA"/>
    <w:rsid w:val="00704345"/>
    <w:rsid w:val="007045CF"/>
    <w:rsid w:val="007045F6"/>
    <w:rsid w:val="00704747"/>
    <w:rsid w:val="00704779"/>
    <w:rsid w:val="007048CC"/>
    <w:rsid w:val="007049A2"/>
    <w:rsid w:val="00704BEE"/>
    <w:rsid w:val="00704F00"/>
    <w:rsid w:val="00704FF4"/>
    <w:rsid w:val="0070503E"/>
    <w:rsid w:val="00705103"/>
    <w:rsid w:val="007051B3"/>
    <w:rsid w:val="0070588F"/>
    <w:rsid w:val="007059BE"/>
    <w:rsid w:val="007059F5"/>
    <w:rsid w:val="00705A51"/>
    <w:rsid w:val="00705BD6"/>
    <w:rsid w:val="00705EB1"/>
    <w:rsid w:val="00705F08"/>
    <w:rsid w:val="007060D8"/>
    <w:rsid w:val="00706366"/>
    <w:rsid w:val="007063C8"/>
    <w:rsid w:val="00706803"/>
    <w:rsid w:val="0070685B"/>
    <w:rsid w:val="007068F6"/>
    <w:rsid w:val="00706F67"/>
    <w:rsid w:val="00706FE5"/>
    <w:rsid w:val="00707193"/>
    <w:rsid w:val="007071F3"/>
    <w:rsid w:val="007074DA"/>
    <w:rsid w:val="007076D2"/>
    <w:rsid w:val="007079C6"/>
    <w:rsid w:val="00707A50"/>
    <w:rsid w:val="00707A79"/>
    <w:rsid w:val="00707AAD"/>
    <w:rsid w:val="00707B7B"/>
    <w:rsid w:val="00707C1D"/>
    <w:rsid w:val="00707C6D"/>
    <w:rsid w:val="00710214"/>
    <w:rsid w:val="00710241"/>
    <w:rsid w:val="00710269"/>
    <w:rsid w:val="0071033D"/>
    <w:rsid w:val="007106EA"/>
    <w:rsid w:val="0071077F"/>
    <w:rsid w:val="00710795"/>
    <w:rsid w:val="007108E8"/>
    <w:rsid w:val="00710981"/>
    <w:rsid w:val="00710B28"/>
    <w:rsid w:val="00710C7A"/>
    <w:rsid w:val="00710D5B"/>
    <w:rsid w:val="00710EB0"/>
    <w:rsid w:val="00710F65"/>
    <w:rsid w:val="007110AC"/>
    <w:rsid w:val="007110BD"/>
    <w:rsid w:val="0071128B"/>
    <w:rsid w:val="007112E6"/>
    <w:rsid w:val="007116A5"/>
    <w:rsid w:val="007117D9"/>
    <w:rsid w:val="0071183A"/>
    <w:rsid w:val="00711858"/>
    <w:rsid w:val="007118E8"/>
    <w:rsid w:val="00711A3E"/>
    <w:rsid w:val="00711B89"/>
    <w:rsid w:val="00711CDA"/>
    <w:rsid w:val="00712133"/>
    <w:rsid w:val="0071250B"/>
    <w:rsid w:val="00712850"/>
    <w:rsid w:val="0071287B"/>
    <w:rsid w:val="0071290D"/>
    <w:rsid w:val="00712A26"/>
    <w:rsid w:val="00712C9E"/>
    <w:rsid w:val="00712D5D"/>
    <w:rsid w:val="00712D78"/>
    <w:rsid w:val="00712E71"/>
    <w:rsid w:val="00712EDD"/>
    <w:rsid w:val="007130EF"/>
    <w:rsid w:val="00713186"/>
    <w:rsid w:val="00713252"/>
    <w:rsid w:val="00713356"/>
    <w:rsid w:val="007134C9"/>
    <w:rsid w:val="007135CF"/>
    <w:rsid w:val="00713ED8"/>
    <w:rsid w:val="00713F51"/>
    <w:rsid w:val="0071467C"/>
    <w:rsid w:val="007147CE"/>
    <w:rsid w:val="00714852"/>
    <w:rsid w:val="00714D36"/>
    <w:rsid w:val="00715723"/>
    <w:rsid w:val="007157CC"/>
    <w:rsid w:val="00715846"/>
    <w:rsid w:val="00715D68"/>
    <w:rsid w:val="00715FF3"/>
    <w:rsid w:val="007162FA"/>
    <w:rsid w:val="007164B8"/>
    <w:rsid w:val="007165AB"/>
    <w:rsid w:val="00716932"/>
    <w:rsid w:val="007169B3"/>
    <w:rsid w:val="00716BE1"/>
    <w:rsid w:val="00716CF3"/>
    <w:rsid w:val="00716E9E"/>
    <w:rsid w:val="0071707A"/>
    <w:rsid w:val="0071720F"/>
    <w:rsid w:val="00717256"/>
    <w:rsid w:val="00717378"/>
    <w:rsid w:val="0071738F"/>
    <w:rsid w:val="00717643"/>
    <w:rsid w:val="00717802"/>
    <w:rsid w:val="00717AB5"/>
    <w:rsid w:val="00717AF5"/>
    <w:rsid w:val="00717B6A"/>
    <w:rsid w:val="00717C3C"/>
    <w:rsid w:val="00717CD1"/>
    <w:rsid w:val="00717D69"/>
    <w:rsid w:val="00717F28"/>
    <w:rsid w:val="00717FF2"/>
    <w:rsid w:val="007200CF"/>
    <w:rsid w:val="00720326"/>
    <w:rsid w:val="007203C4"/>
    <w:rsid w:val="00720406"/>
    <w:rsid w:val="00720565"/>
    <w:rsid w:val="00720753"/>
    <w:rsid w:val="007208BF"/>
    <w:rsid w:val="00720937"/>
    <w:rsid w:val="00720C36"/>
    <w:rsid w:val="00720C48"/>
    <w:rsid w:val="00720C60"/>
    <w:rsid w:val="00720D79"/>
    <w:rsid w:val="00720DF1"/>
    <w:rsid w:val="007210FB"/>
    <w:rsid w:val="00721420"/>
    <w:rsid w:val="007214B4"/>
    <w:rsid w:val="00721781"/>
    <w:rsid w:val="00721841"/>
    <w:rsid w:val="00721AD2"/>
    <w:rsid w:val="00721D00"/>
    <w:rsid w:val="00721D02"/>
    <w:rsid w:val="00721D3C"/>
    <w:rsid w:val="00721F5E"/>
    <w:rsid w:val="00721FD4"/>
    <w:rsid w:val="007220B7"/>
    <w:rsid w:val="00722275"/>
    <w:rsid w:val="00722532"/>
    <w:rsid w:val="0072268A"/>
    <w:rsid w:val="007229E7"/>
    <w:rsid w:val="00722AF6"/>
    <w:rsid w:val="00722AFA"/>
    <w:rsid w:val="00722E2F"/>
    <w:rsid w:val="0072300B"/>
    <w:rsid w:val="007231EA"/>
    <w:rsid w:val="0072329B"/>
    <w:rsid w:val="007233D1"/>
    <w:rsid w:val="007235BB"/>
    <w:rsid w:val="007236F1"/>
    <w:rsid w:val="00723979"/>
    <w:rsid w:val="00723993"/>
    <w:rsid w:val="00723CF5"/>
    <w:rsid w:val="00723D12"/>
    <w:rsid w:val="00723EC3"/>
    <w:rsid w:val="007240B7"/>
    <w:rsid w:val="00724303"/>
    <w:rsid w:val="007243E2"/>
    <w:rsid w:val="007243FE"/>
    <w:rsid w:val="00724406"/>
    <w:rsid w:val="007244FD"/>
    <w:rsid w:val="0072461C"/>
    <w:rsid w:val="0072468E"/>
    <w:rsid w:val="007246BF"/>
    <w:rsid w:val="00724710"/>
    <w:rsid w:val="00724837"/>
    <w:rsid w:val="007248C4"/>
    <w:rsid w:val="00724AF5"/>
    <w:rsid w:val="00724B4F"/>
    <w:rsid w:val="007250B1"/>
    <w:rsid w:val="007253E8"/>
    <w:rsid w:val="0072593F"/>
    <w:rsid w:val="00725A5E"/>
    <w:rsid w:val="00725AB6"/>
    <w:rsid w:val="00725B9A"/>
    <w:rsid w:val="007263A3"/>
    <w:rsid w:val="00726604"/>
    <w:rsid w:val="007266B6"/>
    <w:rsid w:val="007266DF"/>
    <w:rsid w:val="0072688D"/>
    <w:rsid w:val="00726FB7"/>
    <w:rsid w:val="0072714A"/>
    <w:rsid w:val="007272B2"/>
    <w:rsid w:val="00727334"/>
    <w:rsid w:val="00727528"/>
    <w:rsid w:val="00727645"/>
    <w:rsid w:val="007277F5"/>
    <w:rsid w:val="0072798F"/>
    <w:rsid w:val="00727997"/>
    <w:rsid w:val="00727CD2"/>
    <w:rsid w:val="00727E9C"/>
    <w:rsid w:val="00730151"/>
    <w:rsid w:val="0073043C"/>
    <w:rsid w:val="00730616"/>
    <w:rsid w:val="007307F5"/>
    <w:rsid w:val="00730898"/>
    <w:rsid w:val="007308C2"/>
    <w:rsid w:val="00730ACC"/>
    <w:rsid w:val="00730C65"/>
    <w:rsid w:val="00730CA6"/>
    <w:rsid w:val="00730E5E"/>
    <w:rsid w:val="00730EB3"/>
    <w:rsid w:val="00730F8C"/>
    <w:rsid w:val="007311B9"/>
    <w:rsid w:val="00731555"/>
    <w:rsid w:val="0073180C"/>
    <w:rsid w:val="00731843"/>
    <w:rsid w:val="00731CDC"/>
    <w:rsid w:val="00731CE1"/>
    <w:rsid w:val="00731E31"/>
    <w:rsid w:val="00731EE8"/>
    <w:rsid w:val="00731F16"/>
    <w:rsid w:val="00732128"/>
    <w:rsid w:val="0073234C"/>
    <w:rsid w:val="007324D3"/>
    <w:rsid w:val="007327AD"/>
    <w:rsid w:val="007327C1"/>
    <w:rsid w:val="007329D3"/>
    <w:rsid w:val="00732A10"/>
    <w:rsid w:val="00732AB9"/>
    <w:rsid w:val="00733047"/>
    <w:rsid w:val="00733058"/>
    <w:rsid w:val="00733645"/>
    <w:rsid w:val="007336E7"/>
    <w:rsid w:val="00733843"/>
    <w:rsid w:val="007338C4"/>
    <w:rsid w:val="00733B15"/>
    <w:rsid w:val="00733C0A"/>
    <w:rsid w:val="00733C15"/>
    <w:rsid w:val="00733C46"/>
    <w:rsid w:val="00733D95"/>
    <w:rsid w:val="00733E8D"/>
    <w:rsid w:val="00733F3C"/>
    <w:rsid w:val="00733F6E"/>
    <w:rsid w:val="00734011"/>
    <w:rsid w:val="0073465B"/>
    <w:rsid w:val="007346EF"/>
    <w:rsid w:val="00734789"/>
    <w:rsid w:val="007347DA"/>
    <w:rsid w:val="0073487B"/>
    <w:rsid w:val="007348E7"/>
    <w:rsid w:val="007349A8"/>
    <w:rsid w:val="00734BDB"/>
    <w:rsid w:val="00734CDC"/>
    <w:rsid w:val="0073533A"/>
    <w:rsid w:val="007353AE"/>
    <w:rsid w:val="007353C8"/>
    <w:rsid w:val="00735E2D"/>
    <w:rsid w:val="00735EB7"/>
    <w:rsid w:val="00736093"/>
    <w:rsid w:val="00736129"/>
    <w:rsid w:val="0073624E"/>
    <w:rsid w:val="0073646D"/>
    <w:rsid w:val="007367D9"/>
    <w:rsid w:val="00736AC9"/>
    <w:rsid w:val="00736BCF"/>
    <w:rsid w:val="00736D5C"/>
    <w:rsid w:val="00736D6C"/>
    <w:rsid w:val="00736F4A"/>
    <w:rsid w:val="0073713E"/>
    <w:rsid w:val="00737302"/>
    <w:rsid w:val="0073750A"/>
    <w:rsid w:val="00737515"/>
    <w:rsid w:val="0073755C"/>
    <w:rsid w:val="007379D1"/>
    <w:rsid w:val="00737A98"/>
    <w:rsid w:val="00737B44"/>
    <w:rsid w:val="00737BB0"/>
    <w:rsid w:val="00737C9F"/>
    <w:rsid w:val="00737DEA"/>
    <w:rsid w:val="00737E8D"/>
    <w:rsid w:val="00737E9A"/>
    <w:rsid w:val="00737FF5"/>
    <w:rsid w:val="0074056E"/>
    <w:rsid w:val="007406AE"/>
    <w:rsid w:val="00740BD0"/>
    <w:rsid w:val="00740D77"/>
    <w:rsid w:val="00740DBF"/>
    <w:rsid w:val="00740E73"/>
    <w:rsid w:val="00740E74"/>
    <w:rsid w:val="007412F8"/>
    <w:rsid w:val="00741355"/>
    <w:rsid w:val="0074137C"/>
    <w:rsid w:val="007413DA"/>
    <w:rsid w:val="0074142D"/>
    <w:rsid w:val="00741C3B"/>
    <w:rsid w:val="00741D02"/>
    <w:rsid w:val="00741E5F"/>
    <w:rsid w:val="00741F05"/>
    <w:rsid w:val="00741F63"/>
    <w:rsid w:val="007421F2"/>
    <w:rsid w:val="007422DD"/>
    <w:rsid w:val="00742757"/>
    <w:rsid w:val="0074288B"/>
    <w:rsid w:val="00742C11"/>
    <w:rsid w:val="00742CB8"/>
    <w:rsid w:val="00742F45"/>
    <w:rsid w:val="00742FDF"/>
    <w:rsid w:val="0074307F"/>
    <w:rsid w:val="007430A7"/>
    <w:rsid w:val="0074325E"/>
    <w:rsid w:val="00743272"/>
    <w:rsid w:val="007434E9"/>
    <w:rsid w:val="007435AA"/>
    <w:rsid w:val="0074375F"/>
    <w:rsid w:val="00743BCE"/>
    <w:rsid w:val="00743E1F"/>
    <w:rsid w:val="007441B6"/>
    <w:rsid w:val="0074440F"/>
    <w:rsid w:val="007447A0"/>
    <w:rsid w:val="007447D6"/>
    <w:rsid w:val="00744A9A"/>
    <w:rsid w:val="00744C7D"/>
    <w:rsid w:val="007450C2"/>
    <w:rsid w:val="007450E0"/>
    <w:rsid w:val="00745378"/>
    <w:rsid w:val="007453AC"/>
    <w:rsid w:val="0074540F"/>
    <w:rsid w:val="00745629"/>
    <w:rsid w:val="0074574B"/>
    <w:rsid w:val="0074589E"/>
    <w:rsid w:val="007458A0"/>
    <w:rsid w:val="007459B5"/>
    <w:rsid w:val="00745A5B"/>
    <w:rsid w:val="00745BDE"/>
    <w:rsid w:val="00745D42"/>
    <w:rsid w:val="00745E16"/>
    <w:rsid w:val="00745F33"/>
    <w:rsid w:val="00745F75"/>
    <w:rsid w:val="00746255"/>
    <w:rsid w:val="007462A0"/>
    <w:rsid w:val="0074631A"/>
    <w:rsid w:val="007463B1"/>
    <w:rsid w:val="00746430"/>
    <w:rsid w:val="0074659E"/>
    <w:rsid w:val="007465A4"/>
    <w:rsid w:val="00746700"/>
    <w:rsid w:val="0074680D"/>
    <w:rsid w:val="00746856"/>
    <w:rsid w:val="007469CA"/>
    <w:rsid w:val="00746B3C"/>
    <w:rsid w:val="00746C05"/>
    <w:rsid w:val="00746DDD"/>
    <w:rsid w:val="00746ECB"/>
    <w:rsid w:val="00746FB8"/>
    <w:rsid w:val="00747155"/>
    <w:rsid w:val="0074721B"/>
    <w:rsid w:val="0074730C"/>
    <w:rsid w:val="007474EB"/>
    <w:rsid w:val="007475CB"/>
    <w:rsid w:val="007476A1"/>
    <w:rsid w:val="00747A4B"/>
    <w:rsid w:val="00747B4F"/>
    <w:rsid w:val="00747E46"/>
    <w:rsid w:val="0075015B"/>
    <w:rsid w:val="00750249"/>
    <w:rsid w:val="007502A1"/>
    <w:rsid w:val="00750754"/>
    <w:rsid w:val="00750948"/>
    <w:rsid w:val="00750E78"/>
    <w:rsid w:val="00750FCC"/>
    <w:rsid w:val="00751186"/>
    <w:rsid w:val="0075118C"/>
    <w:rsid w:val="007511C1"/>
    <w:rsid w:val="0075130A"/>
    <w:rsid w:val="0075142C"/>
    <w:rsid w:val="0075146E"/>
    <w:rsid w:val="00751898"/>
    <w:rsid w:val="00751ABF"/>
    <w:rsid w:val="00751B8D"/>
    <w:rsid w:val="00751C40"/>
    <w:rsid w:val="00751CE2"/>
    <w:rsid w:val="00751F16"/>
    <w:rsid w:val="007522D1"/>
    <w:rsid w:val="00752395"/>
    <w:rsid w:val="007523B5"/>
    <w:rsid w:val="007523D0"/>
    <w:rsid w:val="00752707"/>
    <w:rsid w:val="00752C49"/>
    <w:rsid w:val="00752D68"/>
    <w:rsid w:val="00752DA8"/>
    <w:rsid w:val="007531D7"/>
    <w:rsid w:val="007532CA"/>
    <w:rsid w:val="0075335B"/>
    <w:rsid w:val="00753660"/>
    <w:rsid w:val="00753A5D"/>
    <w:rsid w:val="00753C72"/>
    <w:rsid w:val="00753F65"/>
    <w:rsid w:val="00754162"/>
    <w:rsid w:val="0075419D"/>
    <w:rsid w:val="00754223"/>
    <w:rsid w:val="0075457E"/>
    <w:rsid w:val="0075479F"/>
    <w:rsid w:val="007547CE"/>
    <w:rsid w:val="00754946"/>
    <w:rsid w:val="007549D8"/>
    <w:rsid w:val="00754A2F"/>
    <w:rsid w:val="00754C97"/>
    <w:rsid w:val="00754E9B"/>
    <w:rsid w:val="00754F05"/>
    <w:rsid w:val="0075501C"/>
    <w:rsid w:val="00755214"/>
    <w:rsid w:val="007553E1"/>
    <w:rsid w:val="0075567A"/>
    <w:rsid w:val="00755767"/>
    <w:rsid w:val="00755833"/>
    <w:rsid w:val="00755863"/>
    <w:rsid w:val="0075591F"/>
    <w:rsid w:val="00755BAA"/>
    <w:rsid w:val="00755CEA"/>
    <w:rsid w:val="00755DB4"/>
    <w:rsid w:val="007563D8"/>
    <w:rsid w:val="00756478"/>
    <w:rsid w:val="0075681E"/>
    <w:rsid w:val="007568F9"/>
    <w:rsid w:val="00756B5F"/>
    <w:rsid w:val="00757354"/>
    <w:rsid w:val="0075746C"/>
    <w:rsid w:val="0075780A"/>
    <w:rsid w:val="007578BF"/>
    <w:rsid w:val="00757C4E"/>
    <w:rsid w:val="00757C7F"/>
    <w:rsid w:val="00757CBC"/>
    <w:rsid w:val="00757F32"/>
    <w:rsid w:val="00757F86"/>
    <w:rsid w:val="00760477"/>
    <w:rsid w:val="0076084B"/>
    <w:rsid w:val="0076089C"/>
    <w:rsid w:val="00760981"/>
    <w:rsid w:val="00760FF3"/>
    <w:rsid w:val="00761060"/>
    <w:rsid w:val="00761537"/>
    <w:rsid w:val="00761591"/>
    <w:rsid w:val="00761727"/>
    <w:rsid w:val="0076177D"/>
    <w:rsid w:val="0076180B"/>
    <w:rsid w:val="00761DAD"/>
    <w:rsid w:val="00761F20"/>
    <w:rsid w:val="00761F9B"/>
    <w:rsid w:val="00762007"/>
    <w:rsid w:val="00762194"/>
    <w:rsid w:val="007622FC"/>
    <w:rsid w:val="007624BF"/>
    <w:rsid w:val="007627D4"/>
    <w:rsid w:val="00762996"/>
    <w:rsid w:val="00762B51"/>
    <w:rsid w:val="00762C23"/>
    <w:rsid w:val="00762D6B"/>
    <w:rsid w:val="00762DC8"/>
    <w:rsid w:val="00762F9C"/>
    <w:rsid w:val="00763145"/>
    <w:rsid w:val="007632BA"/>
    <w:rsid w:val="007632F8"/>
    <w:rsid w:val="0076333B"/>
    <w:rsid w:val="007634F8"/>
    <w:rsid w:val="00763527"/>
    <w:rsid w:val="00763670"/>
    <w:rsid w:val="00763737"/>
    <w:rsid w:val="007638B0"/>
    <w:rsid w:val="00763AEA"/>
    <w:rsid w:val="00763C45"/>
    <w:rsid w:val="00763EE4"/>
    <w:rsid w:val="00764037"/>
    <w:rsid w:val="00764077"/>
    <w:rsid w:val="00764158"/>
    <w:rsid w:val="00764258"/>
    <w:rsid w:val="00764629"/>
    <w:rsid w:val="00764A71"/>
    <w:rsid w:val="00764B82"/>
    <w:rsid w:val="00764BCB"/>
    <w:rsid w:val="00764CA1"/>
    <w:rsid w:val="00764DC5"/>
    <w:rsid w:val="007650AF"/>
    <w:rsid w:val="007650D2"/>
    <w:rsid w:val="0076510B"/>
    <w:rsid w:val="00765230"/>
    <w:rsid w:val="0076568F"/>
    <w:rsid w:val="00765717"/>
    <w:rsid w:val="00765AB9"/>
    <w:rsid w:val="00765AD7"/>
    <w:rsid w:val="00765DB1"/>
    <w:rsid w:val="00765F0D"/>
    <w:rsid w:val="007661B1"/>
    <w:rsid w:val="00766258"/>
    <w:rsid w:val="00766328"/>
    <w:rsid w:val="007663C3"/>
    <w:rsid w:val="0076645B"/>
    <w:rsid w:val="00766547"/>
    <w:rsid w:val="00766C56"/>
    <w:rsid w:val="00766EB4"/>
    <w:rsid w:val="00766FEB"/>
    <w:rsid w:val="00767315"/>
    <w:rsid w:val="0076764A"/>
    <w:rsid w:val="007678CF"/>
    <w:rsid w:val="00767923"/>
    <w:rsid w:val="00767A8D"/>
    <w:rsid w:val="00767B4C"/>
    <w:rsid w:val="00767CC5"/>
    <w:rsid w:val="00767F23"/>
    <w:rsid w:val="00767F85"/>
    <w:rsid w:val="00767FDC"/>
    <w:rsid w:val="0077005E"/>
    <w:rsid w:val="007703C5"/>
    <w:rsid w:val="00770469"/>
    <w:rsid w:val="007705A7"/>
    <w:rsid w:val="0077088F"/>
    <w:rsid w:val="00770B5B"/>
    <w:rsid w:val="00770C82"/>
    <w:rsid w:val="00770CAE"/>
    <w:rsid w:val="00770D75"/>
    <w:rsid w:val="00770FFE"/>
    <w:rsid w:val="007710F8"/>
    <w:rsid w:val="007714CA"/>
    <w:rsid w:val="00771904"/>
    <w:rsid w:val="00771964"/>
    <w:rsid w:val="00771A2A"/>
    <w:rsid w:val="00771A55"/>
    <w:rsid w:val="00771CA1"/>
    <w:rsid w:val="00771CCB"/>
    <w:rsid w:val="00771F21"/>
    <w:rsid w:val="00771F8B"/>
    <w:rsid w:val="00771FC5"/>
    <w:rsid w:val="00771FF2"/>
    <w:rsid w:val="00772026"/>
    <w:rsid w:val="0077214F"/>
    <w:rsid w:val="00772158"/>
    <w:rsid w:val="007721FB"/>
    <w:rsid w:val="00772288"/>
    <w:rsid w:val="0077244D"/>
    <w:rsid w:val="0077296E"/>
    <w:rsid w:val="00772BA6"/>
    <w:rsid w:val="00772BA9"/>
    <w:rsid w:val="00772C77"/>
    <w:rsid w:val="00772E03"/>
    <w:rsid w:val="00772EA7"/>
    <w:rsid w:val="007732D8"/>
    <w:rsid w:val="007735FB"/>
    <w:rsid w:val="00773642"/>
    <w:rsid w:val="00773700"/>
    <w:rsid w:val="007738B6"/>
    <w:rsid w:val="00773929"/>
    <w:rsid w:val="00773AD0"/>
    <w:rsid w:val="00774114"/>
    <w:rsid w:val="0077414B"/>
    <w:rsid w:val="0077423C"/>
    <w:rsid w:val="007743E9"/>
    <w:rsid w:val="00774499"/>
    <w:rsid w:val="007744D4"/>
    <w:rsid w:val="00774591"/>
    <w:rsid w:val="00774606"/>
    <w:rsid w:val="007748CB"/>
    <w:rsid w:val="007749AF"/>
    <w:rsid w:val="00774A84"/>
    <w:rsid w:val="00774C72"/>
    <w:rsid w:val="00774D69"/>
    <w:rsid w:val="00774D9B"/>
    <w:rsid w:val="00774E7D"/>
    <w:rsid w:val="00775049"/>
    <w:rsid w:val="0077510F"/>
    <w:rsid w:val="0077515C"/>
    <w:rsid w:val="0077551A"/>
    <w:rsid w:val="007755D5"/>
    <w:rsid w:val="007757F9"/>
    <w:rsid w:val="007758CC"/>
    <w:rsid w:val="00775958"/>
    <w:rsid w:val="00775A20"/>
    <w:rsid w:val="00775AFE"/>
    <w:rsid w:val="00775CE1"/>
    <w:rsid w:val="00775E0A"/>
    <w:rsid w:val="00775ED6"/>
    <w:rsid w:val="00775F63"/>
    <w:rsid w:val="00776016"/>
    <w:rsid w:val="007760FA"/>
    <w:rsid w:val="007764F4"/>
    <w:rsid w:val="00776544"/>
    <w:rsid w:val="00776660"/>
    <w:rsid w:val="007767AB"/>
    <w:rsid w:val="00776894"/>
    <w:rsid w:val="007769B5"/>
    <w:rsid w:val="007769D3"/>
    <w:rsid w:val="00776A89"/>
    <w:rsid w:val="00776E05"/>
    <w:rsid w:val="00776EBB"/>
    <w:rsid w:val="00776EE4"/>
    <w:rsid w:val="00776F47"/>
    <w:rsid w:val="00776FCA"/>
    <w:rsid w:val="00777129"/>
    <w:rsid w:val="00777344"/>
    <w:rsid w:val="00777524"/>
    <w:rsid w:val="007775AA"/>
    <w:rsid w:val="00777CE9"/>
    <w:rsid w:val="00777F23"/>
    <w:rsid w:val="00777F70"/>
    <w:rsid w:val="0078000B"/>
    <w:rsid w:val="00780227"/>
    <w:rsid w:val="007804AA"/>
    <w:rsid w:val="0078054A"/>
    <w:rsid w:val="0078054D"/>
    <w:rsid w:val="0078081A"/>
    <w:rsid w:val="00780875"/>
    <w:rsid w:val="00780A67"/>
    <w:rsid w:val="00780A73"/>
    <w:rsid w:val="00780D75"/>
    <w:rsid w:val="00780F88"/>
    <w:rsid w:val="00781027"/>
    <w:rsid w:val="00781065"/>
    <w:rsid w:val="00781189"/>
    <w:rsid w:val="007816C3"/>
    <w:rsid w:val="007816D1"/>
    <w:rsid w:val="007816E5"/>
    <w:rsid w:val="00781725"/>
    <w:rsid w:val="00781869"/>
    <w:rsid w:val="00781884"/>
    <w:rsid w:val="0078190A"/>
    <w:rsid w:val="00781939"/>
    <w:rsid w:val="00781DE5"/>
    <w:rsid w:val="00781E43"/>
    <w:rsid w:val="00782000"/>
    <w:rsid w:val="00782068"/>
    <w:rsid w:val="00782374"/>
    <w:rsid w:val="007824CD"/>
    <w:rsid w:val="00782EA8"/>
    <w:rsid w:val="0078307C"/>
    <w:rsid w:val="00783182"/>
    <w:rsid w:val="00783199"/>
    <w:rsid w:val="007832E2"/>
    <w:rsid w:val="0078348B"/>
    <w:rsid w:val="0078349C"/>
    <w:rsid w:val="00783597"/>
    <w:rsid w:val="007835CD"/>
    <w:rsid w:val="007835FD"/>
    <w:rsid w:val="0078365D"/>
    <w:rsid w:val="00783692"/>
    <w:rsid w:val="00783910"/>
    <w:rsid w:val="007839BB"/>
    <w:rsid w:val="00783B4C"/>
    <w:rsid w:val="00783B7A"/>
    <w:rsid w:val="00783FF3"/>
    <w:rsid w:val="00784371"/>
    <w:rsid w:val="007843A7"/>
    <w:rsid w:val="007843F9"/>
    <w:rsid w:val="007846EC"/>
    <w:rsid w:val="0078540A"/>
    <w:rsid w:val="007854C5"/>
    <w:rsid w:val="007855F4"/>
    <w:rsid w:val="00785794"/>
    <w:rsid w:val="00785BDB"/>
    <w:rsid w:val="00785D61"/>
    <w:rsid w:val="00785DC2"/>
    <w:rsid w:val="00785DE3"/>
    <w:rsid w:val="00785EDB"/>
    <w:rsid w:val="00786200"/>
    <w:rsid w:val="00786390"/>
    <w:rsid w:val="007864C4"/>
    <w:rsid w:val="00786778"/>
    <w:rsid w:val="00786815"/>
    <w:rsid w:val="00786E34"/>
    <w:rsid w:val="00786FED"/>
    <w:rsid w:val="007870A3"/>
    <w:rsid w:val="00787117"/>
    <w:rsid w:val="007872A4"/>
    <w:rsid w:val="0078730C"/>
    <w:rsid w:val="007874AD"/>
    <w:rsid w:val="00787ABC"/>
    <w:rsid w:val="00787ACC"/>
    <w:rsid w:val="00787C9D"/>
    <w:rsid w:val="00790201"/>
    <w:rsid w:val="007902C7"/>
    <w:rsid w:val="007903EF"/>
    <w:rsid w:val="00790587"/>
    <w:rsid w:val="007905E5"/>
    <w:rsid w:val="007905FE"/>
    <w:rsid w:val="007906A0"/>
    <w:rsid w:val="007907EF"/>
    <w:rsid w:val="00790893"/>
    <w:rsid w:val="00790989"/>
    <w:rsid w:val="00790BE4"/>
    <w:rsid w:val="00790C5F"/>
    <w:rsid w:val="00790CD9"/>
    <w:rsid w:val="00790F54"/>
    <w:rsid w:val="007910E0"/>
    <w:rsid w:val="007911C8"/>
    <w:rsid w:val="007912A7"/>
    <w:rsid w:val="007912B5"/>
    <w:rsid w:val="007913F1"/>
    <w:rsid w:val="00791501"/>
    <w:rsid w:val="00791535"/>
    <w:rsid w:val="0079160B"/>
    <w:rsid w:val="00791781"/>
    <w:rsid w:val="00791AFE"/>
    <w:rsid w:val="00791C23"/>
    <w:rsid w:val="00791C6F"/>
    <w:rsid w:val="00791F9E"/>
    <w:rsid w:val="00791FBE"/>
    <w:rsid w:val="007920AE"/>
    <w:rsid w:val="00792212"/>
    <w:rsid w:val="007922B3"/>
    <w:rsid w:val="007924B2"/>
    <w:rsid w:val="007924D9"/>
    <w:rsid w:val="0079279C"/>
    <w:rsid w:val="0079282B"/>
    <w:rsid w:val="00792B22"/>
    <w:rsid w:val="00792F1B"/>
    <w:rsid w:val="007932A7"/>
    <w:rsid w:val="007933F7"/>
    <w:rsid w:val="00793532"/>
    <w:rsid w:val="00793557"/>
    <w:rsid w:val="007938E3"/>
    <w:rsid w:val="0079391A"/>
    <w:rsid w:val="0079392C"/>
    <w:rsid w:val="007939CE"/>
    <w:rsid w:val="00793A37"/>
    <w:rsid w:val="00793D94"/>
    <w:rsid w:val="00793E23"/>
    <w:rsid w:val="00793EF4"/>
    <w:rsid w:val="00793F0A"/>
    <w:rsid w:val="007940DE"/>
    <w:rsid w:val="0079426D"/>
    <w:rsid w:val="0079430B"/>
    <w:rsid w:val="007947C4"/>
    <w:rsid w:val="00794ED0"/>
    <w:rsid w:val="007950AB"/>
    <w:rsid w:val="00795444"/>
    <w:rsid w:val="007955B8"/>
    <w:rsid w:val="007957BC"/>
    <w:rsid w:val="00795953"/>
    <w:rsid w:val="00795A77"/>
    <w:rsid w:val="00795CF4"/>
    <w:rsid w:val="00795EE1"/>
    <w:rsid w:val="00795F00"/>
    <w:rsid w:val="0079614B"/>
    <w:rsid w:val="007968F2"/>
    <w:rsid w:val="00796915"/>
    <w:rsid w:val="00796975"/>
    <w:rsid w:val="00796D0F"/>
    <w:rsid w:val="00796D66"/>
    <w:rsid w:val="00796E71"/>
    <w:rsid w:val="00796FC9"/>
    <w:rsid w:val="007971D4"/>
    <w:rsid w:val="00797252"/>
    <w:rsid w:val="00797343"/>
    <w:rsid w:val="00797372"/>
    <w:rsid w:val="00797571"/>
    <w:rsid w:val="007975E0"/>
    <w:rsid w:val="0079760A"/>
    <w:rsid w:val="00797913"/>
    <w:rsid w:val="00797AA9"/>
    <w:rsid w:val="00797ABB"/>
    <w:rsid w:val="00797DC7"/>
    <w:rsid w:val="00797DF4"/>
    <w:rsid w:val="00797F03"/>
    <w:rsid w:val="00797FAF"/>
    <w:rsid w:val="007A001E"/>
    <w:rsid w:val="007A06A2"/>
    <w:rsid w:val="007A06D9"/>
    <w:rsid w:val="007A0775"/>
    <w:rsid w:val="007A0893"/>
    <w:rsid w:val="007A0CC4"/>
    <w:rsid w:val="007A0ECC"/>
    <w:rsid w:val="007A125A"/>
    <w:rsid w:val="007A1288"/>
    <w:rsid w:val="007A1477"/>
    <w:rsid w:val="007A179D"/>
    <w:rsid w:val="007A17B0"/>
    <w:rsid w:val="007A19C6"/>
    <w:rsid w:val="007A1A2C"/>
    <w:rsid w:val="007A1B9C"/>
    <w:rsid w:val="007A1C4C"/>
    <w:rsid w:val="007A1D90"/>
    <w:rsid w:val="007A1E43"/>
    <w:rsid w:val="007A1EBB"/>
    <w:rsid w:val="007A1FC3"/>
    <w:rsid w:val="007A21B8"/>
    <w:rsid w:val="007A2413"/>
    <w:rsid w:val="007A2AA2"/>
    <w:rsid w:val="007A2C2F"/>
    <w:rsid w:val="007A2C72"/>
    <w:rsid w:val="007A2D13"/>
    <w:rsid w:val="007A2EAD"/>
    <w:rsid w:val="007A3C3D"/>
    <w:rsid w:val="007A3CF0"/>
    <w:rsid w:val="007A3F9D"/>
    <w:rsid w:val="007A42CF"/>
    <w:rsid w:val="007A4321"/>
    <w:rsid w:val="007A4493"/>
    <w:rsid w:val="007A458C"/>
    <w:rsid w:val="007A4808"/>
    <w:rsid w:val="007A4873"/>
    <w:rsid w:val="007A4983"/>
    <w:rsid w:val="007A4AD6"/>
    <w:rsid w:val="007A4BE6"/>
    <w:rsid w:val="007A5096"/>
    <w:rsid w:val="007A530B"/>
    <w:rsid w:val="007A5351"/>
    <w:rsid w:val="007A56D4"/>
    <w:rsid w:val="007A582A"/>
    <w:rsid w:val="007A58A4"/>
    <w:rsid w:val="007A59C7"/>
    <w:rsid w:val="007A5AC7"/>
    <w:rsid w:val="007A5D80"/>
    <w:rsid w:val="007A5E3A"/>
    <w:rsid w:val="007A5E65"/>
    <w:rsid w:val="007A5F67"/>
    <w:rsid w:val="007A6505"/>
    <w:rsid w:val="007A66A6"/>
    <w:rsid w:val="007A66EB"/>
    <w:rsid w:val="007A69C7"/>
    <w:rsid w:val="007A6BAC"/>
    <w:rsid w:val="007A6CB7"/>
    <w:rsid w:val="007A6CDA"/>
    <w:rsid w:val="007A6D39"/>
    <w:rsid w:val="007A6D63"/>
    <w:rsid w:val="007A6DFE"/>
    <w:rsid w:val="007A6E6B"/>
    <w:rsid w:val="007A72F3"/>
    <w:rsid w:val="007A7427"/>
    <w:rsid w:val="007A7613"/>
    <w:rsid w:val="007A7717"/>
    <w:rsid w:val="007A7878"/>
    <w:rsid w:val="007A7AE1"/>
    <w:rsid w:val="007A7E8E"/>
    <w:rsid w:val="007B00EC"/>
    <w:rsid w:val="007B0491"/>
    <w:rsid w:val="007B051F"/>
    <w:rsid w:val="007B05A3"/>
    <w:rsid w:val="007B05C3"/>
    <w:rsid w:val="007B09E3"/>
    <w:rsid w:val="007B0A68"/>
    <w:rsid w:val="007B0CEE"/>
    <w:rsid w:val="007B0F45"/>
    <w:rsid w:val="007B12CF"/>
    <w:rsid w:val="007B149D"/>
    <w:rsid w:val="007B1533"/>
    <w:rsid w:val="007B1634"/>
    <w:rsid w:val="007B1636"/>
    <w:rsid w:val="007B16EE"/>
    <w:rsid w:val="007B18F4"/>
    <w:rsid w:val="007B19C7"/>
    <w:rsid w:val="007B1BF2"/>
    <w:rsid w:val="007B1C4F"/>
    <w:rsid w:val="007B1DA3"/>
    <w:rsid w:val="007B1F25"/>
    <w:rsid w:val="007B1F50"/>
    <w:rsid w:val="007B203B"/>
    <w:rsid w:val="007B21F2"/>
    <w:rsid w:val="007B2342"/>
    <w:rsid w:val="007B25D8"/>
    <w:rsid w:val="007B2711"/>
    <w:rsid w:val="007B27BA"/>
    <w:rsid w:val="007B2B01"/>
    <w:rsid w:val="007B2BAB"/>
    <w:rsid w:val="007B2CBB"/>
    <w:rsid w:val="007B317A"/>
    <w:rsid w:val="007B3327"/>
    <w:rsid w:val="007B33DA"/>
    <w:rsid w:val="007B34D5"/>
    <w:rsid w:val="007B3528"/>
    <w:rsid w:val="007B353F"/>
    <w:rsid w:val="007B35DD"/>
    <w:rsid w:val="007B35F3"/>
    <w:rsid w:val="007B3846"/>
    <w:rsid w:val="007B38C8"/>
    <w:rsid w:val="007B3DA7"/>
    <w:rsid w:val="007B45C4"/>
    <w:rsid w:val="007B4672"/>
    <w:rsid w:val="007B47D9"/>
    <w:rsid w:val="007B4A57"/>
    <w:rsid w:val="007B4B4A"/>
    <w:rsid w:val="007B4D8D"/>
    <w:rsid w:val="007B5029"/>
    <w:rsid w:val="007B529B"/>
    <w:rsid w:val="007B534A"/>
    <w:rsid w:val="007B54DA"/>
    <w:rsid w:val="007B54F0"/>
    <w:rsid w:val="007B587B"/>
    <w:rsid w:val="007B59EF"/>
    <w:rsid w:val="007B5A4D"/>
    <w:rsid w:val="007B5AAF"/>
    <w:rsid w:val="007B640C"/>
    <w:rsid w:val="007B6774"/>
    <w:rsid w:val="007B68E6"/>
    <w:rsid w:val="007B68F7"/>
    <w:rsid w:val="007B6956"/>
    <w:rsid w:val="007B6A4A"/>
    <w:rsid w:val="007B6A96"/>
    <w:rsid w:val="007B6B6F"/>
    <w:rsid w:val="007B6BCB"/>
    <w:rsid w:val="007B6C51"/>
    <w:rsid w:val="007B6D1F"/>
    <w:rsid w:val="007B6F2B"/>
    <w:rsid w:val="007B70AA"/>
    <w:rsid w:val="007B7143"/>
    <w:rsid w:val="007B71B9"/>
    <w:rsid w:val="007B73B2"/>
    <w:rsid w:val="007B7561"/>
    <w:rsid w:val="007B7747"/>
    <w:rsid w:val="007C002F"/>
    <w:rsid w:val="007C04CD"/>
    <w:rsid w:val="007C0720"/>
    <w:rsid w:val="007C07F3"/>
    <w:rsid w:val="007C084E"/>
    <w:rsid w:val="007C0867"/>
    <w:rsid w:val="007C08E4"/>
    <w:rsid w:val="007C09F1"/>
    <w:rsid w:val="007C0E74"/>
    <w:rsid w:val="007C12F4"/>
    <w:rsid w:val="007C1376"/>
    <w:rsid w:val="007C1567"/>
    <w:rsid w:val="007C15B2"/>
    <w:rsid w:val="007C1605"/>
    <w:rsid w:val="007C172C"/>
    <w:rsid w:val="007C1881"/>
    <w:rsid w:val="007C1B33"/>
    <w:rsid w:val="007C1B79"/>
    <w:rsid w:val="007C1BD9"/>
    <w:rsid w:val="007C21A8"/>
    <w:rsid w:val="007C239C"/>
    <w:rsid w:val="007C23A9"/>
    <w:rsid w:val="007C2418"/>
    <w:rsid w:val="007C2685"/>
    <w:rsid w:val="007C2881"/>
    <w:rsid w:val="007C29ED"/>
    <w:rsid w:val="007C2B04"/>
    <w:rsid w:val="007C2B7A"/>
    <w:rsid w:val="007C2C99"/>
    <w:rsid w:val="007C2D2D"/>
    <w:rsid w:val="007C2E6B"/>
    <w:rsid w:val="007C3012"/>
    <w:rsid w:val="007C341F"/>
    <w:rsid w:val="007C35A4"/>
    <w:rsid w:val="007C3709"/>
    <w:rsid w:val="007C380E"/>
    <w:rsid w:val="007C3847"/>
    <w:rsid w:val="007C3C8D"/>
    <w:rsid w:val="007C3E45"/>
    <w:rsid w:val="007C4211"/>
    <w:rsid w:val="007C45FB"/>
    <w:rsid w:val="007C467B"/>
    <w:rsid w:val="007C5119"/>
    <w:rsid w:val="007C538F"/>
    <w:rsid w:val="007C57C1"/>
    <w:rsid w:val="007C5A29"/>
    <w:rsid w:val="007C5A33"/>
    <w:rsid w:val="007C5B70"/>
    <w:rsid w:val="007C5BB9"/>
    <w:rsid w:val="007C5C5C"/>
    <w:rsid w:val="007C5C5E"/>
    <w:rsid w:val="007C5CFF"/>
    <w:rsid w:val="007C5EE5"/>
    <w:rsid w:val="007C6055"/>
    <w:rsid w:val="007C6068"/>
    <w:rsid w:val="007C6121"/>
    <w:rsid w:val="007C6633"/>
    <w:rsid w:val="007C67E2"/>
    <w:rsid w:val="007C680A"/>
    <w:rsid w:val="007C6A4E"/>
    <w:rsid w:val="007C6C3F"/>
    <w:rsid w:val="007C6C43"/>
    <w:rsid w:val="007C7135"/>
    <w:rsid w:val="007C7204"/>
    <w:rsid w:val="007C7329"/>
    <w:rsid w:val="007C73A3"/>
    <w:rsid w:val="007C75E2"/>
    <w:rsid w:val="007C7959"/>
    <w:rsid w:val="007C7E93"/>
    <w:rsid w:val="007C7EED"/>
    <w:rsid w:val="007D0175"/>
    <w:rsid w:val="007D01EA"/>
    <w:rsid w:val="007D0234"/>
    <w:rsid w:val="007D02EB"/>
    <w:rsid w:val="007D0423"/>
    <w:rsid w:val="007D0D2E"/>
    <w:rsid w:val="007D0E1A"/>
    <w:rsid w:val="007D0EA7"/>
    <w:rsid w:val="007D0EE8"/>
    <w:rsid w:val="007D0FC7"/>
    <w:rsid w:val="007D0FF6"/>
    <w:rsid w:val="007D110E"/>
    <w:rsid w:val="007D1473"/>
    <w:rsid w:val="007D155D"/>
    <w:rsid w:val="007D16A3"/>
    <w:rsid w:val="007D1907"/>
    <w:rsid w:val="007D1AB4"/>
    <w:rsid w:val="007D212F"/>
    <w:rsid w:val="007D2174"/>
    <w:rsid w:val="007D232B"/>
    <w:rsid w:val="007D2418"/>
    <w:rsid w:val="007D2720"/>
    <w:rsid w:val="007D286E"/>
    <w:rsid w:val="007D287C"/>
    <w:rsid w:val="007D2B84"/>
    <w:rsid w:val="007D2BBC"/>
    <w:rsid w:val="007D2D9C"/>
    <w:rsid w:val="007D2FC9"/>
    <w:rsid w:val="007D30ED"/>
    <w:rsid w:val="007D372B"/>
    <w:rsid w:val="007D38C3"/>
    <w:rsid w:val="007D39B8"/>
    <w:rsid w:val="007D39FD"/>
    <w:rsid w:val="007D3A01"/>
    <w:rsid w:val="007D40F6"/>
    <w:rsid w:val="007D4318"/>
    <w:rsid w:val="007D445D"/>
    <w:rsid w:val="007D4525"/>
    <w:rsid w:val="007D4715"/>
    <w:rsid w:val="007D47F3"/>
    <w:rsid w:val="007D4830"/>
    <w:rsid w:val="007D484B"/>
    <w:rsid w:val="007D48BF"/>
    <w:rsid w:val="007D4965"/>
    <w:rsid w:val="007D4A4F"/>
    <w:rsid w:val="007D4A87"/>
    <w:rsid w:val="007D4AF2"/>
    <w:rsid w:val="007D4CA1"/>
    <w:rsid w:val="007D4DCE"/>
    <w:rsid w:val="007D4E2E"/>
    <w:rsid w:val="007D5053"/>
    <w:rsid w:val="007D5317"/>
    <w:rsid w:val="007D532A"/>
    <w:rsid w:val="007D54F2"/>
    <w:rsid w:val="007D55E1"/>
    <w:rsid w:val="007D5728"/>
    <w:rsid w:val="007D57F7"/>
    <w:rsid w:val="007D6008"/>
    <w:rsid w:val="007D61D1"/>
    <w:rsid w:val="007D6201"/>
    <w:rsid w:val="007D647C"/>
    <w:rsid w:val="007D64F0"/>
    <w:rsid w:val="007D676C"/>
    <w:rsid w:val="007D67DE"/>
    <w:rsid w:val="007D69B9"/>
    <w:rsid w:val="007D6C5D"/>
    <w:rsid w:val="007D6D9D"/>
    <w:rsid w:val="007D6EE6"/>
    <w:rsid w:val="007D721F"/>
    <w:rsid w:val="007D72AB"/>
    <w:rsid w:val="007D7387"/>
    <w:rsid w:val="007D764C"/>
    <w:rsid w:val="007D774B"/>
    <w:rsid w:val="007D7822"/>
    <w:rsid w:val="007D7880"/>
    <w:rsid w:val="007D7B0A"/>
    <w:rsid w:val="007D7CF5"/>
    <w:rsid w:val="007E035E"/>
    <w:rsid w:val="007E0412"/>
    <w:rsid w:val="007E045D"/>
    <w:rsid w:val="007E0689"/>
    <w:rsid w:val="007E07C6"/>
    <w:rsid w:val="007E0A92"/>
    <w:rsid w:val="007E0AF4"/>
    <w:rsid w:val="007E118A"/>
    <w:rsid w:val="007E1586"/>
    <w:rsid w:val="007E1690"/>
    <w:rsid w:val="007E175A"/>
    <w:rsid w:val="007E1777"/>
    <w:rsid w:val="007E1876"/>
    <w:rsid w:val="007E19ED"/>
    <w:rsid w:val="007E1ADD"/>
    <w:rsid w:val="007E1BF5"/>
    <w:rsid w:val="007E1DE1"/>
    <w:rsid w:val="007E1E25"/>
    <w:rsid w:val="007E1EA1"/>
    <w:rsid w:val="007E20E9"/>
    <w:rsid w:val="007E2104"/>
    <w:rsid w:val="007E21B2"/>
    <w:rsid w:val="007E2452"/>
    <w:rsid w:val="007E24B0"/>
    <w:rsid w:val="007E2507"/>
    <w:rsid w:val="007E2713"/>
    <w:rsid w:val="007E2A49"/>
    <w:rsid w:val="007E2D21"/>
    <w:rsid w:val="007E2D2C"/>
    <w:rsid w:val="007E2F06"/>
    <w:rsid w:val="007E32C1"/>
    <w:rsid w:val="007E32E3"/>
    <w:rsid w:val="007E33A8"/>
    <w:rsid w:val="007E33EF"/>
    <w:rsid w:val="007E359D"/>
    <w:rsid w:val="007E36A2"/>
    <w:rsid w:val="007E36E7"/>
    <w:rsid w:val="007E375F"/>
    <w:rsid w:val="007E37F4"/>
    <w:rsid w:val="007E3A3E"/>
    <w:rsid w:val="007E3C32"/>
    <w:rsid w:val="007E3C7D"/>
    <w:rsid w:val="007E3DC0"/>
    <w:rsid w:val="007E3F21"/>
    <w:rsid w:val="007E4006"/>
    <w:rsid w:val="007E405A"/>
    <w:rsid w:val="007E4062"/>
    <w:rsid w:val="007E40E4"/>
    <w:rsid w:val="007E423D"/>
    <w:rsid w:val="007E426E"/>
    <w:rsid w:val="007E42A5"/>
    <w:rsid w:val="007E4634"/>
    <w:rsid w:val="007E46C7"/>
    <w:rsid w:val="007E4A28"/>
    <w:rsid w:val="007E4A80"/>
    <w:rsid w:val="007E4C43"/>
    <w:rsid w:val="007E4D52"/>
    <w:rsid w:val="007E4DB9"/>
    <w:rsid w:val="007E4F20"/>
    <w:rsid w:val="007E50C2"/>
    <w:rsid w:val="007E50D7"/>
    <w:rsid w:val="007E558F"/>
    <w:rsid w:val="007E56B4"/>
    <w:rsid w:val="007E5723"/>
    <w:rsid w:val="007E5766"/>
    <w:rsid w:val="007E5ADF"/>
    <w:rsid w:val="007E5DF6"/>
    <w:rsid w:val="007E5FF3"/>
    <w:rsid w:val="007E60D7"/>
    <w:rsid w:val="007E6124"/>
    <w:rsid w:val="007E621A"/>
    <w:rsid w:val="007E627B"/>
    <w:rsid w:val="007E662E"/>
    <w:rsid w:val="007E686C"/>
    <w:rsid w:val="007E68E5"/>
    <w:rsid w:val="007E6A2C"/>
    <w:rsid w:val="007E6ACC"/>
    <w:rsid w:val="007E6F1A"/>
    <w:rsid w:val="007E6FF8"/>
    <w:rsid w:val="007E7061"/>
    <w:rsid w:val="007E710F"/>
    <w:rsid w:val="007E740B"/>
    <w:rsid w:val="007E766F"/>
    <w:rsid w:val="007E7702"/>
    <w:rsid w:val="007E7DBD"/>
    <w:rsid w:val="007E7DFF"/>
    <w:rsid w:val="007E7F54"/>
    <w:rsid w:val="007F0142"/>
    <w:rsid w:val="007F0241"/>
    <w:rsid w:val="007F027D"/>
    <w:rsid w:val="007F03E0"/>
    <w:rsid w:val="007F047A"/>
    <w:rsid w:val="007F0566"/>
    <w:rsid w:val="007F0844"/>
    <w:rsid w:val="007F09C6"/>
    <w:rsid w:val="007F0A87"/>
    <w:rsid w:val="007F0B94"/>
    <w:rsid w:val="007F11E0"/>
    <w:rsid w:val="007F120B"/>
    <w:rsid w:val="007F127B"/>
    <w:rsid w:val="007F1469"/>
    <w:rsid w:val="007F14DD"/>
    <w:rsid w:val="007F15DB"/>
    <w:rsid w:val="007F1622"/>
    <w:rsid w:val="007F1732"/>
    <w:rsid w:val="007F1863"/>
    <w:rsid w:val="007F1BFF"/>
    <w:rsid w:val="007F1C6E"/>
    <w:rsid w:val="007F1D19"/>
    <w:rsid w:val="007F1E0C"/>
    <w:rsid w:val="007F203E"/>
    <w:rsid w:val="007F2048"/>
    <w:rsid w:val="007F207C"/>
    <w:rsid w:val="007F2215"/>
    <w:rsid w:val="007F237F"/>
    <w:rsid w:val="007F23D7"/>
    <w:rsid w:val="007F2472"/>
    <w:rsid w:val="007F2592"/>
    <w:rsid w:val="007F2704"/>
    <w:rsid w:val="007F286B"/>
    <w:rsid w:val="007F2901"/>
    <w:rsid w:val="007F2D00"/>
    <w:rsid w:val="007F2EDD"/>
    <w:rsid w:val="007F2F1D"/>
    <w:rsid w:val="007F2F57"/>
    <w:rsid w:val="007F30F3"/>
    <w:rsid w:val="007F3522"/>
    <w:rsid w:val="007F35D5"/>
    <w:rsid w:val="007F3A60"/>
    <w:rsid w:val="007F3B1C"/>
    <w:rsid w:val="007F3C92"/>
    <w:rsid w:val="007F3FB4"/>
    <w:rsid w:val="007F41AA"/>
    <w:rsid w:val="007F42A1"/>
    <w:rsid w:val="007F43F1"/>
    <w:rsid w:val="007F45FF"/>
    <w:rsid w:val="007F4704"/>
    <w:rsid w:val="007F47CC"/>
    <w:rsid w:val="007F47D0"/>
    <w:rsid w:val="007F4991"/>
    <w:rsid w:val="007F49D6"/>
    <w:rsid w:val="007F4A69"/>
    <w:rsid w:val="007F4ACE"/>
    <w:rsid w:val="007F4B7B"/>
    <w:rsid w:val="007F4D4C"/>
    <w:rsid w:val="007F4E4E"/>
    <w:rsid w:val="007F4FDB"/>
    <w:rsid w:val="007F50DF"/>
    <w:rsid w:val="007F52E7"/>
    <w:rsid w:val="007F53A2"/>
    <w:rsid w:val="007F5422"/>
    <w:rsid w:val="007F556C"/>
    <w:rsid w:val="007F5603"/>
    <w:rsid w:val="007F572B"/>
    <w:rsid w:val="007F5745"/>
    <w:rsid w:val="007F574A"/>
    <w:rsid w:val="007F5AAF"/>
    <w:rsid w:val="007F6166"/>
    <w:rsid w:val="007F6202"/>
    <w:rsid w:val="007F6471"/>
    <w:rsid w:val="007F64C4"/>
    <w:rsid w:val="007F64C8"/>
    <w:rsid w:val="007F64D4"/>
    <w:rsid w:val="007F64F3"/>
    <w:rsid w:val="007F6594"/>
    <w:rsid w:val="007F68EB"/>
    <w:rsid w:val="007F69E7"/>
    <w:rsid w:val="007F6BED"/>
    <w:rsid w:val="007F6DAB"/>
    <w:rsid w:val="007F6E14"/>
    <w:rsid w:val="007F7046"/>
    <w:rsid w:val="007F711D"/>
    <w:rsid w:val="007F74FA"/>
    <w:rsid w:val="007F75BB"/>
    <w:rsid w:val="007F7607"/>
    <w:rsid w:val="007F76FD"/>
    <w:rsid w:val="007F7A47"/>
    <w:rsid w:val="00800129"/>
    <w:rsid w:val="0080067E"/>
    <w:rsid w:val="00800885"/>
    <w:rsid w:val="00800E70"/>
    <w:rsid w:val="00800EEB"/>
    <w:rsid w:val="00801033"/>
    <w:rsid w:val="008010BA"/>
    <w:rsid w:val="0080127A"/>
    <w:rsid w:val="0080129D"/>
    <w:rsid w:val="00801A55"/>
    <w:rsid w:val="00801C32"/>
    <w:rsid w:val="00801CCC"/>
    <w:rsid w:val="00801E57"/>
    <w:rsid w:val="008020EA"/>
    <w:rsid w:val="008022FD"/>
    <w:rsid w:val="00802345"/>
    <w:rsid w:val="008023B1"/>
    <w:rsid w:val="008028F8"/>
    <w:rsid w:val="00802C31"/>
    <w:rsid w:val="008030C3"/>
    <w:rsid w:val="008034CA"/>
    <w:rsid w:val="008034FB"/>
    <w:rsid w:val="00803619"/>
    <w:rsid w:val="00803746"/>
    <w:rsid w:val="00803B77"/>
    <w:rsid w:val="00803E60"/>
    <w:rsid w:val="00803EEC"/>
    <w:rsid w:val="00803FD2"/>
    <w:rsid w:val="00804005"/>
    <w:rsid w:val="0080415C"/>
    <w:rsid w:val="0080441C"/>
    <w:rsid w:val="008046BA"/>
    <w:rsid w:val="008046CC"/>
    <w:rsid w:val="00804ABD"/>
    <w:rsid w:val="00804ADE"/>
    <w:rsid w:val="00804D53"/>
    <w:rsid w:val="00804DE9"/>
    <w:rsid w:val="00804F73"/>
    <w:rsid w:val="00805011"/>
    <w:rsid w:val="008054D4"/>
    <w:rsid w:val="00805855"/>
    <w:rsid w:val="008058C0"/>
    <w:rsid w:val="00805973"/>
    <w:rsid w:val="00805A2D"/>
    <w:rsid w:val="00805D90"/>
    <w:rsid w:val="00806036"/>
    <w:rsid w:val="008060DB"/>
    <w:rsid w:val="0080653E"/>
    <w:rsid w:val="0080654F"/>
    <w:rsid w:val="0080655A"/>
    <w:rsid w:val="008066CE"/>
    <w:rsid w:val="00806721"/>
    <w:rsid w:val="0080676A"/>
    <w:rsid w:val="0080697B"/>
    <w:rsid w:val="0080698F"/>
    <w:rsid w:val="00806B9F"/>
    <w:rsid w:val="00806BAE"/>
    <w:rsid w:val="00806EB9"/>
    <w:rsid w:val="00806ECB"/>
    <w:rsid w:val="00806F03"/>
    <w:rsid w:val="008073B1"/>
    <w:rsid w:val="0080740A"/>
    <w:rsid w:val="0080744D"/>
    <w:rsid w:val="0080771C"/>
    <w:rsid w:val="00807AAD"/>
    <w:rsid w:val="00807B69"/>
    <w:rsid w:val="00807FE0"/>
    <w:rsid w:val="00807FFC"/>
    <w:rsid w:val="008101BE"/>
    <w:rsid w:val="0081035E"/>
    <w:rsid w:val="0081055F"/>
    <w:rsid w:val="008105E3"/>
    <w:rsid w:val="008105EA"/>
    <w:rsid w:val="00810650"/>
    <w:rsid w:val="008108A3"/>
    <w:rsid w:val="00810A8B"/>
    <w:rsid w:val="00810B38"/>
    <w:rsid w:val="00810C37"/>
    <w:rsid w:val="00810CA3"/>
    <w:rsid w:val="00810D68"/>
    <w:rsid w:val="00811014"/>
    <w:rsid w:val="00811158"/>
    <w:rsid w:val="008113A1"/>
    <w:rsid w:val="008113BE"/>
    <w:rsid w:val="008116E3"/>
    <w:rsid w:val="008116E7"/>
    <w:rsid w:val="00811871"/>
    <w:rsid w:val="00811A3A"/>
    <w:rsid w:val="00811DB5"/>
    <w:rsid w:val="00812546"/>
    <w:rsid w:val="00812CA5"/>
    <w:rsid w:val="00812EA5"/>
    <w:rsid w:val="00812FA7"/>
    <w:rsid w:val="00813096"/>
    <w:rsid w:val="008132E6"/>
    <w:rsid w:val="00813551"/>
    <w:rsid w:val="0081375C"/>
    <w:rsid w:val="00813807"/>
    <w:rsid w:val="00813B30"/>
    <w:rsid w:val="00813D60"/>
    <w:rsid w:val="00813DDA"/>
    <w:rsid w:val="00813E76"/>
    <w:rsid w:val="0081416C"/>
    <w:rsid w:val="0081416D"/>
    <w:rsid w:val="008143DA"/>
    <w:rsid w:val="00814BFD"/>
    <w:rsid w:val="00814CDA"/>
    <w:rsid w:val="00814CF7"/>
    <w:rsid w:val="00814DA8"/>
    <w:rsid w:val="00814E82"/>
    <w:rsid w:val="00814F0B"/>
    <w:rsid w:val="008151F0"/>
    <w:rsid w:val="00815505"/>
    <w:rsid w:val="008157F9"/>
    <w:rsid w:val="00815873"/>
    <w:rsid w:val="00815952"/>
    <w:rsid w:val="00815D73"/>
    <w:rsid w:val="00815E4E"/>
    <w:rsid w:val="00815F47"/>
    <w:rsid w:val="00816068"/>
    <w:rsid w:val="00816076"/>
    <w:rsid w:val="00816233"/>
    <w:rsid w:val="00816261"/>
    <w:rsid w:val="008163F6"/>
    <w:rsid w:val="0081644F"/>
    <w:rsid w:val="008164D1"/>
    <w:rsid w:val="00816632"/>
    <w:rsid w:val="00816801"/>
    <w:rsid w:val="00816905"/>
    <w:rsid w:val="00816A2F"/>
    <w:rsid w:val="00816EC3"/>
    <w:rsid w:val="00816FAD"/>
    <w:rsid w:val="00817168"/>
    <w:rsid w:val="00817370"/>
    <w:rsid w:val="00817447"/>
    <w:rsid w:val="008174EA"/>
    <w:rsid w:val="0081757D"/>
    <w:rsid w:val="0081772C"/>
    <w:rsid w:val="00817AE5"/>
    <w:rsid w:val="00817D40"/>
    <w:rsid w:val="00817EE4"/>
    <w:rsid w:val="00817FE3"/>
    <w:rsid w:val="00820006"/>
    <w:rsid w:val="00820199"/>
    <w:rsid w:val="008203B1"/>
    <w:rsid w:val="008206F7"/>
    <w:rsid w:val="00820883"/>
    <w:rsid w:val="00820C38"/>
    <w:rsid w:val="00820C89"/>
    <w:rsid w:val="008211A4"/>
    <w:rsid w:val="008212BB"/>
    <w:rsid w:val="008212C4"/>
    <w:rsid w:val="008213A2"/>
    <w:rsid w:val="00821449"/>
    <w:rsid w:val="00821861"/>
    <w:rsid w:val="008218CC"/>
    <w:rsid w:val="00821A1D"/>
    <w:rsid w:val="00821A35"/>
    <w:rsid w:val="00821C0C"/>
    <w:rsid w:val="00821CF2"/>
    <w:rsid w:val="00821D17"/>
    <w:rsid w:val="00822028"/>
    <w:rsid w:val="008225C5"/>
    <w:rsid w:val="00822A63"/>
    <w:rsid w:val="00822B82"/>
    <w:rsid w:val="00823639"/>
    <w:rsid w:val="0082374C"/>
    <w:rsid w:val="0082381C"/>
    <w:rsid w:val="00823893"/>
    <w:rsid w:val="0082392B"/>
    <w:rsid w:val="00823D93"/>
    <w:rsid w:val="00824111"/>
    <w:rsid w:val="00824634"/>
    <w:rsid w:val="00824755"/>
    <w:rsid w:val="0082498F"/>
    <w:rsid w:val="00824A2B"/>
    <w:rsid w:val="00824C11"/>
    <w:rsid w:val="00824DDB"/>
    <w:rsid w:val="00825077"/>
    <w:rsid w:val="0082523A"/>
    <w:rsid w:val="00825309"/>
    <w:rsid w:val="008255F1"/>
    <w:rsid w:val="008256BF"/>
    <w:rsid w:val="00825961"/>
    <w:rsid w:val="00825B4D"/>
    <w:rsid w:val="00825BBC"/>
    <w:rsid w:val="00825CEE"/>
    <w:rsid w:val="00825E24"/>
    <w:rsid w:val="00825F82"/>
    <w:rsid w:val="00825FDC"/>
    <w:rsid w:val="008260C6"/>
    <w:rsid w:val="00826262"/>
    <w:rsid w:val="0082628A"/>
    <w:rsid w:val="0082662F"/>
    <w:rsid w:val="00826663"/>
    <w:rsid w:val="00826862"/>
    <w:rsid w:val="00826AC9"/>
    <w:rsid w:val="00826AD5"/>
    <w:rsid w:val="00826C12"/>
    <w:rsid w:val="00826C67"/>
    <w:rsid w:val="00826E28"/>
    <w:rsid w:val="00827158"/>
    <w:rsid w:val="0082728D"/>
    <w:rsid w:val="0082747B"/>
    <w:rsid w:val="0082752C"/>
    <w:rsid w:val="008275E1"/>
    <w:rsid w:val="00827697"/>
    <w:rsid w:val="008276EC"/>
    <w:rsid w:val="00827710"/>
    <w:rsid w:val="0082781C"/>
    <w:rsid w:val="0082790D"/>
    <w:rsid w:val="0082799E"/>
    <w:rsid w:val="008279F5"/>
    <w:rsid w:val="0083000D"/>
    <w:rsid w:val="0083006E"/>
    <w:rsid w:val="008302D0"/>
    <w:rsid w:val="008304B7"/>
    <w:rsid w:val="00830825"/>
    <w:rsid w:val="00830A82"/>
    <w:rsid w:val="00830B3B"/>
    <w:rsid w:val="00830CB9"/>
    <w:rsid w:val="00830DD8"/>
    <w:rsid w:val="0083108E"/>
    <w:rsid w:val="008310F4"/>
    <w:rsid w:val="0083118B"/>
    <w:rsid w:val="0083119A"/>
    <w:rsid w:val="00831204"/>
    <w:rsid w:val="008314F0"/>
    <w:rsid w:val="0083169E"/>
    <w:rsid w:val="00831B4D"/>
    <w:rsid w:val="00831BE1"/>
    <w:rsid w:val="00831E14"/>
    <w:rsid w:val="00831FA1"/>
    <w:rsid w:val="0083202A"/>
    <w:rsid w:val="0083202F"/>
    <w:rsid w:val="00832201"/>
    <w:rsid w:val="008322AD"/>
    <w:rsid w:val="0083238F"/>
    <w:rsid w:val="00832501"/>
    <w:rsid w:val="00832A6C"/>
    <w:rsid w:val="00832EBB"/>
    <w:rsid w:val="00832EF7"/>
    <w:rsid w:val="00833093"/>
    <w:rsid w:val="008331BB"/>
    <w:rsid w:val="008333CC"/>
    <w:rsid w:val="0083343D"/>
    <w:rsid w:val="008335F1"/>
    <w:rsid w:val="008337BF"/>
    <w:rsid w:val="00833879"/>
    <w:rsid w:val="00833889"/>
    <w:rsid w:val="00833A5F"/>
    <w:rsid w:val="00833DBA"/>
    <w:rsid w:val="00833E02"/>
    <w:rsid w:val="00833E50"/>
    <w:rsid w:val="00833E6C"/>
    <w:rsid w:val="00834021"/>
    <w:rsid w:val="008346DE"/>
    <w:rsid w:val="00834745"/>
    <w:rsid w:val="0083497A"/>
    <w:rsid w:val="00834CAC"/>
    <w:rsid w:val="00834E9C"/>
    <w:rsid w:val="00835101"/>
    <w:rsid w:val="00835153"/>
    <w:rsid w:val="008351B6"/>
    <w:rsid w:val="0083520F"/>
    <w:rsid w:val="00835333"/>
    <w:rsid w:val="0083546A"/>
    <w:rsid w:val="0083563B"/>
    <w:rsid w:val="00835786"/>
    <w:rsid w:val="008357FA"/>
    <w:rsid w:val="00835862"/>
    <w:rsid w:val="00835898"/>
    <w:rsid w:val="00835A67"/>
    <w:rsid w:val="00835C9D"/>
    <w:rsid w:val="00835F0E"/>
    <w:rsid w:val="00835FA0"/>
    <w:rsid w:val="00836085"/>
    <w:rsid w:val="008360AD"/>
    <w:rsid w:val="008362BA"/>
    <w:rsid w:val="0083649E"/>
    <w:rsid w:val="00836713"/>
    <w:rsid w:val="0083699F"/>
    <w:rsid w:val="00836BE2"/>
    <w:rsid w:val="00836C0A"/>
    <w:rsid w:val="00836C90"/>
    <w:rsid w:val="00836CEC"/>
    <w:rsid w:val="00836D0F"/>
    <w:rsid w:val="00836EF9"/>
    <w:rsid w:val="00836FBC"/>
    <w:rsid w:val="0083704A"/>
    <w:rsid w:val="00837116"/>
    <w:rsid w:val="008372A5"/>
    <w:rsid w:val="00837389"/>
    <w:rsid w:val="008375DB"/>
    <w:rsid w:val="00837879"/>
    <w:rsid w:val="008378AC"/>
    <w:rsid w:val="00837916"/>
    <w:rsid w:val="00837CC6"/>
    <w:rsid w:val="00837EF9"/>
    <w:rsid w:val="00840A4A"/>
    <w:rsid w:val="00840CD8"/>
    <w:rsid w:val="00840D95"/>
    <w:rsid w:val="00840DA7"/>
    <w:rsid w:val="00840DF2"/>
    <w:rsid w:val="0084107C"/>
    <w:rsid w:val="008413D8"/>
    <w:rsid w:val="00841592"/>
    <w:rsid w:val="00841790"/>
    <w:rsid w:val="00841986"/>
    <w:rsid w:val="008419B6"/>
    <w:rsid w:val="00841ACA"/>
    <w:rsid w:val="00841CED"/>
    <w:rsid w:val="00841D11"/>
    <w:rsid w:val="00841D20"/>
    <w:rsid w:val="00841D6B"/>
    <w:rsid w:val="00841E26"/>
    <w:rsid w:val="00842187"/>
    <w:rsid w:val="008423BF"/>
    <w:rsid w:val="008425A1"/>
    <w:rsid w:val="0084296D"/>
    <w:rsid w:val="008429CD"/>
    <w:rsid w:val="008429DA"/>
    <w:rsid w:val="00842A2E"/>
    <w:rsid w:val="00842B98"/>
    <w:rsid w:val="00842CBA"/>
    <w:rsid w:val="00842CF3"/>
    <w:rsid w:val="00842FC9"/>
    <w:rsid w:val="00842FD1"/>
    <w:rsid w:val="00842FE6"/>
    <w:rsid w:val="008430A9"/>
    <w:rsid w:val="008431F3"/>
    <w:rsid w:val="00843202"/>
    <w:rsid w:val="00843267"/>
    <w:rsid w:val="00843355"/>
    <w:rsid w:val="00843631"/>
    <w:rsid w:val="0084375B"/>
    <w:rsid w:val="008437DE"/>
    <w:rsid w:val="00843AAF"/>
    <w:rsid w:val="00843B76"/>
    <w:rsid w:val="00843CF0"/>
    <w:rsid w:val="00843EEC"/>
    <w:rsid w:val="00843FB9"/>
    <w:rsid w:val="00844318"/>
    <w:rsid w:val="008443A2"/>
    <w:rsid w:val="0084440F"/>
    <w:rsid w:val="0084441E"/>
    <w:rsid w:val="0084471A"/>
    <w:rsid w:val="0084479E"/>
    <w:rsid w:val="008448DD"/>
    <w:rsid w:val="00844A6E"/>
    <w:rsid w:val="00844E99"/>
    <w:rsid w:val="0084509E"/>
    <w:rsid w:val="00845124"/>
    <w:rsid w:val="0084528E"/>
    <w:rsid w:val="00845358"/>
    <w:rsid w:val="008458E2"/>
    <w:rsid w:val="00845AB2"/>
    <w:rsid w:val="00845E97"/>
    <w:rsid w:val="00846228"/>
    <w:rsid w:val="008464F0"/>
    <w:rsid w:val="008466F4"/>
    <w:rsid w:val="00846A76"/>
    <w:rsid w:val="00846D5C"/>
    <w:rsid w:val="00846FE1"/>
    <w:rsid w:val="0084700D"/>
    <w:rsid w:val="00847017"/>
    <w:rsid w:val="00847240"/>
    <w:rsid w:val="00847330"/>
    <w:rsid w:val="0084748E"/>
    <w:rsid w:val="008475EA"/>
    <w:rsid w:val="00847A8E"/>
    <w:rsid w:val="00847C02"/>
    <w:rsid w:val="00847D1D"/>
    <w:rsid w:val="00847D3F"/>
    <w:rsid w:val="00847DC9"/>
    <w:rsid w:val="00847F20"/>
    <w:rsid w:val="00847F5C"/>
    <w:rsid w:val="0085040A"/>
    <w:rsid w:val="00850451"/>
    <w:rsid w:val="0085045D"/>
    <w:rsid w:val="008505FE"/>
    <w:rsid w:val="008506A0"/>
    <w:rsid w:val="0085092D"/>
    <w:rsid w:val="00850CED"/>
    <w:rsid w:val="00850D01"/>
    <w:rsid w:val="00850E32"/>
    <w:rsid w:val="0085112D"/>
    <w:rsid w:val="00851171"/>
    <w:rsid w:val="00851269"/>
    <w:rsid w:val="0085126E"/>
    <w:rsid w:val="00851524"/>
    <w:rsid w:val="00851604"/>
    <w:rsid w:val="00851947"/>
    <w:rsid w:val="00851D56"/>
    <w:rsid w:val="00851ECB"/>
    <w:rsid w:val="00851F89"/>
    <w:rsid w:val="00851FA7"/>
    <w:rsid w:val="00851FDA"/>
    <w:rsid w:val="00851FF7"/>
    <w:rsid w:val="00852137"/>
    <w:rsid w:val="00852258"/>
    <w:rsid w:val="0085234A"/>
    <w:rsid w:val="00852729"/>
    <w:rsid w:val="0085277F"/>
    <w:rsid w:val="00852B8E"/>
    <w:rsid w:val="00852BFD"/>
    <w:rsid w:val="00852D7A"/>
    <w:rsid w:val="00852F73"/>
    <w:rsid w:val="008531E1"/>
    <w:rsid w:val="008532B6"/>
    <w:rsid w:val="0085339E"/>
    <w:rsid w:val="00853509"/>
    <w:rsid w:val="008537F7"/>
    <w:rsid w:val="0085383B"/>
    <w:rsid w:val="008539D1"/>
    <w:rsid w:val="00853A91"/>
    <w:rsid w:val="00853ACE"/>
    <w:rsid w:val="00853ADB"/>
    <w:rsid w:val="00853B70"/>
    <w:rsid w:val="00853BDC"/>
    <w:rsid w:val="00853CB3"/>
    <w:rsid w:val="00853CDD"/>
    <w:rsid w:val="00853D4F"/>
    <w:rsid w:val="00854009"/>
    <w:rsid w:val="008540DD"/>
    <w:rsid w:val="00854151"/>
    <w:rsid w:val="00854245"/>
    <w:rsid w:val="00854366"/>
    <w:rsid w:val="0085460B"/>
    <w:rsid w:val="00854C5C"/>
    <w:rsid w:val="00854D2C"/>
    <w:rsid w:val="008550A2"/>
    <w:rsid w:val="00855304"/>
    <w:rsid w:val="008555AE"/>
    <w:rsid w:val="008556D2"/>
    <w:rsid w:val="0085573B"/>
    <w:rsid w:val="00855749"/>
    <w:rsid w:val="00855AD8"/>
    <w:rsid w:val="00855C27"/>
    <w:rsid w:val="008563B9"/>
    <w:rsid w:val="00856570"/>
    <w:rsid w:val="0085690E"/>
    <w:rsid w:val="00856B96"/>
    <w:rsid w:val="00856BC7"/>
    <w:rsid w:val="00856CBD"/>
    <w:rsid w:val="00856DB6"/>
    <w:rsid w:val="00856EC6"/>
    <w:rsid w:val="00856F79"/>
    <w:rsid w:val="00856FA5"/>
    <w:rsid w:val="00856FC8"/>
    <w:rsid w:val="008573CE"/>
    <w:rsid w:val="008573E2"/>
    <w:rsid w:val="00857475"/>
    <w:rsid w:val="00857866"/>
    <w:rsid w:val="00857AEB"/>
    <w:rsid w:val="00857D8A"/>
    <w:rsid w:val="008601FC"/>
    <w:rsid w:val="008605C8"/>
    <w:rsid w:val="00860712"/>
    <w:rsid w:val="00860826"/>
    <w:rsid w:val="00860CED"/>
    <w:rsid w:val="00860D79"/>
    <w:rsid w:val="00861BAE"/>
    <w:rsid w:val="00861BE7"/>
    <w:rsid w:val="00861DCA"/>
    <w:rsid w:val="008620A3"/>
    <w:rsid w:val="008621ED"/>
    <w:rsid w:val="0086251A"/>
    <w:rsid w:val="00862747"/>
    <w:rsid w:val="00862877"/>
    <w:rsid w:val="0086289D"/>
    <w:rsid w:val="0086297B"/>
    <w:rsid w:val="00862A16"/>
    <w:rsid w:val="00862B97"/>
    <w:rsid w:val="00862C42"/>
    <w:rsid w:val="00862C83"/>
    <w:rsid w:val="00862E1B"/>
    <w:rsid w:val="00862FAC"/>
    <w:rsid w:val="00863115"/>
    <w:rsid w:val="008633A1"/>
    <w:rsid w:val="008634BC"/>
    <w:rsid w:val="008636A6"/>
    <w:rsid w:val="00863765"/>
    <w:rsid w:val="008637C6"/>
    <w:rsid w:val="008637E7"/>
    <w:rsid w:val="008637EE"/>
    <w:rsid w:val="00863CAF"/>
    <w:rsid w:val="00863CBA"/>
    <w:rsid w:val="00863E03"/>
    <w:rsid w:val="00864000"/>
    <w:rsid w:val="00864110"/>
    <w:rsid w:val="0086416C"/>
    <w:rsid w:val="0086417E"/>
    <w:rsid w:val="0086441F"/>
    <w:rsid w:val="00864465"/>
    <w:rsid w:val="0086469A"/>
    <w:rsid w:val="008647A6"/>
    <w:rsid w:val="0086485A"/>
    <w:rsid w:val="0086497A"/>
    <w:rsid w:val="00864AFE"/>
    <w:rsid w:val="00864B7F"/>
    <w:rsid w:val="00864CE5"/>
    <w:rsid w:val="00864E19"/>
    <w:rsid w:val="00864E85"/>
    <w:rsid w:val="0086508C"/>
    <w:rsid w:val="00865518"/>
    <w:rsid w:val="008656C3"/>
    <w:rsid w:val="008657B1"/>
    <w:rsid w:val="0086595D"/>
    <w:rsid w:val="008659D7"/>
    <w:rsid w:val="00865D4A"/>
    <w:rsid w:val="00865DA2"/>
    <w:rsid w:val="00866079"/>
    <w:rsid w:val="00866141"/>
    <w:rsid w:val="008661CC"/>
    <w:rsid w:val="008662DA"/>
    <w:rsid w:val="00866355"/>
    <w:rsid w:val="0086641F"/>
    <w:rsid w:val="0086649F"/>
    <w:rsid w:val="00866940"/>
    <w:rsid w:val="00866A2C"/>
    <w:rsid w:val="00866BFF"/>
    <w:rsid w:val="00866CEF"/>
    <w:rsid w:val="00866F18"/>
    <w:rsid w:val="00866FCC"/>
    <w:rsid w:val="00867042"/>
    <w:rsid w:val="0086739E"/>
    <w:rsid w:val="0086748D"/>
    <w:rsid w:val="008674F6"/>
    <w:rsid w:val="0086764A"/>
    <w:rsid w:val="0086777C"/>
    <w:rsid w:val="00867917"/>
    <w:rsid w:val="00867AF1"/>
    <w:rsid w:val="00867BD7"/>
    <w:rsid w:val="00867D29"/>
    <w:rsid w:val="00867D7E"/>
    <w:rsid w:val="00867F5A"/>
    <w:rsid w:val="00867F85"/>
    <w:rsid w:val="008700F0"/>
    <w:rsid w:val="008704FF"/>
    <w:rsid w:val="008705AC"/>
    <w:rsid w:val="008706C3"/>
    <w:rsid w:val="00870739"/>
    <w:rsid w:val="008707F5"/>
    <w:rsid w:val="0087087A"/>
    <w:rsid w:val="008709F5"/>
    <w:rsid w:val="00870C43"/>
    <w:rsid w:val="00870E20"/>
    <w:rsid w:val="00870E58"/>
    <w:rsid w:val="00870F0F"/>
    <w:rsid w:val="00870F26"/>
    <w:rsid w:val="0087104D"/>
    <w:rsid w:val="00871097"/>
    <w:rsid w:val="008710E8"/>
    <w:rsid w:val="008711E2"/>
    <w:rsid w:val="008711E9"/>
    <w:rsid w:val="008714B1"/>
    <w:rsid w:val="008716E9"/>
    <w:rsid w:val="00871AFC"/>
    <w:rsid w:val="00871B01"/>
    <w:rsid w:val="00871E11"/>
    <w:rsid w:val="00871E66"/>
    <w:rsid w:val="0087206A"/>
    <w:rsid w:val="008721C5"/>
    <w:rsid w:val="00872605"/>
    <w:rsid w:val="00872614"/>
    <w:rsid w:val="00872704"/>
    <w:rsid w:val="00872706"/>
    <w:rsid w:val="008728BB"/>
    <w:rsid w:val="008728CC"/>
    <w:rsid w:val="00872B24"/>
    <w:rsid w:val="00872CA8"/>
    <w:rsid w:val="008733DA"/>
    <w:rsid w:val="00873733"/>
    <w:rsid w:val="008737E3"/>
    <w:rsid w:val="008737E8"/>
    <w:rsid w:val="00873818"/>
    <w:rsid w:val="008739C0"/>
    <w:rsid w:val="00873D46"/>
    <w:rsid w:val="00873D5B"/>
    <w:rsid w:val="00873D9C"/>
    <w:rsid w:val="00873E32"/>
    <w:rsid w:val="00873EE0"/>
    <w:rsid w:val="00873F8A"/>
    <w:rsid w:val="00874431"/>
    <w:rsid w:val="00874C10"/>
    <w:rsid w:val="00874EDF"/>
    <w:rsid w:val="00875013"/>
    <w:rsid w:val="008751CE"/>
    <w:rsid w:val="008751E3"/>
    <w:rsid w:val="0087540B"/>
    <w:rsid w:val="00875675"/>
    <w:rsid w:val="00875797"/>
    <w:rsid w:val="00875838"/>
    <w:rsid w:val="00875926"/>
    <w:rsid w:val="008759FF"/>
    <w:rsid w:val="00875AA9"/>
    <w:rsid w:val="00875E14"/>
    <w:rsid w:val="00875E38"/>
    <w:rsid w:val="00875ED3"/>
    <w:rsid w:val="00875F81"/>
    <w:rsid w:val="00875F98"/>
    <w:rsid w:val="008760FB"/>
    <w:rsid w:val="0087633B"/>
    <w:rsid w:val="00876495"/>
    <w:rsid w:val="00876547"/>
    <w:rsid w:val="00876589"/>
    <w:rsid w:val="008767F6"/>
    <w:rsid w:val="008768F0"/>
    <w:rsid w:val="00876928"/>
    <w:rsid w:val="008769FF"/>
    <w:rsid w:val="00876A61"/>
    <w:rsid w:val="00876C11"/>
    <w:rsid w:val="00876DFC"/>
    <w:rsid w:val="00876E66"/>
    <w:rsid w:val="00876FFE"/>
    <w:rsid w:val="00877696"/>
    <w:rsid w:val="00877769"/>
    <w:rsid w:val="008777C4"/>
    <w:rsid w:val="00877AB7"/>
    <w:rsid w:val="00877ADB"/>
    <w:rsid w:val="00877C6B"/>
    <w:rsid w:val="00877D1D"/>
    <w:rsid w:val="00877E87"/>
    <w:rsid w:val="00877F05"/>
    <w:rsid w:val="0088001D"/>
    <w:rsid w:val="008801A9"/>
    <w:rsid w:val="008801C0"/>
    <w:rsid w:val="00880207"/>
    <w:rsid w:val="00880279"/>
    <w:rsid w:val="00880574"/>
    <w:rsid w:val="0088080C"/>
    <w:rsid w:val="00880F62"/>
    <w:rsid w:val="0088123C"/>
    <w:rsid w:val="00881647"/>
    <w:rsid w:val="00881767"/>
    <w:rsid w:val="00881826"/>
    <w:rsid w:val="008818C0"/>
    <w:rsid w:val="00881955"/>
    <w:rsid w:val="00881973"/>
    <w:rsid w:val="00881A27"/>
    <w:rsid w:val="00881B99"/>
    <w:rsid w:val="00881C09"/>
    <w:rsid w:val="00881ECC"/>
    <w:rsid w:val="0088241C"/>
    <w:rsid w:val="00882539"/>
    <w:rsid w:val="00882542"/>
    <w:rsid w:val="008825AF"/>
    <w:rsid w:val="008825D9"/>
    <w:rsid w:val="0088268B"/>
    <w:rsid w:val="00882C11"/>
    <w:rsid w:val="00882D48"/>
    <w:rsid w:val="00882D5C"/>
    <w:rsid w:val="00882D5E"/>
    <w:rsid w:val="00883201"/>
    <w:rsid w:val="0088336D"/>
    <w:rsid w:val="008833CB"/>
    <w:rsid w:val="008836A8"/>
    <w:rsid w:val="008836B7"/>
    <w:rsid w:val="0088381D"/>
    <w:rsid w:val="008838FF"/>
    <w:rsid w:val="00883A68"/>
    <w:rsid w:val="00883AA7"/>
    <w:rsid w:val="00883AE9"/>
    <w:rsid w:val="00883B81"/>
    <w:rsid w:val="00883D30"/>
    <w:rsid w:val="008840B1"/>
    <w:rsid w:val="00884233"/>
    <w:rsid w:val="008842CD"/>
    <w:rsid w:val="008842E1"/>
    <w:rsid w:val="00884BFB"/>
    <w:rsid w:val="00884DAF"/>
    <w:rsid w:val="00884FFB"/>
    <w:rsid w:val="00885190"/>
    <w:rsid w:val="00885340"/>
    <w:rsid w:val="0088539E"/>
    <w:rsid w:val="0088543E"/>
    <w:rsid w:val="00885ABB"/>
    <w:rsid w:val="00885C0A"/>
    <w:rsid w:val="00885C11"/>
    <w:rsid w:val="00885CD5"/>
    <w:rsid w:val="00885DF6"/>
    <w:rsid w:val="00885F70"/>
    <w:rsid w:val="00886184"/>
    <w:rsid w:val="0088664C"/>
    <w:rsid w:val="008866E8"/>
    <w:rsid w:val="008868F0"/>
    <w:rsid w:val="00886BC7"/>
    <w:rsid w:val="00886C8D"/>
    <w:rsid w:val="00886E4B"/>
    <w:rsid w:val="00886E8A"/>
    <w:rsid w:val="00886EBA"/>
    <w:rsid w:val="00886F49"/>
    <w:rsid w:val="008871E3"/>
    <w:rsid w:val="00887459"/>
    <w:rsid w:val="0088745D"/>
    <w:rsid w:val="008874D6"/>
    <w:rsid w:val="008879ED"/>
    <w:rsid w:val="00887D38"/>
    <w:rsid w:val="00887DAA"/>
    <w:rsid w:val="00887F47"/>
    <w:rsid w:val="008902FC"/>
    <w:rsid w:val="0089030B"/>
    <w:rsid w:val="0089040B"/>
    <w:rsid w:val="00890B42"/>
    <w:rsid w:val="00890F06"/>
    <w:rsid w:val="00891056"/>
    <w:rsid w:val="008910DF"/>
    <w:rsid w:val="00891266"/>
    <w:rsid w:val="008913D0"/>
    <w:rsid w:val="00891463"/>
    <w:rsid w:val="00891618"/>
    <w:rsid w:val="0089165E"/>
    <w:rsid w:val="00891723"/>
    <w:rsid w:val="008919E7"/>
    <w:rsid w:val="00891B46"/>
    <w:rsid w:val="00891B9E"/>
    <w:rsid w:val="00891C42"/>
    <w:rsid w:val="00891EB8"/>
    <w:rsid w:val="00892108"/>
    <w:rsid w:val="00892449"/>
    <w:rsid w:val="0089248B"/>
    <w:rsid w:val="00892553"/>
    <w:rsid w:val="00892882"/>
    <w:rsid w:val="008928E5"/>
    <w:rsid w:val="00892A37"/>
    <w:rsid w:val="00892C2E"/>
    <w:rsid w:val="00892C67"/>
    <w:rsid w:val="00892E1A"/>
    <w:rsid w:val="00893229"/>
    <w:rsid w:val="008932DB"/>
    <w:rsid w:val="0089341D"/>
    <w:rsid w:val="0089357A"/>
    <w:rsid w:val="0089381F"/>
    <w:rsid w:val="008938AE"/>
    <w:rsid w:val="00893CDB"/>
    <w:rsid w:val="00893D46"/>
    <w:rsid w:val="00893EBB"/>
    <w:rsid w:val="00894175"/>
    <w:rsid w:val="008941EB"/>
    <w:rsid w:val="008942C1"/>
    <w:rsid w:val="0089443F"/>
    <w:rsid w:val="00894767"/>
    <w:rsid w:val="00894823"/>
    <w:rsid w:val="00894FCA"/>
    <w:rsid w:val="0089505D"/>
    <w:rsid w:val="008950A7"/>
    <w:rsid w:val="008951E9"/>
    <w:rsid w:val="008953F6"/>
    <w:rsid w:val="00895635"/>
    <w:rsid w:val="00895794"/>
    <w:rsid w:val="008957EC"/>
    <w:rsid w:val="00895888"/>
    <w:rsid w:val="008958B4"/>
    <w:rsid w:val="00895B20"/>
    <w:rsid w:val="00895C04"/>
    <w:rsid w:val="00895E82"/>
    <w:rsid w:val="0089663E"/>
    <w:rsid w:val="0089668D"/>
    <w:rsid w:val="008966D2"/>
    <w:rsid w:val="00896946"/>
    <w:rsid w:val="008969DB"/>
    <w:rsid w:val="00896A4D"/>
    <w:rsid w:val="00896A59"/>
    <w:rsid w:val="00896B36"/>
    <w:rsid w:val="00896B46"/>
    <w:rsid w:val="00896D73"/>
    <w:rsid w:val="00896E98"/>
    <w:rsid w:val="0089726F"/>
    <w:rsid w:val="0089744D"/>
    <w:rsid w:val="008976AE"/>
    <w:rsid w:val="008979AD"/>
    <w:rsid w:val="00897AE7"/>
    <w:rsid w:val="00897DA6"/>
    <w:rsid w:val="00897F83"/>
    <w:rsid w:val="008A0251"/>
    <w:rsid w:val="008A0297"/>
    <w:rsid w:val="008A0647"/>
    <w:rsid w:val="008A068F"/>
    <w:rsid w:val="008A07D1"/>
    <w:rsid w:val="008A0D8F"/>
    <w:rsid w:val="008A11D5"/>
    <w:rsid w:val="008A1521"/>
    <w:rsid w:val="008A1566"/>
    <w:rsid w:val="008A1567"/>
    <w:rsid w:val="008A1844"/>
    <w:rsid w:val="008A1A89"/>
    <w:rsid w:val="008A1C9A"/>
    <w:rsid w:val="008A1DA2"/>
    <w:rsid w:val="008A2141"/>
    <w:rsid w:val="008A2176"/>
    <w:rsid w:val="008A248A"/>
    <w:rsid w:val="008A24D1"/>
    <w:rsid w:val="008A2508"/>
    <w:rsid w:val="008A25EB"/>
    <w:rsid w:val="008A27B1"/>
    <w:rsid w:val="008A2A2F"/>
    <w:rsid w:val="008A2AEB"/>
    <w:rsid w:val="008A2B7F"/>
    <w:rsid w:val="008A2C00"/>
    <w:rsid w:val="008A2FDF"/>
    <w:rsid w:val="008A2FFE"/>
    <w:rsid w:val="008A30D3"/>
    <w:rsid w:val="008A311D"/>
    <w:rsid w:val="008A3129"/>
    <w:rsid w:val="008A329B"/>
    <w:rsid w:val="008A3469"/>
    <w:rsid w:val="008A357B"/>
    <w:rsid w:val="008A357E"/>
    <w:rsid w:val="008A3A63"/>
    <w:rsid w:val="008A3B00"/>
    <w:rsid w:val="008A3BBF"/>
    <w:rsid w:val="008A3FF7"/>
    <w:rsid w:val="008A406C"/>
    <w:rsid w:val="008A43FB"/>
    <w:rsid w:val="008A4472"/>
    <w:rsid w:val="008A4592"/>
    <w:rsid w:val="008A4EEE"/>
    <w:rsid w:val="008A4F83"/>
    <w:rsid w:val="008A562E"/>
    <w:rsid w:val="008A57D7"/>
    <w:rsid w:val="008A5AAF"/>
    <w:rsid w:val="008A5AC3"/>
    <w:rsid w:val="008A5AD8"/>
    <w:rsid w:val="008A5C6C"/>
    <w:rsid w:val="008A5D48"/>
    <w:rsid w:val="008A5F86"/>
    <w:rsid w:val="008A615D"/>
    <w:rsid w:val="008A61F9"/>
    <w:rsid w:val="008A6413"/>
    <w:rsid w:val="008A6595"/>
    <w:rsid w:val="008A66A9"/>
    <w:rsid w:val="008A66F7"/>
    <w:rsid w:val="008A693F"/>
    <w:rsid w:val="008A6E2A"/>
    <w:rsid w:val="008A7238"/>
    <w:rsid w:val="008A7375"/>
    <w:rsid w:val="008A754A"/>
    <w:rsid w:val="008A7AAF"/>
    <w:rsid w:val="008A7ADF"/>
    <w:rsid w:val="008A7F84"/>
    <w:rsid w:val="008A7F97"/>
    <w:rsid w:val="008B0151"/>
    <w:rsid w:val="008B016D"/>
    <w:rsid w:val="008B0328"/>
    <w:rsid w:val="008B0663"/>
    <w:rsid w:val="008B06B4"/>
    <w:rsid w:val="008B06CB"/>
    <w:rsid w:val="008B1164"/>
    <w:rsid w:val="008B154D"/>
    <w:rsid w:val="008B16A4"/>
    <w:rsid w:val="008B1831"/>
    <w:rsid w:val="008B18A9"/>
    <w:rsid w:val="008B1A2C"/>
    <w:rsid w:val="008B1B4C"/>
    <w:rsid w:val="008B1DDF"/>
    <w:rsid w:val="008B1E26"/>
    <w:rsid w:val="008B1E2E"/>
    <w:rsid w:val="008B1EF4"/>
    <w:rsid w:val="008B1FB2"/>
    <w:rsid w:val="008B214E"/>
    <w:rsid w:val="008B23E4"/>
    <w:rsid w:val="008B24BB"/>
    <w:rsid w:val="008B254C"/>
    <w:rsid w:val="008B26D6"/>
    <w:rsid w:val="008B2DA0"/>
    <w:rsid w:val="008B2F32"/>
    <w:rsid w:val="008B312D"/>
    <w:rsid w:val="008B31B4"/>
    <w:rsid w:val="008B34F1"/>
    <w:rsid w:val="008B3504"/>
    <w:rsid w:val="008B366F"/>
    <w:rsid w:val="008B36A5"/>
    <w:rsid w:val="008B36CC"/>
    <w:rsid w:val="008B36FD"/>
    <w:rsid w:val="008B37F8"/>
    <w:rsid w:val="008B3A2F"/>
    <w:rsid w:val="008B3C01"/>
    <w:rsid w:val="008B3D12"/>
    <w:rsid w:val="008B3D41"/>
    <w:rsid w:val="008B3E18"/>
    <w:rsid w:val="008B3FF1"/>
    <w:rsid w:val="008B409B"/>
    <w:rsid w:val="008B4369"/>
    <w:rsid w:val="008B450F"/>
    <w:rsid w:val="008B460C"/>
    <w:rsid w:val="008B46A5"/>
    <w:rsid w:val="008B48EB"/>
    <w:rsid w:val="008B4C27"/>
    <w:rsid w:val="008B4E78"/>
    <w:rsid w:val="008B4EA4"/>
    <w:rsid w:val="008B5585"/>
    <w:rsid w:val="008B565D"/>
    <w:rsid w:val="008B598C"/>
    <w:rsid w:val="008B5B9E"/>
    <w:rsid w:val="008B5CB5"/>
    <w:rsid w:val="008B5CBE"/>
    <w:rsid w:val="008B626D"/>
    <w:rsid w:val="008B64DF"/>
    <w:rsid w:val="008B68BC"/>
    <w:rsid w:val="008B6932"/>
    <w:rsid w:val="008B6D28"/>
    <w:rsid w:val="008B6DFA"/>
    <w:rsid w:val="008B6F90"/>
    <w:rsid w:val="008B7338"/>
    <w:rsid w:val="008B73F5"/>
    <w:rsid w:val="008B7405"/>
    <w:rsid w:val="008B7408"/>
    <w:rsid w:val="008B763B"/>
    <w:rsid w:val="008B764B"/>
    <w:rsid w:val="008B767E"/>
    <w:rsid w:val="008B783D"/>
    <w:rsid w:val="008B78AF"/>
    <w:rsid w:val="008B7AA0"/>
    <w:rsid w:val="008B7C53"/>
    <w:rsid w:val="008B7E2F"/>
    <w:rsid w:val="008C0191"/>
    <w:rsid w:val="008C031B"/>
    <w:rsid w:val="008C0646"/>
    <w:rsid w:val="008C094B"/>
    <w:rsid w:val="008C0A37"/>
    <w:rsid w:val="008C0BD6"/>
    <w:rsid w:val="008C0EEA"/>
    <w:rsid w:val="008C0F93"/>
    <w:rsid w:val="008C1098"/>
    <w:rsid w:val="008C10A5"/>
    <w:rsid w:val="008C1533"/>
    <w:rsid w:val="008C188F"/>
    <w:rsid w:val="008C1910"/>
    <w:rsid w:val="008C1925"/>
    <w:rsid w:val="008C198D"/>
    <w:rsid w:val="008C19C2"/>
    <w:rsid w:val="008C1AB0"/>
    <w:rsid w:val="008C1D5F"/>
    <w:rsid w:val="008C1E9B"/>
    <w:rsid w:val="008C1FE4"/>
    <w:rsid w:val="008C24C3"/>
    <w:rsid w:val="008C2AAE"/>
    <w:rsid w:val="008C2BCF"/>
    <w:rsid w:val="008C2D4F"/>
    <w:rsid w:val="008C304D"/>
    <w:rsid w:val="008C31F2"/>
    <w:rsid w:val="008C3230"/>
    <w:rsid w:val="008C3565"/>
    <w:rsid w:val="008C35DE"/>
    <w:rsid w:val="008C35EC"/>
    <w:rsid w:val="008C3733"/>
    <w:rsid w:val="008C391E"/>
    <w:rsid w:val="008C39D5"/>
    <w:rsid w:val="008C3AD2"/>
    <w:rsid w:val="008C3BD9"/>
    <w:rsid w:val="008C3D29"/>
    <w:rsid w:val="008C3DA5"/>
    <w:rsid w:val="008C3E76"/>
    <w:rsid w:val="008C3FA7"/>
    <w:rsid w:val="008C411F"/>
    <w:rsid w:val="008C42A6"/>
    <w:rsid w:val="008C4382"/>
    <w:rsid w:val="008C4383"/>
    <w:rsid w:val="008C4560"/>
    <w:rsid w:val="008C46CA"/>
    <w:rsid w:val="008C46D3"/>
    <w:rsid w:val="008C4772"/>
    <w:rsid w:val="008C4791"/>
    <w:rsid w:val="008C4BA0"/>
    <w:rsid w:val="008C4D49"/>
    <w:rsid w:val="008C4DCC"/>
    <w:rsid w:val="008C5071"/>
    <w:rsid w:val="008C510D"/>
    <w:rsid w:val="008C56AC"/>
    <w:rsid w:val="008C58B5"/>
    <w:rsid w:val="008C5992"/>
    <w:rsid w:val="008C5D00"/>
    <w:rsid w:val="008C5EF9"/>
    <w:rsid w:val="008C5F3D"/>
    <w:rsid w:val="008C60BF"/>
    <w:rsid w:val="008C637F"/>
    <w:rsid w:val="008C646D"/>
    <w:rsid w:val="008C695E"/>
    <w:rsid w:val="008C6C5C"/>
    <w:rsid w:val="008C6D5E"/>
    <w:rsid w:val="008C6D78"/>
    <w:rsid w:val="008C7026"/>
    <w:rsid w:val="008C7069"/>
    <w:rsid w:val="008C70E6"/>
    <w:rsid w:val="008C715C"/>
    <w:rsid w:val="008C7920"/>
    <w:rsid w:val="008C79EC"/>
    <w:rsid w:val="008C7A36"/>
    <w:rsid w:val="008C7AB8"/>
    <w:rsid w:val="008C7E31"/>
    <w:rsid w:val="008C7EA1"/>
    <w:rsid w:val="008D057F"/>
    <w:rsid w:val="008D0724"/>
    <w:rsid w:val="008D0819"/>
    <w:rsid w:val="008D0986"/>
    <w:rsid w:val="008D0A8E"/>
    <w:rsid w:val="008D0B5C"/>
    <w:rsid w:val="008D0D3B"/>
    <w:rsid w:val="008D0D7E"/>
    <w:rsid w:val="008D0F71"/>
    <w:rsid w:val="008D0FDE"/>
    <w:rsid w:val="008D1115"/>
    <w:rsid w:val="008D1417"/>
    <w:rsid w:val="008D142E"/>
    <w:rsid w:val="008D1584"/>
    <w:rsid w:val="008D15A0"/>
    <w:rsid w:val="008D15AA"/>
    <w:rsid w:val="008D166C"/>
    <w:rsid w:val="008D1700"/>
    <w:rsid w:val="008D17CB"/>
    <w:rsid w:val="008D1823"/>
    <w:rsid w:val="008D18DD"/>
    <w:rsid w:val="008D1962"/>
    <w:rsid w:val="008D19C5"/>
    <w:rsid w:val="008D1AAE"/>
    <w:rsid w:val="008D1AFB"/>
    <w:rsid w:val="008D1C66"/>
    <w:rsid w:val="008D212B"/>
    <w:rsid w:val="008D21EC"/>
    <w:rsid w:val="008D2258"/>
    <w:rsid w:val="008D229A"/>
    <w:rsid w:val="008D22B6"/>
    <w:rsid w:val="008D2372"/>
    <w:rsid w:val="008D23DB"/>
    <w:rsid w:val="008D25C2"/>
    <w:rsid w:val="008D2678"/>
    <w:rsid w:val="008D29A0"/>
    <w:rsid w:val="008D2AD4"/>
    <w:rsid w:val="008D2B77"/>
    <w:rsid w:val="008D2BE7"/>
    <w:rsid w:val="008D2C17"/>
    <w:rsid w:val="008D2C2C"/>
    <w:rsid w:val="008D2CF8"/>
    <w:rsid w:val="008D2DBE"/>
    <w:rsid w:val="008D2E60"/>
    <w:rsid w:val="008D3112"/>
    <w:rsid w:val="008D31D4"/>
    <w:rsid w:val="008D332C"/>
    <w:rsid w:val="008D33C4"/>
    <w:rsid w:val="008D340E"/>
    <w:rsid w:val="008D36CE"/>
    <w:rsid w:val="008D36D8"/>
    <w:rsid w:val="008D39F5"/>
    <w:rsid w:val="008D3A68"/>
    <w:rsid w:val="008D3B2E"/>
    <w:rsid w:val="008D3CBE"/>
    <w:rsid w:val="008D3F6B"/>
    <w:rsid w:val="008D40AB"/>
    <w:rsid w:val="008D4196"/>
    <w:rsid w:val="008D4296"/>
    <w:rsid w:val="008D4396"/>
    <w:rsid w:val="008D4697"/>
    <w:rsid w:val="008D49D9"/>
    <w:rsid w:val="008D4B36"/>
    <w:rsid w:val="008D4C08"/>
    <w:rsid w:val="008D4CD5"/>
    <w:rsid w:val="008D4CED"/>
    <w:rsid w:val="008D4DBF"/>
    <w:rsid w:val="008D4FD5"/>
    <w:rsid w:val="008D50A2"/>
    <w:rsid w:val="008D52E4"/>
    <w:rsid w:val="008D564E"/>
    <w:rsid w:val="008D5732"/>
    <w:rsid w:val="008D5790"/>
    <w:rsid w:val="008D57D6"/>
    <w:rsid w:val="008D5EB5"/>
    <w:rsid w:val="008D5F95"/>
    <w:rsid w:val="008D6217"/>
    <w:rsid w:val="008D6902"/>
    <w:rsid w:val="008D6A82"/>
    <w:rsid w:val="008D6D7A"/>
    <w:rsid w:val="008D6F89"/>
    <w:rsid w:val="008D6FEA"/>
    <w:rsid w:val="008D72F2"/>
    <w:rsid w:val="008D74E1"/>
    <w:rsid w:val="008D74E6"/>
    <w:rsid w:val="008D7821"/>
    <w:rsid w:val="008D7903"/>
    <w:rsid w:val="008D7A11"/>
    <w:rsid w:val="008D7C3C"/>
    <w:rsid w:val="008D7DC6"/>
    <w:rsid w:val="008D7F23"/>
    <w:rsid w:val="008E0232"/>
    <w:rsid w:val="008E032D"/>
    <w:rsid w:val="008E052E"/>
    <w:rsid w:val="008E0719"/>
    <w:rsid w:val="008E0769"/>
    <w:rsid w:val="008E07D6"/>
    <w:rsid w:val="008E0964"/>
    <w:rsid w:val="008E0A11"/>
    <w:rsid w:val="008E0B72"/>
    <w:rsid w:val="008E121C"/>
    <w:rsid w:val="008E1278"/>
    <w:rsid w:val="008E1312"/>
    <w:rsid w:val="008E1738"/>
    <w:rsid w:val="008E18C1"/>
    <w:rsid w:val="008E1EA4"/>
    <w:rsid w:val="008E2209"/>
    <w:rsid w:val="008E227A"/>
    <w:rsid w:val="008E23B5"/>
    <w:rsid w:val="008E2553"/>
    <w:rsid w:val="008E255D"/>
    <w:rsid w:val="008E2AEF"/>
    <w:rsid w:val="008E2CBF"/>
    <w:rsid w:val="008E30B6"/>
    <w:rsid w:val="008E3187"/>
    <w:rsid w:val="008E3284"/>
    <w:rsid w:val="008E36A2"/>
    <w:rsid w:val="008E3ABD"/>
    <w:rsid w:val="008E3B31"/>
    <w:rsid w:val="008E3C79"/>
    <w:rsid w:val="008E3DD4"/>
    <w:rsid w:val="008E4198"/>
    <w:rsid w:val="008E4235"/>
    <w:rsid w:val="008E441E"/>
    <w:rsid w:val="008E44BF"/>
    <w:rsid w:val="008E44EF"/>
    <w:rsid w:val="008E46FC"/>
    <w:rsid w:val="008E499F"/>
    <w:rsid w:val="008E4B76"/>
    <w:rsid w:val="008E4B91"/>
    <w:rsid w:val="008E4DD3"/>
    <w:rsid w:val="008E4E6A"/>
    <w:rsid w:val="008E5023"/>
    <w:rsid w:val="008E5031"/>
    <w:rsid w:val="008E506A"/>
    <w:rsid w:val="008E53E4"/>
    <w:rsid w:val="008E5414"/>
    <w:rsid w:val="008E55C5"/>
    <w:rsid w:val="008E56C9"/>
    <w:rsid w:val="008E5781"/>
    <w:rsid w:val="008E57C5"/>
    <w:rsid w:val="008E58F3"/>
    <w:rsid w:val="008E5A2F"/>
    <w:rsid w:val="008E5D5D"/>
    <w:rsid w:val="008E5DD8"/>
    <w:rsid w:val="008E5FA8"/>
    <w:rsid w:val="008E6012"/>
    <w:rsid w:val="008E608A"/>
    <w:rsid w:val="008E61E4"/>
    <w:rsid w:val="008E624A"/>
    <w:rsid w:val="008E649D"/>
    <w:rsid w:val="008E6606"/>
    <w:rsid w:val="008E678C"/>
    <w:rsid w:val="008E6960"/>
    <w:rsid w:val="008E696E"/>
    <w:rsid w:val="008E699F"/>
    <w:rsid w:val="008E6D46"/>
    <w:rsid w:val="008E6D56"/>
    <w:rsid w:val="008E6E6A"/>
    <w:rsid w:val="008E71EB"/>
    <w:rsid w:val="008E72F0"/>
    <w:rsid w:val="008E766C"/>
    <w:rsid w:val="008E7744"/>
    <w:rsid w:val="008E7951"/>
    <w:rsid w:val="008E79A7"/>
    <w:rsid w:val="008E7F25"/>
    <w:rsid w:val="008F0056"/>
    <w:rsid w:val="008F0193"/>
    <w:rsid w:val="008F031F"/>
    <w:rsid w:val="008F0566"/>
    <w:rsid w:val="008F0A0C"/>
    <w:rsid w:val="008F0A2A"/>
    <w:rsid w:val="008F0B2B"/>
    <w:rsid w:val="008F0B33"/>
    <w:rsid w:val="008F0BA9"/>
    <w:rsid w:val="008F0CC0"/>
    <w:rsid w:val="008F0CF5"/>
    <w:rsid w:val="008F1099"/>
    <w:rsid w:val="008F120C"/>
    <w:rsid w:val="008F127F"/>
    <w:rsid w:val="008F14FD"/>
    <w:rsid w:val="008F1778"/>
    <w:rsid w:val="008F178E"/>
    <w:rsid w:val="008F1821"/>
    <w:rsid w:val="008F1868"/>
    <w:rsid w:val="008F18C8"/>
    <w:rsid w:val="008F19A8"/>
    <w:rsid w:val="008F1B65"/>
    <w:rsid w:val="008F1BBA"/>
    <w:rsid w:val="008F1C1A"/>
    <w:rsid w:val="008F20CA"/>
    <w:rsid w:val="008F239B"/>
    <w:rsid w:val="008F2892"/>
    <w:rsid w:val="008F2BEF"/>
    <w:rsid w:val="008F2E85"/>
    <w:rsid w:val="008F2F81"/>
    <w:rsid w:val="008F2FA6"/>
    <w:rsid w:val="008F2FE1"/>
    <w:rsid w:val="008F3236"/>
    <w:rsid w:val="008F3488"/>
    <w:rsid w:val="008F377C"/>
    <w:rsid w:val="008F39F5"/>
    <w:rsid w:val="008F3CB1"/>
    <w:rsid w:val="008F4444"/>
    <w:rsid w:val="008F4636"/>
    <w:rsid w:val="008F4EF0"/>
    <w:rsid w:val="008F4F3E"/>
    <w:rsid w:val="008F53BB"/>
    <w:rsid w:val="008F5442"/>
    <w:rsid w:val="008F5475"/>
    <w:rsid w:val="008F55A0"/>
    <w:rsid w:val="008F5754"/>
    <w:rsid w:val="008F59D7"/>
    <w:rsid w:val="008F5A51"/>
    <w:rsid w:val="008F5B19"/>
    <w:rsid w:val="008F5C52"/>
    <w:rsid w:val="008F5D16"/>
    <w:rsid w:val="008F610F"/>
    <w:rsid w:val="008F6122"/>
    <w:rsid w:val="008F62E4"/>
    <w:rsid w:val="008F63C4"/>
    <w:rsid w:val="008F68D0"/>
    <w:rsid w:val="008F6B2C"/>
    <w:rsid w:val="008F6B4C"/>
    <w:rsid w:val="008F6D47"/>
    <w:rsid w:val="008F6F02"/>
    <w:rsid w:val="008F6FE8"/>
    <w:rsid w:val="008F7295"/>
    <w:rsid w:val="008F729E"/>
    <w:rsid w:val="008F72A5"/>
    <w:rsid w:val="008F73AB"/>
    <w:rsid w:val="008F74AF"/>
    <w:rsid w:val="008F78CE"/>
    <w:rsid w:val="008F7952"/>
    <w:rsid w:val="008F7B2D"/>
    <w:rsid w:val="008F7C7E"/>
    <w:rsid w:val="008F7D2B"/>
    <w:rsid w:val="008F7DA4"/>
    <w:rsid w:val="008F7EDA"/>
    <w:rsid w:val="00900023"/>
    <w:rsid w:val="0090019C"/>
    <w:rsid w:val="009001F2"/>
    <w:rsid w:val="00900253"/>
    <w:rsid w:val="009003C5"/>
    <w:rsid w:val="0090051F"/>
    <w:rsid w:val="00900B66"/>
    <w:rsid w:val="00900D96"/>
    <w:rsid w:val="0090115F"/>
    <w:rsid w:val="00901176"/>
    <w:rsid w:val="00901240"/>
    <w:rsid w:val="00901569"/>
    <w:rsid w:val="0090161B"/>
    <w:rsid w:val="009016D4"/>
    <w:rsid w:val="0090189E"/>
    <w:rsid w:val="009018DD"/>
    <w:rsid w:val="00901900"/>
    <w:rsid w:val="00901954"/>
    <w:rsid w:val="00901990"/>
    <w:rsid w:val="00901AD5"/>
    <w:rsid w:val="00901BEA"/>
    <w:rsid w:val="00901D99"/>
    <w:rsid w:val="00902101"/>
    <w:rsid w:val="0090218A"/>
    <w:rsid w:val="009021EF"/>
    <w:rsid w:val="00902206"/>
    <w:rsid w:val="009023C7"/>
    <w:rsid w:val="009024AE"/>
    <w:rsid w:val="009024B4"/>
    <w:rsid w:val="009026A5"/>
    <w:rsid w:val="0090290F"/>
    <w:rsid w:val="00902964"/>
    <w:rsid w:val="009029DD"/>
    <w:rsid w:val="00902B32"/>
    <w:rsid w:val="00902CA7"/>
    <w:rsid w:val="00902D3A"/>
    <w:rsid w:val="00902DE7"/>
    <w:rsid w:val="00902E58"/>
    <w:rsid w:val="00903147"/>
    <w:rsid w:val="00903420"/>
    <w:rsid w:val="00903694"/>
    <w:rsid w:val="00903D5A"/>
    <w:rsid w:val="00904129"/>
    <w:rsid w:val="009041A7"/>
    <w:rsid w:val="009043EB"/>
    <w:rsid w:val="00904428"/>
    <w:rsid w:val="009044E8"/>
    <w:rsid w:val="0090486B"/>
    <w:rsid w:val="00904DE8"/>
    <w:rsid w:val="00904EF8"/>
    <w:rsid w:val="00904F7A"/>
    <w:rsid w:val="00904FBD"/>
    <w:rsid w:val="00905221"/>
    <w:rsid w:val="009052E0"/>
    <w:rsid w:val="0090547F"/>
    <w:rsid w:val="0090567F"/>
    <w:rsid w:val="0090573E"/>
    <w:rsid w:val="00905828"/>
    <w:rsid w:val="009058BC"/>
    <w:rsid w:val="009058F4"/>
    <w:rsid w:val="00905B1A"/>
    <w:rsid w:val="00905DC9"/>
    <w:rsid w:val="00905E22"/>
    <w:rsid w:val="00905FE6"/>
    <w:rsid w:val="009061D9"/>
    <w:rsid w:val="0090669F"/>
    <w:rsid w:val="00906747"/>
    <w:rsid w:val="00906871"/>
    <w:rsid w:val="00906B50"/>
    <w:rsid w:val="00906E5D"/>
    <w:rsid w:val="00906F70"/>
    <w:rsid w:val="009071CC"/>
    <w:rsid w:val="009071FC"/>
    <w:rsid w:val="009073B7"/>
    <w:rsid w:val="00907564"/>
    <w:rsid w:val="00907625"/>
    <w:rsid w:val="009076A5"/>
    <w:rsid w:val="00907967"/>
    <w:rsid w:val="00907D11"/>
    <w:rsid w:val="00907DA2"/>
    <w:rsid w:val="00907E09"/>
    <w:rsid w:val="00910092"/>
    <w:rsid w:val="009100CE"/>
    <w:rsid w:val="009104C3"/>
    <w:rsid w:val="00910620"/>
    <w:rsid w:val="009106E4"/>
    <w:rsid w:val="00910750"/>
    <w:rsid w:val="00910862"/>
    <w:rsid w:val="00910A80"/>
    <w:rsid w:val="00910AC0"/>
    <w:rsid w:val="00910B73"/>
    <w:rsid w:val="00910BBD"/>
    <w:rsid w:val="00910F4A"/>
    <w:rsid w:val="009111B5"/>
    <w:rsid w:val="00911283"/>
    <w:rsid w:val="009112EA"/>
    <w:rsid w:val="00911662"/>
    <w:rsid w:val="0091176D"/>
    <w:rsid w:val="009118C0"/>
    <w:rsid w:val="00911996"/>
    <w:rsid w:val="00911AD6"/>
    <w:rsid w:val="00911B89"/>
    <w:rsid w:val="00912566"/>
    <w:rsid w:val="0091262F"/>
    <w:rsid w:val="009126BF"/>
    <w:rsid w:val="009127CC"/>
    <w:rsid w:val="00912900"/>
    <w:rsid w:val="00912A8B"/>
    <w:rsid w:val="00912AB8"/>
    <w:rsid w:val="00912C95"/>
    <w:rsid w:val="00912CBB"/>
    <w:rsid w:val="00913273"/>
    <w:rsid w:val="00913437"/>
    <w:rsid w:val="0091386A"/>
    <w:rsid w:val="00913949"/>
    <w:rsid w:val="0091403E"/>
    <w:rsid w:val="009141BA"/>
    <w:rsid w:val="009142BE"/>
    <w:rsid w:val="00914388"/>
    <w:rsid w:val="0091448F"/>
    <w:rsid w:val="009144F1"/>
    <w:rsid w:val="00914543"/>
    <w:rsid w:val="00914546"/>
    <w:rsid w:val="00914881"/>
    <w:rsid w:val="009148B1"/>
    <w:rsid w:val="009148C7"/>
    <w:rsid w:val="0091491D"/>
    <w:rsid w:val="00914B4B"/>
    <w:rsid w:val="00914D55"/>
    <w:rsid w:val="00914DB7"/>
    <w:rsid w:val="00914E83"/>
    <w:rsid w:val="00915031"/>
    <w:rsid w:val="00915106"/>
    <w:rsid w:val="009151CC"/>
    <w:rsid w:val="009152B6"/>
    <w:rsid w:val="0091543A"/>
    <w:rsid w:val="009156E5"/>
    <w:rsid w:val="00915797"/>
    <w:rsid w:val="0091587D"/>
    <w:rsid w:val="00915A5F"/>
    <w:rsid w:val="00915AC6"/>
    <w:rsid w:val="00915DA2"/>
    <w:rsid w:val="00915E44"/>
    <w:rsid w:val="00915FC3"/>
    <w:rsid w:val="009160A1"/>
    <w:rsid w:val="009160AC"/>
    <w:rsid w:val="009161C4"/>
    <w:rsid w:val="009161EE"/>
    <w:rsid w:val="0091657A"/>
    <w:rsid w:val="0091673F"/>
    <w:rsid w:val="009168C9"/>
    <w:rsid w:val="009168DF"/>
    <w:rsid w:val="00916991"/>
    <w:rsid w:val="009169B3"/>
    <w:rsid w:val="00916AD3"/>
    <w:rsid w:val="00916BC8"/>
    <w:rsid w:val="00916D07"/>
    <w:rsid w:val="00916D80"/>
    <w:rsid w:val="00916F31"/>
    <w:rsid w:val="00917004"/>
    <w:rsid w:val="0091701F"/>
    <w:rsid w:val="00917093"/>
    <w:rsid w:val="009171D6"/>
    <w:rsid w:val="0091753F"/>
    <w:rsid w:val="009175C2"/>
    <w:rsid w:val="0091779E"/>
    <w:rsid w:val="009178D4"/>
    <w:rsid w:val="00917A91"/>
    <w:rsid w:val="00917D74"/>
    <w:rsid w:val="00917ED4"/>
    <w:rsid w:val="00917F7E"/>
    <w:rsid w:val="00920040"/>
    <w:rsid w:val="00920113"/>
    <w:rsid w:val="0092038D"/>
    <w:rsid w:val="009203B4"/>
    <w:rsid w:val="00920546"/>
    <w:rsid w:val="00920608"/>
    <w:rsid w:val="0092074F"/>
    <w:rsid w:val="00920827"/>
    <w:rsid w:val="009208CB"/>
    <w:rsid w:val="00920B2A"/>
    <w:rsid w:val="00920DE1"/>
    <w:rsid w:val="00920E54"/>
    <w:rsid w:val="0092121D"/>
    <w:rsid w:val="00921418"/>
    <w:rsid w:val="00921591"/>
    <w:rsid w:val="009215AB"/>
    <w:rsid w:val="0092165F"/>
    <w:rsid w:val="00921896"/>
    <w:rsid w:val="0092201B"/>
    <w:rsid w:val="009220D3"/>
    <w:rsid w:val="009221CB"/>
    <w:rsid w:val="0092220E"/>
    <w:rsid w:val="009223A2"/>
    <w:rsid w:val="00922645"/>
    <w:rsid w:val="009226BD"/>
    <w:rsid w:val="009226E1"/>
    <w:rsid w:val="00922AE1"/>
    <w:rsid w:val="009234FB"/>
    <w:rsid w:val="00923509"/>
    <w:rsid w:val="009235F7"/>
    <w:rsid w:val="009237E2"/>
    <w:rsid w:val="00923B1E"/>
    <w:rsid w:val="00923B2B"/>
    <w:rsid w:val="00923C46"/>
    <w:rsid w:val="00923D83"/>
    <w:rsid w:val="00923DA4"/>
    <w:rsid w:val="00924005"/>
    <w:rsid w:val="00924040"/>
    <w:rsid w:val="009246F8"/>
    <w:rsid w:val="00924720"/>
    <w:rsid w:val="00924ACB"/>
    <w:rsid w:val="00924B40"/>
    <w:rsid w:val="00924DE9"/>
    <w:rsid w:val="0092515F"/>
    <w:rsid w:val="00925271"/>
    <w:rsid w:val="00925654"/>
    <w:rsid w:val="00925799"/>
    <w:rsid w:val="00925961"/>
    <w:rsid w:val="00925F0C"/>
    <w:rsid w:val="00925F28"/>
    <w:rsid w:val="00925F35"/>
    <w:rsid w:val="009262DF"/>
    <w:rsid w:val="0092649C"/>
    <w:rsid w:val="00926A0D"/>
    <w:rsid w:val="00926F55"/>
    <w:rsid w:val="00927008"/>
    <w:rsid w:val="0092701B"/>
    <w:rsid w:val="00927525"/>
    <w:rsid w:val="00927657"/>
    <w:rsid w:val="00927960"/>
    <w:rsid w:val="00927983"/>
    <w:rsid w:val="009279D6"/>
    <w:rsid w:val="00927B2C"/>
    <w:rsid w:val="00927C78"/>
    <w:rsid w:val="00927C80"/>
    <w:rsid w:val="00927CBE"/>
    <w:rsid w:val="00927FAA"/>
    <w:rsid w:val="0093002A"/>
    <w:rsid w:val="0093034A"/>
    <w:rsid w:val="009303E4"/>
    <w:rsid w:val="009304B6"/>
    <w:rsid w:val="00930528"/>
    <w:rsid w:val="00930917"/>
    <w:rsid w:val="0093092E"/>
    <w:rsid w:val="00930D9C"/>
    <w:rsid w:val="00930E9E"/>
    <w:rsid w:val="0093102E"/>
    <w:rsid w:val="009310D2"/>
    <w:rsid w:val="009313CA"/>
    <w:rsid w:val="00931475"/>
    <w:rsid w:val="0093148E"/>
    <w:rsid w:val="009314E0"/>
    <w:rsid w:val="009314FF"/>
    <w:rsid w:val="00932266"/>
    <w:rsid w:val="009327CE"/>
    <w:rsid w:val="0093280C"/>
    <w:rsid w:val="00932AFD"/>
    <w:rsid w:val="00932B1F"/>
    <w:rsid w:val="00932BAA"/>
    <w:rsid w:val="00932C5B"/>
    <w:rsid w:val="00932EC7"/>
    <w:rsid w:val="00932F33"/>
    <w:rsid w:val="0093334F"/>
    <w:rsid w:val="00933788"/>
    <w:rsid w:val="00933853"/>
    <w:rsid w:val="0093386D"/>
    <w:rsid w:val="00933942"/>
    <w:rsid w:val="00933BA8"/>
    <w:rsid w:val="00933C78"/>
    <w:rsid w:val="00933D78"/>
    <w:rsid w:val="00933E24"/>
    <w:rsid w:val="00934110"/>
    <w:rsid w:val="00934377"/>
    <w:rsid w:val="009345C5"/>
    <w:rsid w:val="009347A0"/>
    <w:rsid w:val="009347CD"/>
    <w:rsid w:val="0093485B"/>
    <w:rsid w:val="009348E8"/>
    <w:rsid w:val="00934E7C"/>
    <w:rsid w:val="00934E9D"/>
    <w:rsid w:val="00935150"/>
    <w:rsid w:val="0093529C"/>
    <w:rsid w:val="009352D6"/>
    <w:rsid w:val="0093552C"/>
    <w:rsid w:val="0093561C"/>
    <w:rsid w:val="00935649"/>
    <w:rsid w:val="009356A5"/>
    <w:rsid w:val="009358D8"/>
    <w:rsid w:val="0093593E"/>
    <w:rsid w:val="009359DA"/>
    <w:rsid w:val="00935BFA"/>
    <w:rsid w:val="00935D55"/>
    <w:rsid w:val="00935F7A"/>
    <w:rsid w:val="00936121"/>
    <w:rsid w:val="009362D5"/>
    <w:rsid w:val="00936378"/>
    <w:rsid w:val="009365CF"/>
    <w:rsid w:val="00936A3F"/>
    <w:rsid w:val="00936A5A"/>
    <w:rsid w:val="00936CED"/>
    <w:rsid w:val="00936D65"/>
    <w:rsid w:val="00937078"/>
    <w:rsid w:val="009372C7"/>
    <w:rsid w:val="009373CD"/>
    <w:rsid w:val="0093766C"/>
    <w:rsid w:val="009376A6"/>
    <w:rsid w:val="00937951"/>
    <w:rsid w:val="00937952"/>
    <w:rsid w:val="009379BA"/>
    <w:rsid w:val="009379D6"/>
    <w:rsid w:val="009379E4"/>
    <w:rsid w:val="00937A44"/>
    <w:rsid w:val="00937BB5"/>
    <w:rsid w:val="00937E96"/>
    <w:rsid w:val="009401E3"/>
    <w:rsid w:val="00940515"/>
    <w:rsid w:val="0094051A"/>
    <w:rsid w:val="009405DC"/>
    <w:rsid w:val="00940694"/>
    <w:rsid w:val="00940783"/>
    <w:rsid w:val="00940C5F"/>
    <w:rsid w:val="00940D85"/>
    <w:rsid w:val="00940DB8"/>
    <w:rsid w:val="009410DB"/>
    <w:rsid w:val="00941288"/>
    <w:rsid w:val="0094129E"/>
    <w:rsid w:val="009412F3"/>
    <w:rsid w:val="0094136A"/>
    <w:rsid w:val="009413D6"/>
    <w:rsid w:val="00941546"/>
    <w:rsid w:val="009417DA"/>
    <w:rsid w:val="00941831"/>
    <w:rsid w:val="009418BA"/>
    <w:rsid w:val="00941A3D"/>
    <w:rsid w:val="00941C9D"/>
    <w:rsid w:val="00941DAF"/>
    <w:rsid w:val="00941E12"/>
    <w:rsid w:val="00941E82"/>
    <w:rsid w:val="00941F9B"/>
    <w:rsid w:val="00942097"/>
    <w:rsid w:val="00942170"/>
    <w:rsid w:val="00942197"/>
    <w:rsid w:val="009421E2"/>
    <w:rsid w:val="0094229D"/>
    <w:rsid w:val="00942304"/>
    <w:rsid w:val="009423CF"/>
    <w:rsid w:val="00942759"/>
    <w:rsid w:val="0094294F"/>
    <w:rsid w:val="00942A75"/>
    <w:rsid w:val="00942D38"/>
    <w:rsid w:val="00942D56"/>
    <w:rsid w:val="00942E08"/>
    <w:rsid w:val="00942EC2"/>
    <w:rsid w:val="00942FB4"/>
    <w:rsid w:val="00943264"/>
    <w:rsid w:val="009432BF"/>
    <w:rsid w:val="009432D6"/>
    <w:rsid w:val="00943439"/>
    <w:rsid w:val="0094353B"/>
    <w:rsid w:val="00943E0A"/>
    <w:rsid w:val="009440BF"/>
    <w:rsid w:val="00944107"/>
    <w:rsid w:val="009442FC"/>
    <w:rsid w:val="009445CA"/>
    <w:rsid w:val="0094468B"/>
    <w:rsid w:val="0094478F"/>
    <w:rsid w:val="00944A50"/>
    <w:rsid w:val="00944D7D"/>
    <w:rsid w:val="009453D8"/>
    <w:rsid w:val="00945443"/>
    <w:rsid w:val="009454C1"/>
    <w:rsid w:val="00945537"/>
    <w:rsid w:val="00945552"/>
    <w:rsid w:val="009456C7"/>
    <w:rsid w:val="009456CF"/>
    <w:rsid w:val="00945C00"/>
    <w:rsid w:val="00945C1A"/>
    <w:rsid w:val="00945CD1"/>
    <w:rsid w:val="00945ECB"/>
    <w:rsid w:val="009461B7"/>
    <w:rsid w:val="009461DF"/>
    <w:rsid w:val="009463A8"/>
    <w:rsid w:val="0094652A"/>
    <w:rsid w:val="00946602"/>
    <w:rsid w:val="0094681D"/>
    <w:rsid w:val="009468C0"/>
    <w:rsid w:val="0094698A"/>
    <w:rsid w:val="00946BC5"/>
    <w:rsid w:val="00946CEA"/>
    <w:rsid w:val="00946F8D"/>
    <w:rsid w:val="0094716A"/>
    <w:rsid w:val="009471B8"/>
    <w:rsid w:val="0094764F"/>
    <w:rsid w:val="00947725"/>
    <w:rsid w:val="009477D2"/>
    <w:rsid w:val="009479B5"/>
    <w:rsid w:val="00947AB4"/>
    <w:rsid w:val="00947C02"/>
    <w:rsid w:val="00947E49"/>
    <w:rsid w:val="00947EDD"/>
    <w:rsid w:val="00947F86"/>
    <w:rsid w:val="00947FC5"/>
    <w:rsid w:val="00947FF9"/>
    <w:rsid w:val="00950385"/>
    <w:rsid w:val="00950585"/>
    <w:rsid w:val="009509C4"/>
    <w:rsid w:val="00950D96"/>
    <w:rsid w:val="00950E54"/>
    <w:rsid w:val="00950F2C"/>
    <w:rsid w:val="009511A5"/>
    <w:rsid w:val="009511C8"/>
    <w:rsid w:val="009511E5"/>
    <w:rsid w:val="00951648"/>
    <w:rsid w:val="00951882"/>
    <w:rsid w:val="0095196E"/>
    <w:rsid w:val="00951C6D"/>
    <w:rsid w:val="00951CAF"/>
    <w:rsid w:val="00951DF6"/>
    <w:rsid w:val="0095224F"/>
    <w:rsid w:val="0095250B"/>
    <w:rsid w:val="009525E3"/>
    <w:rsid w:val="009527AE"/>
    <w:rsid w:val="00952B42"/>
    <w:rsid w:val="00952D2A"/>
    <w:rsid w:val="00952D8C"/>
    <w:rsid w:val="00953133"/>
    <w:rsid w:val="009532EA"/>
    <w:rsid w:val="009533F2"/>
    <w:rsid w:val="009536A5"/>
    <w:rsid w:val="009538AA"/>
    <w:rsid w:val="009539A0"/>
    <w:rsid w:val="00953DB5"/>
    <w:rsid w:val="009540B7"/>
    <w:rsid w:val="009543B2"/>
    <w:rsid w:val="00954469"/>
    <w:rsid w:val="00954774"/>
    <w:rsid w:val="00954958"/>
    <w:rsid w:val="009549A8"/>
    <w:rsid w:val="00954B64"/>
    <w:rsid w:val="00954F7D"/>
    <w:rsid w:val="00954F87"/>
    <w:rsid w:val="009551D8"/>
    <w:rsid w:val="00955552"/>
    <w:rsid w:val="00955575"/>
    <w:rsid w:val="00955855"/>
    <w:rsid w:val="00955B4A"/>
    <w:rsid w:val="00955B69"/>
    <w:rsid w:val="00955E40"/>
    <w:rsid w:val="00955F9A"/>
    <w:rsid w:val="00956112"/>
    <w:rsid w:val="00956369"/>
    <w:rsid w:val="0095659E"/>
    <w:rsid w:val="009566A5"/>
    <w:rsid w:val="00956761"/>
    <w:rsid w:val="009569D4"/>
    <w:rsid w:val="00956C53"/>
    <w:rsid w:val="009571A2"/>
    <w:rsid w:val="00957314"/>
    <w:rsid w:val="00957471"/>
    <w:rsid w:val="0095779B"/>
    <w:rsid w:val="00957991"/>
    <w:rsid w:val="009579BD"/>
    <w:rsid w:val="0096045C"/>
    <w:rsid w:val="009604D2"/>
    <w:rsid w:val="009608BC"/>
    <w:rsid w:val="0096090F"/>
    <w:rsid w:val="00960A8B"/>
    <w:rsid w:val="00960CBE"/>
    <w:rsid w:val="00960CF8"/>
    <w:rsid w:val="00960D70"/>
    <w:rsid w:val="00960F39"/>
    <w:rsid w:val="009615D1"/>
    <w:rsid w:val="009615F8"/>
    <w:rsid w:val="009616A6"/>
    <w:rsid w:val="00961B48"/>
    <w:rsid w:val="00961C07"/>
    <w:rsid w:val="00961CAA"/>
    <w:rsid w:val="00961F41"/>
    <w:rsid w:val="00962089"/>
    <w:rsid w:val="009620A6"/>
    <w:rsid w:val="0096219A"/>
    <w:rsid w:val="0096264F"/>
    <w:rsid w:val="00962683"/>
    <w:rsid w:val="009627F5"/>
    <w:rsid w:val="00962B39"/>
    <w:rsid w:val="00962D11"/>
    <w:rsid w:val="00962E50"/>
    <w:rsid w:val="00962E83"/>
    <w:rsid w:val="00963631"/>
    <w:rsid w:val="00963B64"/>
    <w:rsid w:val="00963D1A"/>
    <w:rsid w:val="009640FB"/>
    <w:rsid w:val="00964167"/>
    <w:rsid w:val="00964420"/>
    <w:rsid w:val="009644CC"/>
    <w:rsid w:val="00964509"/>
    <w:rsid w:val="00964729"/>
    <w:rsid w:val="00964956"/>
    <w:rsid w:val="00964BAA"/>
    <w:rsid w:val="00964E83"/>
    <w:rsid w:val="00964EAB"/>
    <w:rsid w:val="00964EDD"/>
    <w:rsid w:val="00965250"/>
    <w:rsid w:val="00965293"/>
    <w:rsid w:val="00965389"/>
    <w:rsid w:val="00965415"/>
    <w:rsid w:val="00965576"/>
    <w:rsid w:val="009655BA"/>
    <w:rsid w:val="009655D3"/>
    <w:rsid w:val="009658D4"/>
    <w:rsid w:val="00965903"/>
    <w:rsid w:val="00965B9B"/>
    <w:rsid w:val="00965D74"/>
    <w:rsid w:val="00966214"/>
    <w:rsid w:val="00966327"/>
    <w:rsid w:val="009663F2"/>
    <w:rsid w:val="00966901"/>
    <w:rsid w:val="00966908"/>
    <w:rsid w:val="009669E9"/>
    <w:rsid w:val="00966C80"/>
    <w:rsid w:val="00966D16"/>
    <w:rsid w:val="00966EAE"/>
    <w:rsid w:val="00966FA5"/>
    <w:rsid w:val="0096706F"/>
    <w:rsid w:val="00967151"/>
    <w:rsid w:val="009671A8"/>
    <w:rsid w:val="00967A64"/>
    <w:rsid w:val="00970346"/>
    <w:rsid w:val="009703A4"/>
    <w:rsid w:val="009705BF"/>
    <w:rsid w:val="00970623"/>
    <w:rsid w:val="0097087B"/>
    <w:rsid w:val="00970B21"/>
    <w:rsid w:val="00970B3A"/>
    <w:rsid w:val="00970D6A"/>
    <w:rsid w:val="00970E03"/>
    <w:rsid w:val="00970ED0"/>
    <w:rsid w:val="00970F1F"/>
    <w:rsid w:val="00971185"/>
    <w:rsid w:val="00971221"/>
    <w:rsid w:val="009713A4"/>
    <w:rsid w:val="009715D0"/>
    <w:rsid w:val="0097173D"/>
    <w:rsid w:val="00971833"/>
    <w:rsid w:val="00971962"/>
    <w:rsid w:val="009719F7"/>
    <w:rsid w:val="00971DAF"/>
    <w:rsid w:val="00971DC9"/>
    <w:rsid w:val="009724C5"/>
    <w:rsid w:val="009725A8"/>
    <w:rsid w:val="009727B8"/>
    <w:rsid w:val="009729E2"/>
    <w:rsid w:val="00972FD3"/>
    <w:rsid w:val="00973258"/>
    <w:rsid w:val="00973259"/>
    <w:rsid w:val="0097344D"/>
    <w:rsid w:val="00973763"/>
    <w:rsid w:val="00973815"/>
    <w:rsid w:val="00973868"/>
    <w:rsid w:val="00973973"/>
    <w:rsid w:val="00973A03"/>
    <w:rsid w:val="00973BEC"/>
    <w:rsid w:val="00973C6F"/>
    <w:rsid w:val="0097402D"/>
    <w:rsid w:val="009745E3"/>
    <w:rsid w:val="0097467D"/>
    <w:rsid w:val="00974791"/>
    <w:rsid w:val="009749F8"/>
    <w:rsid w:val="00974B3A"/>
    <w:rsid w:val="00974C58"/>
    <w:rsid w:val="00974D6D"/>
    <w:rsid w:val="009750E4"/>
    <w:rsid w:val="00975233"/>
    <w:rsid w:val="009755EC"/>
    <w:rsid w:val="00975753"/>
    <w:rsid w:val="009757B6"/>
    <w:rsid w:val="009758F3"/>
    <w:rsid w:val="009759DF"/>
    <w:rsid w:val="00975BA7"/>
    <w:rsid w:val="00975FBF"/>
    <w:rsid w:val="0097602B"/>
    <w:rsid w:val="0097607D"/>
    <w:rsid w:val="009761AF"/>
    <w:rsid w:val="009763AF"/>
    <w:rsid w:val="009766CF"/>
    <w:rsid w:val="00976768"/>
    <w:rsid w:val="009767A9"/>
    <w:rsid w:val="00976823"/>
    <w:rsid w:val="00976BFA"/>
    <w:rsid w:val="00976C8F"/>
    <w:rsid w:val="00976D24"/>
    <w:rsid w:val="00976DE0"/>
    <w:rsid w:val="00976EF8"/>
    <w:rsid w:val="00976F03"/>
    <w:rsid w:val="00977027"/>
    <w:rsid w:val="0097743E"/>
    <w:rsid w:val="009775AD"/>
    <w:rsid w:val="009776B8"/>
    <w:rsid w:val="009776EF"/>
    <w:rsid w:val="00977769"/>
    <w:rsid w:val="00977874"/>
    <w:rsid w:val="00977904"/>
    <w:rsid w:val="00977914"/>
    <w:rsid w:val="00977A4C"/>
    <w:rsid w:val="00977BEF"/>
    <w:rsid w:val="00977D3E"/>
    <w:rsid w:val="00977DC2"/>
    <w:rsid w:val="00977EF4"/>
    <w:rsid w:val="00977F9A"/>
    <w:rsid w:val="0098001C"/>
    <w:rsid w:val="00980058"/>
    <w:rsid w:val="009801E6"/>
    <w:rsid w:val="00980236"/>
    <w:rsid w:val="0098039D"/>
    <w:rsid w:val="0098051E"/>
    <w:rsid w:val="009805F7"/>
    <w:rsid w:val="00980691"/>
    <w:rsid w:val="00980798"/>
    <w:rsid w:val="00980810"/>
    <w:rsid w:val="00980848"/>
    <w:rsid w:val="00980934"/>
    <w:rsid w:val="00980A24"/>
    <w:rsid w:val="00980A58"/>
    <w:rsid w:val="00980AB4"/>
    <w:rsid w:val="00980B85"/>
    <w:rsid w:val="00980FDD"/>
    <w:rsid w:val="00981013"/>
    <w:rsid w:val="00981069"/>
    <w:rsid w:val="0098124F"/>
    <w:rsid w:val="00981531"/>
    <w:rsid w:val="009819E2"/>
    <w:rsid w:val="00981D08"/>
    <w:rsid w:val="0098219B"/>
    <w:rsid w:val="0098287A"/>
    <w:rsid w:val="00982A55"/>
    <w:rsid w:val="00982A6E"/>
    <w:rsid w:val="00982FD1"/>
    <w:rsid w:val="00983320"/>
    <w:rsid w:val="0098345F"/>
    <w:rsid w:val="00983555"/>
    <w:rsid w:val="00983912"/>
    <w:rsid w:val="00983A20"/>
    <w:rsid w:val="00983A91"/>
    <w:rsid w:val="00983A94"/>
    <w:rsid w:val="00983B19"/>
    <w:rsid w:val="00983CE9"/>
    <w:rsid w:val="00983D25"/>
    <w:rsid w:val="00983F1B"/>
    <w:rsid w:val="009841FA"/>
    <w:rsid w:val="0098451C"/>
    <w:rsid w:val="009848B7"/>
    <w:rsid w:val="00984924"/>
    <w:rsid w:val="00984A1B"/>
    <w:rsid w:val="00984AA3"/>
    <w:rsid w:val="00984CD1"/>
    <w:rsid w:val="00984DA6"/>
    <w:rsid w:val="00984E3D"/>
    <w:rsid w:val="009851F7"/>
    <w:rsid w:val="009853C6"/>
    <w:rsid w:val="009854D0"/>
    <w:rsid w:val="009854EE"/>
    <w:rsid w:val="00985547"/>
    <w:rsid w:val="009855E1"/>
    <w:rsid w:val="009856BB"/>
    <w:rsid w:val="009856BF"/>
    <w:rsid w:val="009856CC"/>
    <w:rsid w:val="00985713"/>
    <w:rsid w:val="009857F7"/>
    <w:rsid w:val="0098581D"/>
    <w:rsid w:val="009858FD"/>
    <w:rsid w:val="009859B7"/>
    <w:rsid w:val="00985AB6"/>
    <w:rsid w:val="00985F51"/>
    <w:rsid w:val="009861CD"/>
    <w:rsid w:val="009868FB"/>
    <w:rsid w:val="00986947"/>
    <w:rsid w:val="00986C66"/>
    <w:rsid w:val="00986DC8"/>
    <w:rsid w:val="0098761F"/>
    <w:rsid w:val="009876A4"/>
    <w:rsid w:val="00987708"/>
    <w:rsid w:val="00987AB4"/>
    <w:rsid w:val="00990240"/>
    <w:rsid w:val="0099032F"/>
    <w:rsid w:val="00990475"/>
    <w:rsid w:val="009904EA"/>
    <w:rsid w:val="00990516"/>
    <w:rsid w:val="009905E3"/>
    <w:rsid w:val="00990BE6"/>
    <w:rsid w:val="00990FD5"/>
    <w:rsid w:val="009910BA"/>
    <w:rsid w:val="009912CB"/>
    <w:rsid w:val="009914F8"/>
    <w:rsid w:val="00991B3A"/>
    <w:rsid w:val="00991B6F"/>
    <w:rsid w:val="00991B76"/>
    <w:rsid w:val="009920BB"/>
    <w:rsid w:val="009921B4"/>
    <w:rsid w:val="00992205"/>
    <w:rsid w:val="0099280C"/>
    <w:rsid w:val="00992831"/>
    <w:rsid w:val="0099284A"/>
    <w:rsid w:val="009929E2"/>
    <w:rsid w:val="00992D73"/>
    <w:rsid w:val="009932B7"/>
    <w:rsid w:val="009934C9"/>
    <w:rsid w:val="009935AC"/>
    <w:rsid w:val="00993620"/>
    <w:rsid w:val="00993ACB"/>
    <w:rsid w:val="00993B28"/>
    <w:rsid w:val="00993E74"/>
    <w:rsid w:val="00993FBF"/>
    <w:rsid w:val="009943AD"/>
    <w:rsid w:val="009945DC"/>
    <w:rsid w:val="00994915"/>
    <w:rsid w:val="00994D48"/>
    <w:rsid w:val="009958A5"/>
    <w:rsid w:val="009959D4"/>
    <w:rsid w:val="00995AA3"/>
    <w:rsid w:val="00995ADB"/>
    <w:rsid w:val="00995B8B"/>
    <w:rsid w:val="00995C3E"/>
    <w:rsid w:val="00995C4A"/>
    <w:rsid w:val="00995F57"/>
    <w:rsid w:val="00995FAE"/>
    <w:rsid w:val="00995FFC"/>
    <w:rsid w:val="00996304"/>
    <w:rsid w:val="0099667A"/>
    <w:rsid w:val="009966AA"/>
    <w:rsid w:val="0099688D"/>
    <w:rsid w:val="00996B0D"/>
    <w:rsid w:val="00996B6A"/>
    <w:rsid w:val="00996C27"/>
    <w:rsid w:val="00997071"/>
    <w:rsid w:val="009971F4"/>
    <w:rsid w:val="009972BF"/>
    <w:rsid w:val="0099730A"/>
    <w:rsid w:val="0099732B"/>
    <w:rsid w:val="00997342"/>
    <w:rsid w:val="0099734B"/>
    <w:rsid w:val="00997364"/>
    <w:rsid w:val="0099756F"/>
    <w:rsid w:val="0099785D"/>
    <w:rsid w:val="00997931"/>
    <w:rsid w:val="00997D2D"/>
    <w:rsid w:val="00997ECA"/>
    <w:rsid w:val="009A0334"/>
    <w:rsid w:val="009A034F"/>
    <w:rsid w:val="009A05F5"/>
    <w:rsid w:val="009A06C4"/>
    <w:rsid w:val="009A07AE"/>
    <w:rsid w:val="009A083B"/>
    <w:rsid w:val="009A0A38"/>
    <w:rsid w:val="009A0A94"/>
    <w:rsid w:val="009A0B1F"/>
    <w:rsid w:val="009A0DFD"/>
    <w:rsid w:val="009A0EEA"/>
    <w:rsid w:val="009A1086"/>
    <w:rsid w:val="009A1228"/>
    <w:rsid w:val="009A132C"/>
    <w:rsid w:val="009A170E"/>
    <w:rsid w:val="009A177C"/>
    <w:rsid w:val="009A17C1"/>
    <w:rsid w:val="009A18A5"/>
    <w:rsid w:val="009A1982"/>
    <w:rsid w:val="009A1F73"/>
    <w:rsid w:val="009A1FCD"/>
    <w:rsid w:val="009A24A0"/>
    <w:rsid w:val="009A255C"/>
    <w:rsid w:val="009A25F5"/>
    <w:rsid w:val="009A2611"/>
    <w:rsid w:val="009A2682"/>
    <w:rsid w:val="009A2735"/>
    <w:rsid w:val="009A2752"/>
    <w:rsid w:val="009A2AA8"/>
    <w:rsid w:val="009A2B23"/>
    <w:rsid w:val="009A3221"/>
    <w:rsid w:val="009A34E0"/>
    <w:rsid w:val="009A35E7"/>
    <w:rsid w:val="009A364E"/>
    <w:rsid w:val="009A36B5"/>
    <w:rsid w:val="009A380A"/>
    <w:rsid w:val="009A3A7E"/>
    <w:rsid w:val="009A3BAC"/>
    <w:rsid w:val="009A3BEE"/>
    <w:rsid w:val="009A3C77"/>
    <w:rsid w:val="009A3CE0"/>
    <w:rsid w:val="009A3DC0"/>
    <w:rsid w:val="009A3FD8"/>
    <w:rsid w:val="009A4208"/>
    <w:rsid w:val="009A4259"/>
    <w:rsid w:val="009A44C0"/>
    <w:rsid w:val="009A4FF8"/>
    <w:rsid w:val="009A5151"/>
    <w:rsid w:val="009A52BE"/>
    <w:rsid w:val="009A5475"/>
    <w:rsid w:val="009A5681"/>
    <w:rsid w:val="009A583D"/>
    <w:rsid w:val="009A5879"/>
    <w:rsid w:val="009A58E9"/>
    <w:rsid w:val="009A596D"/>
    <w:rsid w:val="009A59F8"/>
    <w:rsid w:val="009A5B24"/>
    <w:rsid w:val="009A5B88"/>
    <w:rsid w:val="009A5CC2"/>
    <w:rsid w:val="009A61C8"/>
    <w:rsid w:val="009A61E3"/>
    <w:rsid w:val="009A61F7"/>
    <w:rsid w:val="009A6390"/>
    <w:rsid w:val="009A639D"/>
    <w:rsid w:val="009A6511"/>
    <w:rsid w:val="009A6525"/>
    <w:rsid w:val="009A65FA"/>
    <w:rsid w:val="009A690E"/>
    <w:rsid w:val="009A6A0E"/>
    <w:rsid w:val="009A6E17"/>
    <w:rsid w:val="009A7149"/>
    <w:rsid w:val="009A7330"/>
    <w:rsid w:val="009A78FB"/>
    <w:rsid w:val="009A7968"/>
    <w:rsid w:val="009A7C1F"/>
    <w:rsid w:val="009A7D42"/>
    <w:rsid w:val="009A7E9B"/>
    <w:rsid w:val="009A7F36"/>
    <w:rsid w:val="009B00CC"/>
    <w:rsid w:val="009B01F3"/>
    <w:rsid w:val="009B0351"/>
    <w:rsid w:val="009B0400"/>
    <w:rsid w:val="009B0643"/>
    <w:rsid w:val="009B07BF"/>
    <w:rsid w:val="009B0AD3"/>
    <w:rsid w:val="009B0B9F"/>
    <w:rsid w:val="009B0BBA"/>
    <w:rsid w:val="009B0BF6"/>
    <w:rsid w:val="009B0D5E"/>
    <w:rsid w:val="009B0EC0"/>
    <w:rsid w:val="009B1282"/>
    <w:rsid w:val="009B1341"/>
    <w:rsid w:val="009B1352"/>
    <w:rsid w:val="009B174F"/>
    <w:rsid w:val="009B19B5"/>
    <w:rsid w:val="009B1CE7"/>
    <w:rsid w:val="009B2139"/>
    <w:rsid w:val="009B2279"/>
    <w:rsid w:val="009B22F7"/>
    <w:rsid w:val="009B2353"/>
    <w:rsid w:val="009B2458"/>
    <w:rsid w:val="009B24F0"/>
    <w:rsid w:val="009B256A"/>
    <w:rsid w:val="009B28E3"/>
    <w:rsid w:val="009B2944"/>
    <w:rsid w:val="009B2E30"/>
    <w:rsid w:val="009B304B"/>
    <w:rsid w:val="009B3317"/>
    <w:rsid w:val="009B3370"/>
    <w:rsid w:val="009B3849"/>
    <w:rsid w:val="009B3B84"/>
    <w:rsid w:val="009B3C15"/>
    <w:rsid w:val="009B3D1C"/>
    <w:rsid w:val="009B3D70"/>
    <w:rsid w:val="009B4091"/>
    <w:rsid w:val="009B41A2"/>
    <w:rsid w:val="009B4350"/>
    <w:rsid w:val="009B4417"/>
    <w:rsid w:val="009B44FB"/>
    <w:rsid w:val="009B45A3"/>
    <w:rsid w:val="009B462C"/>
    <w:rsid w:val="009B4A3E"/>
    <w:rsid w:val="009B4A99"/>
    <w:rsid w:val="009B4BA8"/>
    <w:rsid w:val="009B4CD0"/>
    <w:rsid w:val="009B4D9E"/>
    <w:rsid w:val="009B5091"/>
    <w:rsid w:val="009B50E7"/>
    <w:rsid w:val="009B5135"/>
    <w:rsid w:val="009B51D7"/>
    <w:rsid w:val="009B5438"/>
    <w:rsid w:val="009B543C"/>
    <w:rsid w:val="009B5598"/>
    <w:rsid w:val="009B55BF"/>
    <w:rsid w:val="009B572B"/>
    <w:rsid w:val="009B5760"/>
    <w:rsid w:val="009B5879"/>
    <w:rsid w:val="009B597B"/>
    <w:rsid w:val="009B5B1B"/>
    <w:rsid w:val="009B5CB5"/>
    <w:rsid w:val="009B5D9C"/>
    <w:rsid w:val="009B5DA3"/>
    <w:rsid w:val="009B5DBE"/>
    <w:rsid w:val="009B5DFA"/>
    <w:rsid w:val="009B5EA1"/>
    <w:rsid w:val="009B61EE"/>
    <w:rsid w:val="009B651B"/>
    <w:rsid w:val="009B66D3"/>
    <w:rsid w:val="009B66F1"/>
    <w:rsid w:val="009B6BA4"/>
    <w:rsid w:val="009B6C40"/>
    <w:rsid w:val="009B6CB2"/>
    <w:rsid w:val="009B6E62"/>
    <w:rsid w:val="009B6F53"/>
    <w:rsid w:val="009B6FAE"/>
    <w:rsid w:val="009B6FBF"/>
    <w:rsid w:val="009B7026"/>
    <w:rsid w:val="009B736C"/>
    <w:rsid w:val="009B7533"/>
    <w:rsid w:val="009B7742"/>
    <w:rsid w:val="009B783A"/>
    <w:rsid w:val="009B7A4C"/>
    <w:rsid w:val="009B7F60"/>
    <w:rsid w:val="009C006C"/>
    <w:rsid w:val="009C01DB"/>
    <w:rsid w:val="009C02C4"/>
    <w:rsid w:val="009C0528"/>
    <w:rsid w:val="009C055B"/>
    <w:rsid w:val="009C0896"/>
    <w:rsid w:val="009C0AF6"/>
    <w:rsid w:val="009C0C3F"/>
    <w:rsid w:val="009C0D2F"/>
    <w:rsid w:val="009C0E43"/>
    <w:rsid w:val="009C0E82"/>
    <w:rsid w:val="009C0F3F"/>
    <w:rsid w:val="009C1238"/>
    <w:rsid w:val="009C12B8"/>
    <w:rsid w:val="009C1304"/>
    <w:rsid w:val="009C1460"/>
    <w:rsid w:val="009C1518"/>
    <w:rsid w:val="009C161D"/>
    <w:rsid w:val="009C1778"/>
    <w:rsid w:val="009C17A6"/>
    <w:rsid w:val="009C1AAC"/>
    <w:rsid w:val="009C1C86"/>
    <w:rsid w:val="009C1CB2"/>
    <w:rsid w:val="009C1CDC"/>
    <w:rsid w:val="009C21BC"/>
    <w:rsid w:val="009C21CC"/>
    <w:rsid w:val="009C2491"/>
    <w:rsid w:val="009C24AC"/>
    <w:rsid w:val="009C2768"/>
    <w:rsid w:val="009C2A34"/>
    <w:rsid w:val="009C2AB1"/>
    <w:rsid w:val="009C2C86"/>
    <w:rsid w:val="009C2F0C"/>
    <w:rsid w:val="009C2FC8"/>
    <w:rsid w:val="009C32C4"/>
    <w:rsid w:val="009C347D"/>
    <w:rsid w:val="009C35D2"/>
    <w:rsid w:val="009C37DB"/>
    <w:rsid w:val="009C397F"/>
    <w:rsid w:val="009C3CB6"/>
    <w:rsid w:val="009C3CE7"/>
    <w:rsid w:val="009C3D14"/>
    <w:rsid w:val="009C3F27"/>
    <w:rsid w:val="009C3F56"/>
    <w:rsid w:val="009C4216"/>
    <w:rsid w:val="009C44DF"/>
    <w:rsid w:val="009C47A1"/>
    <w:rsid w:val="009C481A"/>
    <w:rsid w:val="009C4C90"/>
    <w:rsid w:val="009C4F19"/>
    <w:rsid w:val="009C5109"/>
    <w:rsid w:val="009C5278"/>
    <w:rsid w:val="009C53B3"/>
    <w:rsid w:val="009C549C"/>
    <w:rsid w:val="009C5929"/>
    <w:rsid w:val="009C59C8"/>
    <w:rsid w:val="009C5AA3"/>
    <w:rsid w:val="009C5E6B"/>
    <w:rsid w:val="009C60F7"/>
    <w:rsid w:val="009C616D"/>
    <w:rsid w:val="009C6215"/>
    <w:rsid w:val="009C64B5"/>
    <w:rsid w:val="009C6A6E"/>
    <w:rsid w:val="009C6AD2"/>
    <w:rsid w:val="009C6DD2"/>
    <w:rsid w:val="009C6E8E"/>
    <w:rsid w:val="009C7037"/>
    <w:rsid w:val="009C706B"/>
    <w:rsid w:val="009C70E2"/>
    <w:rsid w:val="009C70F7"/>
    <w:rsid w:val="009C7171"/>
    <w:rsid w:val="009C722F"/>
    <w:rsid w:val="009C7367"/>
    <w:rsid w:val="009C748C"/>
    <w:rsid w:val="009C749C"/>
    <w:rsid w:val="009C7752"/>
    <w:rsid w:val="009C788F"/>
    <w:rsid w:val="009C7B0A"/>
    <w:rsid w:val="009C7BEC"/>
    <w:rsid w:val="009C7C01"/>
    <w:rsid w:val="009C7CAA"/>
    <w:rsid w:val="009C7EBD"/>
    <w:rsid w:val="009C7FC1"/>
    <w:rsid w:val="009C7FE3"/>
    <w:rsid w:val="009D0558"/>
    <w:rsid w:val="009D08F5"/>
    <w:rsid w:val="009D09F1"/>
    <w:rsid w:val="009D0A21"/>
    <w:rsid w:val="009D0ADA"/>
    <w:rsid w:val="009D0D52"/>
    <w:rsid w:val="009D0EBC"/>
    <w:rsid w:val="009D0F13"/>
    <w:rsid w:val="009D10D6"/>
    <w:rsid w:val="009D144B"/>
    <w:rsid w:val="009D1456"/>
    <w:rsid w:val="009D15D6"/>
    <w:rsid w:val="009D16CF"/>
    <w:rsid w:val="009D16E6"/>
    <w:rsid w:val="009D1C58"/>
    <w:rsid w:val="009D1EC4"/>
    <w:rsid w:val="009D1F72"/>
    <w:rsid w:val="009D1FCF"/>
    <w:rsid w:val="009D203C"/>
    <w:rsid w:val="009D20E3"/>
    <w:rsid w:val="009D20EF"/>
    <w:rsid w:val="009D218A"/>
    <w:rsid w:val="009D2289"/>
    <w:rsid w:val="009D23C0"/>
    <w:rsid w:val="009D26EC"/>
    <w:rsid w:val="009D2778"/>
    <w:rsid w:val="009D28D0"/>
    <w:rsid w:val="009D28DE"/>
    <w:rsid w:val="009D28F7"/>
    <w:rsid w:val="009D2975"/>
    <w:rsid w:val="009D2A9D"/>
    <w:rsid w:val="009D2B6A"/>
    <w:rsid w:val="009D2B7A"/>
    <w:rsid w:val="009D2BD0"/>
    <w:rsid w:val="009D2BD8"/>
    <w:rsid w:val="009D2E1F"/>
    <w:rsid w:val="009D2F40"/>
    <w:rsid w:val="009D2F97"/>
    <w:rsid w:val="009D2FF2"/>
    <w:rsid w:val="009D3218"/>
    <w:rsid w:val="009D3225"/>
    <w:rsid w:val="009D353C"/>
    <w:rsid w:val="009D3D05"/>
    <w:rsid w:val="009D3E9B"/>
    <w:rsid w:val="009D3EC5"/>
    <w:rsid w:val="009D40D4"/>
    <w:rsid w:val="009D41F6"/>
    <w:rsid w:val="009D4265"/>
    <w:rsid w:val="009D48F5"/>
    <w:rsid w:val="009D496E"/>
    <w:rsid w:val="009D4A09"/>
    <w:rsid w:val="009D4AD2"/>
    <w:rsid w:val="009D4BD9"/>
    <w:rsid w:val="009D4C60"/>
    <w:rsid w:val="009D5164"/>
    <w:rsid w:val="009D5496"/>
    <w:rsid w:val="009D588D"/>
    <w:rsid w:val="009D5A64"/>
    <w:rsid w:val="009D5B30"/>
    <w:rsid w:val="009D5CDA"/>
    <w:rsid w:val="009D5EEB"/>
    <w:rsid w:val="009D607B"/>
    <w:rsid w:val="009D611D"/>
    <w:rsid w:val="009D6185"/>
    <w:rsid w:val="009D61F9"/>
    <w:rsid w:val="009D6281"/>
    <w:rsid w:val="009D6858"/>
    <w:rsid w:val="009D6B34"/>
    <w:rsid w:val="009D6C15"/>
    <w:rsid w:val="009D6C6D"/>
    <w:rsid w:val="009D6EAD"/>
    <w:rsid w:val="009D73F3"/>
    <w:rsid w:val="009D763D"/>
    <w:rsid w:val="009D76E3"/>
    <w:rsid w:val="009D7741"/>
    <w:rsid w:val="009D79A6"/>
    <w:rsid w:val="009D79B6"/>
    <w:rsid w:val="009D7BD1"/>
    <w:rsid w:val="009D7D91"/>
    <w:rsid w:val="009E02B1"/>
    <w:rsid w:val="009E033B"/>
    <w:rsid w:val="009E04A2"/>
    <w:rsid w:val="009E0569"/>
    <w:rsid w:val="009E05A7"/>
    <w:rsid w:val="009E05E2"/>
    <w:rsid w:val="009E0B51"/>
    <w:rsid w:val="009E0C80"/>
    <w:rsid w:val="009E0D78"/>
    <w:rsid w:val="009E0DF3"/>
    <w:rsid w:val="009E16A4"/>
    <w:rsid w:val="009E1722"/>
    <w:rsid w:val="009E1A15"/>
    <w:rsid w:val="009E1C95"/>
    <w:rsid w:val="009E1CBE"/>
    <w:rsid w:val="009E1EF0"/>
    <w:rsid w:val="009E2274"/>
    <w:rsid w:val="009E22A4"/>
    <w:rsid w:val="009E23F5"/>
    <w:rsid w:val="009E252B"/>
    <w:rsid w:val="009E2630"/>
    <w:rsid w:val="009E26B0"/>
    <w:rsid w:val="009E2717"/>
    <w:rsid w:val="009E2A4D"/>
    <w:rsid w:val="009E2DED"/>
    <w:rsid w:val="009E300E"/>
    <w:rsid w:val="009E3070"/>
    <w:rsid w:val="009E31B3"/>
    <w:rsid w:val="009E3394"/>
    <w:rsid w:val="009E3940"/>
    <w:rsid w:val="009E3A82"/>
    <w:rsid w:val="009E3DA8"/>
    <w:rsid w:val="009E3E00"/>
    <w:rsid w:val="009E3FF6"/>
    <w:rsid w:val="009E4035"/>
    <w:rsid w:val="009E4036"/>
    <w:rsid w:val="009E4078"/>
    <w:rsid w:val="009E41B4"/>
    <w:rsid w:val="009E437A"/>
    <w:rsid w:val="009E4576"/>
    <w:rsid w:val="009E4864"/>
    <w:rsid w:val="009E4DA1"/>
    <w:rsid w:val="009E4E98"/>
    <w:rsid w:val="009E4FF0"/>
    <w:rsid w:val="009E51B0"/>
    <w:rsid w:val="009E5276"/>
    <w:rsid w:val="009E54EF"/>
    <w:rsid w:val="009E58EE"/>
    <w:rsid w:val="009E5E73"/>
    <w:rsid w:val="009E61FA"/>
    <w:rsid w:val="009E6498"/>
    <w:rsid w:val="009E6576"/>
    <w:rsid w:val="009E67D3"/>
    <w:rsid w:val="009E68E8"/>
    <w:rsid w:val="009E6A1F"/>
    <w:rsid w:val="009E6F03"/>
    <w:rsid w:val="009E6F61"/>
    <w:rsid w:val="009E700D"/>
    <w:rsid w:val="009E71DE"/>
    <w:rsid w:val="009E756D"/>
    <w:rsid w:val="009E75A2"/>
    <w:rsid w:val="009E7845"/>
    <w:rsid w:val="009E7AE2"/>
    <w:rsid w:val="009E7B65"/>
    <w:rsid w:val="009E7C24"/>
    <w:rsid w:val="009E7C3F"/>
    <w:rsid w:val="009E7C50"/>
    <w:rsid w:val="009E7DA8"/>
    <w:rsid w:val="009F0320"/>
    <w:rsid w:val="009F0646"/>
    <w:rsid w:val="009F0669"/>
    <w:rsid w:val="009F0705"/>
    <w:rsid w:val="009F0946"/>
    <w:rsid w:val="009F0CDD"/>
    <w:rsid w:val="009F0DF7"/>
    <w:rsid w:val="009F0F4B"/>
    <w:rsid w:val="009F0FB2"/>
    <w:rsid w:val="009F110A"/>
    <w:rsid w:val="009F134A"/>
    <w:rsid w:val="009F135E"/>
    <w:rsid w:val="009F13D1"/>
    <w:rsid w:val="009F15A6"/>
    <w:rsid w:val="009F1966"/>
    <w:rsid w:val="009F1A2D"/>
    <w:rsid w:val="009F1AAE"/>
    <w:rsid w:val="009F1AE5"/>
    <w:rsid w:val="009F1AF4"/>
    <w:rsid w:val="009F1CA7"/>
    <w:rsid w:val="009F21BC"/>
    <w:rsid w:val="009F237E"/>
    <w:rsid w:val="009F26D2"/>
    <w:rsid w:val="009F292B"/>
    <w:rsid w:val="009F2BA4"/>
    <w:rsid w:val="009F2C28"/>
    <w:rsid w:val="009F2C67"/>
    <w:rsid w:val="009F2F19"/>
    <w:rsid w:val="009F30DE"/>
    <w:rsid w:val="009F30E1"/>
    <w:rsid w:val="009F3122"/>
    <w:rsid w:val="009F31A7"/>
    <w:rsid w:val="009F325B"/>
    <w:rsid w:val="009F33BD"/>
    <w:rsid w:val="009F3468"/>
    <w:rsid w:val="009F392C"/>
    <w:rsid w:val="009F3A3E"/>
    <w:rsid w:val="009F3AD2"/>
    <w:rsid w:val="009F3AE3"/>
    <w:rsid w:val="009F3E4B"/>
    <w:rsid w:val="009F42F4"/>
    <w:rsid w:val="009F4355"/>
    <w:rsid w:val="009F44F2"/>
    <w:rsid w:val="009F4707"/>
    <w:rsid w:val="009F4822"/>
    <w:rsid w:val="009F49A6"/>
    <w:rsid w:val="009F4BE4"/>
    <w:rsid w:val="009F4CAF"/>
    <w:rsid w:val="009F50E8"/>
    <w:rsid w:val="009F541C"/>
    <w:rsid w:val="009F572A"/>
    <w:rsid w:val="009F5880"/>
    <w:rsid w:val="009F5988"/>
    <w:rsid w:val="009F5D25"/>
    <w:rsid w:val="009F60C9"/>
    <w:rsid w:val="009F64A4"/>
    <w:rsid w:val="009F6558"/>
    <w:rsid w:val="009F6598"/>
    <w:rsid w:val="009F66AF"/>
    <w:rsid w:val="009F67C0"/>
    <w:rsid w:val="009F68F8"/>
    <w:rsid w:val="009F6905"/>
    <w:rsid w:val="009F69B8"/>
    <w:rsid w:val="009F6A8D"/>
    <w:rsid w:val="009F6C2A"/>
    <w:rsid w:val="009F6E03"/>
    <w:rsid w:val="009F71DB"/>
    <w:rsid w:val="009F72F4"/>
    <w:rsid w:val="009F7441"/>
    <w:rsid w:val="009F74CA"/>
    <w:rsid w:val="009F7617"/>
    <w:rsid w:val="009F7B00"/>
    <w:rsid w:val="009F7DA3"/>
    <w:rsid w:val="009F7DA5"/>
    <w:rsid w:val="009F7F9D"/>
    <w:rsid w:val="00A00148"/>
    <w:rsid w:val="00A00422"/>
    <w:rsid w:val="00A004FD"/>
    <w:rsid w:val="00A0086D"/>
    <w:rsid w:val="00A00881"/>
    <w:rsid w:val="00A00943"/>
    <w:rsid w:val="00A009F6"/>
    <w:rsid w:val="00A00C32"/>
    <w:rsid w:val="00A00CF1"/>
    <w:rsid w:val="00A00DFF"/>
    <w:rsid w:val="00A00E1D"/>
    <w:rsid w:val="00A016A7"/>
    <w:rsid w:val="00A016E4"/>
    <w:rsid w:val="00A01726"/>
    <w:rsid w:val="00A017C0"/>
    <w:rsid w:val="00A017C4"/>
    <w:rsid w:val="00A01895"/>
    <w:rsid w:val="00A0192A"/>
    <w:rsid w:val="00A01B5B"/>
    <w:rsid w:val="00A01DF6"/>
    <w:rsid w:val="00A01E6E"/>
    <w:rsid w:val="00A01EB8"/>
    <w:rsid w:val="00A026E6"/>
    <w:rsid w:val="00A02703"/>
    <w:rsid w:val="00A027B2"/>
    <w:rsid w:val="00A027F9"/>
    <w:rsid w:val="00A02A78"/>
    <w:rsid w:val="00A02F9A"/>
    <w:rsid w:val="00A034F1"/>
    <w:rsid w:val="00A035B6"/>
    <w:rsid w:val="00A0370A"/>
    <w:rsid w:val="00A03A48"/>
    <w:rsid w:val="00A03C29"/>
    <w:rsid w:val="00A03E03"/>
    <w:rsid w:val="00A03E06"/>
    <w:rsid w:val="00A03FF6"/>
    <w:rsid w:val="00A04012"/>
    <w:rsid w:val="00A04041"/>
    <w:rsid w:val="00A040A2"/>
    <w:rsid w:val="00A04258"/>
    <w:rsid w:val="00A0430F"/>
    <w:rsid w:val="00A04613"/>
    <w:rsid w:val="00A04883"/>
    <w:rsid w:val="00A0494F"/>
    <w:rsid w:val="00A0496A"/>
    <w:rsid w:val="00A049A5"/>
    <w:rsid w:val="00A04ABA"/>
    <w:rsid w:val="00A04AE9"/>
    <w:rsid w:val="00A04AF6"/>
    <w:rsid w:val="00A04BA0"/>
    <w:rsid w:val="00A04CC3"/>
    <w:rsid w:val="00A04E0A"/>
    <w:rsid w:val="00A04F2B"/>
    <w:rsid w:val="00A05250"/>
    <w:rsid w:val="00A053E6"/>
    <w:rsid w:val="00A05422"/>
    <w:rsid w:val="00A05426"/>
    <w:rsid w:val="00A05DF4"/>
    <w:rsid w:val="00A05F4D"/>
    <w:rsid w:val="00A06149"/>
    <w:rsid w:val="00A061DD"/>
    <w:rsid w:val="00A06224"/>
    <w:rsid w:val="00A06329"/>
    <w:rsid w:val="00A06457"/>
    <w:rsid w:val="00A0648D"/>
    <w:rsid w:val="00A06539"/>
    <w:rsid w:val="00A06669"/>
    <w:rsid w:val="00A06752"/>
    <w:rsid w:val="00A06772"/>
    <w:rsid w:val="00A06A2B"/>
    <w:rsid w:val="00A06A44"/>
    <w:rsid w:val="00A06AC0"/>
    <w:rsid w:val="00A06AD6"/>
    <w:rsid w:val="00A06E9A"/>
    <w:rsid w:val="00A06F7D"/>
    <w:rsid w:val="00A06FD7"/>
    <w:rsid w:val="00A06FE0"/>
    <w:rsid w:val="00A07073"/>
    <w:rsid w:val="00A07249"/>
    <w:rsid w:val="00A078B3"/>
    <w:rsid w:val="00A07914"/>
    <w:rsid w:val="00A07A1C"/>
    <w:rsid w:val="00A07A72"/>
    <w:rsid w:val="00A1006B"/>
    <w:rsid w:val="00A1079C"/>
    <w:rsid w:val="00A107E1"/>
    <w:rsid w:val="00A109BD"/>
    <w:rsid w:val="00A10A19"/>
    <w:rsid w:val="00A10A9A"/>
    <w:rsid w:val="00A10B12"/>
    <w:rsid w:val="00A10B2B"/>
    <w:rsid w:val="00A10B40"/>
    <w:rsid w:val="00A10CB4"/>
    <w:rsid w:val="00A10F95"/>
    <w:rsid w:val="00A11003"/>
    <w:rsid w:val="00A1138B"/>
    <w:rsid w:val="00A11409"/>
    <w:rsid w:val="00A11A26"/>
    <w:rsid w:val="00A11B42"/>
    <w:rsid w:val="00A11C9D"/>
    <w:rsid w:val="00A11F92"/>
    <w:rsid w:val="00A1211C"/>
    <w:rsid w:val="00A1214B"/>
    <w:rsid w:val="00A12371"/>
    <w:rsid w:val="00A1247A"/>
    <w:rsid w:val="00A12581"/>
    <w:rsid w:val="00A125FB"/>
    <w:rsid w:val="00A127BB"/>
    <w:rsid w:val="00A128C3"/>
    <w:rsid w:val="00A12E85"/>
    <w:rsid w:val="00A12F87"/>
    <w:rsid w:val="00A1309C"/>
    <w:rsid w:val="00A1315C"/>
    <w:rsid w:val="00A13183"/>
    <w:rsid w:val="00A131D5"/>
    <w:rsid w:val="00A132AB"/>
    <w:rsid w:val="00A1355C"/>
    <w:rsid w:val="00A135FB"/>
    <w:rsid w:val="00A137E8"/>
    <w:rsid w:val="00A13864"/>
    <w:rsid w:val="00A13CC9"/>
    <w:rsid w:val="00A13CF3"/>
    <w:rsid w:val="00A13D1D"/>
    <w:rsid w:val="00A13D1E"/>
    <w:rsid w:val="00A13E09"/>
    <w:rsid w:val="00A13E9A"/>
    <w:rsid w:val="00A13F94"/>
    <w:rsid w:val="00A1400A"/>
    <w:rsid w:val="00A14070"/>
    <w:rsid w:val="00A145C8"/>
    <w:rsid w:val="00A14874"/>
    <w:rsid w:val="00A148A0"/>
    <w:rsid w:val="00A14AAE"/>
    <w:rsid w:val="00A1516F"/>
    <w:rsid w:val="00A158BF"/>
    <w:rsid w:val="00A15BA8"/>
    <w:rsid w:val="00A15BB8"/>
    <w:rsid w:val="00A15C04"/>
    <w:rsid w:val="00A15DB4"/>
    <w:rsid w:val="00A15E80"/>
    <w:rsid w:val="00A15EE7"/>
    <w:rsid w:val="00A15F88"/>
    <w:rsid w:val="00A162E5"/>
    <w:rsid w:val="00A163B3"/>
    <w:rsid w:val="00A1684D"/>
    <w:rsid w:val="00A1698F"/>
    <w:rsid w:val="00A16A28"/>
    <w:rsid w:val="00A16A75"/>
    <w:rsid w:val="00A16D57"/>
    <w:rsid w:val="00A16E6F"/>
    <w:rsid w:val="00A16F53"/>
    <w:rsid w:val="00A170C6"/>
    <w:rsid w:val="00A17338"/>
    <w:rsid w:val="00A17366"/>
    <w:rsid w:val="00A17420"/>
    <w:rsid w:val="00A175A4"/>
    <w:rsid w:val="00A175D2"/>
    <w:rsid w:val="00A175DB"/>
    <w:rsid w:val="00A17628"/>
    <w:rsid w:val="00A17909"/>
    <w:rsid w:val="00A17A9A"/>
    <w:rsid w:val="00A17AF9"/>
    <w:rsid w:val="00A17BB8"/>
    <w:rsid w:val="00A17BDE"/>
    <w:rsid w:val="00A17CC9"/>
    <w:rsid w:val="00A2029D"/>
    <w:rsid w:val="00A2037D"/>
    <w:rsid w:val="00A20652"/>
    <w:rsid w:val="00A207D3"/>
    <w:rsid w:val="00A2087A"/>
    <w:rsid w:val="00A20AE8"/>
    <w:rsid w:val="00A20C65"/>
    <w:rsid w:val="00A2115A"/>
    <w:rsid w:val="00A21274"/>
    <w:rsid w:val="00A21321"/>
    <w:rsid w:val="00A21452"/>
    <w:rsid w:val="00A2195B"/>
    <w:rsid w:val="00A21B68"/>
    <w:rsid w:val="00A21D49"/>
    <w:rsid w:val="00A224BD"/>
    <w:rsid w:val="00A22D4A"/>
    <w:rsid w:val="00A22D81"/>
    <w:rsid w:val="00A22EE4"/>
    <w:rsid w:val="00A22FC3"/>
    <w:rsid w:val="00A2339D"/>
    <w:rsid w:val="00A233AF"/>
    <w:rsid w:val="00A2360D"/>
    <w:rsid w:val="00A2376A"/>
    <w:rsid w:val="00A23B2B"/>
    <w:rsid w:val="00A23C14"/>
    <w:rsid w:val="00A23DFA"/>
    <w:rsid w:val="00A24014"/>
    <w:rsid w:val="00A24384"/>
    <w:rsid w:val="00A243AF"/>
    <w:rsid w:val="00A243F4"/>
    <w:rsid w:val="00A246BD"/>
    <w:rsid w:val="00A2484D"/>
    <w:rsid w:val="00A24892"/>
    <w:rsid w:val="00A248EC"/>
    <w:rsid w:val="00A249F8"/>
    <w:rsid w:val="00A24BDE"/>
    <w:rsid w:val="00A24FED"/>
    <w:rsid w:val="00A251D5"/>
    <w:rsid w:val="00A25285"/>
    <w:rsid w:val="00A25F51"/>
    <w:rsid w:val="00A26136"/>
    <w:rsid w:val="00A262D1"/>
    <w:rsid w:val="00A266EB"/>
    <w:rsid w:val="00A2677E"/>
    <w:rsid w:val="00A2685E"/>
    <w:rsid w:val="00A26A0F"/>
    <w:rsid w:val="00A26B1A"/>
    <w:rsid w:val="00A26C42"/>
    <w:rsid w:val="00A26C97"/>
    <w:rsid w:val="00A26D82"/>
    <w:rsid w:val="00A26E4D"/>
    <w:rsid w:val="00A27400"/>
    <w:rsid w:val="00A275F3"/>
    <w:rsid w:val="00A27601"/>
    <w:rsid w:val="00A276F3"/>
    <w:rsid w:val="00A2792E"/>
    <w:rsid w:val="00A27C90"/>
    <w:rsid w:val="00A27E74"/>
    <w:rsid w:val="00A27F2E"/>
    <w:rsid w:val="00A27F6E"/>
    <w:rsid w:val="00A27FED"/>
    <w:rsid w:val="00A303A5"/>
    <w:rsid w:val="00A30489"/>
    <w:rsid w:val="00A304AB"/>
    <w:rsid w:val="00A30A79"/>
    <w:rsid w:val="00A30CEE"/>
    <w:rsid w:val="00A31093"/>
    <w:rsid w:val="00A311BC"/>
    <w:rsid w:val="00A3132A"/>
    <w:rsid w:val="00A3138C"/>
    <w:rsid w:val="00A3173F"/>
    <w:rsid w:val="00A3175F"/>
    <w:rsid w:val="00A31929"/>
    <w:rsid w:val="00A31D54"/>
    <w:rsid w:val="00A31E32"/>
    <w:rsid w:val="00A31EAC"/>
    <w:rsid w:val="00A31F3A"/>
    <w:rsid w:val="00A3226E"/>
    <w:rsid w:val="00A32665"/>
    <w:rsid w:val="00A327DE"/>
    <w:rsid w:val="00A327E4"/>
    <w:rsid w:val="00A32DFA"/>
    <w:rsid w:val="00A32F05"/>
    <w:rsid w:val="00A3349A"/>
    <w:rsid w:val="00A33842"/>
    <w:rsid w:val="00A33A3F"/>
    <w:rsid w:val="00A33B51"/>
    <w:rsid w:val="00A33B88"/>
    <w:rsid w:val="00A33CFF"/>
    <w:rsid w:val="00A3405A"/>
    <w:rsid w:val="00A34172"/>
    <w:rsid w:val="00A3431F"/>
    <w:rsid w:val="00A34840"/>
    <w:rsid w:val="00A34A59"/>
    <w:rsid w:val="00A34BD6"/>
    <w:rsid w:val="00A34BD9"/>
    <w:rsid w:val="00A34D5C"/>
    <w:rsid w:val="00A34D67"/>
    <w:rsid w:val="00A3503A"/>
    <w:rsid w:val="00A35043"/>
    <w:rsid w:val="00A35144"/>
    <w:rsid w:val="00A352C0"/>
    <w:rsid w:val="00A35513"/>
    <w:rsid w:val="00A35591"/>
    <w:rsid w:val="00A35916"/>
    <w:rsid w:val="00A3599A"/>
    <w:rsid w:val="00A35A27"/>
    <w:rsid w:val="00A35AF8"/>
    <w:rsid w:val="00A35C61"/>
    <w:rsid w:val="00A35DDF"/>
    <w:rsid w:val="00A35E3B"/>
    <w:rsid w:val="00A35F18"/>
    <w:rsid w:val="00A35F66"/>
    <w:rsid w:val="00A35FD9"/>
    <w:rsid w:val="00A3628E"/>
    <w:rsid w:val="00A36374"/>
    <w:rsid w:val="00A3638A"/>
    <w:rsid w:val="00A36530"/>
    <w:rsid w:val="00A3680D"/>
    <w:rsid w:val="00A3690C"/>
    <w:rsid w:val="00A36A7A"/>
    <w:rsid w:val="00A36B20"/>
    <w:rsid w:val="00A36CA5"/>
    <w:rsid w:val="00A36D3B"/>
    <w:rsid w:val="00A36D3E"/>
    <w:rsid w:val="00A3704A"/>
    <w:rsid w:val="00A37118"/>
    <w:rsid w:val="00A3712A"/>
    <w:rsid w:val="00A37146"/>
    <w:rsid w:val="00A37187"/>
    <w:rsid w:val="00A37778"/>
    <w:rsid w:val="00A377FB"/>
    <w:rsid w:val="00A3780D"/>
    <w:rsid w:val="00A37AA9"/>
    <w:rsid w:val="00A37AC7"/>
    <w:rsid w:val="00A37CE0"/>
    <w:rsid w:val="00A37E72"/>
    <w:rsid w:val="00A401F9"/>
    <w:rsid w:val="00A40224"/>
    <w:rsid w:val="00A4039D"/>
    <w:rsid w:val="00A40475"/>
    <w:rsid w:val="00A408B9"/>
    <w:rsid w:val="00A40A5A"/>
    <w:rsid w:val="00A40B72"/>
    <w:rsid w:val="00A40DA5"/>
    <w:rsid w:val="00A40FA3"/>
    <w:rsid w:val="00A410B2"/>
    <w:rsid w:val="00A41229"/>
    <w:rsid w:val="00A41542"/>
    <w:rsid w:val="00A4156E"/>
    <w:rsid w:val="00A41A12"/>
    <w:rsid w:val="00A41D76"/>
    <w:rsid w:val="00A41DE1"/>
    <w:rsid w:val="00A42054"/>
    <w:rsid w:val="00A42517"/>
    <w:rsid w:val="00A4270D"/>
    <w:rsid w:val="00A42847"/>
    <w:rsid w:val="00A42C43"/>
    <w:rsid w:val="00A42D4B"/>
    <w:rsid w:val="00A430BE"/>
    <w:rsid w:val="00A432A0"/>
    <w:rsid w:val="00A4331A"/>
    <w:rsid w:val="00A43366"/>
    <w:rsid w:val="00A436FB"/>
    <w:rsid w:val="00A438A0"/>
    <w:rsid w:val="00A438C3"/>
    <w:rsid w:val="00A43C15"/>
    <w:rsid w:val="00A43C36"/>
    <w:rsid w:val="00A43C40"/>
    <w:rsid w:val="00A43F82"/>
    <w:rsid w:val="00A44047"/>
    <w:rsid w:val="00A44074"/>
    <w:rsid w:val="00A44289"/>
    <w:rsid w:val="00A44373"/>
    <w:rsid w:val="00A446B0"/>
    <w:rsid w:val="00A44733"/>
    <w:rsid w:val="00A4486F"/>
    <w:rsid w:val="00A44894"/>
    <w:rsid w:val="00A44A04"/>
    <w:rsid w:val="00A44A10"/>
    <w:rsid w:val="00A44BA7"/>
    <w:rsid w:val="00A44D2A"/>
    <w:rsid w:val="00A450AB"/>
    <w:rsid w:val="00A45119"/>
    <w:rsid w:val="00A451CD"/>
    <w:rsid w:val="00A452BD"/>
    <w:rsid w:val="00A452DB"/>
    <w:rsid w:val="00A45380"/>
    <w:rsid w:val="00A453DB"/>
    <w:rsid w:val="00A456AA"/>
    <w:rsid w:val="00A45996"/>
    <w:rsid w:val="00A45AA0"/>
    <w:rsid w:val="00A45AA4"/>
    <w:rsid w:val="00A45B3B"/>
    <w:rsid w:val="00A45BB9"/>
    <w:rsid w:val="00A45C44"/>
    <w:rsid w:val="00A45CE3"/>
    <w:rsid w:val="00A45DDB"/>
    <w:rsid w:val="00A46AA2"/>
    <w:rsid w:val="00A46D6E"/>
    <w:rsid w:val="00A470F1"/>
    <w:rsid w:val="00A474BF"/>
    <w:rsid w:val="00A47867"/>
    <w:rsid w:val="00A478DF"/>
    <w:rsid w:val="00A479D1"/>
    <w:rsid w:val="00A47A16"/>
    <w:rsid w:val="00A47C00"/>
    <w:rsid w:val="00A47D9C"/>
    <w:rsid w:val="00A47E40"/>
    <w:rsid w:val="00A47E51"/>
    <w:rsid w:val="00A47ED6"/>
    <w:rsid w:val="00A50A79"/>
    <w:rsid w:val="00A50E19"/>
    <w:rsid w:val="00A50EBB"/>
    <w:rsid w:val="00A51089"/>
    <w:rsid w:val="00A513B0"/>
    <w:rsid w:val="00A514C1"/>
    <w:rsid w:val="00A5163F"/>
    <w:rsid w:val="00A51772"/>
    <w:rsid w:val="00A51778"/>
    <w:rsid w:val="00A51A02"/>
    <w:rsid w:val="00A51A10"/>
    <w:rsid w:val="00A51BF3"/>
    <w:rsid w:val="00A51E41"/>
    <w:rsid w:val="00A51E44"/>
    <w:rsid w:val="00A51E79"/>
    <w:rsid w:val="00A51FD6"/>
    <w:rsid w:val="00A5224C"/>
    <w:rsid w:val="00A52312"/>
    <w:rsid w:val="00A52364"/>
    <w:rsid w:val="00A5242E"/>
    <w:rsid w:val="00A5272F"/>
    <w:rsid w:val="00A5279F"/>
    <w:rsid w:val="00A5280B"/>
    <w:rsid w:val="00A52813"/>
    <w:rsid w:val="00A52844"/>
    <w:rsid w:val="00A528E5"/>
    <w:rsid w:val="00A52A9C"/>
    <w:rsid w:val="00A52C13"/>
    <w:rsid w:val="00A52C2D"/>
    <w:rsid w:val="00A52DCD"/>
    <w:rsid w:val="00A52F59"/>
    <w:rsid w:val="00A53041"/>
    <w:rsid w:val="00A5310E"/>
    <w:rsid w:val="00A5313F"/>
    <w:rsid w:val="00A5315C"/>
    <w:rsid w:val="00A533E8"/>
    <w:rsid w:val="00A534F8"/>
    <w:rsid w:val="00A53538"/>
    <w:rsid w:val="00A536A2"/>
    <w:rsid w:val="00A5384C"/>
    <w:rsid w:val="00A53900"/>
    <w:rsid w:val="00A539CA"/>
    <w:rsid w:val="00A53BB0"/>
    <w:rsid w:val="00A53BE2"/>
    <w:rsid w:val="00A53C09"/>
    <w:rsid w:val="00A53DCD"/>
    <w:rsid w:val="00A54002"/>
    <w:rsid w:val="00A54275"/>
    <w:rsid w:val="00A5441E"/>
    <w:rsid w:val="00A54786"/>
    <w:rsid w:val="00A548A6"/>
    <w:rsid w:val="00A54D25"/>
    <w:rsid w:val="00A55254"/>
    <w:rsid w:val="00A554BC"/>
    <w:rsid w:val="00A55538"/>
    <w:rsid w:val="00A5555A"/>
    <w:rsid w:val="00A55982"/>
    <w:rsid w:val="00A55A29"/>
    <w:rsid w:val="00A55AB7"/>
    <w:rsid w:val="00A55BED"/>
    <w:rsid w:val="00A55CE0"/>
    <w:rsid w:val="00A56037"/>
    <w:rsid w:val="00A5613D"/>
    <w:rsid w:val="00A562C3"/>
    <w:rsid w:val="00A5640F"/>
    <w:rsid w:val="00A56465"/>
    <w:rsid w:val="00A568BC"/>
    <w:rsid w:val="00A5693B"/>
    <w:rsid w:val="00A56CD1"/>
    <w:rsid w:val="00A56DA2"/>
    <w:rsid w:val="00A570D0"/>
    <w:rsid w:val="00A57193"/>
    <w:rsid w:val="00A5743F"/>
    <w:rsid w:val="00A5760F"/>
    <w:rsid w:val="00A57694"/>
    <w:rsid w:val="00A5773B"/>
    <w:rsid w:val="00A577C7"/>
    <w:rsid w:val="00A578EF"/>
    <w:rsid w:val="00A57918"/>
    <w:rsid w:val="00A57A89"/>
    <w:rsid w:val="00A57D2C"/>
    <w:rsid w:val="00A57DB9"/>
    <w:rsid w:val="00A602E9"/>
    <w:rsid w:val="00A6049A"/>
    <w:rsid w:val="00A604FA"/>
    <w:rsid w:val="00A60564"/>
    <w:rsid w:val="00A60570"/>
    <w:rsid w:val="00A605D4"/>
    <w:rsid w:val="00A605F1"/>
    <w:rsid w:val="00A606E5"/>
    <w:rsid w:val="00A607EA"/>
    <w:rsid w:val="00A60936"/>
    <w:rsid w:val="00A60C15"/>
    <w:rsid w:val="00A60D1F"/>
    <w:rsid w:val="00A60EC0"/>
    <w:rsid w:val="00A610DF"/>
    <w:rsid w:val="00A614F1"/>
    <w:rsid w:val="00A61589"/>
    <w:rsid w:val="00A61682"/>
    <w:rsid w:val="00A6172E"/>
    <w:rsid w:val="00A617D7"/>
    <w:rsid w:val="00A617ED"/>
    <w:rsid w:val="00A61AF4"/>
    <w:rsid w:val="00A61B90"/>
    <w:rsid w:val="00A61D30"/>
    <w:rsid w:val="00A61F52"/>
    <w:rsid w:val="00A61FE0"/>
    <w:rsid w:val="00A62084"/>
    <w:rsid w:val="00A621BC"/>
    <w:rsid w:val="00A62532"/>
    <w:rsid w:val="00A62536"/>
    <w:rsid w:val="00A625AF"/>
    <w:rsid w:val="00A6264D"/>
    <w:rsid w:val="00A628BE"/>
    <w:rsid w:val="00A62D3B"/>
    <w:rsid w:val="00A631C1"/>
    <w:rsid w:val="00A63535"/>
    <w:rsid w:val="00A636AA"/>
    <w:rsid w:val="00A639A3"/>
    <w:rsid w:val="00A63A45"/>
    <w:rsid w:val="00A63C46"/>
    <w:rsid w:val="00A63D61"/>
    <w:rsid w:val="00A63D91"/>
    <w:rsid w:val="00A63DAD"/>
    <w:rsid w:val="00A63DF8"/>
    <w:rsid w:val="00A63E17"/>
    <w:rsid w:val="00A6418C"/>
    <w:rsid w:val="00A64278"/>
    <w:rsid w:val="00A64337"/>
    <w:rsid w:val="00A64879"/>
    <w:rsid w:val="00A64A2C"/>
    <w:rsid w:val="00A64A61"/>
    <w:rsid w:val="00A64C51"/>
    <w:rsid w:val="00A64F05"/>
    <w:rsid w:val="00A650BE"/>
    <w:rsid w:val="00A650F4"/>
    <w:rsid w:val="00A65130"/>
    <w:rsid w:val="00A6561E"/>
    <w:rsid w:val="00A659B2"/>
    <w:rsid w:val="00A65A64"/>
    <w:rsid w:val="00A65AF2"/>
    <w:rsid w:val="00A65B21"/>
    <w:rsid w:val="00A65D6A"/>
    <w:rsid w:val="00A65E8C"/>
    <w:rsid w:val="00A66040"/>
    <w:rsid w:val="00A66074"/>
    <w:rsid w:val="00A66247"/>
    <w:rsid w:val="00A6646E"/>
    <w:rsid w:val="00A66679"/>
    <w:rsid w:val="00A668A4"/>
    <w:rsid w:val="00A668DD"/>
    <w:rsid w:val="00A67498"/>
    <w:rsid w:val="00A67535"/>
    <w:rsid w:val="00A6769E"/>
    <w:rsid w:val="00A67761"/>
    <w:rsid w:val="00A67788"/>
    <w:rsid w:val="00A6787B"/>
    <w:rsid w:val="00A678A0"/>
    <w:rsid w:val="00A678D4"/>
    <w:rsid w:val="00A679BB"/>
    <w:rsid w:val="00A679F2"/>
    <w:rsid w:val="00A67B37"/>
    <w:rsid w:val="00A67BBE"/>
    <w:rsid w:val="00A67CA3"/>
    <w:rsid w:val="00A67D3F"/>
    <w:rsid w:val="00A70155"/>
    <w:rsid w:val="00A704C7"/>
    <w:rsid w:val="00A70AC1"/>
    <w:rsid w:val="00A70ACB"/>
    <w:rsid w:val="00A70DA5"/>
    <w:rsid w:val="00A712D4"/>
    <w:rsid w:val="00A715FC"/>
    <w:rsid w:val="00A717E5"/>
    <w:rsid w:val="00A71933"/>
    <w:rsid w:val="00A7196E"/>
    <w:rsid w:val="00A71AAA"/>
    <w:rsid w:val="00A71AD8"/>
    <w:rsid w:val="00A71D4A"/>
    <w:rsid w:val="00A71F80"/>
    <w:rsid w:val="00A72187"/>
    <w:rsid w:val="00A721C8"/>
    <w:rsid w:val="00A72312"/>
    <w:rsid w:val="00A725CE"/>
    <w:rsid w:val="00A7272E"/>
    <w:rsid w:val="00A72E12"/>
    <w:rsid w:val="00A72E2A"/>
    <w:rsid w:val="00A72F18"/>
    <w:rsid w:val="00A7304C"/>
    <w:rsid w:val="00A737C9"/>
    <w:rsid w:val="00A73898"/>
    <w:rsid w:val="00A73A5F"/>
    <w:rsid w:val="00A73B0F"/>
    <w:rsid w:val="00A73DD7"/>
    <w:rsid w:val="00A73E88"/>
    <w:rsid w:val="00A744FD"/>
    <w:rsid w:val="00A74669"/>
    <w:rsid w:val="00A7473F"/>
    <w:rsid w:val="00A7478F"/>
    <w:rsid w:val="00A747D1"/>
    <w:rsid w:val="00A748DC"/>
    <w:rsid w:val="00A748E4"/>
    <w:rsid w:val="00A748FB"/>
    <w:rsid w:val="00A7493A"/>
    <w:rsid w:val="00A74A63"/>
    <w:rsid w:val="00A74C93"/>
    <w:rsid w:val="00A75088"/>
    <w:rsid w:val="00A75102"/>
    <w:rsid w:val="00A7515B"/>
    <w:rsid w:val="00A752CF"/>
    <w:rsid w:val="00A7554C"/>
    <w:rsid w:val="00A755D6"/>
    <w:rsid w:val="00A7597C"/>
    <w:rsid w:val="00A75C5A"/>
    <w:rsid w:val="00A7612F"/>
    <w:rsid w:val="00A762AB"/>
    <w:rsid w:val="00A76858"/>
    <w:rsid w:val="00A769D2"/>
    <w:rsid w:val="00A76CE1"/>
    <w:rsid w:val="00A76EA9"/>
    <w:rsid w:val="00A77018"/>
    <w:rsid w:val="00A77055"/>
    <w:rsid w:val="00A7716B"/>
    <w:rsid w:val="00A77188"/>
    <w:rsid w:val="00A771B6"/>
    <w:rsid w:val="00A77425"/>
    <w:rsid w:val="00A77435"/>
    <w:rsid w:val="00A7753A"/>
    <w:rsid w:val="00A7764D"/>
    <w:rsid w:val="00A77728"/>
    <w:rsid w:val="00A77757"/>
    <w:rsid w:val="00A777CE"/>
    <w:rsid w:val="00A77A05"/>
    <w:rsid w:val="00A77DCA"/>
    <w:rsid w:val="00A77E0D"/>
    <w:rsid w:val="00A77E77"/>
    <w:rsid w:val="00A80043"/>
    <w:rsid w:val="00A801CE"/>
    <w:rsid w:val="00A8027F"/>
    <w:rsid w:val="00A8032B"/>
    <w:rsid w:val="00A8062D"/>
    <w:rsid w:val="00A807E0"/>
    <w:rsid w:val="00A80871"/>
    <w:rsid w:val="00A80AC7"/>
    <w:rsid w:val="00A80CEC"/>
    <w:rsid w:val="00A80DB9"/>
    <w:rsid w:val="00A8130B"/>
    <w:rsid w:val="00A81389"/>
    <w:rsid w:val="00A814E0"/>
    <w:rsid w:val="00A817DA"/>
    <w:rsid w:val="00A817EA"/>
    <w:rsid w:val="00A81BC0"/>
    <w:rsid w:val="00A81C0B"/>
    <w:rsid w:val="00A81D0E"/>
    <w:rsid w:val="00A82113"/>
    <w:rsid w:val="00A8231B"/>
    <w:rsid w:val="00A826D5"/>
    <w:rsid w:val="00A82A78"/>
    <w:rsid w:val="00A82AAD"/>
    <w:rsid w:val="00A82D7F"/>
    <w:rsid w:val="00A82E6E"/>
    <w:rsid w:val="00A83021"/>
    <w:rsid w:val="00A8310C"/>
    <w:rsid w:val="00A83147"/>
    <w:rsid w:val="00A831C5"/>
    <w:rsid w:val="00A83258"/>
    <w:rsid w:val="00A83327"/>
    <w:rsid w:val="00A83600"/>
    <w:rsid w:val="00A83632"/>
    <w:rsid w:val="00A837E2"/>
    <w:rsid w:val="00A83948"/>
    <w:rsid w:val="00A83AC2"/>
    <w:rsid w:val="00A83D1D"/>
    <w:rsid w:val="00A83EEA"/>
    <w:rsid w:val="00A8400D"/>
    <w:rsid w:val="00A8411E"/>
    <w:rsid w:val="00A84219"/>
    <w:rsid w:val="00A8426D"/>
    <w:rsid w:val="00A849A9"/>
    <w:rsid w:val="00A849B9"/>
    <w:rsid w:val="00A84B0D"/>
    <w:rsid w:val="00A84C69"/>
    <w:rsid w:val="00A84EC9"/>
    <w:rsid w:val="00A8510E"/>
    <w:rsid w:val="00A85393"/>
    <w:rsid w:val="00A8547F"/>
    <w:rsid w:val="00A8572B"/>
    <w:rsid w:val="00A85812"/>
    <w:rsid w:val="00A85A1C"/>
    <w:rsid w:val="00A85CCE"/>
    <w:rsid w:val="00A85F1E"/>
    <w:rsid w:val="00A85FB6"/>
    <w:rsid w:val="00A85FF4"/>
    <w:rsid w:val="00A8613A"/>
    <w:rsid w:val="00A86253"/>
    <w:rsid w:val="00A862CE"/>
    <w:rsid w:val="00A86611"/>
    <w:rsid w:val="00A866A3"/>
    <w:rsid w:val="00A86821"/>
    <w:rsid w:val="00A86924"/>
    <w:rsid w:val="00A86A12"/>
    <w:rsid w:val="00A86C15"/>
    <w:rsid w:val="00A86C2E"/>
    <w:rsid w:val="00A87001"/>
    <w:rsid w:val="00A8740C"/>
    <w:rsid w:val="00A87424"/>
    <w:rsid w:val="00A875EF"/>
    <w:rsid w:val="00A876DB"/>
    <w:rsid w:val="00A877ED"/>
    <w:rsid w:val="00A87956"/>
    <w:rsid w:val="00A90036"/>
    <w:rsid w:val="00A900AF"/>
    <w:rsid w:val="00A905D3"/>
    <w:rsid w:val="00A90A54"/>
    <w:rsid w:val="00A910AD"/>
    <w:rsid w:val="00A9158F"/>
    <w:rsid w:val="00A916E6"/>
    <w:rsid w:val="00A9181D"/>
    <w:rsid w:val="00A91920"/>
    <w:rsid w:val="00A91B21"/>
    <w:rsid w:val="00A91CAF"/>
    <w:rsid w:val="00A91E83"/>
    <w:rsid w:val="00A91EBA"/>
    <w:rsid w:val="00A91EDA"/>
    <w:rsid w:val="00A91F66"/>
    <w:rsid w:val="00A9232D"/>
    <w:rsid w:val="00A92343"/>
    <w:rsid w:val="00A92378"/>
    <w:rsid w:val="00A92742"/>
    <w:rsid w:val="00A92768"/>
    <w:rsid w:val="00A928DB"/>
    <w:rsid w:val="00A929A3"/>
    <w:rsid w:val="00A92B9B"/>
    <w:rsid w:val="00A92E10"/>
    <w:rsid w:val="00A92F77"/>
    <w:rsid w:val="00A92FFE"/>
    <w:rsid w:val="00A9304E"/>
    <w:rsid w:val="00A9338A"/>
    <w:rsid w:val="00A9346E"/>
    <w:rsid w:val="00A935F8"/>
    <w:rsid w:val="00A936F7"/>
    <w:rsid w:val="00A9379B"/>
    <w:rsid w:val="00A937F4"/>
    <w:rsid w:val="00A93841"/>
    <w:rsid w:val="00A93C2B"/>
    <w:rsid w:val="00A93D05"/>
    <w:rsid w:val="00A93D3A"/>
    <w:rsid w:val="00A93E99"/>
    <w:rsid w:val="00A93EAA"/>
    <w:rsid w:val="00A94082"/>
    <w:rsid w:val="00A940E5"/>
    <w:rsid w:val="00A94257"/>
    <w:rsid w:val="00A94284"/>
    <w:rsid w:val="00A9490D"/>
    <w:rsid w:val="00A94A80"/>
    <w:rsid w:val="00A94D42"/>
    <w:rsid w:val="00A94DAC"/>
    <w:rsid w:val="00A94ED4"/>
    <w:rsid w:val="00A94F50"/>
    <w:rsid w:val="00A94FA1"/>
    <w:rsid w:val="00A94FC1"/>
    <w:rsid w:val="00A951B2"/>
    <w:rsid w:val="00A9521E"/>
    <w:rsid w:val="00A952A5"/>
    <w:rsid w:val="00A95555"/>
    <w:rsid w:val="00A95622"/>
    <w:rsid w:val="00A95A70"/>
    <w:rsid w:val="00A95A99"/>
    <w:rsid w:val="00A95B95"/>
    <w:rsid w:val="00A95C31"/>
    <w:rsid w:val="00A96007"/>
    <w:rsid w:val="00A96177"/>
    <w:rsid w:val="00A96217"/>
    <w:rsid w:val="00A963FE"/>
    <w:rsid w:val="00A9652A"/>
    <w:rsid w:val="00A967B9"/>
    <w:rsid w:val="00A96810"/>
    <w:rsid w:val="00A96875"/>
    <w:rsid w:val="00A9699C"/>
    <w:rsid w:val="00A96B86"/>
    <w:rsid w:val="00A96DC1"/>
    <w:rsid w:val="00A96F82"/>
    <w:rsid w:val="00A970AB"/>
    <w:rsid w:val="00A97155"/>
    <w:rsid w:val="00A97282"/>
    <w:rsid w:val="00A97467"/>
    <w:rsid w:val="00A978AD"/>
    <w:rsid w:val="00A978C0"/>
    <w:rsid w:val="00A97F38"/>
    <w:rsid w:val="00A97F80"/>
    <w:rsid w:val="00A97FF9"/>
    <w:rsid w:val="00AA0799"/>
    <w:rsid w:val="00AA0941"/>
    <w:rsid w:val="00AA094F"/>
    <w:rsid w:val="00AA0B2E"/>
    <w:rsid w:val="00AA0BB8"/>
    <w:rsid w:val="00AA0C56"/>
    <w:rsid w:val="00AA1045"/>
    <w:rsid w:val="00AA1364"/>
    <w:rsid w:val="00AA1A55"/>
    <w:rsid w:val="00AA1DA5"/>
    <w:rsid w:val="00AA1F28"/>
    <w:rsid w:val="00AA1FA7"/>
    <w:rsid w:val="00AA2224"/>
    <w:rsid w:val="00AA23A0"/>
    <w:rsid w:val="00AA26CF"/>
    <w:rsid w:val="00AA2ADE"/>
    <w:rsid w:val="00AA2CD5"/>
    <w:rsid w:val="00AA2CE0"/>
    <w:rsid w:val="00AA2FC5"/>
    <w:rsid w:val="00AA33C3"/>
    <w:rsid w:val="00AA3440"/>
    <w:rsid w:val="00AA34B6"/>
    <w:rsid w:val="00AA3708"/>
    <w:rsid w:val="00AA3D59"/>
    <w:rsid w:val="00AA408B"/>
    <w:rsid w:val="00AA40CA"/>
    <w:rsid w:val="00AA430D"/>
    <w:rsid w:val="00AA4358"/>
    <w:rsid w:val="00AA459E"/>
    <w:rsid w:val="00AA4A2F"/>
    <w:rsid w:val="00AA4E72"/>
    <w:rsid w:val="00AA4FDB"/>
    <w:rsid w:val="00AA523B"/>
    <w:rsid w:val="00AA5245"/>
    <w:rsid w:val="00AA53B3"/>
    <w:rsid w:val="00AA54D0"/>
    <w:rsid w:val="00AA559A"/>
    <w:rsid w:val="00AA55F4"/>
    <w:rsid w:val="00AA5B17"/>
    <w:rsid w:val="00AA5C5B"/>
    <w:rsid w:val="00AA5E90"/>
    <w:rsid w:val="00AA5F2E"/>
    <w:rsid w:val="00AA5F79"/>
    <w:rsid w:val="00AA6015"/>
    <w:rsid w:val="00AA6033"/>
    <w:rsid w:val="00AA6088"/>
    <w:rsid w:val="00AA6201"/>
    <w:rsid w:val="00AA651B"/>
    <w:rsid w:val="00AA65CC"/>
    <w:rsid w:val="00AA6636"/>
    <w:rsid w:val="00AA6955"/>
    <w:rsid w:val="00AA6D92"/>
    <w:rsid w:val="00AA6E29"/>
    <w:rsid w:val="00AA6F06"/>
    <w:rsid w:val="00AA6F13"/>
    <w:rsid w:val="00AA7209"/>
    <w:rsid w:val="00AA7341"/>
    <w:rsid w:val="00AA74BB"/>
    <w:rsid w:val="00AA7514"/>
    <w:rsid w:val="00AA78C9"/>
    <w:rsid w:val="00AA79B4"/>
    <w:rsid w:val="00AA7A7C"/>
    <w:rsid w:val="00AA7C53"/>
    <w:rsid w:val="00AA7E0E"/>
    <w:rsid w:val="00AA7F5E"/>
    <w:rsid w:val="00AB009A"/>
    <w:rsid w:val="00AB00BA"/>
    <w:rsid w:val="00AB0302"/>
    <w:rsid w:val="00AB038A"/>
    <w:rsid w:val="00AB04D7"/>
    <w:rsid w:val="00AB1212"/>
    <w:rsid w:val="00AB12F9"/>
    <w:rsid w:val="00AB153E"/>
    <w:rsid w:val="00AB1A8C"/>
    <w:rsid w:val="00AB1A98"/>
    <w:rsid w:val="00AB1B74"/>
    <w:rsid w:val="00AB1BF8"/>
    <w:rsid w:val="00AB1C5B"/>
    <w:rsid w:val="00AB1DFD"/>
    <w:rsid w:val="00AB1E70"/>
    <w:rsid w:val="00AB22FA"/>
    <w:rsid w:val="00AB247C"/>
    <w:rsid w:val="00AB24FF"/>
    <w:rsid w:val="00AB26D7"/>
    <w:rsid w:val="00AB272C"/>
    <w:rsid w:val="00AB2885"/>
    <w:rsid w:val="00AB2A73"/>
    <w:rsid w:val="00AB2CB2"/>
    <w:rsid w:val="00AB2CF7"/>
    <w:rsid w:val="00AB30CE"/>
    <w:rsid w:val="00AB326D"/>
    <w:rsid w:val="00AB3704"/>
    <w:rsid w:val="00AB39B4"/>
    <w:rsid w:val="00AB3A46"/>
    <w:rsid w:val="00AB3A7C"/>
    <w:rsid w:val="00AB40C7"/>
    <w:rsid w:val="00AB4219"/>
    <w:rsid w:val="00AB4238"/>
    <w:rsid w:val="00AB444D"/>
    <w:rsid w:val="00AB4603"/>
    <w:rsid w:val="00AB46EC"/>
    <w:rsid w:val="00AB4B1F"/>
    <w:rsid w:val="00AB4C29"/>
    <w:rsid w:val="00AB4C6D"/>
    <w:rsid w:val="00AB4E6A"/>
    <w:rsid w:val="00AB56B9"/>
    <w:rsid w:val="00AB589D"/>
    <w:rsid w:val="00AB58A7"/>
    <w:rsid w:val="00AB59AD"/>
    <w:rsid w:val="00AB5CE8"/>
    <w:rsid w:val="00AB5CF9"/>
    <w:rsid w:val="00AB5EFF"/>
    <w:rsid w:val="00AB6310"/>
    <w:rsid w:val="00AB69C4"/>
    <w:rsid w:val="00AB6A0B"/>
    <w:rsid w:val="00AB6A3B"/>
    <w:rsid w:val="00AB6AC5"/>
    <w:rsid w:val="00AB6B0F"/>
    <w:rsid w:val="00AB6CC2"/>
    <w:rsid w:val="00AB70B1"/>
    <w:rsid w:val="00AB70DD"/>
    <w:rsid w:val="00AB712C"/>
    <w:rsid w:val="00AB71C0"/>
    <w:rsid w:val="00AB778E"/>
    <w:rsid w:val="00AB78FB"/>
    <w:rsid w:val="00AB7C2B"/>
    <w:rsid w:val="00AB7CEF"/>
    <w:rsid w:val="00AB7DED"/>
    <w:rsid w:val="00AB7E9A"/>
    <w:rsid w:val="00AB7F02"/>
    <w:rsid w:val="00AC008B"/>
    <w:rsid w:val="00AC01B3"/>
    <w:rsid w:val="00AC0222"/>
    <w:rsid w:val="00AC03A5"/>
    <w:rsid w:val="00AC04CF"/>
    <w:rsid w:val="00AC060F"/>
    <w:rsid w:val="00AC06CA"/>
    <w:rsid w:val="00AC0967"/>
    <w:rsid w:val="00AC0D4C"/>
    <w:rsid w:val="00AC0DBD"/>
    <w:rsid w:val="00AC0E29"/>
    <w:rsid w:val="00AC0F43"/>
    <w:rsid w:val="00AC0F7C"/>
    <w:rsid w:val="00AC1044"/>
    <w:rsid w:val="00AC124F"/>
    <w:rsid w:val="00AC13C3"/>
    <w:rsid w:val="00AC1585"/>
    <w:rsid w:val="00AC1869"/>
    <w:rsid w:val="00AC1BFB"/>
    <w:rsid w:val="00AC1F04"/>
    <w:rsid w:val="00AC2093"/>
    <w:rsid w:val="00AC23CE"/>
    <w:rsid w:val="00AC25CF"/>
    <w:rsid w:val="00AC266F"/>
    <w:rsid w:val="00AC272E"/>
    <w:rsid w:val="00AC2B94"/>
    <w:rsid w:val="00AC2BAA"/>
    <w:rsid w:val="00AC3138"/>
    <w:rsid w:val="00AC3165"/>
    <w:rsid w:val="00AC3286"/>
    <w:rsid w:val="00AC3394"/>
    <w:rsid w:val="00AC33A3"/>
    <w:rsid w:val="00AC34A3"/>
    <w:rsid w:val="00AC3541"/>
    <w:rsid w:val="00AC36F5"/>
    <w:rsid w:val="00AC371D"/>
    <w:rsid w:val="00AC38B1"/>
    <w:rsid w:val="00AC38E8"/>
    <w:rsid w:val="00AC39F5"/>
    <w:rsid w:val="00AC3A13"/>
    <w:rsid w:val="00AC3CAE"/>
    <w:rsid w:val="00AC3E5C"/>
    <w:rsid w:val="00AC3EC7"/>
    <w:rsid w:val="00AC40D2"/>
    <w:rsid w:val="00AC48DE"/>
    <w:rsid w:val="00AC4923"/>
    <w:rsid w:val="00AC4B13"/>
    <w:rsid w:val="00AC4E14"/>
    <w:rsid w:val="00AC533A"/>
    <w:rsid w:val="00AC556C"/>
    <w:rsid w:val="00AC5669"/>
    <w:rsid w:val="00AC567D"/>
    <w:rsid w:val="00AC579D"/>
    <w:rsid w:val="00AC58A5"/>
    <w:rsid w:val="00AC590C"/>
    <w:rsid w:val="00AC5D67"/>
    <w:rsid w:val="00AC603E"/>
    <w:rsid w:val="00AC6323"/>
    <w:rsid w:val="00AC65EF"/>
    <w:rsid w:val="00AC6654"/>
    <w:rsid w:val="00AC686E"/>
    <w:rsid w:val="00AC6874"/>
    <w:rsid w:val="00AC68EA"/>
    <w:rsid w:val="00AC6A14"/>
    <w:rsid w:val="00AC6A1D"/>
    <w:rsid w:val="00AC6BA7"/>
    <w:rsid w:val="00AC6C1D"/>
    <w:rsid w:val="00AC71BA"/>
    <w:rsid w:val="00AC71F5"/>
    <w:rsid w:val="00AC71FB"/>
    <w:rsid w:val="00AC734D"/>
    <w:rsid w:val="00AC76A3"/>
    <w:rsid w:val="00AC7BE6"/>
    <w:rsid w:val="00AC7D41"/>
    <w:rsid w:val="00AC7D72"/>
    <w:rsid w:val="00AC7E3B"/>
    <w:rsid w:val="00AC7ED3"/>
    <w:rsid w:val="00AD0494"/>
    <w:rsid w:val="00AD0989"/>
    <w:rsid w:val="00AD0B05"/>
    <w:rsid w:val="00AD0CAA"/>
    <w:rsid w:val="00AD0DBF"/>
    <w:rsid w:val="00AD0F1C"/>
    <w:rsid w:val="00AD0FD5"/>
    <w:rsid w:val="00AD1069"/>
    <w:rsid w:val="00AD10BC"/>
    <w:rsid w:val="00AD1505"/>
    <w:rsid w:val="00AD15B5"/>
    <w:rsid w:val="00AD1BA0"/>
    <w:rsid w:val="00AD1C87"/>
    <w:rsid w:val="00AD1CA0"/>
    <w:rsid w:val="00AD1F5F"/>
    <w:rsid w:val="00AD212C"/>
    <w:rsid w:val="00AD2340"/>
    <w:rsid w:val="00AD242B"/>
    <w:rsid w:val="00AD2507"/>
    <w:rsid w:val="00AD2659"/>
    <w:rsid w:val="00AD27AA"/>
    <w:rsid w:val="00AD2903"/>
    <w:rsid w:val="00AD2B01"/>
    <w:rsid w:val="00AD2B24"/>
    <w:rsid w:val="00AD2DA1"/>
    <w:rsid w:val="00AD2E95"/>
    <w:rsid w:val="00AD2ED4"/>
    <w:rsid w:val="00AD2F82"/>
    <w:rsid w:val="00AD30DB"/>
    <w:rsid w:val="00AD3248"/>
    <w:rsid w:val="00AD3790"/>
    <w:rsid w:val="00AD3A46"/>
    <w:rsid w:val="00AD3B2D"/>
    <w:rsid w:val="00AD3D9B"/>
    <w:rsid w:val="00AD4232"/>
    <w:rsid w:val="00AD471D"/>
    <w:rsid w:val="00AD4C0C"/>
    <w:rsid w:val="00AD4C2F"/>
    <w:rsid w:val="00AD4DAB"/>
    <w:rsid w:val="00AD507D"/>
    <w:rsid w:val="00AD5175"/>
    <w:rsid w:val="00AD5316"/>
    <w:rsid w:val="00AD558A"/>
    <w:rsid w:val="00AD560E"/>
    <w:rsid w:val="00AD5773"/>
    <w:rsid w:val="00AD57E2"/>
    <w:rsid w:val="00AD57E5"/>
    <w:rsid w:val="00AD5A28"/>
    <w:rsid w:val="00AD5AF2"/>
    <w:rsid w:val="00AD5D1F"/>
    <w:rsid w:val="00AD6003"/>
    <w:rsid w:val="00AD6026"/>
    <w:rsid w:val="00AD6215"/>
    <w:rsid w:val="00AD63B9"/>
    <w:rsid w:val="00AD6674"/>
    <w:rsid w:val="00AD6750"/>
    <w:rsid w:val="00AD6B4A"/>
    <w:rsid w:val="00AD6C0F"/>
    <w:rsid w:val="00AD6C1B"/>
    <w:rsid w:val="00AD6DC0"/>
    <w:rsid w:val="00AD73A5"/>
    <w:rsid w:val="00AD73B1"/>
    <w:rsid w:val="00AD74AA"/>
    <w:rsid w:val="00AD7502"/>
    <w:rsid w:val="00AD7A34"/>
    <w:rsid w:val="00AD7A74"/>
    <w:rsid w:val="00AD7D06"/>
    <w:rsid w:val="00AD7FF5"/>
    <w:rsid w:val="00AE00F4"/>
    <w:rsid w:val="00AE027A"/>
    <w:rsid w:val="00AE03A1"/>
    <w:rsid w:val="00AE0673"/>
    <w:rsid w:val="00AE067C"/>
    <w:rsid w:val="00AE070A"/>
    <w:rsid w:val="00AE08F4"/>
    <w:rsid w:val="00AE0D40"/>
    <w:rsid w:val="00AE112C"/>
    <w:rsid w:val="00AE131B"/>
    <w:rsid w:val="00AE140C"/>
    <w:rsid w:val="00AE166C"/>
    <w:rsid w:val="00AE1872"/>
    <w:rsid w:val="00AE1918"/>
    <w:rsid w:val="00AE1A84"/>
    <w:rsid w:val="00AE1AD8"/>
    <w:rsid w:val="00AE1B4F"/>
    <w:rsid w:val="00AE1C0D"/>
    <w:rsid w:val="00AE1C58"/>
    <w:rsid w:val="00AE1F5D"/>
    <w:rsid w:val="00AE203F"/>
    <w:rsid w:val="00AE218E"/>
    <w:rsid w:val="00AE2365"/>
    <w:rsid w:val="00AE2569"/>
    <w:rsid w:val="00AE269A"/>
    <w:rsid w:val="00AE2779"/>
    <w:rsid w:val="00AE27E4"/>
    <w:rsid w:val="00AE2960"/>
    <w:rsid w:val="00AE2AD7"/>
    <w:rsid w:val="00AE2E4D"/>
    <w:rsid w:val="00AE2EEE"/>
    <w:rsid w:val="00AE3264"/>
    <w:rsid w:val="00AE32B9"/>
    <w:rsid w:val="00AE32D5"/>
    <w:rsid w:val="00AE3638"/>
    <w:rsid w:val="00AE3695"/>
    <w:rsid w:val="00AE36DC"/>
    <w:rsid w:val="00AE36E4"/>
    <w:rsid w:val="00AE37FA"/>
    <w:rsid w:val="00AE3EE3"/>
    <w:rsid w:val="00AE4055"/>
    <w:rsid w:val="00AE41B1"/>
    <w:rsid w:val="00AE41C3"/>
    <w:rsid w:val="00AE4266"/>
    <w:rsid w:val="00AE42D9"/>
    <w:rsid w:val="00AE46AC"/>
    <w:rsid w:val="00AE480A"/>
    <w:rsid w:val="00AE489E"/>
    <w:rsid w:val="00AE4B4F"/>
    <w:rsid w:val="00AE4FE7"/>
    <w:rsid w:val="00AE53ED"/>
    <w:rsid w:val="00AE54DB"/>
    <w:rsid w:val="00AE5A37"/>
    <w:rsid w:val="00AE5B81"/>
    <w:rsid w:val="00AE5CA5"/>
    <w:rsid w:val="00AE5DF1"/>
    <w:rsid w:val="00AE5E59"/>
    <w:rsid w:val="00AE6135"/>
    <w:rsid w:val="00AE61C8"/>
    <w:rsid w:val="00AE626D"/>
    <w:rsid w:val="00AE651E"/>
    <w:rsid w:val="00AE657A"/>
    <w:rsid w:val="00AE658B"/>
    <w:rsid w:val="00AE686A"/>
    <w:rsid w:val="00AE687A"/>
    <w:rsid w:val="00AE6DE7"/>
    <w:rsid w:val="00AE6E49"/>
    <w:rsid w:val="00AE72A5"/>
    <w:rsid w:val="00AE7384"/>
    <w:rsid w:val="00AE7441"/>
    <w:rsid w:val="00AE747D"/>
    <w:rsid w:val="00AE7641"/>
    <w:rsid w:val="00AE76FF"/>
    <w:rsid w:val="00AE78D1"/>
    <w:rsid w:val="00AE7F05"/>
    <w:rsid w:val="00AE7F20"/>
    <w:rsid w:val="00AF0053"/>
    <w:rsid w:val="00AF050C"/>
    <w:rsid w:val="00AF08C3"/>
    <w:rsid w:val="00AF0C09"/>
    <w:rsid w:val="00AF0C73"/>
    <w:rsid w:val="00AF0C99"/>
    <w:rsid w:val="00AF0D61"/>
    <w:rsid w:val="00AF0D9A"/>
    <w:rsid w:val="00AF0EA2"/>
    <w:rsid w:val="00AF0FCC"/>
    <w:rsid w:val="00AF101C"/>
    <w:rsid w:val="00AF10C5"/>
    <w:rsid w:val="00AF14EB"/>
    <w:rsid w:val="00AF161C"/>
    <w:rsid w:val="00AF1858"/>
    <w:rsid w:val="00AF18B6"/>
    <w:rsid w:val="00AF1D03"/>
    <w:rsid w:val="00AF1DC5"/>
    <w:rsid w:val="00AF1EEA"/>
    <w:rsid w:val="00AF203A"/>
    <w:rsid w:val="00AF22BB"/>
    <w:rsid w:val="00AF2300"/>
    <w:rsid w:val="00AF2368"/>
    <w:rsid w:val="00AF2473"/>
    <w:rsid w:val="00AF252D"/>
    <w:rsid w:val="00AF273B"/>
    <w:rsid w:val="00AF284D"/>
    <w:rsid w:val="00AF2850"/>
    <w:rsid w:val="00AF28D4"/>
    <w:rsid w:val="00AF339F"/>
    <w:rsid w:val="00AF35CD"/>
    <w:rsid w:val="00AF37E8"/>
    <w:rsid w:val="00AF3D29"/>
    <w:rsid w:val="00AF3DE9"/>
    <w:rsid w:val="00AF4787"/>
    <w:rsid w:val="00AF4BB5"/>
    <w:rsid w:val="00AF4BFE"/>
    <w:rsid w:val="00AF4C98"/>
    <w:rsid w:val="00AF4D63"/>
    <w:rsid w:val="00AF4D64"/>
    <w:rsid w:val="00AF4E03"/>
    <w:rsid w:val="00AF4E2E"/>
    <w:rsid w:val="00AF5261"/>
    <w:rsid w:val="00AF5360"/>
    <w:rsid w:val="00AF54F3"/>
    <w:rsid w:val="00AF5660"/>
    <w:rsid w:val="00AF56FA"/>
    <w:rsid w:val="00AF56FE"/>
    <w:rsid w:val="00AF5835"/>
    <w:rsid w:val="00AF583E"/>
    <w:rsid w:val="00AF58A4"/>
    <w:rsid w:val="00AF5A1B"/>
    <w:rsid w:val="00AF6205"/>
    <w:rsid w:val="00AF6452"/>
    <w:rsid w:val="00AF64AC"/>
    <w:rsid w:val="00AF65AB"/>
    <w:rsid w:val="00AF65DE"/>
    <w:rsid w:val="00AF672B"/>
    <w:rsid w:val="00AF6780"/>
    <w:rsid w:val="00AF691B"/>
    <w:rsid w:val="00AF6924"/>
    <w:rsid w:val="00AF6C45"/>
    <w:rsid w:val="00AF6CAA"/>
    <w:rsid w:val="00AF6E31"/>
    <w:rsid w:val="00AF71D8"/>
    <w:rsid w:val="00AF71E6"/>
    <w:rsid w:val="00AF7496"/>
    <w:rsid w:val="00AF7790"/>
    <w:rsid w:val="00AF78F7"/>
    <w:rsid w:val="00AF7B43"/>
    <w:rsid w:val="00AF7FF5"/>
    <w:rsid w:val="00B001FB"/>
    <w:rsid w:val="00B002A0"/>
    <w:rsid w:val="00B00713"/>
    <w:rsid w:val="00B00770"/>
    <w:rsid w:val="00B007B9"/>
    <w:rsid w:val="00B008F2"/>
    <w:rsid w:val="00B00A68"/>
    <w:rsid w:val="00B00B10"/>
    <w:rsid w:val="00B00ECC"/>
    <w:rsid w:val="00B00F77"/>
    <w:rsid w:val="00B0165A"/>
    <w:rsid w:val="00B016B9"/>
    <w:rsid w:val="00B01C55"/>
    <w:rsid w:val="00B01D47"/>
    <w:rsid w:val="00B01DEE"/>
    <w:rsid w:val="00B01F1F"/>
    <w:rsid w:val="00B02017"/>
    <w:rsid w:val="00B02059"/>
    <w:rsid w:val="00B02212"/>
    <w:rsid w:val="00B022C0"/>
    <w:rsid w:val="00B0245B"/>
    <w:rsid w:val="00B0245D"/>
    <w:rsid w:val="00B02498"/>
    <w:rsid w:val="00B024B2"/>
    <w:rsid w:val="00B0251F"/>
    <w:rsid w:val="00B02577"/>
    <w:rsid w:val="00B025F9"/>
    <w:rsid w:val="00B02707"/>
    <w:rsid w:val="00B02C07"/>
    <w:rsid w:val="00B02C13"/>
    <w:rsid w:val="00B03205"/>
    <w:rsid w:val="00B032E9"/>
    <w:rsid w:val="00B032FA"/>
    <w:rsid w:val="00B036D9"/>
    <w:rsid w:val="00B03BCB"/>
    <w:rsid w:val="00B03D68"/>
    <w:rsid w:val="00B03EEA"/>
    <w:rsid w:val="00B041D8"/>
    <w:rsid w:val="00B042AC"/>
    <w:rsid w:val="00B04413"/>
    <w:rsid w:val="00B04503"/>
    <w:rsid w:val="00B04AF4"/>
    <w:rsid w:val="00B04C15"/>
    <w:rsid w:val="00B05109"/>
    <w:rsid w:val="00B05240"/>
    <w:rsid w:val="00B05244"/>
    <w:rsid w:val="00B05475"/>
    <w:rsid w:val="00B054FA"/>
    <w:rsid w:val="00B05518"/>
    <w:rsid w:val="00B05650"/>
    <w:rsid w:val="00B05701"/>
    <w:rsid w:val="00B05741"/>
    <w:rsid w:val="00B05770"/>
    <w:rsid w:val="00B05B5F"/>
    <w:rsid w:val="00B05DF1"/>
    <w:rsid w:val="00B05E84"/>
    <w:rsid w:val="00B0666F"/>
    <w:rsid w:val="00B06690"/>
    <w:rsid w:val="00B068D2"/>
    <w:rsid w:val="00B069C6"/>
    <w:rsid w:val="00B06B31"/>
    <w:rsid w:val="00B06B3C"/>
    <w:rsid w:val="00B06C62"/>
    <w:rsid w:val="00B06CC5"/>
    <w:rsid w:val="00B06D63"/>
    <w:rsid w:val="00B07216"/>
    <w:rsid w:val="00B07369"/>
    <w:rsid w:val="00B0747F"/>
    <w:rsid w:val="00B075A2"/>
    <w:rsid w:val="00B075EA"/>
    <w:rsid w:val="00B076C9"/>
    <w:rsid w:val="00B07D97"/>
    <w:rsid w:val="00B07EA0"/>
    <w:rsid w:val="00B07F38"/>
    <w:rsid w:val="00B07F4F"/>
    <w:rsid w:val="00B100B4"/>
    <w:rsid w:val="00B10126"/>
    <w:rsid w:val="00B101CD"/>
    <w:rsid w:val="00B102DD"/>
    <w:rsid w:val="00B1038A"/>
    <w:rsid w:val="00B103E7"/>
    <w:rsid w:val="00B10595"/>
    <w:rsid w:val="00B10C8E"/>
    <w:rsid w:val="00B10CF3"/>
    <w:rsid w:val="00B10D30"/>
    <w:rsid w:val="00B10D95"/>
    <w:rsid w:val="00B10DF3"/>
    <w:rsid w:val="00B10E31"/>
    <w:rsid w:val="00B10FCF"/>
    <w:rsid w:val="00B11010"/>
    <w:rsid w:val="00B1113A"/>
    <w:rsid w:val="00B11711"/>
    <w:rsid w:val="00B1189C"/>
    <w:rsid w:val="00B11A36"/>
    <w:rsid w:val="00B11AEF"/>
    <w:rsid w:val="00B11B1B"/>
    <w:rsid w:val="00B11E74"/>
    <w:rsid w:val="00B1209A"/>
    <w:rsid w:val="00B120B4"/>
    <w:rsid w:val="00B124B9"/>
    <w:rsid w:val="00B124EE"/>
    <w:rsid w:val="00B126C0"/>
    <w:rsid w:val="00B12787"/>
    <w:rsid w:val="00B127CD"/>
    <w:rsid w:val="00B129D7"/>
    <w:rsid w:val="00B12D12"/>
    <w:rsid w:val="00B12EDB"/>
    <w:rsid w:val="00B1307B"/>
    <w:rsid w:val="00B13166"/>
    <w:rsid w:val="00B13371"/>
    <w:rsid w:val="00B13622"/>
    <w:rsid w:val="00B136AB"/>
    <w:rsid w:val="00B1394F"/>
    <w:rsid w:val="00B13A35"/>
    <w:rsid w:val="00B13A8F"/>
    <w:rsid w:val="00B13B4E"/>
    <w:rsid w:val="00B13B5F"/>
    <w:rsid w:val="00B13B8F"/>
    <w:rsid w:val="00B13C40"/>
    <w:rsid w:val="00B13C66"/>
    <w:rsid w:val="00B13E8D"/>
    <w:rsid w:val="00B13F1F"/>
    <w:rsid w:val="00B1416F"/>
    <w:rsid w:val="00B14182"/>
    <w:rsid w:val="00B14300"/>
    <w:rsid w:val="00B14361"/>
    <w:rsid w:val="00B145A3"/>
    <w:rsid w:val="00B1482B"/>
    <w:rsid w:val="00B14851"/>
    <w:rsid w:val="00B1495F"/>
    <w:rsid w:val="00B14AB9"/>
    <w:rsid w:val="00B14D2D"/>
    <w:rsid w:val="00B14D5C"/>
    <w:rsid w:val="00B14DE1"/>
    <w:rsid w:val="00B14FFA"/>
    <w:rsid w:val="00B15363"/>
    <w:rsid w:val="00B1542A"/>
    <w:rsid w:val="00B154C2"/>
    <w:rsid w:val="00B15648"/>
    <w:rsid w:val="00B1572A"/>
    <w:rsid w:val="00B15847"/>
    <w:rsid w:val="00B15887"/>
    <w:rsid w:val="00B15AD4"/>
    <w:rsid w:val="00B15B4B"/>
    <w:rsid w:val="00B15BC7"/>
    <w:rsid w:val="00B15CDE"/>
    <w:rsid w:val="00B15E88"/>
    <w:rsid w:val="00B15E9B"/>
    <w:rsid w:val="00B16150"/>
    <w:rsid w:val="00B16235"/>
    <w:rsid w:val="00B162EC"/>
    <w:rsid w:val="00B16302"/>
    <w:rsid w:val="00B16304"/>
    <w:rsid w:val="00B166F7"/>
    <w:rsid w:val="00B1696C"/>
    <w:rsid w:val="00B169C0"/>
    <w:rsid w:val="00B16B55"/>
    <w:rsid w:val="00B16E57"/>
    <w:rsid w:val="00B170AC"/>
    <w:rsid w:val="00B1724A"/>
    <w:rsid w:val="00B1735A"/>
    <w:rsid w:val="00B1736A"/>
    <w:rsid w:val="00B17640"/>
    <w:rsid w:val="00B1766B"/>
    <w:rsid w:val="00B17699"/>
    <w:rsid w:val="00B177C0"/>
    <w:rsid w:val="00B17A63"/>
    <w:rsid w:val="00B17CE8"/>
    <w:rsid w:val="00B17D7F"/>
    <w:rsid w:val="00B20159"/>
    <w:rsid w:val="00B202A2"/>
    <w:rsid w:val="00B2050B"/>
    <w:rsid w:val="00B2060F"/>
    <w:rsid w:val="00B20772"/>
    <w:rsid w:val="00B2088D"/>
    <w:rsid w:val="00B20976"/>
    <w:rsid w:val="00B209F7"/>
    <w:rsid w:val="00B20F2E"/>
    <w:rsid w:val="00B2100E"/>
    <w:rsid w:val="00B210BE"/>
    <w:rsid w:val="00B2126E"/>
    <w:rsid w:val="00B213FD"/>
    <w:rsid w:val="00B21460"/>
    <w:rsid w:val="00B21501"/>
    <w:rsid w:val="00B2197D"/>
    <w:rsid w:val="00B219E4"/>
    <w:rsid w:val="00B21A8F"/>
    <w:rsid w:val="00B21AEE"/>
    <w:rsid w:val="00B21C16"/>
    <w:rsid w:val="00B21E6E"/>
    <w:rsid w:val="00B21F77"/>
    <w:rsid w:val="00B21FB8"/>
    <w:rsid w:val="00B2237B"/>
    <w:rsid w:val="00B22976"/>
    <w:rsid w:val="00B229B2"/>
    <w:rsid w:val="00B22B58"/>
    <w:rsid w:val="00B22F60"/>
    <w:rsid w:val="00B230BB"/>
    <w:rsid w:val="00B2329E"/>
    <w:rsid w:val="00B23494"/>
    <w:rsid w:val="00B2350B"/>
    <w:rsid w:val="00B235F5"/>
    <w:rsid w:val="00B23607"/>
    <w:rsid w:val="00B2391E"/>
    <w:rsid w:val="00B2394A"/>
    <w:rsid w:val="00B23B2A"/>
    <w:rsid w:val="00B23B69"/>
    <w:rsid w:val="00B23B92"/>
    <w:rsid w:val="00B23B9A"/>
    <w:rsid w:val="00B23F46"/>
    <w:rsid w:val="00B23F90"/>
    <w:rsid w:val="00B23FB1"/>
    <w:rsid w:val="00B241F6"/>
    <w:rsid w:val="00B242C8"/>
    <w:rsid w:val="00B242FC"/>
    <w:rsid w:val="00B24383"/>
    <w:rsid w:val="00B24683"/>
    <w:rsid w:val="00B2484B"/>
    <w:rsid w:val="00B24879"/>
    <w:rsid w:val="00B24AD5"/>
    <w:rsid w:val="00B24D04"/>
    <w:rsid w:val="00B24D1E"/>
    <w:rsid w:val="00B24F30"/>
    <w:rsid w:val="00B251B2"/>
    <w:rsid w:val="00B2536F"/>
    <w:rsid w:val="00B25386"/>
    <w:rsid w:val="00B25402"/>
    <w:rsid w:val="00B25492"/>
    <w:rsid w:val="00B254B3"/>
    <w:rsid w:val="00B2569A"/>
    <w:rsid w:val="00B25B04"/>
    <w:rsid w:val="00B25BC4"/>
    <w:rsid w:val="00B26385"/>
    <w:rsid w:val="00B2653E"/>
    <w:rsid w:val="00B2658C"/>
    <w:rsid w:val="00B26678"/>
    <w:rsid w:val="00B26791"/>
    <w:rsid w:val="00B2690C"/>
    <w:rsid w:val="00B26A8D"/>
    <w:rsid w:val="00B26CDC"/>
    <w:rsid w:val="00B2794C"/>
    <w:rsid w:val="00B27AFA"/>
    <w:rsid w:val="00B27CAE"/>
    <w:rsid w:val="00B27CCF"/>
    <w:rsid w:val="00B27F9F"/>
    <w:rsid w:val="00B30705"/>
    <w:rsid w:val="00B308C6"/>
    <w:rsid w:val="00B30B2D"/>
    <w:rsid w:val="00B30BA6"/>
    <w:rsid w:val="00B30C75"/>
    <w:rsid w:val="00B31140"/>
    <w:rsid w:val="00B31419"/>
    <w:rsid w:val="00B31875"/>
    <w:rsid w:val="00B31ABF"/>
    <w:rsid w:val="00B3208F"/>
    <w:rsid w:val="00B327E7"/>
    <w:rsid w:val="00B327E9"/>
    <w:rsid w:val="00B32908"/>
    <w:rsid w:val="00B32AFB"/>
    <w:rsid w:val="00B32C1C"/>
    <w:rsid w:val="00B32C33"/>
    <w:rsid w:val="00B32CC1"/>
    <w:rsid w:val="00B32CF0"/>
    <w:rsid w:val="00B3307C"/>
    <w:rsid w:val="00B33206"/>
    <w:rsid w:val="00B33255"/>
    <w:rsid w:val="00B3371A"/>
    <w:rsid w:val="00B3375C"/>
    <w:rsid w:val="00B33AF4"/>
    <w:rsid w:val="00B33C32"/>
    <w:rsid w:val="00B33D5C"/>
    <w:rsid w:val="00B33D6E"/>
    <w:rsid w:val="00B3402D"/>
    <w:rsid w:val="00B341B8"/>
    <w:rsid w:val="00B342E2"/>
    <w:rsid w:val="00B3480A"/>
    <w:rsid w:val="00B34CA7"/>
    <w:rsid w:val="00B35026"/>
    <w:rsid w:val="00B3503F"/>
    <w:rsid w:val="00B350DD"/>
    <w:rsid w:val="00B3529F"/>
    <w:rsid w:val="00B353DD"/>
    <w:rsid w:val="00B35ABD"/>
    <w:rsid w:val="00B35CC0"/>
    <w:rsid w:val="00B35CF6"/>
    <w:rsid w:val="00B35D50"/>
    <w:rsid w:val="00B35F3B"/>
    <w:rsid w:val="00B35FD3"/>
    <w:rsid w:val="00B360B9"/>
    <w:rsid w:val="00B3671B"/>
    <w:rsid w:val="00B36EAB"/>
    <w:rsid w:val="00B36F2D"/>
    <w:rsid w:val="00B37060"/>
    <w:rsid w:val="00B371A2"/>
    <w:rsid w:val="00B37205"/>
    <w:rsid w:val="00B372A0"/>
    <w:rsid w:val="00B3783D"/>
    <w:rsid w:val="00B37856"/>
    <w:rsid w:val="00B4031C"/>
    <w:rsid w:val="00B40362"/>
    <w:rsid w:val="00B40393"/>
    <w:rsid w:val="00B403C0"/>
    <w:rsid w:val="00B40535"/>
    <w:rsid w:val="00B406F8"/>
    <w:rsid w:val="00B408A9"/>
    <w:rsid w:val="00B40B1A"/>
    <w:rsid w:val="00B40D11"/>
    <w:rsid w:val="00B40E9D"/>
    <w:rsid w:val="00B40F51"/>
    <w:rsid w:val="00B40F88"/>
    <w:rsid w:val="00B4115F"/>
    <w:rsid w:val="00B4189F"/>
    <w:rsid w:val="00B41A65"/>
    <w:rsid w:val="00B41B17"/>
    <w:rsid w:val="00B41B9B"/>
    <w:rsid w:val="00B41D05"/>
    <w:rsid w:val="00B41D73"/>
    <w:rsid w:val="00B41DC1"/>
    <w:rsid w:val="00B41F2B"/>
    <w:rsid w:val="00B41F43"/>
    <w:rsid w:val="00B421EE"/>
    <w:rsid w:val="00B422BF"/>
    <w:rsid w:val="00B423B9"/>
    <w:rsid w:val="00B4252E"/>
    <w:rsid w:val="00B4295E"/>
    <w:rsid w:val="00B42A86"/>
    <w:rsid w:val="00B42BDF"/>
    <w:rsid w:val="00B42EB2"/>
    <w:rsid w:val="00B42F48"/>
    <w:rsid w:val="00B42FCC"/>
    <w:rsid w:val="00B43119"/>
    <w:rsid w:val="00B432AA"/>
    <w:rsid w:val="00B435D6"/>
    <w:rsid w:val="00B436DE"/>
    <w:rsid w:val="00B43AD6"/>
    <w:rsid w:val="00B43BA6"/>
    <w:rsid w:val="00B4402C"/>
    <w:rsid w:val="00B441BC"/>
    <w:rsid w:val="00B442A6"/>
    <w:rsid w:val="00B442F7"/>
    <w:rsid w:val="00B44302"/>
    <w:rsid w:val="00B44532"/>
    <w:rsid w:val="00B4456A"/>
    <w:rsid w:val="00B44617"/>
    <w:rsid w:val="00B44811"/>
    <w:rsid w:val="00B448DF"/>
    <w:rsid w:val="00B44B20"/>
    <w:rsid w:val="00B44BA6"/>
    <w:rsid w:val="00B44C86"/>
    <w:rsid w:val="00B44F25"/>
    <w:rsid w:val="00B45134"/>
    <w:rsid w:val="00B45252"/>
    <w:rsid w:val="00B45339"/>
    <w:rsid w:val="00B45444"/>
    <w:rsid w:val="00B454D9"/>
    <w:rsid w:val="00B45B1B"/>
    <w:rsid w:val="00B45C6F"/>
    <w:rsid w:val="00B45F54"/>
    <w:rsid w:val="00B4631C"/>
    <w:rsid w:val="00B46347"/>
    <w:rsid w:val="00B46565"/>
    <w:rsid w:val="00B46851"/>
    <w:rsid w:val="00B46877"/>
    <w:rsid w:val="00B46B92"/>
    <w:rsid w:val="00B46D2F"/>
    <w:rsid w:val="00B46E49"/>
    <w:rsid w:val="00B46F6C"/>
    <w:rsid w:val="00B47260"/>
    <w:rsid w:val="00B47364"/>
    <w:rsid w:val="00B47411"/>
    <w:rsid w:val="00B474F7"/>
    <w:rsid w:val="00B478EC"/>
    <w:rsid w:val="00B4793E"/>
    <w:rsid w:val="00B4799B"/>
    <w:rsid w:val="00B47D9F"/>
    <w:rsid w:val="00B47E00"/>
    <w:rsid w:val="00B47E57"/>
    <w:rsid w:val="00B47FEF"/>
    <w:rsid w:val="00B47FFE"/>
    <w:rsid w:val="00B500C6"/>
    <w:rsid w:val="00B50162"/>
    <w:rsid w:val="00B50329"/>
    <w:rsid w:val="00B50962"/>
    <w:rsid w:val="00B50AB3"/>
    <w:rsid w:val="00B50C2C"/>
    <w:rsid w:val="00B50F10"/>
    <w:rsid w:val="00B50F92"/>
    <w:rsid w:val="00B50FAF"/>
    <w:rsid w:val="00B50FCB"/>
    <w:rsid w:val="00B5131E"/>
    <w:rsid w:val="00B5144D"/>
    <w:rsid w:val="00B51509"/>
    <w:rsid w:val="00B51678"/>
    <w:rsid w:val="00B51784"/>
    <w:rsid w:val="00B518D0"/>
    <w:rsid w:val="00B519DE"/>
    <w:rsid w:val="00B519F9"/>
    <w:rsid w:val="00B51BFF"/>
    <w:rsid w:val="00B51D7A"/>
    <w:rsid w:val="00B529D2"/>
    <w:rsid w:val="00B52A03"/>
    <w:rsid w:val="00B52A1E"/>
    <w:rsid w:val="00B52AA7"/>
    <w:rsid w:val="00B52D5D"/>
    <w:rsid w:val="00B52DE5"/>
    <w:rsid w:val="00B53059"/>
    <w:rsid w:val="00B532BE"/>
    <w:rsid w:val="00B53511"/>
    <w:rsid w:val="00B53770"/>
    <w:rsid w:val="00B53808"/>
    <w:rsid w:val="00B539FA"/>
    <w:rsid w:val="00B53AF6"/>
    <w:rsid w:val="00B53F23"/>
    <w:rsid w:val="00B53FD8"/>
    <w:rsid w:val="00B54178"/>
    <w:rsid w:val="00B54237"/>
    <w:rsid w:val="00B54368"/>
    <w:rsid w:val="00B545D3"/>
    <w:rsid w:val="00B54655"/>
    <w:rsid w:val="00B54663"/>
    <w:rsid w:val="00B54729"/>
    <w:rsid w:val="00B54BD9"/>
    <w:rsid w:val="00B54C20"/>
    <w:rsid w:val="00B54D6E"/>
    <w:rsid w:val="00B54DA8"/>
    <w:rsid w:val="00B54E38"/>
    <w:rsid w:val="00B54F97"/>
    <w:rsid w:val="00B5518B"/>
    <w:rsid w:val="00B551FC"/>
    <w:rsid w:val="00B557AF"/>
    <w:rsid w:val="00B559B7"/>
    <w:rsid w:val="00B559DC"/>
    <w:rsid w:val="00B55A12"/>
    <w:rsid w:val="00B55AD9"/>
    <w:rsid w:val="00B55B89"/>
    <w:rsid w:val="00B55DA6"/>
    <w:rsid w:val="00B564CA"/>
    <w:rsid w:val="00B56577"/>
    <w:rsid w:val="00B5679E"/>
    <w:rsid w:val="00B56A9D"/>
    <w:rsid w:val="00B56AAD"/>
    <w:rsid w:val="00B56BF2"/>
    <w:rsid w:val="00B56C3F"/>
    <w:rsid w:val="00B56CDA"/>
    <w:rsid w:val="00B57005"/>
    <w:rsid w:val="00B571CD"/>
    <w:rsid w:val="00B57431"/>
    <w:rsid w:val="00B574F4"/>
    <w:rsid w:val="00B5761C"/>
    <w:rsid w:val="00B577A1"/>
    <w:rsid w:val="00B5780D"/>
    <w:rsid w:val="00B579C6"/>
    <w:rsid w:val="00B579D4"/>
    <w:rsid w:val="00B57C18"/>
    <w:rsid w:val="00B57DD5"/>
    <w:rsid w:val="00B600C0"/>
    <w:rsid w:val="00B60206"/>
    <w:rsid w:val="00B6034D"/>
    <w:rsid w:val="00B60430"/>
    <w:rsid w:val="00B604A5"/>
    <w:rsid w:val="00B604EE"/>
    <w:rsid w:val="00B60A41"/>
    <w:rsid w:val="00B60A7F"/>
    <w:rsid w:val="00B60B56"/>
    <w:rsid w:val="00B61083"/>
    <w:rsid w:val="00B612CA"/>
    <w:rsid w:val="00B615C7"/>
    <w:rsid w:val="00B6173A"/>
    <w:rsid w:val="00B6186E"/>
    <w:rsid w:val="00B6194E"/>
    <w:rsid w:val="00B61C59"/>
    <w:rsid w:val="00B620FF"/>
    <w:rsid w:val="00B62262"/>
    <w:rsid w:val="00B62335"/>
    <w:rsid w:val="00B627A5"/>
    <w:rsid w:val="00B62947"/>
    <w:rsid w:val="00B62A06"/>
    <w:rsid w:val="00B62A07"/>
    <w:rsid w:val="00B62DFA"/>
    <w:rsid w:val="00B62E25"/>
    <w:rsid w:val="00B62EAD"/>
    <w:rsid w:val="00B62FF9"/>
    <w:rsid w:val="00B633FA"/>
    <w:rsid w:val="00B634AB"/>
    <w:rsid w:val="00B638C4"/>
    <w:rsid w:val="00B63B37"/>
    <w:rsid w:val="00B63CF0"/>
    <w:rsid w:val="00B63EE7"/>
    <w:rsid w:val="00B63FD2"/>
    <w:rsid w:val="00B64178"/>
    <w:rsid w:val="00B6423A"/>
    <w:rsid w:val="00B64324"/>
    <w:rsid w:val="00B6440C"/>
    <w:rsid w:val="00B644AC"/>
    <w:rsid w:val="00B6460A"/>
    <w:rsid w:val="00B646BB"/>
    <w:rsid w:val="00B646BF"/>
    <w:rsid w:val="00B64865"/>
    <w:rsid w:val="00B64913"/>
    <w:rsid w:val="00B649C5"/>
    <w:rsid w:val="00B65055"/>
    <w:rsid w:val="00B651A7"/>
    <w:rsid w:val="00B652CA"/>
    <w:rsid w:val="00B65352"/>
    <w:rsid w:val="00B65409"/>
    <w:rsid w:val="00B65906"/>
    <w:rsid w:val="00B65A8B"/>
    <w:rsid w:val="00B65D51"/>
    <w:rsid w:val="00B65DFD"/>
    <w:rsid w:val="00B65FFC"/>
    <w:rsid w:val="00B662D7"/>
    <w:rsid w:val="00B66494"/>
    <w:rsid w:val="00B6656D"/>
    <w:rsid w:val="00B667D8"/>
    <w:rsid w:val="00B66BB2"/>
    <w:rsid w:val="00B66D56"/>
    <w:rsid w:val="00B66D7A"/>
    <w:rsid w:val="00B66E20"/>
    <w:rsid w:val="00B66EFA"/>
    <w:rsid w:val="00B67015"/>
    <w:rsid w:val="00B6702E"/>
    <w:rsid w:val="00B67316"/>
    <w:rsid w:val="00B6791D"/>
    <w:rsid w:val="00B67B89"/>
    <w:rsid w:val="00B67BB8"/>
    <w:rsid w:val="00B67C95"/>
    <w:rsid w:val="00B70087"/>
    <w:rsid w:val="00B701A3"/>
    <w:rsid w:val="00B70515"/>
    <w:rsid w:val="00B70681"/>
    <w:rsid w:val="00B706E2"/>
    <w:rsid w:val="00B7084D"/>
    <w:rsid w:val="00B70C4C"/>
    <w:rsid w:val="00B70FE5"/>
    <w:rsid w:val="00B71369"/>
    <w:rsid w:val="00B71415"/>
    <w:rsid w:val="00B716D2"/>
    <w:rsid w:val="00B7173C"/>
    <w:rsid w:val="00B71B4B"/>
    <w:rsid w:val="00B71CF4"/>
    <w:rsid w:val="00B71DAB"/>
    <w:rsid w:val="00B71F72"/>
    <w:rsid w:val="00B71F7D"/>
    <w:rsid w:val="00B720E3"/>
    <w:rsid w:val="00B722AF"/>
    <w:rsid w:val="00B72478"/>
    <w:rsid w:val="00B727A3"/>
    <w:rsid w:val="00B72A9B"/>
    <w:rsid w:val="00B72C02"/>
    <w:rsid w:val="00B72C72"/>
    <w:rsid w:val="00B72CC0"/>
    <w:rsid w:val="00B72DA9"/>
    <w:rsid w:val="00B72E1E"/>
    <w:rsid w:val="00B7317D"/>
    <w:rsid w:val="00B73325"/>
    <w:rsid w:val="00B736CB"/>
    <w:rsid w:val="00B73775"/>
    <w:rsid w:val="00B73894"/>
    <w:rsid w:val="00B73A3A"/>
    <w:rsid w:val="00B73A8C"/>
    <w:rsid w:val="00B73C47"/>
    <w:rsid w:val="00B73E1C"/>
    <w:rsid w:val="00B73EF2"/>
    <w:rsid w:val="00B74090"/>
    <w:rsid w:val="00B74131"/>
    <w:rsid w:val="00B74609"/>
    <w:rsid w:val="00B74A19"/>
    <w:rsid w:val="00B74A9D"/>
    <w:rsid w:val="00B74E83"/>
    <w:rsid w:val="00B74FFA"/>
    <w:rsid w:val="00B753F2"/>
    <w:rsid w:val="00B75601"/>
    <w:rsid w:val="00B756C1"/>
    <w:rsid w:val="00B759C6"/>
    <w:rsid w:val="00B75B80"/>
    <w:rsid w:val="00B75C4F"/>
    <w:rsid w:val="00B75D42"/>
    <w:rsid w:val="00B75DDA"/>
    <w:rsid w:val="00B75E87"/>
    <w:rsid w:val="00B75F02"/>
    <w:rsid w:val="00B7600A"/>
    <w:rsid w:val="00B76159"/>
    <w:rsid w:val="00B76184"/>
    <w:rsid w:val="00B761CB"/>
    <w:rsid w:val="00B76369"/>
    <w:rsid w:val="00B76641"/>
    <w:rsid w:val="00B76887"/>
    <w:rsid w:val="00B769FA"/>
    <w:rsid w:val="00B76DF2"/>
    <w:rsid w:val="00B76E6C"/>
    <w:rsid w:val="00B76F23"/>
    <w:rsid w:val="00B76FBB"/>
    <w:rsid w:val="00B7709F"/>
    <w:rsid w:val="00B770F3"/>
    <w:rsid w:val="00B77158"/>
    <w:rsid w:val="00B77159"/>
    <w:rsid w:val="00B77B02"/>
    <w:rsid w:val="00B77D98"/>
    <w:rsid w:val="00B801F6"/>
    <w:rsid w:val="00B80251"/>
    <w:rsid w:val="00B802BF"/>
    <w:rsid w:val="00B804CA"/>
    <w:rsid w:val="00B805A6"/>
    <w:rsid w:val="00B80614"/>
    <w:rsid w:val="00B80718"/>
    <w:rsid w:val="00B8093B"/>
    <w:rsid w:val="00B809CF"/>
    <w:rsid w:val="00B80A99"/>
    <w:rsid w:val="00B80AAE"/>
    <w:rsid w:val="00B80B28"/>
    <w:rsid w:val="00B80D14"/>
    <w:rsid w:val="00B80D6F"/>
    <w:rsid w:val="00B80E57"/>
    <w:rsid w:val="00B81120"/>
    <w:rsid w:val="00B811AC"/>
    <w:rsid w:val="00B81406"/>
    <w:rsid w:val="00B81560"/>
    <w:rsid w:val="00B81758"/>
    <w:rsid w:val="00B81D30"/>
    <w:rsid w:val="00B82166"/>
    <w:rsid w:val="00B825D6"/>
    <w:rsid w:val="00B8276A"/>
    <w:rsid w:val="00B827C1"/>
    <w:rsid w:val="00B82BDE"/>
    <w:rsid w:val="00B82D87"/>
    <w:rsid w:val="00B82EFD"/>
    <w:rsid w:val="00B82FC2"/>
    <w:rsid w:val="00B83381"/>
    <w:rsid w:val="00B83430"/>
    <w:rsid w:val="00B834EE"/>
    <w:rsid w:val="00B835E2"/>
    <w:rsid w:val="00B8387A"/>
    <w:rsid w:val="00B838C3"/>
    <w:rsid w:val="00B83A5C"/>
    <w:rsid w:val="00B83E15"/>
    <w:rsid w:val="00B84160"/>
    <w:rsid w:val="00B846EF"/>
    <w:rsid w:val="00B8470A"/>
    <w:rsid w:val="00B84A63"/>
    <w:rsid w:val="00B84AF8"/>
    <w:rsid w:val="00B84B22"/>
    <w:rsid w:val="00B85B65"/>
    <w:rsid w:val="00B85C88"/>
    <w:rsid w:val="00B85CD0"/>
    <w:rsid w:val="00B85DD4"/>
    <w:rsid w:val="00B85E5F"/>
    <w:rsid w:val="00B85EC0"/>
    <w:rsid w:val="00B85ED8"/>
    <w:rsid w:val="00B8624C"/>
    <w:rsid w:val="00B86432"/>
    <w:rsid w:val="00B866F5"/>
    <w:rsid w:val="00B868C7"/>
    <w:rsid w:val="00B86911"/>
    <w:rsid w:val="00B86B96"/>
    <w:rsid w:val="00B86CFC"/>
    <w:rsid w:val="00B86E72"/>
    <w:rsid w:val="00B86ED7"/>
    <w:rsid w:val="00B86F8F"/>
    <w:rsid w:val="00B87083"/>
    <w:rsid w:val="00B87322"/>
    <w:rsid w:val="00B8748E"/>
    <w:rsid w:val="00B8781E"/>
    <w:rsid w:val="00B900D6"/>
    <w:rsid w:val="00B90414"/>
    <w:rsid w:val="00B90505"/>
    <w:rsid w:val="00B9068A"/>
    <w:rsid w:val="00B90B0A"/>
    <w:rsid w:val="00B90CA8"/>
    <w:rsid w:val="00B90E26"/>
    <w:rsid w:val="00B90E53"/>
    <w:rsid w:val="00B90E5C"/>
    <w:rsid w:val="00B90F41"/>
    <w:rsid w:val="00B90FEF"/>
    <w:rsid w:val="00B91145"/>
    <w:rsid w:val="00B91148"/>
    <w:rsid w:val="00B9119E"/>
    <w:rsid w:val="00B91235"/>
    <w:rsid w:val="00B9128D"/>
    <w:rsid w:val="00B913AE"/>
    <w:rsid w:val="00B91415"/>
    <w:rsid w:val="00B915A8"/>
    <w:rsid w:val="00B915D5"/>
    <w:rsid w:val="00B915DA"/>
    <w:rsid w:val="00B91626"/>
    <w:rsid w:val="00B9175A"/>
    <w:rsid w:val="00B917CB"/>
    <w:rsid w:val="00B91A9F"/>
    <w:rsid w:val="00B91D24"/>
    <w:rsid w:val="00B91D8B"/>
    <w:rsid w:val="00B91E8B"/>
    <w:rsid w:val="00B92067"/>
    <w:rsid w:val="00B92180"/>
    <w:rsid w:val="00B928A5"/>
    <w:rsid w:val="00B928A6"/>
    <w:rsid w:val="00B929C2"/>
    <w:rsid w:val="00B92CBB"/>
    <w:rsid w:val="00B92CFE"/>
    <w:rsid w:val="00B92E99"/>
    <w:rsid w:val="00B92EAC"/>
    <w:rsid w:val="00B92EE9"/>
    <w:rsid w:val="00B92FEC"/>
    <w:rsid w:val="00B93049"/>
    <w:rsid w:val="00B93330"/>
    <w:rsid w:val="00B9340A"/>
    <w:rsid w:val="00B93424"/>
    <w:rsid w:val="00B93547"/>
    <w:rsid w:val="00B935F2"/>
    <w:rsid w:val="00B93608"/>
    <w:rsid w:val="00B9367B"/>
    <w:rsid w:val="00B936FB"/>
    <w:rsid w:val="00B93A86"/>
    <w:rsid w:val="00B93FC9"/>
    <w:rsid w:val="00B94075"/>
    <w:rsid w:val="00B94149"/>
    <w:rsid w:val="00B94215"/>
    <w:rsid w:val="00B94253"/>
    <w:rsid w:val="00B943C9"/>
    <w:rsid w:val="00B9455C"/>
    <w:rsid w:val="00B9466A"/>
    <w:rsid w:val="00B947A6"/>
    <w:rsid w:val="00B94A12"/>
    <w:rsid w:val="00B94A8F"/>
    <w:rsid w:val="00B94B40"/>
    <w:rsid w:val="00B94E19"/>
    <w:rsid w:val="00B94EB7"/>
    <w:rsid w:val="00B94F9A"/>
    <w:rsid w:val="00B95114"/>
    <w:rsid w:val="00B95194"/>
    <w:rsid w:val="00B951EA"/>
    <w:rsid w:val="00B9535E"/>
    <w:rsid w:val="00B95634"/>
    <w:rsid w:val="00B95835"/>
    <w:rsid w:val="00B958DB"/>
    <w:rsid w:val="00B95C60"/>
    <w:rsid w:val="00B95E18"/>
    <w:rsid w:val="00B95EDE"/>
    <w:rsid w:val="00B960F6"/>
    <w:rsid w:val="00B96280"/>
    <w:rsid w:val="00B962A8"/>
    <w:rsid w:val="00B96333"/>
    <w:rsid w:val="00B964DB"/>
    <w:rsid w:val="00B96D9D"/>
    <w:rsid w:val="00B96DAE"/>
    <w:rsid w:val="00B96E96"/>
    <w:rsid w:val="00B97151"/>
    <w:rsid w:val="00B971F3"/>
    <w:rsid w:val="00B97289"/>
    <w:rsid w:val="00B972FA"/>
    <w:rsid w:val="00B97472"/>
    <w:rsid w:val="00B974B3"/>
    <w:rsid w:val="00B97BAA"/>
    <w:rsid w:val="00B97CA6"/>
    <w:rsid w:val="00B97CD8"/>
    <w:rsid w:val="00BA0020"/>
    <w:rsid w:val="00BA0575"/>
    <w:rsid w:val="00BA05AB"/>
    <w:rsid w:val="00BA07A4"/>
    <w:rsid w:val="00BA0871"/>
    <w:rsid w:val="00BA0AAE"/>
    <w:rsid w:val="00BA0C4D"/>
    <w:rsid w:val="00BA0DD9"/>
    <w:rsid w:val="00BA1079"/>
    <w:rsid w:val="00BA10AF"/>
    <w:rsid w:val="00BA1613"/>
    <w:rsid w:val="00BA1682"/>
    <w:rsid w:val="00BA1C8A"/>
    <w:rsid w:val="00BA1CDA"/>
    <w:rsid w:val="00BA1FBC"/>
    <w:rsid w:val="00BA2070"/>
    <w:rsid w:val="00BA2313"/>
    <w:rsid w:val="00BA2678"/>
    <w:rsid w:val="00BA290C"/>
    <w:rsid w:val="00BA2B11"/>
    <w:rsid w:val="00BA2DFE"/>
    <w:rsid w:val="00BA2F3C"/>
    <w:rsid w:val="00BA30AC"/>
    <w:rsid w:val="00BA31AF"/>
    <w:rsid w:val="00BA320A"/>
    <w:rsid w:val="00BA3244"/>
    <w:rsid w:val="00BA343E"/>
    <w:rsid w:val="00BA3508"/>
    <w:rsid w:val="00BA397C"/>
    <w:rsid w:val="00BA3AD2"/>
    <w:rsid w:val="00BA3B17"/>
    <w:rsid w:val="00BA3FBC"/>
    <w:rsid w:val="00BA412E"/>
    <w:rsid w:val="00BA4202"/>
    <w:rsid w:val="00BA44F9"/>
    <w:rsid w:val="00BA4667"/>
    <w:rsid w:val="00BA504B"/>
    <w:rsid w:val="00BA5295"/>
    <w:rsid w:val="00BA5AE1"/>
    <w:rsid w:val="00BA5DDC"/>
    <w:rsid w:val="00BA5DFF"/>
    <w:rsid w:val="00BA5E22"/>
    <w:rsid w:val="00BA6125"/>
    <w:rsid w:val="00BA61E6"/>
    <w:rsid w:val="00BA62FA"/>
    <w:rsid w:val="00BA64C2"/>
    <w:rsid w:val="00BA6608"/>
    <w:rsid w:val="00BA682A"/>
    <w:rsid w:val="00BA6A52"/>
    <w:rsid w:val="00BA6A85"/>
    <w:rsid w:val="00BA6CE8"/>
    <w:rsid w:val="00BA6F96"/>
    <w:rsid w:val="00BA6FCA"/>
    <w:rsid w:val="00BA70E7"/>
    <w:rsid w:val="00BA71EC"/>
    <w:rsid w:val="00BA72F1"/>
    <w:rsid w:val="00BA7854"/>
    <w:rsid w:val="00BA78A2"/>
    <w:rsid w:val="00BA7A38"/>
    <w:rsid w:val="00BA7AD2"/>
    <w:rsid w:val="00BA7ADC"/>
    <w:rsid w:val="00BA7C51"/>
    <w:rsid w:val="00BB009D"/>
    <w:rsid w:val="00BB01B3"/>
    <w:rsid w:val="00BB0558"/>
    <w:rsid w:val="00BB0632"/>
    <w:rsid w:val="00BB06BE"/>
    <w:rsid w:val="00BB073B"/>
    <w:rsid w:val="00BB0B16"/>
    <w:rsid w:val="00BB0B9D"/>
    <w:rsid w:val="00BB0C2E"/>
    <w:rsid w:val="00BB0C6F"/>
    <w:rsid w:val="00BB0E35"/>
    <w:rsid w:val="00BB0FDD"/>
    <w:rsid w:val="00BB1296"/>
    <w:rsid w:val="00BB15DD"/>
    <w:rsid w:val="00BB1722"/>
    <w:rsid w:val="00BB176F"/>
    <w:rsid w:val="00BB1836"/>
    <w:rsid w:val="00BB193C"/>
    <w:rsid w:val="00BB1DE2"/>
    <w:rsid w:val="00BB1F92"/>
    <w:rsid w:val="00BB23C3"/>
    <w:rsid w:val="00BB23CF"/>
    <w:rsid w:val="00BB24FB"/>
    <w:rsid w:val="00BB2540"/>
    <w:rsid w:val="00BB2605"/>
    <w:rsid w:val="00BB29F4"/>
    <w:rsid w:val="00BB2C5F"/>
    <w:rsid w:val="00BB2C60"/>
    <w:rsid w:val="00BB2D6C"/>
    <w:rsid w:val="00BB3358"/>
    <w:rsid w:val="00BB33A7"/>
    <w:rsid w:val="00BB3566"/>
    <w:rsid w:val="00BB358F"/>
    <w:rsid w:val="00BB3880"/>
    <w:rsid w:val="00BB3B45"/>
    <w:rsid w:val="00BB3C27"/>
    <w:rsid w:val="00BB3DC8"/>
    <w:rsid w:val="00BB3DCA"/>
    <w:rsid w:val="00BB3FB9"/>
    <w:rsid w:val="00BB4143"/>
    <w:rsid w:val="00BB41CF"/>
    <w:rsid w:val="00BB43CC"/>
    <w:rsid w:val="00BB455B"/>
    <w:rsid w:val="00BB46FA"/>
    <w:rsid w:val="00BB4E02"/>
    <w:rsid w:val="00BB4EEE"/>
    <w:rsid w:val="00BB503F"/>
    <w:rsid w:val="00BB50C3"/>
    <w:rsid w:val="00BB524E"/>
    <w:rsid w:val="00BB5274"/>
    <w:rsid w:val="00BB52F4"/>
    <w:rsid w:val="00BB5457"/>
    <w:rsid w:val="00BB550A"/>
    <w:rsid w:val="00BB5565"/>
    <w:rsid w:val="00BB58CE"/>
    <w:rsid w:val="00BB58F0"/>
    <w:rsid w:val="00BB5AAC"/>
    <w:rsid w:val="00BB5BFA"/>
    <w:rsid w:val="00BB5DE1"/>
    <w:rsid w:val="00BB5EE7"/>
    <w:rsid w:val="00BB5F61"/>
    <w:rsid w:val="00BB5F66"/>
    <w:rsid w:val="00BB5FFB"/>
    <w:rsid w:val="00BB61A9"/>
    <w:rsid w:val="00BB6203"/>
    <w:rsid w:val="00BB62B8"/>
    <w:rsid w:val="00BB62E5"/>
    <w:rsid w:val="00BB65AF"/>
    <w:rsid w:val="00BB65B3"/>
    <w:rsid w:val="00BB664F"/>
    <w:rsid w:val="00BB681F"/>
    <w:rsid w:val="00BB6AB1"/>
    <w:rsid w:val="00BB6B1C"/>
    <w:rsid w:val="00BB6C0B"/>
    <w:rsid w:val="00BB71B8"/>
    <w:rsid w:val="00BB71F5"/>
    <w:rsid w:val="00BB783E"/>
    <w:rsid w:val="00BB78D5"/>
    <w:rsid w:val="00BB79AC"/>
    <w:rsid w:val="00BB7AAE"/>
    <w:rsid w:val="00BB7CA2"/>
    <w:rsid w:val="00BB7D58"/>
    <w:rsid w:val="00BB7EE7"/>
    <w:rsid w:val="00BB7F7D"/>
    <w:rsid w:val="00BC0008"/>
    <w:rsid w:val="00BC007D"/>
    <w:rsid w:val="00BC00C4"/>
    <w:rsid w:val="00BC01A2"/>
    <w:rsid w:val="00BC04BA"/>
    <w:rsid w:val="00BC0679"/>
    <w:rsid w:val="00BC06AD"/>
    <w:rsid w:val="00BC085D"/>
    <w:rsid w:val="00BC08A1"/>
    <w:rsid w:val="00BC0BD0"/>
    <w:rsid w:val="00BC0BF5"/>
    <w:rsid w:val="00BC113F"/>
    <w:rsid w:val="00BC1221"/>
    <w:rsid w:val="00BC146B"/>
    <w:rsid w:val="00BC1516"/>
    <w:rsid w:val="00BC158C"/>
    <w:rsid w:val="00BC1866"/>
    <w:rsid w:val="00BC18AC"/>
    <w:rsid w:val="00BC195E"/>
    <w:rsid w:val="00BC1F35"/>
    <w:rsid w:val="00BC208E"/>
    <w:rsid w:val="00BC23E4"/>
    <w:rsid w:val="00BC2415"/>
    <w:rsid w:val="00BC286C"/>
    <w:rsid w:val="00BC2C4B"/>
    <w:rsid w:val="00BC2CA9"/>
    <w:rsid w:val="00BC2D83"/>
    <w:rsid w:val="00BC2E59"/>
    <w:rsid w:val="00BC2F37"/>
    <w:rsid w:val="00BC3027"/>
    <w:rsid w:val="00BC34F4"/>
    <w:rsid w:val="00BC358C"/>
    <w:rsid w:val="00BC375F"/>
    <w:rsid w:val="00BC4384"/>
    <w:rsid w:val="00BC462E"/>
    <w:rsid w:val="00BC472A"/>
    <w:rsid w:val="00BC4873"/>
    <w:rsid w:val="00BC4CCD"/>
    <w:rsid w:val="00BC4E60"/>
    <w:rsid w:val="00BC5096"/>
    <w:rsid w:val="00BC5202"/>
    <w:rsid w:val="00BC5297"/>
    <w:rsid w:val="00BC5307"/>
    <w:rsid w:val="00BC53AC"/>
    <w:rsid w:val="00BC5471"/>
    <w:rsid w:val="00BC54F1"/>
    <w:rsid w:val="00BC5562"/>
    <w:rsid w:val="00BC5603"/>
    <w:rsid w:val="00BC5605"/>
    <w:rsid w:val="00BC57F4"/>
    <w:rsid w:val="00BC582B"/>
    <w:rsid w:val="00BC58B5"/>
    <w:rsid w:val="00BC5B15"/>
    <w:rsid w:val="00BC5C73"/>
    <w:rsid w:val="00BC5DE1"/>
    <w:rsid w:val="00BC5F51"/>
    <w:rsid w:val="00BC5F6B"/>
    <w:rsid w:val="00BC6097"/>
    <w:rsid w:val="00BC6105"/>
    <w:rsid w:val="00BC6138"/>
    <w:rsid w:val="00BC6227"/>
    <w:rsid w:val="00BC674C"/>
    <w:rsid w:val="00BC6964"/>
    <w:rsid w:val="00BC6C4F"/>
    <w:rsid w:val="00BC6D88"/>
    <w:rsid w:val="00BC6FBE"/>
    <w:rsid w:val="00BC70DD"/>
    <w:rsid w:val="00BC710D"/>
    <w:rsid w:val="00BC7290"/>
    <w:rsid w:val="00BC74BF"/>
    <w:rsid w:val="00BC74CB"/>
    <w:rsid w:val="00BC7776"/>
    <w:rsid w:val="00BC7781"/>
    <w:rsid w:val="00BC78A5"/>
    <w:rsid w:val="00BC7B95"/>
    <w:rsid w:val="00BC7D37"/>
    <w:rsid w:val="00BC7F08"/>
    <w:rsid w:val="00BC7F59"/>
    <w:rsid w:val="00BC7F76"/>
    <w:rsid w:val="00BD00CC"/>
    <w:rsid w:val="00BD011F"/>
    <w:rsid w:val="00BD01C2"/>
    <w:rsid w:val="00BD02D5"/>
    <w:rsid w:val="00BD069D"/>
    <w:rsid w:val="00BD09DC"/>
    <w:rsid w:val="00BD0B73"/>
    <w:rsid w:val="00BD0BA0"/>
    <w:rsid w:val="00BD0DEC"/>
    <w:rsid w:val="00BD0ECE"/>
    <w:rsid w:val="00BD0F19"/>
    <w:rsid w:val="00BD11E8"/>
    <w:rsid w:val="00BD140B"/>
    <w:rsid w:val="00BD1553"/>
    <w:rsid w:val="00BD156D"/>
    <w:rsid w:val="00BD1589"/>
    <w:rsid w:val="00BD15CA"/>
    <w:rsid w:val="00BD161D"/>
    <w:rsid w:val="00BD1A11"/>
    <w:rsid w:val="00BD1B23"/>
    <w:rsid w:val="00BD1D7F"/>
    <w:rsid w:val="00BD1EF7"/>
    <w:rsid w:val="00BD245D"/>
    <w:rsid w:val="00BD26B6"/>
    <w:rsid w:val="00BD2A33"/>
    <w:rsid w:val="00BD2BA6"/>
    <w:rsid w:val="00BD2CB7"/>
    <w:rsid w:val="00BD2EBA"/>
    <w:rsid w:val="00BD2EE5"/>
    <w:rsid w:val="00BD332F"/>
    <w:rsid w:val="00BD35DB"/>
    <w:rsid w:val="00BD38D3"/>
    <w:rsid w:val="00BD399F"/>
    <w:rsid w:val="00BD3A94"/>
    <w:rsid w:val="00BD3B17"/>
    <w:rsid w:val="00BD3BE7"/>
    <w:rsid w:val="00BD4082"/>
    <w:rsid w:val="00BD4130"/>
    <w:rsid w:val="00BD4215"/>
    <w:rsid w:val="00BD422E"/>
    <w:rsid w:val="00BD440F"/>
    <w:rsid w:val="00BD4462"/>
    <w:rsid w:val="00BD4483"/>
    <w:rsid w:val="00BD465D"/>
    <w:rsid w:val="00BD46EC"/>
    <w:rsid w:val="00BD4967"/>
    <w:rsid w:val="00BD49B4"/>
    <w:rsid w:val="00BD4B47"/>
    <w:rsid w:val="00BD4C3B"/>
    <w:rsid w:val="00BD4CF8"/>
    <w:rsid w:val="00BD50A2"/>
    <w:rsid w:val="00BD515C"/>
    <w:rsid w:val="00BD51C0"/>
    <w:rsid w:val="00BD51D5"/>
    <w:rsid w:val="00BD55AD"/>
    <w:rsid w:val="00BD57F0"/>
    <w:rsid w:val="00BD583A"/>
    <w:rsid w:val="00BD5A23"/>
    <w:rsid w:val="00BD5A61"/>
    <w:rsid w:val="00BD5B1A"/>
    <w:rsid w:val="00BD5C81"/>
    <w:rsid w:val="00BD5D9E"/>
    <w:rsid w:val="00BD5DF8"/>
    <w:rsid w:val="00BD6127"/>
    <w:rsid w:val="00BD618E"/>
    <w:rsid w:val="00BD630D"/>
    <w:rsid w:val="00BD6419"/>
    <w:rsid w:val="00BD643E"/>
    <w:rsid w:val="00BD65AE"/>
    <w:rsid w:val="00BD65D5"/>
    <w:rsid w:val="00BD6778"/>
    <w:rsid w:val="00BD6836"/>
    <w:rsid w:val="00BD69E2"/>
    <w:rsid w:val="00BD6A2E"/>
    <w:rsid w:val="00BD6E4C"/>
    <w:rsid w:val="00BD6FF1"/>
    <w:rsid w:val="00BD7182"/>
    <w:rsid w:val="00BD71BC"/>
    <w:rsid w:val="00BD733D"/>
    <w:rsid w:val="00BD7458"/>
    <w:rsid w:val="00BD7474"/>
    <w:rsid w:val="00BD75C1"/>
    <w:rsid w:val="00BD75DD"/>
    <w:rsid w:val="00BD772E"/>
    <w:rsid w:val="00BD7841"/>
    <w:rsid w:val="00BD78D5"/>
    <w:rsid w:val="00BD78E1"/>
    <w:rsid w:val="00BD791A"/>
    <w:rsid w:val="00BD7A0D"/>
    <w:rsid w:val="00BE024F"/>
    <w:rsid w:val="00BE058E"/>
    <w:rsid w:val="00BE089F"/>
    <w:rsid w:val="00BE0C4A"/>
    <w:rsid w:val="00BE0CDA"/>
    <w:rsid w:val="00BE0E07"/>
    <w:rsid w:val="00BE1025"/>
    <w:rsid w:val="00BE1248"/>
    <w:rsid w:val="00BE15E6"/>
    <w:rsid w:val="00BE184B"/>
    <w:rsid w:val="00BE1B49"/>
    <w:rsid w:val="00BE2157"/>
    <w:rsid w:val="00BE21BE"/>
    <w:rsid w:val="00BE21CA"/>
    <w:rsid w:val="00BE237B"/>
    <w:rsid w:val="00BE27D7"/>
    <w:rsid w:val="00BE27ED"/>
    <w:rsid w:val="00BE280E"/>
    <w:rsid w:val="00BE2B6B"/>
    <w:rsid w:val="00BE2E70"/>
    <w:rsid w:val="00BE34C4"/>
    <w:rsid w:val="00BE35E0"/>
    <w:rsid w:val="00BE36C8"/>
    <w:rsid w:val="00BE3AC6"/>
    <w:rsid w:val="00BE3D21"/>
    <w:rsid w:val="00BE3E53"/>
    <w:rsid w:val="00BE3EAA"/>
    <w:rsid w:val="00BE3F20"/>
    <w:rsid w:val="00BE3F68"/>
    <w:rsid w:val="00BE4329"/>
    <w:rsid w:val="00BE43BC"/>
    <w:rsid w:val="00BE45DD"/>
    <w:rsid w:val="00BE4681"/>
    <w:rsid w:val="00BE490A"/>
    <w:rsid w:val="00BE4DA5"/>
    <w:rsid w:val="00BE4EA4"/>
    <w:rsid w:val="00BE54B3"/>
    <w:rsid w:val="00BE5633"/>
    <w:rsid w:val="00BE569B"/>
    <w:rsid w:val="00BE56EF"/>
    <w:rsid w:val="00BE57E0"/>
    <w:rsid w:val="00BE58FE"/>
    <w:rsid w:val="00BE5BF7"/>
    <w:rsid w:val="00BE5E2E"/>
    <w:rsid w:val="00BE5EBA"/>
    <w:rsid w:val="00BE5FF2"/>
    <w:rsid w:val="00BE610F"/>
    <w:rsid w:val="00BE629C"/>
    <w:rsid w:val="00BE632E"/>
    <w:rsid w:val="00BE64CA"/>
    <w:rsid w:val="00BE65A7"/>
    <w:rsid w:val="00BE6AD7"/>
    <w:rsid w:val="00BE6C43"/>
    <w:rsid w:val="00BE716E"/>
    <w:rsid w:val="00BE71A5"/>
    <w:rsid w:val="00BE74BF"/>
    <w:rsid w:val="00BE7662"/>
    <w:rsid w:val="00BE7741"/>
    <w:rsid w:val="00BE7BC8"/>
    <w:rsid w:val="00BE7F5D"/>
    <w:rsid w:val="00BE7FE7"/>
    <w:rsid w:val="00BF0130"/>
    <w:rsid w:val="00BF0238"/>
    <w:rsid w:val="00BF0248"/>
    <w:rsid w:val="00BF03BB"/>
    <w:rsid w:val="00BF048A"/>
    <w:rsid w:val="00BF05CE"/>
    <w:rsid w:val="00BF0618"/>
    <w:rsid w:val="00BF062C"/>
    <w:rsid w:val="00BF0A5F"/>
    <w:rsid w:val="00BF0AC1"/>
    <w:rsid w:val="00BF0B46"/>
    <w:rsid w:val="00BF0C59"/>
    <w:rsid w:val="00BF0C82"/>
    <w:rsid w:val="00BF0CEE"/>
    <w:rsid w:val="00BF0E2F"/>
    <w:rsid w:val="00BF1029"/>
    <w:rsid w:val="00BF1186"/>
    <w:rsid w:val="00BF1324"/>
    <w:rsid w:val="00BF1C82"/>
    <w:rsid w:val="00BF1DB0"/>
    <w:rsid w:val="00BF1DCB"/>
    <w:rsid w:val="00BF1E0D"/>
    <w:rsid w:val="00BF1EF0"/>
    <w:rsid w:val="00BF2002"/>
    <w:rsid w:val="00BF2618"/>
    <w:rsid w:val="00BF2713"/>
    <w:rsid w:val="00BF2830"/>
    <w:rsid w:val="00BF28E0"/>
    <w:rsid w:val="00BF28E2"/>
    <w:rsid w:val="00BF2902"/>
    <w:rsid w:val="00BF2AA6"/>
    <w:rsid w:val="00BF3307"/>
    <w:rsid w:val="00BF3421"/>
    <w:rsid w:val="00BF34D9"/>
    <w:rsid w:val="00BF3859"/>
    <w:rsid w:val="00BF387D"/>
    <w:rsid w:val="00BF3BD2"/>
    <w:rsid w:val="00BF3ED6"/>
    <w:rsid w:val="00BF40D0"/>
    <w:rsid w:val="00BF4465"/>
    <w:rsid w:val="00BF4533"/>
    <w:rsid w:val="00BF45B4"/>
    <w:rsid w:val="00BF4617"/>
    <w:rsid w:val="00BF484F"/>
    <w:rsid w:val="00BF4937"/>
    <w:rsid w:val="00BF4979"/>
    <w:rsid w:val="00BF5259"/>
    <w:rsid w:val="00BF54D5"/>
    <w:rsid w:val="00BF5AAF"/>
    <w:rsid w:val="00BF5BAA"/>
    <w:rsid w:val="00BF5E45"/>
    <w:rsid w:val="00BF60DC"/>
    <w:rsid w:val="00BF614A"/>
    <w:rsid w:val="00BF6298"/>
    <w:rsid w:val="00BF6517"/>
    <w:rsid w:val="00BF65A4"/>
    <w:rsid w:val="00BF68FA"/>
    <w:rsid w:val="00BF69B9"/>
    <w:rsid w:val="00BF6B2D"/>
    <w:rsid w:val="00BF6DA1"/>
    <w:rsid w:val="00BF6DB9"/>
    <w:rsid w:val="00BF6F08"/>
    <w:rsid w:val="00BF7060"/>
    <w:rsid w:val="00BF7188"/>
    <w:rsid w:val="00BF73CD"/>
    <w:rsid w:val="00BF747D"/>
    <w:rsid w:val="00BF74DB"/>
    <w:rsid w:val="00BF7695"/>
    <w:rsid w:val="00BF7817"/>
    <w:rsid w:val="00BF795D"/>
    <w:rsid w:val="00BF7C45"/>
    <w:rsid w:val="00BF7CBB"/>
    <w:rsid w:val="00BF7D70"/>
    <w:rsid w:val="00BF7DE1"/>
    <w:rsid w:val="00C00175"/>
    <w:rsid w:val="00C00990"/>
    <w:rsid w:val="00C009F0"/>
    <w:rsid w:val="00C00E20"/>
    <w:rsid w:val="00C00F06"/>
    <w:rsid w:val="00C011BF"/>
    <w:rsid w:val="00C01655"/>
    <w:rsid w:val="00C017E1"/>
    <w:rsid w:val="00C01A32"/>
    <w:rsid w:val="00C01AC8"/>
    <w:rsid w:val="00C01C79"/>
    <w:rsid w:val="00C01FAA"/>
    <w:rsid w:val="00C020F1"/>
    <w:rsid w:val="00C02115"/>
    <w:rsid w:val="00C024B3"/>
    <w:rsid w:val="00C02717"/>
    <w:rsid w:val="00C029D0"/>
    <w:rsid w:val="00C02C52"/>
    <w:rsid w:val="00C02F54"/>
    <w:rsid w:val="00C031AA"/>
    <w:rsid w:val="00C03389"/>
    <w:rsid w:val="00C03A9E"/>
    <w:rsid w:val="00C03AA6"/>
    <w:rsid w:val="00C03C2D"/>
    <w:rsid w:val="00C03C7B"/>
    <w:rsid w:val="00C03E06"/>
    <w:rsid w:val="00C03F31"/>
    <w:rsid w:val="00C03FE9"/>
    <w:rsid w:val="00C040C9"/>
    <w:rsid w:val="00C04284"/>
    <w:rsid w:val="00C04692"/>
    <w:rsid w:val="00C04788"/>
    <w:rsid w:val="00C0487F"/>
    <w:rsid w:val="00C04F87"/>
    <w:rsid w:val="00C0537D"/>
    <w:rsid w:val="00C0538D"/>
    <w:rsid w:val="00C05453"/>
    <w:rsid w:val="00C05488"/>
    <w:rsid w:val="00C05502"/>
    <w:rsid w:val="00C0583F"/>
    <w:rsid w:val="00C058EB"/>
    <w:rsid w:val="00C05C58"/>
    <w:rsid w:val="00C05F89"/>
    <w:rsid w:val="00C0613E"/>
    <w:rsid w:val="00C0617C"/>
    <w:rsid w:val="00C06195"/>
    <w:rsid w:val="00C061FB"/>
    <w:rsid w:val="00C06219"/>
    <w:rsid w:val="00C06239"/>
    <w:rsid w:val="00C06260"/>
    <w:rsid w:val="00C065BB"/>
    <w:rsid w:val="00C068A5"/>
    <w:rsid w:val="00C068F6"/>
    <w:rsid w:val="00C06961"/>
    <w:rsid w:val="00C06994"/>
    <w:rsid w:val="00C06A83"/>
    <w:rsid w:val="00C06B34"/>
    <w:rsid w:val="00C06C30"/>
    <w:rsid w:val="00C06F4D"/>
    <w:rsid w:val="00C0700C"/>
    <w:rsid w:val="00C07081"/>
    <w:rsid w:val="00C07262"/>
    <w:rsid w:val="00C07313"/>
    <w:rsid w:val="00C073B7"/>
    <w:rsid w:val="00C07403"/>
    <w:rsid w:val="00C07419"/>
    <w:rsid w:val="00C0771B"/>
    <w:rsid w:val="00C077DA"/>
    <w:rsid w:val="00C079E9"/>
    <w:rsid w:val="00C07B58"/>
    <w:rsid w:val="00C07C1E"/>
    <w:rsid w:val="00C07CE5"/>
    <w:rsid w:val="00C07DA9"/>
    <w:rsid w:val="00C07F79"/>
    <w:rsid w:val="00C07FE7"/>
    <w:rsid w:val="00C10220"/>
    <w:rsid w:val="00C1027B"/>
    <w:rsid w:val="00C10284"/>
    <w:rsid w:val="00C10808"/>
    <w:rsid w:val="00C109BE"/>
    <w:rsid w:val="00C10B8A"/>
    <w:rsid w:val="00C10D94"/>
    <w:rsid w:val="00C10F84"/>
    <w:rsid w:val="00C11198"/>
    <w:rsid w:val="00C11342"/>
    <w:rsid w:val="00C1150C"/>
    <w:rsid w:val="00C1157E"/>
    <w:rsid w:val="00C11820"/>
    <w:rsid w:val="00C11AB2"/>
    <w:rsid w:val="00C11B27"/>
    <w:rsid w:val="00C11B38"/>
    <w:rsid w:val="00C11DB5"/>
    <w:rsid w:val="00C11E45"/>
    <w:rsid w:val="00C11F03"/>
    <w:rsid w:val="00C12173"/>
    <w:rsid w:val="00C124EA"/>
    <w:rsid w:val="00C12563"/>
    <w:rsid w:val="00C1262F"/>
    <w:rsid w:val="00C12789"/>
    <w:rsid w:val="00C12EE0"/>
    <w:rsid w:val="00C131BD"/>
    <w:rsid w:val="00C13271"/>
    <w:rsid w:val="00C13515"/>
    <w:rsid w:val="00C1377E"/>
    <w:rsid w:val="00C138EC"/>
    <w:rsid w:val="00C13CB5"/>
    <w:rsid w:val="00C13D9D"/>
    <w:rsid w:val="00C140A3"/>
    <w:rsid w:val="00C144D9"/>
    <w:rsid w:val="00C1463D"/>
    <w:rsid w:val="00C146F4"/>
    <w:rsid w:val="00C148AC"/>
    <w:rsid w:val="00C149FB"/>
    <w:rsid w:val="00C14B2E"/>
    <w:rsid w:val="00C14B93"/>
    <w:rsid w:val="00C1560F"/>
    <w:rsid w:val="00C15696"/>
    <w:rsid w:val="00C157A7"/>
    <w:rsid w:val="00C15B9E"/>
    <w:rsid w:val="00C15D17"/>
    <w:rsid w:val="00C1604C"/>
    <w:rsid w:val="00C16221"/>
    <w:rsid w:val="00C16719"/>
    <w:rsid w:val="00C16783"/>
    <w:rsid w:val="00C16A36"/>
    <w:rsid w:val="00C16A56"/>
    <w:rsid w:val="00C16AC0"/>
    <w:rsid w:val="00C16B36"/>
    <w:rsid w:val="00C16CD8"/>
    <w:rsid w:val="00C16CE1"/>
    <w:rsid w:val="00C16D6C"/>
    <w:rsid w:val="00C16D9B"/>
    <w:rsid w:val="00C16E0F"/>
    <w:rsid w:val="00C16E64"/>
    <w:rsid w:val="00C170EB"/>
    <w:rsid w:val="00C172FE"/>
    <w:rsid w:val="00C17435"/>
    <w:rsid w:val="00C1744A"/>
    <w:rsid w:val="00C1783C"/>
    <w:rsid w:val="00C179AD"/>
    <w:rsid w:val="00C17C1A"/>
    <w:rsid w:val="00C17F7B"/>
    <w:rsid w:val="00C2010F"/>
    <w:rsid w:val="00C2015C"/>
    <w:rsid w:val="00C205C7"/>
    <w:rsid w:val="00C20664"/>
    <w:rsid w:val="00C209F5"/>
    <w:rsid w:val="00C20BA1"/>
    <w:rsid w:val="00C20C9B"/>
    <w:rsid w:val="00C20D20"/>
    <w:rsid w:val="00C20DFD"/>
    <w:rsid w:val="00C20E55"/>
    <w:rsid w:val="00C20ECD"/>
    <w:rsid w:val="00C20F1E"/>
    <w:rsid w:val="00C20F5A"/>
    <w:rsid w:val="00C21056"/>
    <w:rsid w:val="00C213B3"/>
    <w:rsid w:val="00C2169A"/>
    <w:rsid w:val="00C21938"/>
    <w:rsid w:val="00C21974"/>
    <w:rsid w:val="00C21A12"/>
    <w:rsid w:val="00C21CED"/>
    <w:rsid w:val="00C21E73"/>
    <w:rsid w:val="00C21FD4"/>
    <w:rsid w:val="00C220BC"/>
    <w:rsid w:val="00C2226A"/>
    <w:rsid w:val="00C222B5"/>
    <w:rsid w:val="00C22315"/>
    <w:rsid w:val="00C228A0"/>
    <w:rsid w:val="00C229EF"/>
    <w:rsid w:val="00C22A38"/>
    <w:rsid w:val="00C22AB1"/>
    <w:rsid w:val="00C22F64"/>
    <w:rsid w:val="00C230E6"/>
    <w:rsid w:val="00C231B3"/>
    <w:rsid w:val="00C2328F"/>
    <w:rsid w:val="00C23307"/>
    <w:rsid w:val="00C234E8"/>
    <w:rsid w:val="00C23637"/>
    <w:rsid w:val="00C23653"/>
    <w:rsid w:val="00C23670"/>
    <w:rsid w:val="00C23A62"/>
    <w:rsid w:val="00C23BB6"/>
    <w:rsid w:val="00C23BE0"/>
    <w:rsid w:val="00C244E3"/>
    <w:rsid w:val="00C24541"/>
    <w:rsid w:val="00C24563"/>
    <w:rsid w:val="00C246BD"/>
    <w:rsid w:val="00C24737"/>
    <w:rsid w:val="00C24BB9"/>
    <w:rsid w:val="00C24C9A"/>
    <w:rsid w:val="00C2546E"/>
    <w:rsid w:val="00C25708"/>
    <w:rsid w:val="00C25738"/>
    <w:rsid w:val="00C25793"/>
    <w:rsid w:val="00C25893"/>
    <w:rsid w:val="00C25928"/>
    <w:rsid w:val="00C25A94"/>
    <w:rsid w:val="00C25EAA"/>
    <w:rsid w:val="00C264B3"/>
    <w:rsid w:val="00C270A8"/>
    <w:rsid w:val="00C2713C"/>
    <w:rsid w:val="00C27271"/>
    <w:rsid w:val="00C2762C"/>
    <w:rsid w:val="00C278BC"/>
    <w:rsid w:val="00C27A62"/>
    <w:rsid w:val="00C27A74"/>
    <w:rsid w:val="00C27CBC"/>
    <w:rsid w:val="00C27F40"/>
    <w:rsid w:val="00C301F6"/>
    <w:rsid w:val="00C302D1"/>
    <w:rsid w:val="00C30712"/>
    <w:rsid w:val="00C307BB"/>
    <w:rsid w:val="00C308C3"/>
    <w:rsid w:val="00C30C43"/>
    <w:rsid w:val="00C30D93"/>
    <w:rsid w:val="00C31143"/>
    <w:rsid w:val="00C31325"/>
    <w:rsid w:val="00C3136F"/>
    <w:rsid w:val="00C313A1"/>
    <w:rsid w:val="00C314F4"/>
    <w:rsid w:val="00C315F4"/>
    <w:rsid w:val="00C317C8"/>
    <w:rsid w:val="00C319D1"/>
    <w:rsid w:val="00C31E20"/>
    <w:rsid w:val="00C31E84"/>
    <w:rsid w:val="00C31F22"/>
    <w:rsid w:val="00C31FAC"/>
    <w:rsid w:val="00C320AB"/>
    <w:rsid w:val="00C3224D"/>
    <w:rsid w:val="00C32870"/>
    <w:rsid w:val="00C32916"/>
    <w:rsid w:val="00C32A1F"/>
    <w:rsid w:val="00C32B23"/>
    <w:rsid w:val="00C32BCB"/>
    <w:rsid w:val="00C332FA"/>
    <w:rsid w:val="00C33A09"/>
    <w:rsid w:val="00C33D9C"/>
    <w:rsid w:val="00C34031"/>
    <w:rsid w:val="00C3404A"/>
    <w:rsid w:val="00C34107"/>
    <w:rsid w:val="00C34205"/>
    <w:rsid w:val="00C34227"/>
    <w:rsid w:val="00C3428F"/>
    <w:rsid w:val="00C34454"/>
    <w:rsid w:val="00C3474B"/>
    <w:rsid w:val="00C34B65"/>
    <w:rsid w:val="00C34FD6"/>
    <w:rsid w:val="00C350E9"/>
    <w:rsid w:val="00C3519A"/>
    <w:rsid w:val="00C351BF"/>
    <w:rsid w:val="00C351CD"/>
    <w:rsid w:val="00C351F0"/>
    <w:rsid w:val="00C352E7"/>
    <w:rsid w:val="00C3556F"/>
    <w:rsid w:val="00C355D4"/>
    <w:rsid w:val="00C35608"/>
    <w:rsid w:val="00C3569E"/>
    <w:rsid w:val="00C35859"/>
    <w:rsid w:val="00C35917"/>
    <w:rsid w:val="00C359E5"/>
    <w:rsid w:val="00C35D12"/>
    <w:rsid w:val="00C35D49"/>
    <w:rsid w:val="00C35E5E"/>
    <w:rsid w:val="00C36026"/>
    <w:rsid w:val="00C36059"/>
    <w:rsid w:val="00C3631C"/>
    <w:rsid w:val="00C363DF"/>
    <w:rsid w:val="00C3694D"/>
    <w:rsid w:val="00C369CF"/>
    <w:rsid w:val="00C36AF6"/>
    <w:rsid w:val="00C36CE0"/>
    <w:rsid w:val="00C36FFD"/>
    <w:rsid w:val="00C37074"/>
    <w:rsid w:val="00C372BF"/>
    <w:rsid w:val="00C37490"/>
    <w:rsid w:val="00C37860"/>
    <w:rsid w:val="00C37926"/>
    <w:rsid w:val="00C37972"/>
    <w:rsid w:val="00C37BCF"/>
    <w:rsid w:val="00C37F01"/>
    <w:rsid w:val="00C4030C"/>
    <w:rsid w:val="00C40387"/>
    <w:rsid w:val="00C40448"/>
    <w:rsid w:val="00C40586"/>
    <w:rsid w:val="00C405F1"/>
    <w:rsid w:val="00C407C7"/>
    <w:rsid w:val="00C408D7"/>
    <w:rsid w:val="00C409F6"/>
    <w:rsid w:val="00C40AB6"/>
    <w:rsid w:val="00C40C87"/>
    <w:rsid w:val="00C40D62"/>
    <w:rsid w:val="00C40E41"/>
    <w:rsid w:val="00C40EEA"/>
    <w:rsid w:val="00C41118"/>
    <w:rsid w:val="00C4127E"/>
    <w:rsid w:val="00C415CB"/>
    <w:rsid w:val="00C4161B"/>
    <w:rsid w:val="00C416AE"/>
    <w:rsid w:val="00C418AE"/>
    <w:rsid w:val="00C41AF1"/>
    <w:rsid w:val="00C41C47"/>
    <w:rsid w:val="00C41C4F"/>
    <w:rsid w:val="00C41E06"/>
    <w:rsid w:val="00C41EC5"/>
    <w:rsid w:val="00C4239C"/>
    <w:rsid w:val="00C428B2"/>
    <w:rsid w:val="00C428ED"/>
    <w:rsid w:val="00C42AA1"/>
    <w:rsid w:val="00C42BB4"/>
    <w:rsid w:val="00C4315D"/>
    <w:rsid w:val="00C43207"/>
    <w:rsid w:val="00C4336F"/>
    <w:rsid w:val="00C433C1"/>
    <w:rsid w:val="00C433D2"/>
    <w:rsid w:val="00C434A7"/>
    <w:rsid w:val="00C43526"/>
    <w:rsid w:val="00C4373C"/>
    <w:rsid w:val="00C43756"/>
    <w:rsid w:val="00C43832"/>
    <w:rsid w:val="00C439FA"/>
    <w:rsid w:val="00C43B7D"/>
    <w:rsid w:val="00C43DA9"/>
    <w:rsid w:val="00C43F3B"/>
    <w:rsid w:val="00C4417E"/>
    <w:rsid w:val="00C443BC"/>
    <w:rsid w:val="00C4442C"/>
    <w:rsid w:val="00C444DE"/>
    <w:rsid w:val="00C4498B"/>
    <w:rsid w:val="00C44BCA"/>
    <w:rsid w:val="00C44DF9"/>
    <w:rsid w:val="00C44E27"/>
    <w:rsid w:val="00C44F2F"/>
    <w:rsid w:val="00C44F49"/>
    <w:rsid w:val="00C451E3"/>
    <w:rsid w:val="00C45236"/>
    <w:rsid w:val="00C45298"/>
    <w:rsid w:val="00C45665"/>
    <w:rsid w:val="00C457B5"/>
    <w:rsid w:val="00C458C0"/>
    <w:rsid w:val="00C4590E"/>
    <w:rsid w:val="00C45E0A"/>
    <w:rsid w:val="00C45E5F"/>
    <w:rsid w:val="00C45EAB"/>
    <w:rsid w:val="00C46036"/>
    <w:rsid w:val="00C461C1"/>
    <w:rsid w:val="00C46552"/>
    <w:rsid w:val="00C46904"/>
    <w:rsid w:val="00C46981"/>
    <w:rsid w:val="00C469D0"/>
    <w:rsid w:val="00C469FF"/>
    <w:rsid w:val="00C46A0C"/>
    <w:rsid w:val="00C46BF9"/>
    <w:rsid w:val="00C47002"/>
    <w:rsid w:val="00C47248"/>
    <w:rsid w:val="00C4727D"/>
    <w:rsid w:val="00C472B1"/>
    <w:rsid w:val="00C474BF"/>
    <w:rsid w:val="00C47887"/>
    <w:rsid w:val="00C47889"/>
    <w:rsid w:val="00C479AE"/>
    <w:rsid w:val="00C47CCE"/>
    <w:rsid w:val="00C47D3F"/>
    <w:rsid w:val="00C47D7B"/>
    <w:rsid w:val="00C47DC2"/>
    <w:rsid w:val="00C47FBA"/>
    <w:rsid w:val="00C5041E"/>
    <w:rsid w:val="00C504A9"/>
    <w:rsid w:val="00C50713"/>
    <w:rsid w:val="00C508CB"/>
    <w:rsid w:val="00C50A6A"/>
    <w:rsid w:val="00C50BAB"/>
    <w:rsid w:val="00C5105A"/>
    <w:rsid w:val="00C5111D"/>
    <w:rsid w:val="00C5119C"/>
    <w:rsid w:val="00C51241"/>
    <w:rsid w:val="00C51426"/>
    <w:rsid w:val="00C51468"/>
    <w:rsid w:val="00C515BB"/>
    <w:rsid w:val="00C518D2"/>
    <w:rsid w:val="00C51947"/>
    <w:rsid w:val="00C51A1F"/>
    <w:rsid w:val="00C51B49"/>
    <w:rsid w:val="00C51C0B"/>
    <w:rsid w:val="00C51C16"/>
    <w:rsid w:val="00C51F9E"/>
    <w:rsid w:val="00C52035"/>
    <w:rsid w:val="00C52181"/>
    <w:rsid w:val="00C52268"/>
    <w:rsid w:val="00C5239C"/>
    <w:rsid w:val="00C523F0"/>
    <w:rsid w:val="00C52665"/>
    <w:rsid w:val="00C5270D"/>
    <w:rsid w:val="00C52C01"/>
    <w:rsid w:val="00C52D19"/>
    <w:rsid w:val="00C52FCF"/>
    <w:rsid w:val="00C53012"/>
    <w:rsid w:val="00C53089"/>
    <w:rsid w:val="00C5316F"/>
    <w:rsid w:val="00C53375"/>
    <w:rsid w:val="00C53800"/>
    <w:rsid w:val="00C539BB"/>
    <w:rsid w:val="00C53A5A"/>
    <w:rsid w:val="00C53AC9"/>
    <w:rsid w:val="00C53BB6"/>
    <w:rsid w:val="00C53CD6"/>
    <w:rsid w:val="00C53E16"/>
    <w:rsid w:val="00C541E4"/>
    <w:rsid w:val="00C5423E"/>
    <w:rsid w:val="00C542F1"/>
    <w:rsid w:val="00C5457E"/>
    <w:rsid w:val="00C5472A"/>
    <w:rsid w:val="00C54BCB"/>
    <w:rsid w:val="00C54F2A"/>
    <w:rsid w:val="00C54F92"/>
    <w:rsid w:val="00C551CE"/>
    <w:rsid w:val="00C55267"/>
    <w:rsid w:val="00C5535E"/>
    <w:rsid w:val="00C55527"/>
    <w:rsid w:val="00C555B8"/>
    <w:rsid w:val="00C556A6"/>
    <w:rsid w:val="00C55CAC"/>
    <w:rsid w:val="00C55FD4"/>
    <w:rsid w:val="00C56006"/>
    <w:rsid w:val="00C5614C"/>
    <w:rsid w:val="00C56601"/>
    <w:rsid w:val="00C56629"/>
    <w:rsid w:val="00C569E7"/>
    <w:rsid w:val="00C56E77"/>
    <w:rsid w:val="00C56FD6"/>
    <w:rsid w:val="00C572A4"/>
    <w:rsid w:val="00C57751"/>
    <w:rsid w:val="00C57796"/>
    <w:rsid w:val="00C5784E"/>
    <w:rsid w:val="00C578D7"/>
    <w:rsid w:val="00C57EBD"/>
    <w:rsid w:val="00C60015"/>
    <w:rsid w:val="00C600D7"/>
    <w:rsid w:val="00C600DE"/>
    <w:rsid w:val="00C6012A"/>
    <w:rsid w:val="00C601FE"/>
    <w:rsid w:val="00C6096B"/>
    <w:rsid w:val="00C60DEC"/>
    <w:rsid w:val="00C60E8D"/>
    <w:rsid w:val="00C60F0A"/>
    <w:rsid w:val="00C61325"/>
    <w:rsid w:val="00C613E5"/>
    <w:rsid w:val="00C615D0"/>
    <w:rsid w:val="00C615DE"/>
    <w:rsid w:val="00C616CA"/>
    <w:rsid w:val="00C618C0"/>
    <w:rsid w:val="00C61B4B"/>
    <w:rsid w:val="00C61C78"/>
    <w:rsid w:val="00C61DA0"/>
    <w:rsid w:val="00C61FA8"/>
    <w:rsid w:val="00C620FC"/>
    <w:rsid w:val="00C6276C"/>
    <w:rsid w:val="00C62841"/>
    <w:rsid w:val="00C628CF"/>
    <w:rsid w:val="00C6290C"/>
    <w:rsid w:val="00C62A14"/>
    <w:rsid w:val="00C62BBD"/>
    <w:rsid w:val="00C62C11"/>
    <w:rsid w:val="00C62D35"/>
    <w:rsid w:val="00C62FF7"/>
    <w:rsid w:val="00C63022"/>
    <w:rsid w:val="00C6303F"/>
    <w:rsid w:val="00C63043"/>
    <w:rsid w:val="00C631B0"/>
    <w:rsid w:val="00C633F9"/>
    <w:rsid w:val="00C6348B"/>
    <w:rsid w:val="00C6355D"/>
    <w:rsid w:val="00C635C4"/>
    <w:rsid w:val="00C6367D"/>
    <w:rsid w:val="00C637C8"/>
    <w:rsid w:val="00C63814"/>
    <w:rsid w:val="00C6386A"/>
    <w:rsid w:val="00C63C6C"/>
    <w:rsid w:val="00C63E33"/>
    <w:rsid w:val="00C63E86"/>
    <w:rsid w:val="00C6403A"/>
    <w:rsid w:val="00C64255"/>
    <w:rsid w:val="00C6452E"/>
    <w:rsid w:val="00C647E5"/>
    <w:rsid w:val="00C64C9D"/>
    <w:rsid w:val="00C64D11"/>
    <w:rsid w:val="00C6533A"/>
    <w:rsid w:val="00C65414"/>
    <w:rsid w:val="00C65446"/>
    <w:rsid w:val="00C654A0"/>
    <w:rsid w:val="00C6565F"/>
    <w:rsid w:val="00C65A1B"/>
    <w:rsid w:val="00C65A53"/>
    <w:rsid w:val="00C65BDA"/>
    <w:rsid w:val="00C65F05"/>
    <w:rsid w:val="00C662BB"/>
    <w:rsid w:val="00C66802"/>
    <w:rsid w:val="00C66A96"/>
    <w:rsid w:val="00C66C50"/>
    <w:rsid w:val="00C66F76"/>
    <w:rsid w:val="00C66FDB"/>
    <w:rsid w:val="00C6703C"/>
    <w:rsid w:val="00C6716F"/>
    <w:rsid w:val="00C671D7"/>
    <w:rsid w:val="00C6753F"/>
    <w:rsid w:val="00C6783B"/>
    <w:rsid w:val="00C67855"/>
    <w:rsid w:val="00C679C1"/>
    <w:rsid w:val="00C67CC8"/>
    <w:rsid w:val="00C67CEF"/>
    <w:rsid w:val="00C67E74"/>
    <w:rsid w:val="00C67F4E"/>
    <w:rsid w:val="00C701C5"/>
    <w:rsid w:val="00C7027E"/>
    <w:rsid w:val="00C705F8"/>
    <w:rsid w:val="00C70767"/>
    <w:rsid w:val="00C7077A"/>
    <w:rsid w:val="00C70EBE"/>
    <w:rsid w:val="00C70EF8"/>
    <w:rsid w:val="00C70F0A"/>
    <w:rsid w:val="00C71026"/>
    <w:rsid w:val="00C712A2"/>
    <w:rsid w:val="00C71440"/>
    <w:rsid w:val="00C71602"/>
    <w:rsid w:val="00C71731"/>
    <w:rsid w:val="00C717DE"/>
    <w:rsid w:val="00C719C1"/>
    <w:rsid w:val="00C71A41"/>
    <w:rsid w:val="00C71AFA"/>
    <w:rsid w:val="00C71B94"/>
    <w:rsid w:val="00C71CFC"/>
    <w:rsid w:val="00C7214A"/>
    <w:rsid w:val="00C727DE"/>
    <w:rsid w:val="00C72989"/>
    <w:rsid w:val="00C73276"/>
    <w:rsid w:val="00C732CB"/>
    <w:rsid w:val="00C7335C"/>
    <w:rsid w:val="00C73413"/>
    <w:rsid w:val="00C73494"/>
    <w:rsid w:val="00C734E3"/>
    <w:rsid w:val="00C73857"/>
    <w:rsid w:val="00C73897"/>
    <w:rsid w:val="00C73999"/>
    <w:rsid w:val="00C73AA7"/>
    <w:rsid w:val="00C73ACB"/>
    <w:rsid w:val="00C73AD6"/>
    <w:rsid w:val="00C73B49"/>
    <w:rsid w:val="00C73C19"/>
    <w:rsid w:val="00C73C87"/>
    <w:rsid w:val="00C73EE2"/>
    <w:rsid w:val="00C74545"/>
    <w:rsid w:val="00C74646"/>
    <w:rsid w:val="00C74795"/>
    <w:rsid w:val="00C748B8"/>
    <w:rsid w:val="00C74BBD"/>
    <w:rsid w:val="00C74BF6"/>
    <w:rsid w:val="00C74D2F"/>
    <w:rsid w:val="00C751E4"/>
    <w:rsid w:val="00C75232"/>
    <w:rsid w:val="00C75294"/>
    <w:rsid w:val="00C75316"/>
    <w:rsid w:val="00C753A7"/>
    <w:rsid w:val="00C756B8"/>
    <w:rsid w:val="00C75A14"/>
    <w:rsid w:val="00C75A3A"/>
    <w:rsid w:val="00C7626E"/>
    <w:rsid w:val="00C76289"/>
    <w:rsid w:val="00C7628E"/>
    <w:rsid w:val="00C76488"/>
    <w:rsid w:val="00C76761"/>
    <w:rsid w:val="00C76826"/>
    <w:rsid w:val="00C76A85"/>
    <w:rsid w:val="00C76F15"/>
    <w:rsid w:val="00C7719E"/>
    <w:rsid w:val="00C7727B"/>
    <w:rsid w:val="00C77321"/>
    <w:rsid w:val="00C7750E"/>
    <w:rsid w:val="00C7772E"/>
    <w:rsid w:val="00C77737"/>
    <w:rsid w:val="00C7778C"/>
    <w:rsid w:val="00C778A9"/>
    <w:rsid w:val="00C77998"/>
    <w:rsid w:val="00C77B2B"/>
    <w:rsid w:val="00C77C89"/>
    <w:rsid w:val="00C77D91"/>
    <w:rsid w:val="00C80A77"/>
    <w:rsid w:val="00C80BC7"/>
    <w:rsid w:val="00C80BCD"/>
    <w:rsid w:val="00C80DD7"/>
    <w:rsid w:val="00C80E92"/>
    <w:rsid w:val="00C81059"/>
    <w:rsid w:val="00C8122E"/>
    <w:rsid w:val="00C813EC"/>
    <w:rsid w:val="00C81430"/>
    <w:rsid w:val="00C81674"/>
    <w:rsid w:val="00C81848"/>
    <w:rsid w:val="00C8187D"/>
    <w:rsid w:val="00C81901"/>
    <w:rsid w:val="00C81A74"/>
    <w:rsid w:val="00C81BE3"/>
    <w:rsid w:val="00C81D7F"/>
    <w:rsid w:val="00C81E20"/>
    <w:rsid w:val="00C82080"/>
    <w:rsid w:val="00C825AA"/>
    <w:rsid w:val="00C82669"/>
    <w:rsid w:val="00C82B0B"/>
    <w:rsid w:val="00C82B3E"/>
    <w:rsid w:val="00C82D97"/>
    <w:rsid w:val="00C82E06"/>
    <w:rsid w:val="00C82ED3"/>
    <w:rsid w:val="00C82EF3"/>
    <w:rsid w:val="00C82FF1"/>
    <w:rsid w:val="00C83023"/>
    <w:rsid w:val="00C830AB"/>
    <w:rsid w:val="00C8310E"/>
    <w:rsid w:val="00C831CF"/>
    <w:rsid w:val="00C83246"/>
    <w:rsid w:val="00C83308"/>
    <w:rsid w:val="00C833C4"/>
    <w:rsid w:val="00C83583"/>
    <w:rsid w:val="00C83595"/>
    <w:rsid w:val="00C83D32"/>
    <w:rsid w:val="00C8415C"/>
    <w:rsid w:val="00C84161"/>
    <w:rsid w:val="00C84236"/>
    <w:rsid w:val="00C84267"/>
    <w:rsid w:val="00C84402"/>
    <w:rsid w:val="00C8477E"/>
    <w:rsid w:val="00C84A94"/>
    <w:rsid w:val="00C84B53"/>
    <w:rsid w:val="00C84BFE"/>
    <w:rsid w:val="00C84D4E"/>
    <w:rsid w:val="00C854AA"/>
    <w:rsid w:val="00C8584A"/>
    <w:rsid w:val="00C859EB"/>
    <w:rsid w:val="00C85B0F"/>
    <w:rsid w:val="00C85DD3"/>
    <w:rsid w:val="00C85EC7"/>
    <w:rsid w:val="00C86192"/>
    <w:rsid w:val="00C8632A"/>
    <w:rsid w:val="00C864A0"/>
    <w:rsid w:val="00C865FA"/>
    <w:rsid w:val="00C867C7"/>
    <w:rsid w:val="00C86978"/>
    <w:rsid w:val="00C86AAF"/>
    <w:rsid w:val="00C86BDE"/>
    <w:rsid w:val="00C86C97"/>
    <w:rsid w:val="00C86FA2"/>
    <w:rsid w:val="00C870F7"/>
    <w:rsid w:val="00C87158"/>
    <w:rsid w:val="00C8732E"/>
    <w:rsid w:val="00C878E6"/>
    <w:rsid w:val="00C879F7"/>
    <w:rsid w:val="00C87AF3"/>
    <w:rsid w:val="00C87BD1"/>
    <w:rsid w:val="00C87D96"/>
    <w:rsid w:val="00C87DF8"/>
    <w:rsid w:val="00C87E9F"/>
    <w:rsid w:val="00C87EB3"/>
    <w:rsid w:val="00C87F25"/>
    <w:rsid w:val="00C87F78"/>
    <w:rsid w:val="00C87F96"/>
    <w:rsid w:val="00C87FA8"/>
    <w:rsid w:val="00C902A4"/>
    <w:rsid w:val="00C902F0"/>
    <w:rsid w:val="00C90695"/>
    <w:rsid w:val="00C906A3"/>
    <w:rsid w:val="00C906A7"/>
    <w:rsid w:val="00C90767"/>
    <w:rsid w:val="00C90BEC"/>
    <w:rsid w:val="00C90C6F"/>
    <w:rsid w:val="00C90D39"/>
    <w:rsid w:val="00C90E27"/>
    <w:rsid w:val="00C90ED1"/>
    <w:rsid w:val="00C91002"/>
    <w:rsid w:val="00C911A3"/>
    <w:rsid w:val="00C91265"/>
    <w:rsid w:val="00C91271"/>
    <w:rsid w:val="00C9155B"/>
    <w:rsid w:val="00C917D6"/>
    <w:rsid w:val="00C91836"/>
    <w:rsid w:val="00C91924"/>
    <w:rsid w:val="00C91A7D"/>
    <w:rsid w:val="00C91A8C"/>
    <w:rsid w:val="00C91BBC"/>
    <w:rsid w:val="00C91EC9"/>
    <w:rsid w:val="00C91F83"/>
    <w:rsid w:val="00C91F97"/>
    <w:rsid w:val="00C9215B"/>
    <w:rsid w:val="00C92169"/>
    <w:rsid w:val="00C92196"/>
    <w:rsid w:val="00C9262A"/>
    <w:rsid w:val="00C9267B"/>
    <w:rsid w:val="00C9271F"/>
    <w:rsid w:val="00C92726"/>
    <w:rsid w:val="00C9277A"/>
    <w:rsid w:val="00C927FF"/>
    <w:rsid w:val="00C9283F"/>
    <w:rsid w:val="00C92BD0"/>
    <w:rsid w:val="00C92BD8"/>
    <w:rsid w:val="00C92C63"/>
    <w:rsid w:val="00C92CC3"/>
    <w:rsid w:val="00C92ECA"/>
    <w:rsid w:val="00C92FC1"/>
    <w:rsid w:val="00C9307D"/>
    <w:rsid w:val="00C931F3"/>
    <w:rsid w:val="00C932F8"/>
    <w:rsid w:val="00C9378B"/>
    <w:rsid w:val="00C939F9"/>
    <w:rsid w:val="00C93B24"/>
    <w:rsid w:val="00C9427B"/>
    <w:rsid w:val="00C94566"/>
    <w:rsid w:val="00C9474E"/>
    <w:rsid w:val="00C949F3"/>
    <w:rsid w:val="00C94A96"/>
    <w:rsid w:val="00C94CFF"/>
    <w:rsid w:val="00C94D5A"/>
    <w:rsid w:val="00C94F30"/>
    <w:rsid w:val="00C94FCF"/>
    <w:rsid w:val="00C9508C"/>
    <w:rsid w:val="00C95A35"/>
    <w:rsid w:val="00C95BED"/>
    <w:rsid w:val="00C95CF2"/>
    <w:rsid w:val="00C96361"/>
    <w:rsid w:val="00C9648C"/>
    <w:rsid w:val="00C9682B"/>
    <w:rsid w:val="00C96A8C"/>
    <w:rsid w:val="00C96C14"/>
    <w:rsid w:val="00C96D46"/>
    <w:rsid w:val="00C96E96"/>
    <w:rsid w:val="00C97308"/>
    <w:rsid w:val="00C9733A"/>
    <w:rsid w:val="00C973D6"/>
    <w:rsid w:val="00C9759D"/>
    <w:rsid w:val="00C9783B"/>
    <w:rsid w:val="00C97846"/>
    <w:rsid w:val="00C979D6"/>
    <w:rsid w:val="00C97A51"/>
    <w:rsid w:val="00C97AEE"/>
    <w:rsid w:val="00C97C8D"/>
    <w:rsid w:val="00C97CEE"/>
    <w:rsid w:val="00C97D25"/>
    <w:rsid w:val="00CA0614"/>
    <w:rsid w:val="00CA06B8"/>
    <w:rsid w:val="00CA08E1"/>
    <w:rsid w:val="00CA09F7"/>
    <w:rsid w:val="00CA0BE9"/>
    <w:rsid w:val="00CA0CC6"/>
    <w:rsid w:val="00CA0EE2"/>
    <w:rsid w:val="00CA0F2D"/>
    <w:rsid w:val="00CA113F"/>
    <w:rsid w:val="00CA1254"/>
    <w:rsid w:val="00CA13C2"/>
    <w:rsid w:val="00CA157A"/>
    <w:rsid w:val="00CA1591"/>
    <w:rsid w:val="00CA18FF"/>
    <w:rsid w:val="00CA192E"/>
    <w:rsid w:val="00CA1FD1"/>
    <w:rsid w:val="00CA20CD"/>
    <w:rsid w:val="00CA26BE"/>
    <w:rsid w:val="00CA2764"/>
    <w:rsid w:val="00CA2950"/>
    <w:rsid w:val="00CA3002"/>
    <w:rsid w:val="00CA321E"/>
    <w:rsid w:val="00CA3320"/>
    <w:rsid w:val="00CA3354"/>
    <w:rsid w:val="00CA35B4"/>
    <w:rsid w:val="00CA3684"/>
    <w:rsid w:val="00CA368E"/>
    <w:rsid w:val="00CA3D5A"/>
    <w:rsid w:val="00CA400E"/>
    <w:rsid w:val="00CA4052"/>
    <w:rsid w:val="00CA430E"/>
    <w:rsid w:val="00CA4707"/>
    <w:rsid w:val="00CA472D"/>
    <w:rsid w:val="00CA4AB3"/>
    <w:rsid w:val="00CA4C24"/>
    <w:rsid w:val="00CA4CD9"/>
    <w:rsid w:val="00CA4D69"/>
    <w:rsid w:val="00CA4FF0"/>
    <w:rsid w:val="00CA509D"/>
    <w:rsid w:val="00CA5359"/>
    <w:rsid w:val="00CA535F"/>
    <w:rsid w:val="00CA53AB"/>
    <w:rsid w:val="00CA540F"/>
    <w:rsid w:val="00CA57B9"/>
    <w:rsid w:val="00CA58BC"/>
    <w:rsid w:val="00CA58DC"/>
    <w:rsid w:val="00CA58F4"/>
    <w:rsid w:val="00CA59E8"/>
    <w:rsid w:val="00CA5A27"/>
    <w:rsid w:val="00CA5ABC"/>
    <w:rsid w:val="00CA5D5E"/>
    <w:rsid w:val="00CA5DD7"/>
    <w:rsid w:val="00CA5EC4"/>
    <w:rsid w:val="00CA62B2"/>
    <w:rsid w:val="00CA64A6"/>
    <w:rsid w:val="00CA6869"/>
    <w:rsid w:val="00CA6DD6"/>
    <w:rsid w:val="00CA6E7E"/>
    <w:rsid w:val="00CA6FAB"/>
    <w:rsid w:val="00CA71A3"/>
    <w:rsid w:val="00CA724F"/>
    <w:rsid w:val="00CA7463"/>
    <w:rsid w:val="00CA74E8"/>
    <w:rsid w:val="00CA752E"/>
    <w:rsid w:val="00CA773D"/>
    <w:rsid w:val="00CA7850"/>
    <w:rsid w:val="00CA7955"/>
    <w:rsid w:val="00CA7CED"/>
    <w:rsid w:val="00CA7D10"/>
    <w:rsid w:val="00CA7E96"/>
    <w:rsid w:val="00CA7F8B"/>
    <w:rsid w:val="00CB0204"/>
    <w:rsid w:val="00CB02F3"/>
    <w:rsid w:val="00CB0340"/>
    <w:rsid w:val="00CB0468"/>
    <w:rsid w:val="00CB0CD2"/>
    <w:rsid w:val="00CB0E37"/>
    <w:rsid w:val="00CB0EF2"/>
    <w:rsid w:val="00CB0FEF"/>
    <w:rsid w:val="00CB129E"/>
    <w:rsid w:val="00CB12DD"/>
    <w:rsid w:val="00CB18CB"/>
    <w:rsid w:val="00CB195D"/>
    <w:rsid w:val="00CB1AF3"/>
    <w:rsid w:val="00CB1D11"/>
    <w:rsid w:val="00CB1D51"/>
    <w:rsid w:val="00CB1E44"/>
    <w:rsid w:val="00CB1FB1"/>
    <w:rsid w:val="00CB2295"/>
    <w:rsid w:val="00CB26CC"/>
    <w:rsid w:val="00CB2746"/>
    <w:rsid w:val="00CB2823"/>
    <w:rsid w:val="00CB29B3"/>
    <w:rsid w:val="00CB2CC0"/>
    <w:rsid w:val="00CB2CD6"/>
    <w:rsid w:val="00CB2F76"/>
    <w:rsid w:val="00CB30C8"/>
    <w:rsid w:val="00CB3370"/>
    <w:rsid w:val="00CB33FD"/>
    <w:rsid w:val="00CB35EB"/>
    <w:rsid w:val="00CB364F"/>
    <w:rsid w:val="00CB36D4"/>
    <w:rsid w:val="00CB3740"/>
    <w:rsid w:val="00CB396D"/>
    <w:rsid w:val="00CB3A3D"/>
    <w:rsid w:val="00CB3AB5"/>
    <w:rsid w:val="00CB3EDB"/>
    <w:rsid w:val="00CB3EFB"/>
    <w:rsid w:val="00CB3FF1"/>
    <w:rsid w:val="00CB42F5"/>
    <w:rsid w:val="00CB433F"/>
    <w:rsid w:val="00CB43F6"/>
    <w:rsid w:val="00CB4756"/>
    <w:rsid w:val="00CB4BF6"/>
    <w:rsid w:val="00CB4C3F"/>
    <w:rsid w:val="00CB4F45"/>
    <w:rsid w:val="00CB4F82"/>
    <w:rsid w:val="00CB5058"/>
    <w:rsid w:val="00CB51FD"/>
    <w:rsid w:val="00CB563A"/>
    <w:rsid w:val="00CB569E"/>
    <w:rsid w:val="00CB56AC"/>
    <w:rsid w:val="00CB57CB"/>
    <w:rsid w:val="00CB580D"/>
    <w:rsid w:val="00CB5883"/>
    <w:rsid w:val="00CB5A18"/>
    <w:rsid w:val="00CB5D0C"/>
    <w:rsid w:val="00CB5D3D"/>
    <w:rsid w:val="00CB5DD0"/>
    <w:rsid w:val="00CB5EA2"/>
    <w:rsid w:val="00CB61A7"/>
    <w:rsid w:val="00CB6301"/>
    <w:rsid w:val="00CB6477"/>
    <w:rsid w:val="00CB64F0"/>
    <w:rsid w:val="00CB65AD"/>
    <w:rsid w:val="00CB663E"/>
    <w:rsid w:val="00CB690A"/>
    <w:rsid w:val="00CB6C0C"/>
    <w:rsid w:val="00CB6C33"/>
    <w:rsid w:val="00CB6DC3"/>
    <w:rsid w:val="00CB7030"/>
    <w:rsid w:val="00CB7062"/>
    <w:rsid w:val="00CB718A"/>
    <w:rsid w:val="00CB76AD"/>
    <w:rsid w:val="00CB776C"/>
    <w:rsid w:val="00CB77AA"/>
    <w:rsid w:val="00CB7C49"/>
    <w:rsid w:val="00CB7CDB"/>
    <w:rsid w:val="00CC02C2"/>
    <w:rsid w:val="00CC03CB"/>
    <w:rsid w:val="00CC0447"/>
    <w:rsid w:val="00CC090D"/>
    <w:rsid w:val="00CC094B"/>
    <w:rsid w:val="00CC0CC5"/>
    <w:rsid w:val="00CC0DBF"/>
    <w:rsid w:val="00CC0E00"/>
    <w:rsid w:val="00CC0E38"/>
    <w:rsid w:val="00CC0F03"/>
    <w:rsid w:val="00CC1144"/>
    <w:rsid w:val="00CC120F"/>
    <w:rsid w:val="00CC151A"/>
    <w:rsid w:val="00CC15CC"/>
    <w:rsid w:val="00CC1708"/>
    <w:rsid w:val="00CC1C14"/>
    <w:rsid w:val="00CC1D98"/>
    <w:rsid w:val="00CC1F38"/>
    <w:rsid w:val="00CC1F4B"/>
    <w:rsid w:val="00CC2350"/>
    <w:rsid w:val="00CC247F"/>
    <w:rsid w:val="00CC2CCB"/>
    <w:rsid w:val="00CC2CDB"/>
    <w:rsid w:val="00CC2D06"/>
    <w:rsid w:val="00CC2F27"/>
    <w:rsid w:val="00CC3318"/>
    <w:rsid w:val="00CC33D2"/>
    <w:rsid w:val="00CC3825"/>
    <w:rsid w:val="00CC38E2"/>
    <w:rsid w:val="00CC395D"/>
    <w:rsid w:val="00CC3AE9"/>
    <w:rsid w:val="00CC3BE9"/>
    <w:rsid w:val="00CC3C63"/>
    <w:rsid w:val="00CC3EE7"/>
    <w:rsid w:val="00CC42CE"/>
    <w:rsid w:val="00CC4532"/>
    <w:rsid w:val="00CC457D"/>
    <w:rsid w:val="00CC459F"/>
    <w:rsid w:val="00CC4785"/>
    <w:rsid w:val="00CC4828"/>
    <w:rsid w:val="00CC485D"/>
    <w:rsid w:val="00CC491E"/>
    <w:rsid w:val="00CC4AD5"/>
    <w:rsid w:val="00CC4AFE"/>
    <w:rsid w:val="00CC4B65"/>
    <w:rsid w:val="00CC4B9C"/>
    <w:rsid w:val="00CC4E3A"/>
    <w:rsid w:val="00CC4E68"/>
    <w:rsid w:val="00CC4F18"/>
    <w:rsid w:val="00CC4F6C"/>
    <w:rsid w:val="00CC5177"/>
    <w:rsid w:val="00CC5208"/>
    <w:rsid w:val="00CC534D"/>
    <w:rsid w:val="00CC5669"/>
    <w:rsid w:val="00CC5974"/>
    <w:rsid w:val="00CC5C5D"/>
    <w:rsid w:val="00CC5F32"/>
    <w:rsid w:val="00CC6429"/>
    <w:rsid w:val="00CC64D5"/>
    <w:rsid w:val="00CC6528"/>
    <w:rsid w:val="00CC714E"/>
    <w:rsid w:val="00CC7566"/>
    <w:rsid w:val="00CC761E"/>
    <w:rsid w:val="00CC78E0"/>
    <w:rsid w:val="00CC7B99"/>
    <w:rsid w:val="00CC7FEB"/>
    <w:rsid w:val="00CD0041"/>
    <w:rsid w:val="00CD01BA"/>
    <w:rsid w:val="00CD0535"/>
    <w:rsid w:val="00CD0728"/>
    <w:rsid w:val="00CD07AD"/>
    <w:rsid w:val="00CD0893"/>
    <w:rsid w:val="00CD0D0E"/>
    <w:rsid w:val="00CD0DE3"/>
    <w:rsid w:val="00CD0FC6"/>
    <w:rsid w:val="00CD13AF"/>
    <w:rsid w:val="00CD13DB"/>
    <w:rsid w:val="00CD146B"/>
    <w:rsid w:val="00CD1485"/>
    <w:rsid w:val="00CD14EF"/>
    <w:rsid w:val="00CD15D0"/>
    <w:rsid w:val="00CD16D6"/>
    <w:rsid w:val="00CD17E2"/>
    <w:rsid w:val="00CD195B"/>
    <w:rsid w:val="00CD1ABE"/>
    <w:rsid w:val="00CD1C42"/>
    <w:rsid w:val="00CD1CCC"/>
    <w:rsid w:val="00CD1F84"/>
    <w:rsid w:val="00CD214D"/>
    <w:rsid w:val="00CD2171"/>
    <w:rsid w:val="00CD2658"/>
    <w:rsid w:val="00CD2BAB"/>
    <w:rsid w:val="00CD2C94"/>
    <w:rsid w:val="00CD2CEF"/>
    <w:rsid w:val="00CD3076"/>
    <w:rsid w:val="00CD315B"/>
    <w:rsid w:val="00CD3513"/>
    <w:rsid w:val="00CD35A5"/>
    <w:rsid w:val="00CD374C"/>
    <w:rsid w:val="00CD3809"/>
    <w:rsid w:val="00CD385D"/>
    <w:rsid w:val="00CD3A1B"/>
    <w:rsid w:val="00CD3D12"/>
    <w:rsid w:val="00CD3D7A"/>
    <w:rsid w:val="00CD40C8"/>
    <w:rsid w:val="00CD413D"/>
    <w:rsid w:val="00CD4159"/>
    <w:rsid w:val="00CD44BD"/>
    <w:rsid w:val="00CD4F94"/>
    <w:rsid w:val="00CD54DC"/>
    <w:rsid w:val="00CD551C"/>
    <w:rsid w:val="00CD55CD"/>
    <w:rsid w:val="00CD5642"/>
    <w:rsid w:val="00CD5777"/>
    <w:rsid w:val="00CD5954"/>
    <w:rsid w:val="00CD5A2E"/>
    <w:rsid w:val="00CD5C2A"/>
    <w:rsid w:val="00CD5C8F"/>
    <w:rsid w:val="00CD5FB2"/>
    <w:rsid w:val="00CD6167"/>
    <w:rsid w:val="00CD63C8"/>
    <w:rsid w:val="00CD6A9C"/>
    <w:rsid w:val="00CD6D74"/>
    <w:rsid w:val="00CD6E8B"/>
    <w:rsid w:val="00CD6F7A"/>
    <w:rsid w:val="00CD7006"/>
    <w:rsid w:val="00CD70C3"/>
    <w:rsid w:val="00CD70D5"/>
    <w:rsid w:val="00CD719B"/>
    <w:rsid w:val="00CD735E"/>
    <w:rsid w:val="00CD7510"/>
    <w:rsid w:val="00CD7586"/>
    <w:rsid w:val="00CD7861"/>
    <w:rsid w:val="00CD7B66"/>
    <w:rsid w:val="00CD7CB8"/>
    <w:rsid w:val="00CD7D35"/>
    <w:rsid w:val="00CD7F6B"/>
    <w:rsid w:val="00CE0051"/>
    <w:rsid w:val="00CE0145"/>
    <w:rsid w:val="00CE027E"/>
    <w:rsid w:val="00CE0286"/>
    <w:rsid w:val="00CE04A7"/>
    <w:rsid w:val="00CE0525"/>
    <w:rsid w:val="00CE05A2"/>
    <w:rsid w:val="00CE05CE"/>
    <w:rsid w:val="00CE07AC"/>
    <w:rsid w:val="00CE07C8"/>
    <w:rsid w:val="00CE0927"/>
    <w:rsid w:val="00CE1076"/>
    <w:rsid w:val="00CE1111"/>
    <w:rsid w:val="00CE1126"/>
    <w:rsid w:val="00CE114A"/>
    <w:rsid w:val="00CE1221"/>
    <w:rsid w:val="00CE12CA"/>
    <w:rsid w:val="00CE13DA"/>
    <w:rsid w:val="00CE14EF"/>
    <w:rsid w:val="00CE1669"/>
    <w:rsid w:val="00CE1761"/>
    <w:rsid w:val="00CE1A3D"/>
    <w:rsid w:val="00CE1A56"/>
    <w:rsid w:val="00CE1AAF"/>
    <w:rsid w:val="00CE1C6B"/>
    <w:rsid w:val="00CE1C72"/>
    <w:rsid w:val="00CE1CE7"/>
    <w:rsid w:val="00CE20FA"/>
    <w:rsid w:val="00CE23BC"/>
    <w:rsid w:val="00CE2468"/>
    <w:rsid w:val="00CE25B6"/>
    <w:rsid w:val="00CE26F1"/>
    <w:rsid w:val="00CE27C9"/>
    <w:rsid w:val="00CE29DC"/>
    <w:rsid w:val="00CE2AB7"/>
    <w:rsid w:val="00CE2C4B"/>
    <w:rsid w:val="00CE2D39"/>
    <w:rsid w:val="00CE2F5F"/>
    <w:rsid w:val="00CE34C6"/>
    <w:rsid w:val="00CE37F0"/>
    <w:rsid w:val="00CE3B1C"/>
    <w:rsid w:val="00CE3C47"/>
    <w:rsid w:val="00CE3CB5"/>
    <w:rsid w:val="00CE3E58"/>
    <w:rsid w:val="00CE3E74"/>
    <w:rsid w:val="00CE3E79"/>
    <w:rsid w:val="00CE417E"/>
    <w:rsid w:val="00CE4322"/>
    <w:rsid w:val="00CE4324"/>
    <w:rsid w:val="00CE4953"/>
    <w:rsid w:val="00CE4DD9"/>
    <w:rsid w:val="00CE4F2A"/>
    <w:rsid w:val="00CE50D5"/>
    <w:rsid w:val="00CE51E3"/>
    <w:rsid w:val="00CE51FE"/>
    <w:rsid w:val="00CE5430"/>
    <w:rsid w:val="00CE55EB"/>
    <w:rsid w:val="00CE575F"/>
    <w:rsid w:val="00CE579B"/>
    <w:rsid w:val="00CE57E3"/>
    <w:rsid w:val="00CE59FE"/>
    <w:rsid w:val="00CE5A1D"/>
    <w:rsid w:val="00CE5DC8"/>
    <w:rsid w:val="00CE610D"/>
    <w:rsid w:val="00CE624E"/>
    <w:rsid w:val="00CE6379"/>
    <w:rsid w:val="00CE6417"/>
    <w:rsid w:val="00CE6C8C"/>
    <w:rsid w:val="00CE6DC2"/>
    <w:rsid w:val="00CE6E9C"/>
    <w:rsid w:val="00CE6EDC"/>
    <w:rsid w:val="00CE7345"/>
    <w:rsid w:val="00CE74A0"/>
    <w:rsid w:val="00CE756F"/>
    <w:rsid w:val="00CE7733"/>
    <w:rsid w:val="00CE77EF"/>
    <w:rsid w:val="00CE788A"/>
    <w:rsid w:val="00CE7BCC"/>
    <w:rsid w:val="00CE7BDD"/>
    <w:rsid w:val="00CE7CAC"/>
    <w:rsid w:val="00CE7CC1"/>
    <w:rsid w:val="00CE7D2D"/>
    <w:rsid w:val="00CE7D7F"/>
    <w:rsid w:val="00CF0219"/>
    <w:rsid w:val="00CF02AF"/>
    <w:rsid w:val="00CF0340"/>
    <w:rsid w:val="00CF0384"/>
    <w:rsid w:val="00CF0491"/>
    <w:rsid w:val="00CF0592"/>
    <w:rsid w:val="00CF06DF"/>
    <w:rsid w:val="00CF078C"/>
    <w:rsid w:val="00CF07E1"/>
    <w:rsid w:val="00CF07E7"/>
    <w:rsid w:val="00CF07F1"/>
    <w:rsid w:val="00CF0B7B"/>
    <w:rsid w:val="00CF0CCD"/>
    <w:rsid w:val="00CF0D08"/>
    <w:rsid w:val="00CF0EB1"/>
    <w:rsid w:val="00CF0FD6"/>
    <w:rsid w:val="00CF1647"/>
    <w:rsid w:val="00CF1D67"/>
    <w:rsid w:val="00CF1FC8"/>
    <w:rsid w:val="00CF2000"/>
    <w:rsid w:val="00CF20BC"/>
    <w:rsid w:val="00CF224F"/>
    <w:rsid w:val="00CF22F2"/>
    <w:rsid w:val="00CF2338"/>
    <w:rsid w:val="00CF246C"/>
    <w:rsid w:val="00CF2845"/>
    <w:rsid w:val="00CF2876"/>
    <w:rsid w:val="00CF29B9"/>
    <w:rsid w:val="00CF2A1A"/>
    <w:rsid w:val="00CF2BCF"/>
    <w:rsid w:val="00CF2C74"/>
    <w:rsid w:val="00CF3050"/>
    <w:rsid w:val="00CF31B0"/>
    <w:rsid w:val="00CF3208"/>
    <w:rsid w:val="00CF331C"/>
    <w:rsid w:val="00CF358A"/>
    <w:rsid w:val="00CF36E8"/>
    <w:rsid w:val="00CF3990"/>
    <w:rsid w:val="00CF3C8C"/>
    <w:rsid w:val="00CF403C"/>
    <w:rsid w:val="00CF41EA"/>
    <w:rsid w:val="00CF41FF"/>
    <w:rsid w:val="00CF4522"/>
    <w:rsid w:val="00CF456C"/>
    <w:rsid w:val="00CF47CB"/>
    <w:rsid w:val="00CF4A73"/>
    <w:rsid w:val="00CF4A8F"/>
    <w:rsid w:val="00CF4BA8"/>
    <w:rsid w:val="00CF5138"/>
    <w:rsid w:val="00CF51AA"/>
    <w:rsid w:val="00CF5497"/>
    <w:rsid w:val="00CF54DA"/>
    <w:rsid w:val="00CF55E6"/>
    <w:rsid w:val="00CF55F2"/>
    <w:rsid w:val="00CF5A6D"/>
    <w:rsid w:val="00CF5B57"/>
    <w:rsid w:val="00CF5D19"/>
    <w:rsid w:val="00CF5D5C"/>
    <w:rsid w:val="00CF5D60"/>
    <w:rsid w:val="00CF5D90"/>
    <w:rsid w:val="00CF5DEB"/>
    <w:rsid w:val="00CF5EB7"/>
    <w:rsid w:val="00CF6092"/>
    <w:rsid w:val="00CF62A9"/>
    <w:rsid w:val="00CF62B0"/>
    <w:rsid w:val="00CF654C"/>
    <w:rsid w:val="00CF65D8"/>
    <w:rsid w:val="00CF69C2"/>
    <w:rsid w:val="00CF69F4"/>
    <w:rsid w:val="00CF6B25"/>
    <w:rsid w:val="00CF6BF1"/>
    <w:rsid w:val="00CF6D9A"/>
    <w:rsid w:val="00CF701E"/>
    <w:rsid w:val="00CF753A"/>
    <w:rsid w:val="00CF756A"/>
    <w:rsid w:val="00CF7B19"/>
    <w:rsid w:val="00CF7BFF"/>
    <w:rsid w:val="00CF7D77"/>
    <w:rsid w:val="00CF7DBA"/>
    <w:rsid w:val="00D00232"/>
    <w:rsid w:val="00D0026C"/>
    <w:rsid w:val="00D0041F"/>
    <w:rsid w:val="00D00505"/>
    <w:rsid w:val="00D0076F"/>
    <w:rsid w:val="00D00861"/>
    <w:rsid w:val="00D0089B"/>
    <w:rsid w:val="00D008DF"/>
    <w:rsid w:val="00D009E2"/>
    <w:rsid w:val="00D00A60"/>
    <w:rsid w:val="00D00B18"/>
    <w:rsid w:val="00D00D1A"/>
    <w:rsid w:val="00D00E68"/>
    <w:rsid w:val="00D01118"/>
    <w:rsid w:val="00D0118E"/>
    <w:rsid w:val="00D0134A"/>
    <w:rsid w:val="00D013DA"/>
    <w:rsid w:val="00D014F9"/>
    <w:rsid w:val="00D0158B"/>
    <w:rsid w:val="00D017A3"/>
    <w:rsid w:val="00D01BFC"/>
    <w:rsid w:val="00D01CA7"/>
    <w:rsid w:val="00D01E4B"/>
    <w:rsid w:val="00D0205B"/>
    <w:rsid w:val="00D0213A"/>
    <w:rsid w:val="00D0215E"/>
    <w:rsid w:val="00D02199"/>
    <w:rsid w:val="00D022BD"/>
    <w:rsid w:val="00D02338"/>
    <w:rsid w:val="00D0236D"/>
    <w:rsid w:val="00D02578"/>
    <w:rsid w:val="00D027F9"/>
    <w:rsid w:val="00D0295A"/>
    <w:rsid w:val="00D02B43"/>
    <w:rsid w:val="00D02BDB"/>
    <w:rsid w:val="00D03246"/>
    <w:rsid w:val="00D033EF"/>
    <w:rsid w:val="00D0350C"/>
    <w:rsid w:val="00D03726"/>
    <w:rsid w:val="00D038CC"/>
    <w:rsid w:val="00D03D19"/>
    <w:rsid w:val="00D03D4D"/>
    <w:rsid w:val="00D03EE0"/>
    <w:rsid w:val="00D03F15"/>
    <w:rsid w:val="00D0464E"/>
    <w:rsid w:val="00D0466C"/>
    <w:rsid w:val="00D04677"/>
    <w:rsid w:val="00D0485C"/>
    <w:rsid w:val="00D04B75"/>
    <w:rsid w:val="00D04CC0"/>
    <w:rsid w:val="00D04CF8"/>
    <w:rsid w:val="00D04EE9"/>
    <w:rsid w:val="00D0565D"/>
    <w:rsid w:val="00D05F39"/>
    <w:rsid w:val="00D05F5C"/>
    <w:rsid w:val="00D0600E"/>
    <w:rsid w:val="00D0641A"/>
    <w:rsid w:val="00D065B6"/>
    <w:rsid w:val="00D066D1"/>
    <w:rsid w:val="00D06BBB"/>
    <w:rsid w:val="00D06C85"/>
    <w:rsid w:val="00D06DD4"/>
    <w:rsid w:val="00D06F8E"/>
    <w:rsid w:val="00D07310"/>
    <w:rsid w:val="00D073ED"/>
    <w:rsid w:val="00D0779B"/>
    <w:rsid w:val="00D077E7"/>
    <w:rsid w:val="00D0794C"/>
    <w:rsid w:val="00D079CB"/>
    <w:rsid w:val="00D07CAA"/>
    <w:rsid w:val="00D07D30"/>
    <w:rsid w:val="00D07D4A"/>
    <w:rsid w:val="00D07D83"/>
    <w:rsid w:val="00D07FB0"/>
    <w:rsid w:val="00D1005D"/>
    <w:rsid w:val="00D1019F"/>
    <w:rsid w:val="00D10A7F"/>
    <w:rsid w:val="00D10FAD"/>
    <w:rsid w:val="00D11001"/>
    <w:rsid w:val="00D110FE"/>
    <w:rsid w:val="00D11249"/>
    <w:rsid w:val="00D1128C"/>
    <w:rsid w:val="00D11312"/>
    <w:rsid w:val="00D1134E"/>
    <w:rsid w:val="00D11377"/>
    <w:rsid w:val="00D1140B"/>
    <w:rsid w:val="00D115E9"/>
    <w:rsid w:val="00D116E9"/>
    <w:rsid w:val="00D11AA7"/>
    <w:rsid w:val="00D11C90"/>
    <w:rsid w:val="00D11CBB"/>
    <w:rsid w:val="00D124B1"/>
    <w:rsid w:val="00D12653"/>
    <w:rsid w:val="00D127FB"/>
    <w:rsid w:val="00D1299C"/>
    <w:rsid w:val="00D12A28"/>
    <w:rsid w:val="00D12A6F"/>
    <w:rsid w:val="00D12A8E"/>
    <w:rsid w:val="00D12AC9"/>
    <w:rsid w:val="00D12ACD"/>
    <w:rsid w:val="00D12BD9"/>
    <w:rsid w:val="00D12F46"/>
    <w:rsid w:val="00D1306C"/>
    <w:rsid w:val="00D1322A"/>
    <w:rsid w:val="00D13382"/>
    <w:rsid w:val="00D134B9"/>
    <w:rsid w:val="00D1357A"/>
    <w:rsid w:val="00D13632"/>
    <w:rsid w:val="00D13791"/>
    <w:rsid w:val="00D1390B"/>
    <w:rsid w:val="00D13996"/>
    <w:rsid w:val="00D13AFF"/>
    <w:rsid w:val="00D13D14"/>
    <w:rsid w:val="00D13E4E"/>
    <w:rsid w:val="00D14096"/>
    <w:rsid w:val="00D143DE"/>
    <w:rsid w:val="00D14516"/>
    <w:rsid w:val="00D14666"/>
    <w:rsid w:val="00D14695"/>
    <w:rsid w:val="00D14746"/>
    <w:rsid w:val="00D14A04"/>
    <w:rsid w:val="00D14B2D"/>
    <w:rsid w:val="00D14D0F"/>
    <w:rsid w:val="00D14EFF"/>
    <w:rsid w:val="00D14FA8"/>
    <w:rsid w:val="00D1505C"/>
    <w:rsid w:val="00D153D3"/>
    <w:rsid w:val="00D15406"/>
    <w:rsid w:val="00D155AC"/>
    <w:rsid w:val="00D1561A"/>
    <w:rsid w:val="00D15855"/>
    <w:rsid w:val="00D158EB"/>
    <w:rsid w:val="00D15D0C"/>
    <w:rsid w:val="00D15EFA"/>
    <w:rsid w:val="00D15F2F"/>
    <w:rsid w:val="00D15FC0"/>
    <w:rsid w:val="00D15FC2"/>
    <w:rsid w:val="00D16097"/>
    <w:rsid w:val="00D160BB"/>
    <w:rsid w:val="00D1622D"/>
    <w:rsid w:val="00D163BF"/>
    <w:rsid w:val="00D164F9"/>
    <w:rsid w:val="00D16763"/>
    <w:rsid w:val="00D16870"/>
    <w:rsid w:val="00D168ED"/>
    <w:rsid w:val="00D16B79"/>
    <w:rsid w:val="00D16B90"/>
    <w:rsid w:val="00D16D74"/>
    <w:rsid w:val="00D16DA4"/>
    <w:rsid w:val="00D16DF6"/>
    <w:rsid w:val="00D16E1B"/>
    <w:rsid w:val="00D171E0"/>
    <w:rsid w:val="00D17258"/>
    <w:rsid w:val="00D17519"/>
    <w:rsid w:val="00D17590"/>
    <w:rsid w:val="00D175B3"/>
    <w:rsid w:val="00D17720"/>
    <w:rsid w:val="00D17787"/>
    <w:rsid w:val="00D178D5"/>
    <w:rsid w:val="00D17A25"/>
    <w:rsid w:val="00D17A61"/>
    <w:rsid w:val="00D17B7E"/>
    <w:rsid w:val="00D17D3F"/>
    <w:rsid w:val="00D17E5F"/>
    <w:rsid w:val="00D201AE"/>
    <w:rsid w:val="00D2035A"/>
    <w:rsid w:val="00D204E1"/>
    <w:rsid w:val="00D20DBB"/>
    <w:rsid w:val="00D20EAA"/>
    <w:rsid w:val="00D21063"/>
    <w:rsid w:val="00D210B1"/>
    <w:rsid w:val="00D210BB"/>
    <w:rsid w:val="00D21215"/>
    <w:rsid w:val="00D212BE"/>
    <w:rsid w:val="00D213B7"/>
    <w:rsid w:val="00D21480"/>
    <w:rsid w:val="00D214BB"/>
    <w:rsid w:val="00D21989"/>
    <w:rsid w:val="00D21A70"/>
    <w:rsid w:val="00D21D4F"/>
    <w:rsid w:val="00D21F0B"/>
    <w:rsid w:val="00D22031"/>
    <w:rsid w:val="00D22047"/>
    <w:rsid w:val="00D226A3"/>
    <w:rsid w:val="00D226C2"/>
    <w:rsid w:val="00D22BBC"/>
    <w:rsid w:val="00D22DBC"/>
    <w:rsid w:val="00D22E9E"/>
    <w:rsid w:val="00D22EAA"/>
    <w:rsid w:val="00D22F1B"/>
    <w:rsid w:val="00D23105"/>
    <w:rsid w:val="00D23614"/>
    <w:rsid w:val="00D236CB"/>
    <w:rsid w:val="00D23814"/>
    <w:rsid w:val="00D2384A"/>
    <w:rsid w:val="00D238ED"/>
    <w:rsid w:val="00D23C9A"/>
    <w:rsid w:val="00D23CC3"/>
    <w:rsid w:val="00D23F32"/>
    <w:rsid w:val="00D24158"/>
    <w:rsid w:val="00D2429C"/>
    <w:rsid w:val="00D24364"/>
    <w:rsid w:val="00D243C3"/>
    <w:rsid w:val="00D24448"/>
    <w:rsid w:val="00D24457"/>
    <w:rsid w:val="00D244FD"/>
    <w:rsid w:val="00D245B3"/>
    <w:rsid w:val="00D245CF"/>
    <w:rsid w:val="00D24680"/>
    <w:rsid w:val="00D246A7"/>
    <w:rsid w:val="00D2487E"/>
    <w:rsid w:val="00D24884"/>
    <w:rsid w:val="00D248B2"/>
    <w:rsid w:val="00D24984"/>
    <w:rsid w:val="00D24991"/>
    <w:rsid w:val="00D24F69"/>
    <w:rsid w:val="00D25157"/>
    <w:rsid w:val="00D251E3"/>
    <w:rsid w:val="00D258CD"/>
    <w:rsid w:val="00D25A7C"/>
    <w:rsid w:val="00D25CD5"/>
    <w:rsid w:val="00D25E57"/>
    <w:rsid w:val="00D25EC1"/>
    <w:rsid w:val="00D261D1"/>
    <w:rsid w:val="00D26334"/>
    <w:rsid w:val="00D263D7"/>
    <w:rsid w:val="00D265BD"/>
    <w:rsid w:val="00D26705"/>
    <w:rsid w:val="00D269BD"/>
    <w:rsid w:val="00D26E9D"/>
    <w:rsid w:val="00D26EB2"/>
    <w:rsid w:val="00D27034"/>
    <w:rsid w:val="00D271E8"/>
    <w:rsid w:val="00D27269"/>
    <w:rsid w:val="00D272C3"/>
    <w:rsid w:val="00D2745F"/>
    <w:rsid w:val="00D27613"/>
    <w:rsid w:val="00D2771A"/>
    <w:rsid w:val="00D27997"/>
    <w:rsid w:val="00D27B28"/>
    <w:rsid w:val="00D27C8B"/>
    <w:rsid w:val="00D27DF7"/>
    <w:rsid w:val="00D27E1D"/>
    <w:rsid w:val="00D27E2A"/>
    <w:rsid w:val="00D27EEC"/>
    <w:rsid w:val="00D27FBF"/>
    <w:rsid w:val="00D30137"/>
    <w:rsid w:val="00D3017B"/>
    <w:rsid w:val="00D303AA"/>
    <w:rsid w:val="00D304FB"/>
    <w:rsid w:val="00D30597"/>
    <w:rsid w:val="00D30870"/>
    <w:rsid w:val="00D30BBC"/>
    <w:rsid w:val="00D30C82"/>
    <w:rsid w:val="00D30D02"/>
    <w:rsid w:val="00D30E35"/>
    <w:rsid w:val="00D30E8B"/>
    <w:rsid w:val="00D30F81"/>
    <w:rsid w:val="00D31004"/>
    <w:rsid w:val="00D31366"/>
    <w:rsid w:val="00D315C8"/>
    <w:rsid w:val="00D315D6"/>
    <w:rsid w:val="00D315EC"/>
    <w:rsid w:val="00D31B09"/>
    <w:rsid w:val="00D31BEA"/>
    <w:rsid w:val="00D31CA8"/>
    <w:rsid w:val="00D321E6"/>
    <w:rsid w:val="00D3221E"/>
    <w:rsid w:val="00D32616"/>
    <w:rsid w:val="00D32658"/>
    <w:rsid w:val="00D328C8"/>
    <w:rsid w:val="00D32B37"/>
    <w:rsid w:val="00D33071"/>
    <w:rsid w:val="00D330E0"/>
    <w:rsid w:val="00D3314A"/>
    <w:rsid w:val="00D331F0"/>
    <w:rsid w:val="00D332C7"/>
    <w:rsid w:val="00D334DE"/>
    <w:rsid w:val="00D335BF"/>
    <w:rsid w:val="00D335C3"/>
    <w:rsid w:val="00D338D1"/>
    <w:rsid w:val="00D33CC6"/>
    <w:rsid w:val="00D33D6D"/>
    <w:rsid w:val="00D33ED4"/>
    <w:rsid w:val="00D33F14"/>
    <w:rsid w:val="00D33FE5"/>
    <w:rsid w:val="00D34286"/>
    <w:rsid w:val="00D34349"/>
    <w:rsid w:val="00D3449C"/>
    <w:rsid w:val="00D3460B"/>
    <w:rsid w:val="00D34807"/>
    <w:rsid w:val="00D34A10"/>
    <w:rsid w:val="00D34EB8"/>
    <w:rsid w:val="00D34FBB"/>
    <w:rsid w:val="00D35016"/>
    <w:rsid w:val="00D3556B"/>
    <w:rsid w:val="00D35595"/>
    <w:rsid w:val="00D359F8"/>
    <w:rsid w:val="00D35A6D"/>
    <w:rsid w:val="00D35AEC"/>
    <w:rsid w:val="00D35B53"/>
    <w:rsid w:val="00D35BAE"/>
    <w:rsid w:val="00D35E5E"/>
    <w:rsid w:val="00D35F6E"/>
    <w:rsid w:val="00D36262"/>
    <w:rsid w:val="00D362B6"/>
    <w:rsid w:val="00D36305"/>
    <w:rsid w:val="00D36719"/>
    <w:rsid w:val="00D367F5"/>
    <w:rsid w:val="00D3687F"/>
    <w:rsid w:val="00D3691F"/>
    <w:rsid w:val="00D36A5B"/>
    <w:rsid w:val="00D36C82"/>
    <w:rsid w:val="00D37416"/>
    <w:rsid w:val="00D37505"/>
    <w:rsid w:val="00D37624"/>
    <w:rsid w:val="00D376CE"/>
    <w:rsid w:val="00D378DA"/>
    <w:rsid w:val="00D37B82"/>
    <w:rsid w:val="00D37B93"/>
    <w:rsid w:val="00D37D2B"/>
    <w:rsid w:val="00D37F30"/>
    <w:rsid w:val="00D401D6"/>
    <w:rsid w:val="00D402B4"/>
    <w:rsid w:val="00D404C0"/>
    <w:rsid w:val="00D40533"/>
    <w:rsid w:val="00D4056F"/>
    <w:rsid w:val="00D406ED"/>
    <w:rsid w:val="00D4072B"/>
    <w:rsid w:val="00D409E1"/>
    <w:rsid w:val="00D40ABA"/>
    <w:rsid w:val="00D40AF9"/>
    <w:rsid w:val="00D40B76"/>
    <w:rsid w:val="00D40DBA"/>
    <w:rsid w:val="00D40E16"/>
    <w:rsid w:val="00D40F51"/>
    <w:rsid w:val="00D41305"/>
    <w:rsid w:val="00D41380"/>
    <w:rsid w:val="00D41A7D"/>
    <w:rsid w:val="00D41C95"/>
    <w:rsid w:val="00D41D2A"/>
    <w:rsid w:val="00D41DA7"/>
    <w:rsid w:val="00D41DD6"/>
    <w:rsid w:val="00D41DE1"/>
    <w:rsid w:val="00D424E0"/>
    <w:rsid w:val="00D4280E"/>
    <w:rsid w:val="00D4298C"/>
    <w:rsid w:val="00D42999"/>
    <w:rsid w:val="00D429DA"/>
    <w:rsid w:val="00D42A70"/>
    <w:rsid w:val="00D42D41"/>
    <w:rsid w:val="00D42E66"/>
    <w:rsid w:val="00D42F1D"/>
    <w:rsid w:val="00D430E2"/>
    <w:rsid w:val="00D43272"/>
    <w:rsid w:val="00D433CE"/>
    <w:rsid w:val="00D43415"/>
    <w:rsid w:val="00D43445"/>
    <w:rsid w:val="00D4383B"/>
    <w:rsid w:val="00D439BB"/>
    <w:rsid w:val="00D43D18"/>
    <w:rsid w:val="00D43D88"/>
    <w:rsid w:val="00D43E51"/>
    <w:rsid w:val="00D440D2"/>
    <w:rsid w:val="00D4421B"/>
    <w:rsid w:val="00D4429A"/>
    <w:rsid w:val="00D444F6"/>
    <w:rsid w:val="00D4453E"/>
    <w:rsid w:val="00D4454A"/>
    <w:rsid w:val="00D44BDC"/>
    <w:rsid w:val="00D44E42"/>
    <w:rsid w:val="00D44F3E"/>
    <w:rsid w:val="00D44FD0"/>
    <w:rsid w:val="00D45024"/>
    <w:rsid w:val="00D450E4"/>
    <w:rsid w:val="00D4526F"/>
    <w:rsid w:val="00D4547E"/>
    <w:rsid w:val="00D45564"/>
    <w:rsid w:val="00D4560E"/>
    <w:rsid w:val="00D4572E"/>
    <w:rsid w:val="00D4574A"/>
    <w:rsid w:val="00D45B04"/>
    <w:rsid w:val="00D45B18"/>
    <w:rsid w:val="00D45EE9"/>
    <w:rsid w:val="00D45FA4"/>
    <w:rsid w:val="00D45FCA"/>
    <w:rsid w:val="00D45FE0"/>
    <w:rsid w:val="00D46035"/>
    <w:rsid w:val="00D460D0"/>
    <w:rsid w:val="00D46432"/>
    <w:rsid w:val="00D4647A"/>
    <w:rsid w:val="00D4659D"/>
    <w:rsid w:val="00D4665C"/>
    <w:rsid w:val="00D46719"/>
    <w:rsid w:val="00D46A36"/>
    <w:rsid w:val="00D46C67"/>
    <w:rsid w:val="00D46CB8"/>
    <w:rsid w:val="00D46F67"/>
    <w:rsid w:val="00D46FD4"/>
    <w:rsid w:val="00D47034"/>
    <w:rsid w:val="00D470B5"/>
    <w:rsid w:val="00D478B9"/>
    <w:rsid w:val="00D47BA7"/>
    <w:rsid w:val="00D47BA9"/>
    <w:rsid w:val="00D47D2B"/>
    <w:rsid w:val="00D47F48"/>
    <w:rsid w:val="00D47F85"/>
    <w:rsid w:val="00D5006C"/>
    <w:rsid w:val="00D50117"/>
    <w:rsid w:val="00D50129"/>
    <w:rsid w:val="00D5017B"/>
    <w:rsid w:val="00D5096A"/>
    <w:rsid w:val="00D50A1B"/>
    <w:rsid w:val="00D50A2E"/>
    <w:rsid w:val="00D50B66"/>
    <w:rsid w:val="00D50C04"/>
    <w:rsid w:val="00D50E95"/>
    <w:rsid w:val="00D5151E"/>
    <w:rsid w:val="00D5154D"/>
    <w:rsid w:val="00D515D5"/>
    <w:rsid w:val="00D5175D"/>
    <w:rsid w:val="00D517A6"/>
    <w:rsid w:val="00D51950"/>
    <w:rsid w:val="00D51BE3"/>
    <w:rsid w:val="00D51C23"/>
    <w:rsid w:val="00D51DB7"/>
    <w:rsid w:val="00D51E08"/>
    <w:rsid w:val="00D51F63"/>
    <w:rsid w:val="00D526D6"/>
    <w:rsid w:val="00D527B0"/>
    <w:rsid w:val="00D528E4"/>
    <w:rsid w:val="00D52913"/>
    <w:rsid w:val="00D52965"/>
    <w:rsid w:val="00D52BFB"/>
    <w:rsid w:val="00D52CED"/>
    <w:rsid w:val="00D52D42"/>
    <w:rsid w:val="00D52E53"/>
    <w:rsid w:val="00D52E7E"/>
    <w:rsid w:val="00D52FE4"/>
    <w:rsid w:val="00D530A0"/>
    <w:rsid w:val="00D5318F"/>
    <w:rsid w:val="00D531A0"/>
    <w:rsid w:val="00D532B4"/>
    <w:rsid w:val="00D53337"/>
    <w:rsid w:val="00D53443"/>
    <w:rsid w:val="00D5354A"/>
    <w:rsid w:val="00D536B1"/>
    <w:rsid w:val="00D5370A"/>
    <w:rsid w:val="00D5389C"/>
    <w:rsid w:val="00D53C4E"/>
    <w:rsid w:val="00D53CE1"/>
    <w:rsid w:val="00D53EF1"/>
    <w:rsid w:val="00D54000"/>
    <w:rsid w:val="00D54063"/>
    <w:rsid w:val="00D54313"/>
    <w:rsid w:val="00D545E2"/>
    <w:rsid w:val="00D545EE"/>
    <w:rsid w:val="00D54773"/>
    <w:rsid w:val="00D548AB"/>
    <w:rsid w:val="00D54A53"/>
    <w:rsid w:val="00D54AFA"/>
    <w:rsid w:val="00D54B55"/>
    <w:rsid w:val="00D54B60"/>
    <w:rsid w:val="00D54C56"/>
    <w:rsid w:val="00D54CC8"/>
    <w:rsid w:val="00D54FEF"/>
    <w:rsid w:val="00D55181"/>
    <w:rsid w:val="00D553C9"/>
    <w:rsid w:val="00D55579"/>
    <w:rsid w:val="00D55604"/>
    <w:rsid w:val="00D5565B"/>
    <w:rsid w:val="00D556EE"/>
    <w:rsid w:val="00D5574F"/>
    <w:rsid w:val="00D5577A"/>
    <w:rsid w:val="00D55A0A"/>
    <w:rsid w:val="00D55B39"/>
    <w:rsid w:val="00D55C38"/>
    <w:rsid w:val="00D55DC6"/>
    <w:rsid w:val="00D55FCC"/>
    <w:rsid w:val="00D5607C"/>
    <w:rsid w:val="00D564DA"/>
    <w:rsid w:val="00D5650A"/>
    <w:rsid w:val="00D56BC9"/>
    <w:rsid w:val="00D56CB5"/>
    <w:rsid w:val="00D57590"/>
    <w:rsid w:val="00D57591"/>
    <w:rsid w:val="00D5787D"/>
    <w:rsid w:val="00D5793A"/>
    <w:rsid w:val="00D579AE"/>
    <w:rsid w:val="00D57E64"/>
    <w:rsid w:val="00D57FFE"/>
    <w:rsid w:val="00D6000E"/>
    <w:rsid w:val="00D601E3"/>
    <w:rsid w:val="00D6072F"/>
    <w:rsid w:val="00D6098D"/>
    <w:rsid w:val="00D60A4F"/>
    <w:rsid w:val="00D60EC0"/>
    <w:rsid w:val="00D61062"/>
    <w:rsid w:val="00D6132F"/>
    <w:rsid w:val="00D61484"/>
    <w:rsid w:val="00D61542"/>
    <w:rsid w:val="00D617D1"/>
    <w:rsid w:val="00D61B4D"/>
    <w:rsid w:val="00D61B5C"/>
    <w:rsid w:val="00D61CAA"/>
    <w:rsid w:val="00D6201B"/>
    <w:rsid w:val="00D62061"/>
    <w:rsid w:val="00D620E8"/>
    <w:rsid w:val="00D62249"/>
    <w:rsid w:val="00D6230A"/>
    <w:rsid w:val="00D62A84"/>
    <w:rsid w:val="00D62B52"/>
    <w:rsid w:val="00D62BE6"/>
    <w:rsid w:val="00D62F3A"/>
    <w:rsid w:val="00D630C0"/>
    <w:rsid w:val="00D63287"/>
    <w:rsid w:val="00D63337"/>
    <w:rsid w:val="00D6338F"/>
    <w:rsid w:val="00D63762"/>
    <w:rsid w:val="00D6394E"/>
    <w:rsid w:val="00D63CDD"/>
    <w:rsid w:val="00D63F76"/>
    <w:rsid w:val="00D64054"/>
    <w:rsid w:val="00D64354"/>
    <w:rsid w:val="00D6452F"/>
    <w:rsid w:val="00D64710"/>
    <w:rsid w:val="00D6472F"/>
    <w:rsid w:val="00D64793"/>
    <w:rsid w:val="00D64C3E"/>
    <w:rsid w:val="00D64C64"/>
    <w:rsid w:val="00D64D2C"/>
    <w:rsid w:val="00D64FA5"/>
    <w:rsid w:val="00D651A5"/>
    <w:rsid w:val="00D651E3"/>
    <w:rsid w:val="00D652C7"/>
    <w:rsid w:val="00D65534"/>
    <w:rsid w:val="00D6570B"/>
    <w:rsid w:val="00D6570D"/>
    <w:rsid w:val="00D65868"/>
    <w:rsid w:val="00D65981"/>
    <w:rsid w:val="00D65A47"/>
    <w:rsid w:val="00D65C3D"/>
    <w:rsid w:val="00D65DF4"/>
    <w:rsid w:val="00D65EA3"/>
    <w:rsid w:val="00D65F1A"/>
    <w:rsid w:val="00D65F1C"/>
    <w:rsid w:val="00D65F28"/>
    <w:rsid w:val="00D65F6A"/>
    <w:rsid w:val="00D65FC2"/>
    <w:rsid w:val="00D66041"/>
    <w:rsid w:val="00D6618F"/>
    <w:rsid w:val="00D661A9"/>
    <w:rsid w:val="00D66254"/>
    <w:rsid w:val="00D66273"/>
    <w:rsid w:val="00D6644E"/>
    <w:rsid w:val="00D666B0"/>
    <w:rsid w:val="00D669B2"/>
    <w:rsid w:val="00D66B18"/>
    <w:rsid w:val="00D66B82"/>
    <w:rsid w:val="00D66D64"/>
    <w:rsid w:val="00D66DEC"/>
    <w:rsid w:val="00D66E4F"/>
    <w:rsid w:val="00D671CB"/>
    <w:rsid w:val="00D67638"/>
    <w:rsid w:val="00D67894"/>
    <w:rsid w:val="00D67A49"/>
    <w:rsid w:val="00D67A51"/>
    <w:rsid w:val="00D67B25"/>
    <w:rsid w:val="00D67DC6"/>
    <w:rsid w:val="00D700EF"/>
    <w:rsid w:val="00D70160"/>
    <w:rsid w:val="00D703BD"/>
    <w:rsid w:val="00D703F9"/>
    <w:rsid w:val="00D705FB"/>
    <w:rsid w:val="00D70678"/>
    <w:rsid w:val="00D7070B"/>
    <w:rsid w:val="00D70804"/>
    <w:rsid w:val="00D7086B"/>
    <w:rsid w:val="00D7087E"/>
    <w:rsid w:val="00D70B91"/>
    <w:rsid w:val="00D70B97"/>
    <w:rsid w:val="00D70D25"/>
    <w:rsid w:val="00D70DD5"/>
    <w:rsid w:val="00D70DFE"/>
    <w:rsid w:val="00D70E00"/>
    <w:rsid w:val="00D70E3C"/>
    <w:rsid w:val="00D71214"/>
    <w:rsid w:val="00D71270"/>
    <w:rsid w:val="00D71272"/>
    <w:rsid w:val="00D7128A"/>
    <w:rsid w:val="00D71563"/>
    <w:rsid w:val="00D71861"/>
    <w:rsid w:val="00D71888"/>
    <w:rsid w:val="00D718A4"/>
    <w:rsid w:val="00D718A9"/>
    <w:rsid w:val="00D7191D"/>
    <w:rsid w:val="00D71921"/>
    <w:rsid w:val="00D71AE5"/>
    <w:rsid w:val="00D71D70"/>
    <w:rsid w:val="00D71E83"/>
    <w:rsid w:val="00D71F2D"/>
    <w:rsid w:val="00D71F78"/>
    <w:rsid w:val="00D72277"/>
    <w:rsid w:val="00D72310"/>
    <w:rsid w:val="00D72334"/>
    <w:rsid w:val="00D72610"/>
    <w:rsid w:val="00D7269C"/>
    <w:rsid w:val="00D7295A"/>
    <w:rsid w:val="00D729DC"/>
    <w:rsid w:val="00D72ADE"/>
    <w:rsid w:val="00D72DD8"/>
    <w:rsid w:val="00D72DF4"/>
    <w:rsid w:val="00D72EC1"/>
    <w:rsid w:val="00D72F0E"/>
    <w:rsid w:val="00D72FF0"/>
    <w:rsid w:val="00D73007"/>
    <w:rsid w:val="00D73192"/>
    <w:rsid w:val="00D73233"/>
    <w:rsid w:val="00D732F4"/>
    <w:rsid w:val="00D7338D"/>
    <w:rsid w:val="00D73563"/>
    <w:rsid w:val="00D73787"/>
    <w:rsid w:val="00D737CE"/>
    <w:rsid w:val="00D7399A"/>
    <w:rsid w:val="00D73A60"/>
    <w:rsid w:val="00D73A92"/>
    <w:rsid w:val="00D73C6D"/>
    <w:rsid w:val="00D73CBC"/>
    <w:rsid w:val="00D7409B"/>
    <w:rsid w:val="00D74633"/>
    <w:rsid w:val="00D746A0"/>
    <w:rsid w:val="00D7472D"/>
    <w:rsid w:val="00D749C8"/>
    <w:rsid w:val="00D74B27"/>
    <w:rsid w:val="00D74D5E"/>
    <w:rsid w:val="00D74FD9"/>
    <w:rsid w:val="00D750EA"/>
    <w:rsid w:val="00D751E2"/>
    <w:rsid w:val="00D753AA"/>
    <w:rsid w:val="00D7544F"/>
    <w:rsid w:val="00D7578F"/>
    <w:rsid w:val="00D7579A"/>
    <w:rsid w:val="00D7579B"/>
    <w:rsid w:val="00D75ADC"/>
    <w:rsid w:val="00D75C75"/>
    <w:rsid w:val="00D75CD5"/>
    <w:rsid w:val="00D75F2F"/>
    <w:rsid w:val="00D75FCD"/>
    <w:rsid w:val="00D76085"/>
    <w:rsid w:val="00D761E4"/>
    <w:rsid w:val="00D7648A"/>
    <w:rsid w:val="00D764E3"/>
    <w:rsid w:val="00D76870"/>
    <w:rsid w:val="00D76991"/>
    <w:rsid w:val="00D769C8"/>
    <w:rsid w:val="00D76BA7"/>
    <w:rsid w:val="00D76C32"/>
    <w:rsid w:val="00D76CF0"/>
    <w:rsid w:val="00D77026"/>
    <w:rsid w:val="00D771C5"/>
    <w:rsid w:val="00D774E1"/>
    <w:rsid w:val="00D77AA3"/>
    <w:rsid w:val="00D77B30"/>
    <w:rsid w:val="00D77CB1"/>
    <w:rsid w:val="00D80369"/>
    <w:rsid w:val="00D80394"/>
    <w:rsid w:val="00D8040D"/>
    <w:rsid w:val="00D80474"/>
    <w:rsid w:val="00D80496"/>
    <w:rsid w:val="00D80619"/>
    <w:rsid w:val="00D80763"/>
    <w:rsid w:val="00D80920"/>
    <w:rsid w:val="00D80BCD"/>
    <w:rsid w:val="00D80C01"/>
    <w:rsid w:val="00D80C3C"/>
    <w:rsid w:val="00D80EC2"/>
    <w:rsid w:val="00D8118D"/>
    <w:rsid w:val="00D8170A"/>
    <w:rsid w:val="00D81BDF"/>
    <w:rsid w:val="00D81C47"/>
    <w:rsid w:val="00D81C9B"/>
    <w:rsid w:val="00D82048"/>
    <w:rsid w:val="00D82079"/>
    <w:rsid w:val="00D825A3"/>
    <w:rsid w:val="00D82772"/>
    <w:rsid w:val="00D8291B"/>
    <w:rsid w:val="00D82956"/>
    <w:rsid w:val="00D82A7C"/>
    <w:rsid w:val="00D82AA9"/>
    <w:rsid w:val="00D82EC5"/>
    <w:rsid w:val="00D82F3D"/>
    <w:rsid w:val="00D82F99"/>
    <w:rsid w:val="00D83221"/>
    <w:rsid w:val="00D833B7"/>
    <w:rsid w:val="00D8397B"/>
    <w:rsid w:val="00D83B43"/>
    <w:rsid w:val="00D83BD3"/>
    <w:rsid w:val="00D83C69"/>
    <w:rsid w:val="00D840BB"/>
    <w:rsid w:val="00D8417E"/>
    <w:rsid w:val="00D84818"/>
    <w:rsid w:val="00D84E10"/>
    <w:rsid w:val="00D84F58"/>
    <w:rsid w:val="00D85091"/>
    <w:rsid w:val="00D85434"/>
    <w:rsid w:val="00D856ED"/>
    <w:rsid w:val="00D85969"/>
    <w:rsid w:val="00D859BC"/>
    <w:rsid w:val="00D85AD3"/>
    <w:rsid w:val="00D85DD4"/>
    <w:rsid w:val="00D85E7D"/>
    <w:rsid w:val="00D866AC"/>
    <w:rsid w:val="00D866FE"/>
    <w:rsid w:val="00D867F5"/>
    <w:rsid w:val="00D869A3"/>
    <w:rsid w:val="00D86A08"/>
    <w:rsid w:val="00D86AE4"/>
    <w:rsid w:val="00D86B27"/>
    <w:rsid w:val="00D86E27"/>
    <w:rsid w:val="00D86F70"/>
    <w:rsid w:val="00D87179"/>
    <w:rsid w:val="00D871ED"/>
    <w:rsid w:val="00D87722"/>
    <w:rsid w:val="00D87977"/>
    <w:rsid w:val="00D87DDD"/>
    <w:rsid w:val="00D87E0B"/>
    <w:rsid w:val="00D87EA2"/>
    <w:rsid w:val="00D87F69"/>
    <w:rsid w:val="00D90111"/>
    <w:rsid w:val="00D901CA"/>
    <w:rsid w:val="00D90258"/>
    <w:rsid w:val="00D9076A"/>
    <w:rsid w:val="00D907C6"/>
    <w:rsid w:val="00D90B05"/>
    <w:rsid w:val="00D90B3E"/>
    <w:rsid w:val="00D90D22"/>
    <w:rsid w:val="00D90E82"/>
    <w:rsid w:val="00D90ED3"/>
    <w:rsid w:val="00D90F44"/>
    <w:rsid w:val="00D9105A"/>
    <w:rsid w:val="00D9110D"/>
    <w:rsid w:val="00D9128A"/>
    <w:rsid w:val="00D9140C"/>
    <w:rsid w:val="00D915CE"/>
    <w:rsid w:val="00D91629"/>
    <w:rsid w:val="00D9163B"/>
    <w:rsid w:val="00D9179F"/>
    <w:rsid w:val="00D917F2"/>
    <w:rsid w:val="00D91AAD"/>
    <w:rsid w:val="00D91AEF"/>
    <w:rsid w:val="00D91C39"/>
    <w:rsid w:val="00D91CD9"/>
    <w:rsid w:val="00D91D92"/>
    <w:rsid w:val="00D928C2"/>
    <w:rsid w:val="00D92954"/>
    <w:rsid w:val="00D92964"/>
    <w:rsid w:val="00D92A52"/>
    <w:rsid w:val="00D92B11"/>
    <w:rsid w:val="00D92D61"/>
    <w:rsid w:val="00D931B6"/>
    <w:rsid w:val="00D931FF"/>
    <w:rsid w:val="00D93520"/>
    <w:rsid w:val="00D93785"/>
    <w:rsid w:val="00D9382F"/>
    <w:rsid w:val="00D938E7"/>
    <w:rsid w:val="00D93CB6"/>
    <w:rsid w:val="00D93FF8"/>
    <w:rsid w:val="00D9435B"/>
    <w:rsid w:val="00D944FA"/>
    <w:rsid w:val="00D94543"/>
    <w:rsid w:val="00D94710"/>
    <w:rsid w:val="00D94770"/>
    <w:rsid w:val="00D9482E"/>
    <w:rsid w:val="00D9492E"/>
    <w:rsid w:val="00D94D73"/>
    <w:rsid w:val="00D94D94"/>
    <w:rsid w:val="00D94FC9"/>
    <w:rsid w:val="00D95053"/>
    <w:rsid w:val="00D950DF"/>
    <w:rsid w:val="00D95134"/>
    <w:rsid w:val="00D9532E"/>
    <w:rsid w:val="00D95345"/>
    <w:rsid w:val="00D9556F"/>
    <w:rsid w:val="00D955B0"/>
    <w:rsid w:val="00D95782"/>
    <w:rsid w:val="00D95A62"/>
    <w:rsid w:val="00D95A7A"/>
    <w:rsid w:val="00D95B6D"/>
    <w:rsid w:val="00D95C46"/>
    <w:rsid w:val="00D96053"/>
    <w:rsid w:val="00D9612C"/>
    <w:rsid w:val="00D96163"/>
    <w:rsid w:val="00D963DA"/>
    <w:rsid w:val="00D963E5"/>
    <w:rsid w:val="00D96486"/>
    <w:rsid w:val="00D96629"/>
    <w:rsid w:val="00D9670D"/>
    <w:rsid w:val="00D96940"/>
    <w:rsid w:val="00D96F03"/>
    <w:rsid w:val="00D97080"/>
    <w:rsid w:val="00D97081"/>
    <w:rsid w:val="00D9713C"/>
    <w:rsid w:val="00D97245"/>
    <w:rsid w:val="00D976F3"/>
    <w:rsid w:val="00D97A50"/>
    <w:rsid w:val="00D97D09"/>
    <w:rsid w:val="00D97F28"/>
    <w:rsid w:val="00D97F8E"/>
    <w:rsid w:val="00D97F92"/>
    <w:rsid w:val="00DA0044"/>
    <w:rsid w:val="00DA0379"/>
    <w:rsid w:val="00DA0604"/>
    <w:rsid w:val="00DA085C"/>
    <w:rsid w:val="00DA0970"/>
    <w:rsid w:val="00DA09EC"/>
    <w:rsid w:val="00DA0C86"/>
    <w:rsid w:val="00DA14E1"/>
    <w:rsid w:val="00DA1502"/>
    <w:rsid w:val="00DA1593"/>
    <w:rsid w:val="00DA1791"/>
    <w:rsid w:val="00DA17D7"/>
    <w:rsid w:val="00DA1BA2"/>
    <w:rsid w:val="00DA1BD4"/>
    <w:rsid w:val="00DA1C9D"/>
    <w:rsid w:val="00DA1FA5"/>
    <w:rsid w:val="00DA229E"/>
    <w:rsid w:val="00DA2352"/>
    <w:rsid w:val="00DA23B6"/>
    <w:rsid w:val="00DA26C1"/>
    <w:rsid w:val="00DA277B"/>
    <w:rsid w:val="00DA2865"/>
    <w:rsid w:val="00DA29A0"/>
    <w:rsid w:val="00DA29E2"/>
    <w:rsid w:val="00DA2D6B"/>
    <w:rsid w:val="00DA2F85"/>
    <w:rsid w:val="00DA2FE0"/>
    <w:rsid w:val="00DA300D"/>
    <w:rsid w:val="00DA303D"/>
    <w:rsid w:val="00DA32A7"/>
    <w:rsid w:val="00DA3698"/>
    <w:rsid w:val="00DA3703"/>
    <w:rsid w:val="00DA37DD"/>
    <w:rsid w:val="00DA41D8"/>
    <w:rsid w:val="00DA47D2"/>
    <w:rsid w:val="00DA480F"/>
    <w:rsid w:val="00DA49E8"/>
    <w:rsid w:val="00DA4BF1"/>
    <w:rsid w:val="00DA4DA4"/>
    <w:rsid w:val="00DA4E54"/>
    <w:rsid w:val="00DA4E66"/>
    <w:rsid w:val="00DA4EB1"/>
    <w:rsid w:val="00DA4EBA"/>
    <w:rsid w:val="00DA4F60"/>
    <w:rsid w:val="00DA5059"/>
    <w:rsid w:val="00DA50E7"/>
    <w:rsid w:val="00DA513F"/>
    <w:rsid w:val="00DA54D7"/>
    <w:rsid w:val="00DA5980"/>
    <w:rsid w:val="00DA5A2A"/>
    <w:rsid w:val="00DA5ACC"/>
    <w:rsid w:val="00DA5FD4"/>
    <w:rsid w:val="00DA62F2"/>
    <w:rsid w:val="00DA63EF"/>
    <w:rsid w:val="00DA6589"/>
    <w:rsid w:val="00DA65AE"/>
    <w:rsid w:val="00DA6628"/>
    <w:rsid w:val="00DA6659"/>
    <w:rsid w:val="00DA67AA"/>
    <w:rsid w:val="00DA6849"/>
    <w:rsid w:val="00DA6A47"/>
    <w:rsid w:val="00DA6B91"/>
    <w:rsid w:val="00DA6E07"/>
    <w:rsid w:val="00DA6F56"/>
    <w:rsid w:val="00DA72EE"/>
    <w:rsid w:val="00DA7363"/>
    <w:rsid w:val="00DA7C4A"/>
    <w:rsid w:val="00DA7D3D"/>
    <w:rsid w:val="00DA7DEB"/>
    <w:rsid w:val="00DA7E60"/>
    <w:rsid w:val="00DA7EEA"/>
    <w:rsid w:val="00DB009E"/>
    <w:rsid w:val="00DB00E4"/>
    <w:rsid w:val="00DB00EC"/>
    <w:rsid w:val="00DB01CD"/>
    <w:rsid w:val="00DB0615"/>
    <w:rsid w:val="00DB06C5"/>
    <w:rsid w:val="00DB09CF"/>
    <w:rsid w:val="00DB0AA0"/>
    <w:rsid w:val="00DB0B43"/>
    <w:rsid w:val="00DB0B82"/>
    <w:rsid w:val="00DB0D18"/>
    <w:rsid w:val="00DB0DDA"/>
    <w:rsid w:val="00DB0E1A"/>
    <w:rsid w:val="00DB0E76"/>
    <w:rsid w:val="00DB127A"/>
    <w:rsid w:val="00DB1288"/>
    <w:rsid w:val="00DB148F"/>
    <w:rsid w:val="00DB1636"/>
    <w:rsid w:val="00DB1668"/>
    <w:rsid w:val="00DB192B"/>
    <w:rsid w:val="00DB19EA"/>
    <w:rsid w:val="00DB1B19"/>
    <w:rsid w:val="00DB1BD9"/>
    <w:rsid w:val="00DB1EDF"/>
    <w:rsid w:val="00DB1EF8"/>
    <w:rsid w:val="00DB207B"/>
    <w:rsid w:val="00DB20CD"/>
    <w:rsid w:val="00DB214D"/>
    <w:rsid w:val="00DB222B"/>
    <w:rsid w:val="00DB25BF"/>
    <w:rsid w:val="00DB26E7"/>
    <w:rsid w:val="00DB27AD"/>
    <w:rsid w:val="00DB2DE9"/>
    <w:rsid w:val="00DB2E0E"/>
    <w:rsid w:val="00DB3097"/>
    <w:rsid w:val="00DB327B"/>
    <w:rsid w:val="00DB3600"/>
    <w:rsid w:val="00DB363F"/>
    <w:rsid w:val="00DB3740"/>
    <w:rsid w:val="00DB37B8"/>
    <w:rsid w:val="00DB3950"/>
    <w:rsid w:val="00DB3DC1"/>
    <w:rsid w:val="00DB41A0"/>
    <w:rsid w:val="00DB49C8"/>
    <w:rsid w:val="00DB4B2B"/>
    <w:rsid w:val="00DB4D35"/>
    <w:rsid w:val="00DB4E1F"/>
    <w:rsid w:val="00DB5160"/>
    <w:rsid w:val="00DB53FC"/>
    <w:rsid w:val="00DB54A0"/>
    <w:rsid w:val="00DB5879"/>
    <w:rsid w:val="00DB58B9"/>
    <w:rsid w:val="00DB5A5B"/>
    <w:rsid w:val="00DB601B"/>
    <w:rsid w:val="00DB6206"/>
    <w:rsid w:val="00DB6280"/>
    <w:rsid w:val="00DB62B2"/>
    <w:rsid w:val="00DB62DE"/>
    <w:rsid w:val="00DB647B"/>
    <w:rsid w:val="00DB66C9"/>
    <w:rsid w:val="00DB67A9"/>
    <w:rsid w:val="00DB67F8"/>
    <w:rsid w:val="00DB698A"/>
    <w:rsid w:val="00DB69D0"/>
    <w:rsid w:val="00DB6B27"/>
    <w:rsid w:val="00DB6CAF"/>
    <w:rsid w:val="00DB6CB6"/>
    <w:rsid w:val="00DB6D1B"/>
    <w:rsid w:val="00DB6DA3"/>
    <w:rsid w:val="00DB6EBA"/>
    <w:rsid w:val="00DB6F35"/>
    <w:rsid w:val="00DB71F8"/>
    <w:rsid w:val="00DB73C2"/>
    <w:rsid w:val="00DB73E2"/>
    <w:rsid w:val="00DB753D"/>
    <w:rsid w:val="00DB76B3"/>
    <w:rsid w:val="00DB7841"/>
    <w:rsid w:val="00DB7C3C"/>
    <w:rsid w:val="00DC0324"/>
    <w:rsid w:val="00DC03EC"/>
    <w:rsid w:val="00DC0488"/>
    <w:rsid w:val="00DC0678"/>
    <w:rsid w:val="00DC078A"/>
    <w:rsid w:val="00DC088D"/>
    <w:rsid w:val="00DC089B"/>
    <w:rsid w:val="00DC0B48"/>
    <w:rsid w:val="00DC0E24"/>
    <w:rsid w:val="00DC0F29"/>
    <w:rsid w:val="00DC13A1"/>
    <w:rsid w:val="00DC1646"/>
    <w:rsid w:val="00DC18CD"/>
    <w:rsid w:val="00DC1B99"/>
    <w:rsid w:val="00DC1CAA"/>
    <w:rsid w:val="00DC1D0F"/>
    <w:rsid w:val="00DC234C"/>
    <w:rsid w:val="00DC250C"/>
    <w:rsid w:val="00DC2529"/>
    <w:rsid w:val="00DC2588"/>
    <w:rsid w:val="00DC28FE"/>
    <w:rsid w:val="00DC2999"/>
    <w:rsid w:val="00DC2A3F"/>
    <w:rsid w:val="00DC2BB6"/>
    <w:rsid w:val="00DC2E0D"/>
    <w:rsid w:val="00DC2E80"/>
    <w:rsid w:val="00DC31CE"/>
    <w:rsid w:val="00DC32DC"/>
    <w:rsid w:val="00DC3331"/>
    <w:rsid w:val="00DC3440"/>
    <w:rsid w:val="00DC3514"/>
    <w:rsid w:val="00DC35AD"/>
    <w:rsid w:val="00DC3693"/>
    <w:rsid w:val="00DC3839"/>
    <w:rsid w:val="00DC3A53"/>
    <w:rsid w:val="00DC3B11"/>
    <w:rsid w:val="00DC3C69"/>
    <w:rsid w:val="00DC3FFC"/>
    <w:rsid w:val="00DC405E"/>
    <w:rsid w:val="00DC4081"/>
    <w:rsid w:val="00DC462F"/>
    <w:rsid w:val="00DC48D2"/>
    <w:rsid w:val="00DC4A52"/>
    <w:rsid w:val="00DC4A98"/>
    <w:rsid w:val="00DC4B03"/>
    <w:rsid w:val="00DC4CEB"/>
    <w:rsid w:val="00DC4DCF"/>
    <w:rsid w:val="00DC4DE8"/>
    <w:rsid w:val="00DC4E35"/>
    <w:rsid w:val="00DC4EAC"/>
    <w:rsid w:val="00DC4EFB"/>
    <w:rsid w:val="00DC4FCC"/>
    <w:rsid w:val="00DC51B7"/>
    <w:rsid w:val="00DC52C7"/>
    <w:rsid w:val="00DC56EC"/>
    <w:rsid w:val="00DC57BF"/>
    <w:rsid w:val="00DC59EB"/>
    <w:rsid w:val="00DC5AF3"/>
    <w:rsid w:val="00DC5AF5"/>
    <w:rsid w:val="00DC5B0E"/>
    <w:rsid w:val="00DC5B2D"/>
    <w:rsid w:val="00DC5D3A"/>
    <w:rsid w:val="00DC5DA9"/>
    <w:rsid w:val="00DC5EE6"/>
    <w:rsid w:val="00DC602D"/>
    <w:rsid w:val="00DC619C"/>
    <w:rsid w:val="00DC63EB"/>
    <w:rsid w:val="00DC646F"/>
    <w:rsid w:val="00DC6482"/>
    <w:rsid w:val="00DC6499"/>
    <w:rsid w:val="00DC6828"/>
    <w:rsid w:val="00DC691E"/>
    <w:rsid w:val="00DC6986"/>
    <w:rsid w:val="00DC69E6"/>
    <w:rsid w:val="00DC6CA1"/>
    <w:rsid w:val="00DC6ECD"/>
    <w:rsid w:val="00DC6F56"/>
    <w:rsid w:val="00DC6FBA"/>
    <w:rsid w:val="00DC708E"/>
    <w:rsid w:val="00DC71AD"/>
    <w:rsid w:val="00DC728B"/>
    <w:rsid w:val="00DC734A"/>
    <w:rsid w:val="00DC757A"/>
    <w:rsid w:val="00DC75D3"/>
    <w:rsid w:val="00DC77C9"/>
    <w:rsid w:val="00DC781A"/>
    <w:rsid w:val="00DC78A5"/>
    <w:rsid w:val="00DC7A06"/>
    <w:rsid w:val="00DC7A68"/>
    <w:rsid w:val="00DC7E69"/>
    <w:rsid w:val="00DD029B"/>
    <w:rsid w:val="00DD02E7"/>
    <w:rsid w:val="00DD035C"/>
    <w:rsid w:val="00DD06D0"/>
    <w:rsid w:val="00DD0CB8"/>
    <w:rsid w:val="00DD0EA0"/>
    <w:rsid w:val="00DD0EBD"/>
    <w:rsid w:val="00DD1174"/>
    <w:rsid w:val="00DD11EE"/>
    <w:rsid w:val="00DD14A9"/>
    <w:rsid w:val="00DD1857"/>
    <w:rsid w:val="00DD18F1"/>
    <w:rsid w:val="00DD1AE4"/>
    <w:rsid w:val="00DD1BB2"/>
    <w:rsid w:val="00DD1EB0"/>
    <w:rsid w:val="00DD2520"/>
    <w:rsid w:val="00DD2566"/>
    <w:rsid w:val="00DD25FA"/>
    <w:rsid w:val="00DD26E9"/>
    <w:rsid w:val="00DD2942"/>
    <w:rsid w:val="00DD2BD9"/>
    <w:rsid w:val="00DD2BE3"/>
    <w:rsid w:val="00DD2C78"/>
    <w:rsid w:val="00DD2D98"/>
    <w:rsid w:val="00DD36AB"/>
    <w:rsid w:val="00DD3BE5"/>
    <w:rsid w:val="00DD3DA5"/>
    <w:rsid w:val="00DD3DED"/>
    <w:rsid w:val="00DD3E34"/>
    <w:rsid w:val="00DD3E95"/>
    <w:rsid w:val="00DD3EF6"/>
    <w:rsid w:val="00DD3FF0"/>
    <w:rsid w:val="00DD4064"/>
    <w:rsid w:val="00DD40E4"/>
    <w:rsid w:val="00DD42C1"/>
    <w:rsid w:val="00DD4766"/>
    <w:rsid w:val="00DD487A"/>
    <w:rsid w:val="00DD49FC"/>
    <w:rsid w:val="00DD4B60"/>
    <w:rsid w:val="00DD4F35"/>
    <w:rsid w:val="00DD5050"/>
    <w:rsid w:val="00DD54F9"/>
    <w:rsid w:val="00DD5520"/>
    <w:rsid w:val="00DD5902"/>
    <w:rsid w:val="00DD5DC7"/>
    <w:rsid w:val="00DD5E9C"/>
    <w:rsid w:val="00DD5F9E"/>
    <w:rsid w:val="00DD6145"/>
    <w:rsid w:val="00DD6295"/>
    <w:rsid w:val="00DD64E2"/>
    <w:rsid w:val="00DD64F8"/>
    <w:rsid w:val="00DD66C3"/>
    <w:rsid w:val="00DD6AA4"/>
    <w:rsid w:val="00DD6AF4"/>
    <w:rsid w:val="00DD6DF4"/>
    <w:rsid w:val="00DD6F18"/>
    <w:rsid w:val="00DD7064"/>
    <w:rsid w:val="00DD7731"/>
    <w:rsid w:val="00DD7A92"/>
    <w:rsid w:val="00DD7B6E"/>
    <w:rsid w:val="00DD7B97"/>
    <w:rsid w:val="00DD7D8C"/>
    <w:rsid w:val="00DD7DC8"/>
    <w:rsid w:val="00DD7DD2"/>
    <w:rsid w:val="00DE009D"/>
    <w:rsid w:val="00DE062C"/>
    <w:rsid w:val="00DE07E2"/>
    <w:rsid w:val="00DE0871"/>
    <w:rsid w:val="00DE0BE5"/>
    <w:rsid w:val="00DE0C7C"/>
    <w:rsid w:val="00DE0E97"/>
    <w:rsid w:val="00DE0FB1"/>
    <w:rsid w:val="00DE1042"/>
    <w:rsid w:val="00DE11A8"/>
    <w:rsid w:val="00DE1415"/>
    <w:rsid w:val="00DE1463"/>
    <w:rsid w:val="00DE156A"/>
    <w:rsid w:val="00DE1650"/>
    <w:rsid w:val="00DE1799"/>
    <w:rsid w:val="00DE199D"/>
    <w:rsid w:val="00DE1B9B"/>
    <w:rsid w:val="00DE1D33"/>
    <w:rsid w:val="00DE1E68"/>
    <w:rsid w:val="00DE1E98"/>
    <w:rsid w:val="00DE2104"/>
    <w:rsid w:val="00DE21E2"/>
    <w:rsid w:val="00DE23DF"/>
    <w:rsid w:val="00DE2497"/>
    <w:rsid w:val="00DE24A6"/>
    <w:rsid w:val="00DE2551"/>
    <w:rsid w:val="00DE2661"/>
    <w:rsid w:val="00DE2895"/>
    <w:rsid w:val="00DE2A23"/>
    <w:rsid w:val="00DE2A9A"/>
    <w:rsid w:val="00DE2B88"/>
    <w:rsid w:val="00DE2CB7"/>
    <w:rsid w:val="00DE2EC5"/>
    <w:rsid w:val="00DE307F"/>
    <w:rsid w:val="00DE31DD"/>
    <w:rsid w:val="00DE33FB"/>
    <w:rsid w:val="00DE3A57"/>
    <w:rsid w:val="00DE3B05"/>
    <w:rsid w:val="00DE3B77"/>
    <w:rsid w:val="00DE3D4D"/>
    <w:rsid w:val="00DE3E46"/>
    <w:rsid w:val="00DE3EE6"/>
    <w:rsid w:val="00DE3EF7"/>
    <w:rsid w:val="00DE4012"/>
    <w:rsid w:val="00DE40C3"/>
    <w:rsid w:val="00DE4976"/>
    <w:rsid w:val="00DE4C4D"/>
    <w:rsid w:val="00DE4CA3"/>
    <w:rsid w:val="00DE4DEA"/>
    <w:rsid w:val="00DE4FBA"/>
    <w:rsid w:val="00DE524E"/>
    <w:rsid w:val="00DE539E"/>
    <w:rsid w:val="00DE53C9"/>
    <w:rsid w:val="00DE551D"/>
    <w:rsid w:val="00DE55C8"/>
    <w:rsid w:val="00DE5785"/>
    <w:rsid w:val="00DE5939"/>
    <w:rsid w:val="00DE5B1E"/>
    <w:rsid w:val="00DE5CC8"/>
    <w:rsid w:val="00DE5CF5"/>
    <w:rsid w:val="00DE5FE3"/>
    <w:rsid w:val="00DE6274"/>
    <w:rsid w:val="00DE6329"/>
    <w:rsid w:val="00DE642B"/>
    <w:rsid w:val="00DE64EC"/>
    <w:rsid w:val="00DE653E"/>
    <w:rsid w:val="00DE687E"/>
    <w:rsid w:val="00DE6928"/>
    <w:rsid w:val="00DE697C"/>
    <w:rsid w:val="00DE6A7D"/>
    <w:rsid w:val="00DE6CA1"/>
    <w:rsid w:val="00DE6DAA"/>
    <w:rsid w:val="00DE6DEB"/>
    <w:rsid w:val="00DE6F35"/>
    <w:rsid w:val="00DE6FD0"/>
    <w:rsid w:val="00DE71E9"/>
    <w:rsid w:val="00DE7529"/>
    <w:rsid w:val="00DE7540"/>
    <w:rsid w:val="00DE776A"/>
    <w:rsid w:val="00DE78B7"/>
    <w:rsid w:val="00DE7A90"/>
    <w:rsid w:val="00DE7C99"/>
    <w:rsid w:val="00DF01A7"/>
    <w:rsid w:val="00DF0621"/>
    <w:rsid w:val="00DF068D"/>
    <w:rsid w:val="00DF07F0"/>
    <w:rsid w:val="00DF0C1B"/>
    <w:rsid w:val="00DF0C36"/>
    <w:rsid w:val="00DF0EA4"/>
    <w:rsid w:val="00DF0F27"/>
    <w:rsid w:val="00DF107A"/>
    <w:rsid w:val="00DF1254"/>
    <w:rsid w:val="00DF1479"/>
    <w:rsid w:val="00DF15E7"/>
    <w:rsid w:val="00DF1731"/>
    <w:rsid w:val="00DF191F"/>
    <w:rsid w:val="00DF1937"/>
    <w:rsid w:val="00DF1CA2"/>
    <w:rsid w:val="00DF1D77"/>
    <w:rsid w:val="00DF1DC2"/>
    <w:rsid w:val="00DF25D1"/>
    <w:rsid w:val="00DF26AA"/>
    <w:rsid w:val="00DF26D5"/>
    <w:rsid w:val="00DF29A8"/>
    <w:rsid w:val="00DF29B8"/>
    <w:rsid w:val="00DF2A2E"/>
    <w:rsid w:val="00DF2B92"/>
    <w:rsid w:val="00DF2C53"/>
    <w:rsid w:val="00DF2CFE"/>
    <w:rsid w:val="00DF3057"/>
    <w:rsid w:val="00DF3377"/>
    <w:rsid w:val="00DF3379"/>
    <w:rsid w:val="00DF3523"/>
    <w:rsid w:val="00DF3550"/>
    <w:rsid w:val="00DF35B1"/>
    <w:rsid w:val="00DF3BDA"/>
    <w:rsid w:val="00DF3DFB"/>
    <w:rsid w:val="00DF4272"/>
    <w:rsid w:val="00DF42A2"/>
    <w:rsid w:val="00DF43E3"/>
    <w:rsid w:val="00DF444C"/>
    <w:rsid w:val="00DF45BD"/>
    <w:rsid w:val="00DF4623"/>
    <w:rsid w:val="00DF4848"/>
    <w:rsid w:val="00DF4C13"/>
    <w:rsid w:val="00DF4F06"/>
    <w:rsid w:val="00DF58A8"/>
    <w:rsid w:val="00DF5B26"/>
    <w:rsid w:val="00DF5B57"/>
    <w:rsid w:val="00DF5DA8"/>
    <w:rsid w:val="00DF5E60"/>
    <w:rsid w:val="00DF5ED0"/>
    <w:rsid w:val="00DF5FB3"/>
    <w:rsid w:val="00DF60BD"/>
    <w:rsid w:val="00DF6121"/>
    <w:rsid w:val="00DF612E"/>
    <w:rsid w:val="00DF61D6"/>
    <w:rsid w:val="00DF62A1"/>
    <w:rsid w:val="00DF634E"/>
    <w:rsid w:val="00DF6409"/>
    <w:rsid w:val="00DF6738"/>
    <w:rsid w:val="00DF680D"/>
    <w:rsid w:val="00DF6948"/>
    <w:rsid w:val="00DF6A5F"/>
    <w:rsid w:val="00DF6AB6"/>
    <w:rsid w:val="00DF6AF7"/>
    <w:rsid w:val="00DF6C07"/>
    <w:rsid w:val="00DF6C7B"/>
    <w:rsid w:val="00DF6D59"/>
    <w:rsid w:val="00DF70D5"/>
    <w:rsid w:val="00DF72FD"/>
    <w:rsid w:val="00DF74AF"/>
    <w:rsid w:val="00DF75F7"/>
    <w:rsid w:val="00DF7706"/>
    <w:rsid w:val="00DF78D3"/>
    <w:rsid w:val="00E00012"/>
    <w:rsid w:val="00E00306"/>
    <w:rsid w:val="00E0040A"/>
    <w:rsid w:val="00E0047A"/>
    <w:rsid w:val="00E00522"/>
    <w:rsid w:val="00E006B2"/>
    <w:rsid w:val="00E01247"/>
    <w:rsid w:val="00E0145E"/>
    <w:rsid w:val="00E01588"/>
    <w:rsid w:val="00E01638"/>
    <w:rsid w:val="00E01A45"/>
    <w:rsid w:val="00E01B97"/>
    <w:rsid w:val="00E01C92"/>
    <w:rsid w:val="00E01E91"/>
    <w:rsid w:val="00E01FD0"/>
    <w:rsid w:val="00E022CD"/>
    <w:rsid w:val="00E025F3"/>
    <w:rsid w:val="00E0272D"/>
    <w:rsid w:val="00E02A79"/>
    <w:rsid w:val="00E02D92"/>
    <w:rsid w:val="00E02F32"/>
    <w:rsid w:val="00E03029"/>
    <w:rsid w:val="00E03076"/>
    <w:rsid w:val="00E0316B"/>
    <w:rsid w:val="00E0337D"/>
    <w:rsid w:val="00E03459"/>
    <w:rsid w:val="00E034D9"/>
    <w:rsid w:val="00E034EE"/>
    <w:rsid w:val="00E036D7"/>
    <w:rsid w:val="00E0381A"/>
    <w:rsid w:val="00E03851"/>
    <w:rsid w:val="00E03D1C"/>
    <w:rsid w:val="00E03FED"/>
    <w:rsid w:val="00E0411C"/>
    <w:rsid w:val="00E0426E"/>
    <w:rsid w:val="00E04438"/>
    <w:rsid w:val="00E04619"/>
    <w:rsid w:val="00E047F8"/>
    <w:rsid w:val="00E0480A"/>
    <w:rsid w:val="00E04B57"/>
    <w:rsid w:val="00E04B95"/>
    <w:rsid w:val="00E04E5E"/>
    <w:rsid w:val="00E04E87"/>
    <w:rsid w:val="00E04F20"/>
    <w:rsid w:val="00E04F94"/>
    <w:rsid w:val="00E0502D"/>
    <w:rsid w:val="00E052BF"/>
    <w:rsid w:val="00E054CC"/>
    <w:rsid w:val="00E05944"/>
    <w:rsid w:val="00E05ADD"/>
    <w:rsid w:val="00E05CC0"/>
    <w:rsid w:val="00E05D70"/>
    <w:rsid w:val="00E05DAB"/>
    <w:rsid w:val="00E05EB2"/>
    <w:rsid w:val="00E05FF4"/>
    <w:rsid w:val="00E06235"/>
    <w:rsid w:val="00E0626F"/>
    <w:rsid w:val="00E06A83"/>
    <w:rsid w:val="00E06F17"/>
    <w:rsid w:val="00E06FCA"/>
    <w:rsid w:val="00E07034"/>
    <w:rsid w:val="00E07316"/>
    <w:rsid w:val="00E0781D"/>
    <w:rsid w:val="00E0792D"/>
    <w:rsid w:val="00E07CBB"/>
    <w:rsid w:val="00E100FC"/>
    <w:rsid w:val="00E10211"/>
    <w:rsid w:val="00E1024F"/>
    <w:rsid w:val="00E102FD"/>
    <w:rsid w:val="00E103A5"/>
    <w:rsid w:val="00E104A1"/>
    <w:rsid w:val="00E107FD"/>
    <w:rsid w:val="00E10975"/>
    <w:rsid w:val="00E10ACE"/>
    <w:rsid w:val="00E10B89"/>
    <w:rsid w:val="00E10D28"/>
    <w:rsid w:val="00E10F8F"/>
    <w:rsid w:val="00E111A8"/>
    <w:rsid w:val="00E114E6"/>
    <w:rsid w:val="00E11D4A"/>
    <w:rsid w:val="00E121DC"/>
    <w:rsid w:val="00E124A5"/>
    <w:rsid w:val="00E12538"/>
    <w:rsid w:val="00E12A3B"/>
    <w:rsid w:val="00E12ACB"/>
    <w:rsid w:val="00E12C81"/>
    <w:rsid w:val="00E12CFC"/>
    <w:rsid w:val="00E12D28"/>
    <w:rsid w:val="00E12F20"/>
    <w:rsid w:val="00E12FEF"/>
    <w:rsid w:val="00E1306B"/>
    <w:rsid w:val="00E130B5"/>
    <w:rsid w:val="00E1361D"/>
    <w:rsid w:val="00E138DB"/>
    <w:rsid w:val="00E1394E"/>
    <w:rsid w:val="00E13A15"/>
    <w:rsid w:val="00E13CD3"/>
    <w:rsid w:val="00E13CDA"/>
    <w:rsid w:val="00E13DA8"/>
    <w:rsid w:val="00E13E32"/>
    <w:rsid w:val="00E1403E"/>
    <w:rsid w:val="00E140B0"/>
    <w:rsid w:val="00E14582"/>
    <w:rsid w:val="00E14693"/>
    <w:rsid w:val="00E14746"/>
    <w:rsid w:val="00E1494C"/>
    <w:rsid w:val="00E149FF"/>
    <w:rsid w:val="00E14C5E"/>
    <w:rsid w:val="00E14CC5"/>
    <w:rsid w:val="00E14D38"/>
    <w:rsid w:val="00E1514C"/>
    <w:rsid w:val="00E1518E"/>
    <w:rsid w:val="00E153A9"/>
    <w:rsid w:val="00E157D3"/>
    <w:rsid w:val="00E15838"/>
    <w:rsid w:val="00E15BB1"/>
    <w:rsid w:val="00E15D4B"/>
    <w:rsid w:val="00E15D5D"/>
    <w:rsid w:val="00E15EFA"/>
    <w:rsid w:val="00E15F38"/>
    <w:rsid w:val="00E16081"/>
    <w:rsid w:val="00E160C5"/>
    <w:rsid w:val="00E16179"/>
    <w:rsid w:val="00E1630A"/>
    <w:rsid w:val="00E164C1"/>
    <w:rsid w:val="00E167BB"/>
    <w:rsid w:val="00E168FA"/>
    <w:rsid w:val="00E169A1"/>
    <w:rsid w:val="00E16B7B"/>
    <w:rsid w:val="00E16BE9"/>
    <w:rsid w:val="00E16DCB"/>
    <w:rsid w:val="00E170A2"/>
    <w:rsid w:val="00E17235"/>
    <w:rsid w:val="00E172E6"/>
    <w:rsid w:val="00E175E7"/>
    <w:rsid w:val="00E1771C"/>
    <w:rsid w:val="00E17876"/>
    <w:rsid w:val="00E17945"/>
    <w:rsid w:val="00E17BBD"/>
    <w:rsid w:val="00E2016F"/>
    <w:rsid w:val="00E201E9"/>
    <w:rsid w:val="00E2059F"/>
    <w:rsid w:val="00E20746"/>
    <w:rsid w:val="00E209CD"/>
    <w:rsid w:val="00E20B70"/>
    <w:rsid w:val="00E20EB4"/>
    <w:rsid w:val="00E2103A"/>
    <w:rsid w:val="00E21646"/>
    <w:rsid w:val="00E21D37"/>
    <w:rsid w:val="00E21EDF"/>
    <w:rsid w:val="00E2202A"/>
    <w:rsid w:val="00E220B9"/>
    <w:rsid w:val="00E2243A"/>
    <w:rsid w:val="00E22529"/>
    <w:rsid w:val="00E22A0B"/>
    <w:rsid w:val="00E22CE9"/>
    <w:rsid w:val="00E22D51"/>
    <w:rsid w:val="00E23006"/>
    <w:rsid w:val="00E23042"/>
    <w:rsid w:val="00E23367"/>
    <w:rsid w:val="00E233A7"/>
    <w:rsid w:val="00E238B0"/>
    <w:rsid w:val="00E239E5"/>
    <w:rsid w:val="00E23B10"/>
    <w:rsid w:val="00E23B1C"/>
    <w:rsid w:val="00E23CC3"/>
    <w:rsid w:val="00E2423F"/>
    <w:rsid w:val="00E243F4"/>
    <w:rsid w:val="00E246AD"/>
    <w:rsid w:val="00E248C2"/>
    <w:rsid w:val="00E2491A"/>
    <w:rsid w:val="00E249FC"/>
    <w:rsid w:val="00E24EBD"/>
    <w:rsid w:val="00E25032"/>
    <w:rsid w:val="00E251C8"/>
    <w:rsid w:val="00E251FC"/>
    <w:rsid w:val="00E25480"/>
    <w:rsid w:val="00E254DF"/>
    <w:rsid w:val="00E25502"/>
    <w:rsid w:val="00E2557C"/>
    <w:rsid w:val="00E2578B"/>
    <w:rsid w:val="00E25973"/>
    <w:rsid w:val="00E25980"/>
    <w:rsid w:val="00E25A4B"/>
    <w:rsid w:val="00E25AA0"/>
    <w:rsid w:val="00E25D58"/>
    <w:rsid w:val="00E25F20"/>
    <w:rsid w:val="00E2609C"/>
    <w:rsid w:val="00E260B6"/>
    <w:rsid w:val="00E26136"/>
    <w:rsid w:val="00E261C9"/>
    <w:rsid w:val="00E26581"/>
    <w:rsid w:val="00E2666C"/>
    <w:rsid w:val="00E26B34"/>
    <w:rsid w:val="00E26ED2"/>
    <w:rsid w:val="00E26F1C"/>
    <w:rsid w:val="00E27219"/>
    <w:rsid w:val="00E27617"/>
    <w:rsid w:val="00E276D2"/>
    <w:rsid w:val="00E277E2"/>
    <w:rsid w:val="00E27804"/>
    <w:rsid w:val="00E27954"/>
    <w:rsid w:val="00E27AE6"/>
    <w:rsid w:val="00E27CF0"/>
    <w:rsid w:val="00E27EEE"/>
    <w:rsid w:val="00E27F17"/>
    <w:rsid w:val="00E27FBF"/>
    <w:rsid w:val="00E3002E"/>
    <w:rsid w:val="00E30048"/>
    <w:rsid w:val="00E30156"/>
    <w:rsid w:val="00E30336"/>
    <w:rsid w:val="00E3045B"/>
    <w:rsid w:val="00E30527"/>
    <w:rsid w:val="00E30531"/>
    <w:rsid w:val="00E30C05"/>
    <w:rsid w:val="00E30D93"/>
    <w:rsid w:val="00E30EDF"/>
    <w:rsid w:val="00E3112A"/>
    <w:rsid w:val="00E31198"/>
    <w:rsid w:val="00E31368"/>
    <w:rsid w:val="00E3166E"/>
    <w:rsid w:val="00E31824"/>
    <w:rsid w:val="00E31938"/>
    <w:rsid w:val="00E31986"/>
    <w:rsid w:val="00E31EAA"/>
    <w:rsid w:val="00E32109"/>
    <w:rsid w:val="00E3214E"/>
    <w:rsid w:val="00E32477"/>
    <w:rsid w:val="00E32490"/>
    <w:rsid w:val="00E32522"/>
    <w:rsid w:val="00E325A0"/>
    <w:rsid w:val="00E3264D"/>
    <w:rsid w:val="00E32786"/>
    <w:rsid w:val="00E32836"/>
    <w:rsid w:val="00E32C4C"/>
    <w:rsid w:val="00E32E59"/>
    <w:rsid w:val="00E3360B"/>
    <w:rsid w:val="00E336BC"/>
    <w:rsid w:val="00E336C0"/>
    <w:rsid w:val="00E3375F"/>
    <w:rsid w:val="00E3379D"/>
    <w:rsid w:val="00E33B47"/>
    <w:rsid w:val="00E33C7A"/>
    <w:rsid w:val="00E33E6D"/>
    <w:rsid w:val="00E33F28"/>
    <w:rsid w:val="00E3424F"/>
    <w:rsid w:val="00E3444F"/>
    <w:rsid w:val="00E344CF"/>
    <w:rsid w:val="00E3452D"/>
    <w:rsid w:val="00E347FD"/>
    <w:rsid w:val="00E35130"/>
    <w:rsid w:val="00E351A1"/>
    <w:rsid w:val="00E351D6"/>
    <w:rsid w:val="00E35230"/>
    <w:rsid w:val="00E353AC"/>
    <w:rsid w:val="00E354E7"/>
    <w:rsid w:val="00E3553B"/>
    <w:rsid w:val="00E358BC"/>
    <w:rsid w:val="00E35924"/>
    <w:rsid w:val="00E35A40"/>
    <w:rsid w:val="00E35BEA"/>
    <w:rsid w:val="00E35C3F"/>
    <w:rsid w:val="00E3622F"/>
    <w:rsid w:val="00E3637D"/>
    <w:rsid w:val="00E36687"/>
    <w:rsid w:val="00E36795"/>
    <w:rsid w:val="00E3694A"/>
    <w:rsid w:val="00E36A37"/>
    <w:rsid w:val="00E36BE4"/>
    <w:rsid w:val="00E36E09"/>
    <w:rsid w:val="00E36E89"/>
    <w:rsid w:val="00E36F4F"/>
    <w:rsid w:val="00E36FB2"/>
    <w:rsid w:val="00E37031"/>
    <w:rsid w:val="00E37441"/>
    <w:rsid w:val="00E3768E"/>
    <w:rsid w:val="00E37792"/>
    <w:rsid w:val="00E37DB1"/>
    <w:rsid w:val="00E37F70"/>
    <w:rsid w:val="00E37FD0"/>
    <w:rsid w:val="00E4051B"/>
    <w:rsid w:val="00E405C0"/>
    <w:rsid w:val="00E40961"/>
    <w:rsid w:val="00E409E7"/>
    <w:rsid w:val="00E40A23"/>
    <w:rsid w:val="00E40C0D"/>
    <w:rsid w:val="00E40CEA"/>
    <w:rsid w:val="00E40DE5"/>
    <w:rsid w:val="00E40E22"/>
    <w:rsid w:val="00E416D8"/>
    <w:rsid w:val="00E418B6"/>
    <w:rsid w:val="00E4199F"/>
    <w:rsid w:val="00E41A55"/>
    <w:rsid w:val="00E41AA8"/>
    <w:rsid w:val="00E41C30"/>
    <w:rsid w:val="00E41D72"/>
    <w:rsid w:val="00E41EC5"/>
    <w:rsid w:val="00E4256D"/>
    <w:rsid w:val="00E42970"/>
    <w:rsid w:val="00E42FFA"/>
    <w:rsid w:val="00E43195"/>
    <w:rsid w:val="00E4358C"/>
    <w:rsid w:val="00E4364E"/>
    <w:rsid w:val="00E43658"/>
    <w:rsid w:val="00E437AE"/>
    <w:rsid w:val="00E4387C"/>
    <w:rsid w:val="00E439B5"/>
    <w:rsid w:val="00E43A3B"/>
    <w:rsid w:val="00E43A5B"/>
    <w:rsid w:val="00E44173"/>
    <w:rsid w:val="00E442B7"/>
    <w:rsid w:val="00E44339"/>
    <w:rsid w:val="00E44934"/>
    <w:rsid w:val="00E449F0"/>
    <w:rsid w:val="00E44D36"/>
    <w:rsid w:val="00E44E14"/>
    <w:rsid w:val="00E4511B"/>
    <w:rsid w:val="00E451A1"/>
    <w:rsid w:val="00E455A5"/>
    <w:rsid w:val="00E45726"/>
    <w:rsid w:val="00E45828"/>
    <w:rsid w:val="00E4589F"/>
    <w:rsid w:val="00E4590C"/>
    <w:rsid w:val="00E459C9"/>
    <w:rsid w:val="00E459E7"/>
    <w:rsid w:val="00E45A02"/>
    <w:rsid w:val="00E45AC2"/>
    <w:rsid w:val="00E45BC1"/>
    <w:rsid w:val="00E45C45"/>
    <w:rsid w:val="00E45EC3"/>
    <w:rsid w:val="00E45ECE"/>
    <w:rsid w:val="00E45F0F"/>
    <w:rsid w:val="00E46324"/>
    <w:rsid w:val="00E464DE"/>
    <w:rsid w:val="00E467FF"/>
    <w:rsid w:val="00E46B56"/>
    <w:rsid w:val="00E46F24"/>
    <w:rsid w:val="00E46F53"/>
    <w:rsid w:val="00E47040"/>
    <w:rsid w:val="00E47139"/>
    <w:rsid w:val="00E47193"/>
    <w:rsid w:val="00E472A4"/>
    <w:rsid w:val="00E473C1"/>
    <w:rsid w:val="00E473FF"/>
    <w:rsid w:val="00E474D2"/>
    <w:rsid w:val="00E475CC"/>
    <w:rsid w:val="00E475DB"/>
    <w:rsid w:val="00E476E2"/>
    <w:rsid w:val="00E4776D"/>
    <w:rsid w:val="00E4779E"/>
    <w:rsid w:val="00E47839"/>
    <w:rsid w:val="00E47D80"/>
    <w:rsid w:val="00E47EAA"/>
    <w:rsid w:val="00E47FC7"/>
    <w:rsid w:val="00E500B7"/>
    <w:rsid w:val="00E501CD"/>
    <w:rsid w:val="00E503E4"/>
    <w:rsid w:val="00E505FF"/>
    <w:rsid w:val="00E50855"/>
    <w:rsid w:val="00E50A6B"/>
    <w:rsid w:val="00E50B76"/>
    <w:rsid w:val="00E50EDF"/>
    <w:rsid w:val="00E5129F"/>
    <w:rsid w:val="00E512E6"/>
    <w:rsid w:val="00E5146F"/>
    <w:rsid w:val="00E51529"/>
    <w:rsid w:val="00E51665"/>
    <w:rsid w:val="00E5184E"/>
    <w:rsid w:val="00E519B0"/>
    <w:rsid w:val="00E51A61"/>
    <w:rsid w:val="00E51B0F"/>
    <w:rsid w:val="00E51D17"/>
    <w:rsid w:val="00E51DFE"/>
    <w:rsid w:val="00E51EAD"/>
    <w:rsid w:val="00E5200C"/>
    <w:rsid w:val="00E520D6"/>
    <w:rsid w:val="00E521EF"/>
    <w:rsid w:val="00E52225"/>
    <w:rsid w:val="00E5236F"/>
    <w:rsid w:val="00E5239B"/>
    <w:rsid w:val="00E5241C"/>
    <w:rsid w:val="00E526FB"/>
    <w:rsid w:val="00E52983"/>
    <w:rsid w:val="00E52ACE"/>
    <w:rsid w:val="00E52B83"/>
    <w:rsid w:val="00E52CE7"/>
    <w:rsid w:val="00E53089"/>
    <w:rsid w:val="00E5312E"/>
    <w:rsid w:val="00E5321A"/>
    <w:rsid w:val="00E53344"/>
    <w:rsid w:val="00E534C0"/>
    <w:rsid w:val="00E534D5"/>
    <w:rsid w:val="00E53686"/>
    <w:rsid w:val="00E537A6"/>
    <w:rsid w:val="00E53AC7"/>
    <w:rsid w:val="00E540BC"/>
    <w:rsid w:val="00E541C1"/>
    <w:rsid w:val="00E541E3"/>
    <w:rsid w:val="00E54278"/>
    <w:rsid w:val="00E5447F"/>
    <w:rsid w:val="00E544F2"/>
    <w:rsid w:val="00E547DE"/>
    <w:rsid w:val="00E54CBB"/>
    <w:rsid w:val="00E54EEF"/>
    <w:rsid w:val="00E5507E"/>
    <w:rsid w:val="00E5511F"/>
    <w:rsid w:val="00E55266"/>
    <w:rsid w:val="00E55320"/>
    <w:rsid w:val="00E55374"/>
    <w:rsid w:val="00E55404"/>
    <w:rsid w:val="00E55516"/>
    <w:rsid w:val="00E555A4"/>
    <w:rsid w:val="00E555DA"/>
    <w:rsid w:val="00E556D8"/>
    <w:rsid w:val="00E5570C"/>
    <w:rsid w:val="00E55868"/>
    <w:rsid w:val="00E55C59"/>
    <w:rsid w:val="00E55F52"/>
    <w:rsid w:val="00E56524"/>
    <w:rsid w:val="00E56700"/>
    <w:rsid w:val="00E567B2"/>
    <w:rsid w:val="00E56886"/>
    <w:rsid w:val="00E5691A"/>
    <w:rsid w:val="00E56B22"/>
    <w:rsid w:val="00E56C2A"/>
    <w:rsid w:val="00E56CFF"/>
    <w:rsid w:val="00E56DAF"/>
    <w:rsid w:val="00E56F5E"/>
    <w:rsid w:val="00E56FDF"/>
    <w:rsid w:val="00E5706B"/>
    <w:rsid w:val="00E57379"/>
    <w:rsid w:val="00E573C0"/>
    <w:rsid w:val="00E573D1"/>
    <w:rsid w:val="00E57459"/>
    <w:rsid w:val="00E5755F"/>
    <w:rsid w:val="00E5760C"/>
    <w:rsid w:val="00E5760D"/>
    <w:rsid w:val="00E576AA"/>
    <w:rsid w:val="00E576B5"/>
    <w:rsid w:val="00E57888"/>
    <w:rsid w:val="00E57A75"/>
    <w:rsid w:val="00E57A92"/>
    <w:rsid w:val="00E57B1F"/>
    <w:rsid w:val="00E57CBC"/>
    <w:rsid w:val="00E60349"/>
    <w:rsid w:val="00E6060B"/>
    <w:rsid w:val="00E60689"/>
    <w:rsid w:val="00E60696"/>
    <w:rsid w:val="00E60910"/>
    <w:rsid w:val="00E60937"/>
    <w:rsid w:val="00E60BC8"/>
    <w:rsid w:val="00E60BCC"/>
    <w:rsid w:val="00E60E91"/>
    <w:rsid w:val="00E61163"/>
    <w:rsid w:val="00E613BE"/>
    <w:rsid w:val="00E613FE"/>
    <w:rsid w:val="00E616B9"/>
    <w:rsid w:val="00E61922"/>
    <w:rsid w:val="00E61AE5"/>
    <w:rsid w:val="00E620DE"/>
    <w:rsid w:val="00E6230C"/>
    <w:rsid w:val="00E62373"/>
    <w:rsid w:val="00E62407"/>
    <w:rsid w:val="00E624C1"/>
    <w:rsid w:val="00E625AA"/>
    <w:rsid w:val="00E62704"/>
    <w:rsid w:val="00E627FC"/>
    <w:rsid w:val="00E62839"/>
    <w:rsid w:val="00E62896"/>
    <w:rsid w:val="00E629B3"/>
    <w:rsid w:val="00E62B0E"/>
    <w:rsid w:val="00E62D5E"/>
    <w:rsid w:val="00E62E20"/>
    <w:rsid w:val="00E63057"/>
    <w:rsid w:val="00E63104"/>
    <w:rsid w:val="00E63168"/>
    <w:rsid w:val="00E637FB"/>
    <w:rsid w:val="00E6388B"/>
    <w:rsid w:val="00E639ED"/>
    <w:rsid w:val="00E640DA"/>
    <w:rsid w:val="00E64166"/>
    <w:rsid w:val="00E64275"/>
    <w:rsid w:val="00E642DE"/>
    <w:rsid w:val="00E646FF"/>
    <w:rsid w:val="00E648FD"/>
    <w:rsid w:val="00E64984"/>
    <w:rsid w:val="00E64AE1"/>
    <w:rsid w:val="00E64BEF"/>
    <w:rsid w:val="00E64D79"/>
    <w:rsid w:val="00E65125"/>
    <w:rsid w:val="00E65145"/>
    <w:rsid w:val="00E65434"/>
    <w:rsid w:val="00E65491"/>
    <w:rsid w:val="00E65720"/>
    <w:rsid w:val="00E65782"/>
    <w:rsid w:val="00E658C1"/>
    <w:rsid w:val="00E6596F"/>
    <w:rsid w:val="00E659E5"/>
    <w:rsid w:val="00E65A31"/>
    <w:rsid w:val="00E65A6F"/>
    <w:rsid w:val="00E65BDE"/>
    <w:rsid w:val="00E65D9E"/>
    <w:rsid w:val="00E65E98"/>
    <w:rsid w:val="00E65EAF"/>
    <w:rsid w:val="00E65FC5"/>
    <w:rsid w:val="00E66055"/>
    <w:rsid w:val="00E66951"/>
    <w:rsid w:val="00E66B25"/>
    <w:rsid w:val="00E66BDA"/>
    <w:rsid w:val="00E66FB9"/>
    <w:rsid w:val="00E66FC1"/>
    <w:rsid w:val="00E6719A"/>
    <w:rsid w:val="00E6737D"/>
    <w:rsid w:val="00E67508"/>
    <w:rsid w:val="00E676C0"/>
    <w:rsid w:val="00E67775"/>
    <w:rsid w:val="00E678AB"/>
    <w:rsid w:val="00E67A7A"/>
    <w:rsid w:val="00E67CEE"/>
    <w:rsid w:val="00E67E7A"/>
    <w:rsid w:val="00E7012D"/>
    <w:rsid w:val="00E706C3"/>
    <w:rsid w:val="00E706FB"/>
    <w:rsid w:val="00E708DB"/>
    <w:rsid w:val="00E7107B"/>
    <w:rsid w:val="00E71284"/>
    <w:rsid w:val="00E714FF"/>
    <w:rsid w:val="00E715C2"/>
    <w:rsid w:val="00E71805"/>
    <w:rsid w:val="00E71862"/>
    <w:rsid w:val="00E7194F"/>
    <w:rsid w:val="00E719AD"/>
    <w:rsid w:val="00E721E0"/>
    <w:rsid w:val="00E726AB"/>
    <w:rsid w:val="00E72798"/>
    <w:rsid w:val="00E72803"/>
    <w:rsid w:val="00E7286C"/>
    <w:rsid w:val="00E7288C"/>
    <w:rsid w:val="00E728F7"/>
    <w:rsid w:val="00E72905"/>
    <w:rsid w:val="00E72C73"/>
    <w:rsid w:val="00E72DD2"/>
    <w:rsid w:val="00E72E44"/>
    <w:rsid w:val="00E72F2B"/>
    <w:rsid w:val="00E7324F"/>
    <w:rsid w:val="00E7362C"/>
    <w:rsid w:val="00E7387F"/>
    <w:rsid w:val="00E73B98"/>
    <w:rsid w:val="00E73C38"/>
    <w:rsid w:val="00E73F04"/>
    <w:rsid w:val="00E74133"/>
    <w:rsid w:val="00E741C1"/>
    <w:rsid w:val="00E7420B"/>
    <w:rsid w:val="00E74259"/>
    <w:rsid w:val="00E74901"/>
    <w:rsid w:val="00E74991"/>
    <w:rsid w:val="00E75186"/>
    <w:rsid w:val="00E75394"/>
    <w:rsid w:val="00E75562"/>
    <w:rsid w:val="00E75BB8"/>
    <w:rsid w:val="00E75BC5"/>
    <w:rsid w:val="00E75CD1"/>
    <w:rsid w:val="00E75CD8"/>
    <w:rsid w:val="00E76189"/>
    <w:rsid w:val="00E7622A"/>
    <w:rsid w:val="00E76313"/>
    <w:rsid w:val="00E7638C"/>
    <w:rsid w:val="00E76862"/>
    <w:rsid w:val="00E76CB3"/>
    <w:rsid w:val="00E76D5F"/>
    <w:rsid w:val="00E76DEE"/>
    <w:rsid w:val="00E76E99"/>
    <w:rsid w:val="00E772F0"/>
    <w:rsid w:val="00E77441"/>
    <w:rsid w:val="00E77609"/>
    <w:rsid w:val="00E7781D"/>
    <w:rsid w:val="00E779B2"/>
    <w:rsid w:val="00E77BED"/>
    <w:rsid w:val="00E77C75"/>
    <w:rsid w:val="00E77E91"/>
    <w:rsid w:val="00E802BB"/>
    <w:rsid w:val="00E80305"/>
    <w:rsid w:val="00E80AE0"/>
    <w:rsid w:val="00E80C6B"/>
    <w:rsid w:val="00E80C9B"/>
    <w:rsid w:val="00E80D8B"/>
    <w:rsid w:val="00E81085"/>
    <w:rsid w:val="00E810DF"/>
    <w:rsid w:val="00E81677"/>
    <w:rsid w:val="00E8167B"/>
    <w:rsid w:val="00E8183F"/>
    <w:rsid w:val="00E81881"/>
    <w:rsid w:val="00E81CD7"/>
    <w:rsid w:val="00E81CE4"/>
    <w:rsid w:val="00E81E62"/>
    <w:rsid w:val="00E8222E"/>
    <w:rsid w:val="00E82344"/>
    <w:rsid w:val="00E8266F"/>
    <w:rsid w:val="00E82EF7"/>
    <w:rsid w:val="00E82F67"/>
    <w:rsid w:val="00E831EC"/>
    <w:rsid w:val="00E8326A"/>
    <w:rsid w:val="00E83305"/>
    <w:rsid w:val="00E83350"/>
    <w:rsid w:val="00E833AB"/>
    <w:rsid w:val="00E833FB"/>
    <w:rsid w:val="00E83D6B"/>
    <w:rsid w:val="00E83EDE"/>
    <w:rsid w:val="00E845F6"/>
    <w:rsid w:val="00E84718"/>
    <w:rsid w:val="00E848C0"/>
    <w:rsid w:val="00E84B5E"/>
    <w:rsid w:val="00E84E95"/>
    <w:rsid w:val="00E84FAE"/>
    <w:rsid w:val="00E85129"/>
    <w:rsid w:val="00E8589B"/>
    <w:rsid w:val="00E85944"/>
    <w:rsid w:val="00E85C36"/>
    <w:rsid w:val="00E85F43"/>
    <w:rsid w:val="00E861EE"/>
    <w:rsid w:val="00E8673F"/>
    <w:rsid w:val="00E86C2C"/>
    <w:rsid w:val="00E86D5A"/>
    <w:rsid w:val="00E86DF4"/>
    <w:rsid w:val="00E86FFF"/>
    <w:rsid w:val="00E8711A"/>
    <w:rsid w:val="00E872D8"/>
    <w:rsid w:val="00E873BB"/>
    <w:rsid w:val="00E873EF"/>
    <w:rsid w:val="00E87612"/>
    <w:rsid w:val="00E87720"/>
    <w:rsid w:val="00E87849"/>
    <w:rsid w:val="00E87977"/>
    <w:rsid w:val="00E87979"/>
    <w:rsid w:val="00E87CD8"/>
    <w:rsid w:val="00E87F5E"/>
    <w:rsid w:val="00E903D4"/>
    <w:rsid w:val="00E90513"/>
    <w:rsid w:val="00E9073F"/>
    <w:rsid w:val="00E908D0"/>
    <w:rsid w:val="00E90981"/>
    <w:rsid w:val="00E90BC4"/>
    <w:rsid w:val="00E90BD1"/>
    <w:rsid w:val="00E90C14"/>
    <w:rsid w:val="00E90CC0"/>
    <w:rsid w:val="00E90EA7"/>
    <w:rsid w:val="00E911DD"/>
    <w:rsid w:val="00E9153F"/>
    <w:rsid w:val="00E91542"/>
    <w:rsid w:val="00E91690"/>
    <w:rsid w:val="00E9170B"/>
    <w:rsid w:val="00E91728"/>
    <w:rsid w:val="00E9179A"/>
    <w:rsid w:val="00E918A1"/>
    <w:rsid w:val="00E918A8"/>
    <w:rsid w:val="00E91C10"/>
    <w:rsid w:val="00E91CC7"/>
    <w:rsid w:val="00E9224B"/>
    <w:rsid w:val="00E92281"/>
    <w:rsid w:val="00E9238A"/>
    <w:rsid w:val="00E923D7"/>
    <w:rsid w:val="00E92548"/>
    <w:rsid w:val="00E92605"/>
    <w:rsid w:val="00E92635"/>
    <w:rsid w:val="00E9273C"/>
    <w:rsid w:val="00E927AB"/>
    <w:rsid w:val="00E92870"/>
    <w:rsid w:val="00E9329B"/>
    <w:rsid w:val="00E936B3"/>
    <w:rsid w:val="00E93A5A"/>
    <w:rsid w:val="00E93D93"/>
    <w:rsid w:val="00E93E85"/>
    <w:rsid w:val="00E94026"/>
    <w:rsid w:val="00E94396"/>
    <w:rsid w:val="00E94491"/>
    <w:rsid w:val="00E945EB"/>
    <w:rsid w:val="00E946D5"/>
    <w:rsid w:val="00E94C97"/>
    <w:rsid w:val="00E95042"/>
    <w:rsid w:val="00E95186"/>
    <w:rsid w:val="00E952B3"/>
    <w:rsid w:val="00E955F8"/>
    <w:rsid w:val="00E956FB"/>
    <w:rsid w:val="00E95805"/>
    <w:rsid w:val="00E958FA"/>
    <w:rsid w:val="00E95990"/>
    <w:rsid w:val="00E95BB2"/>
    <w:rsid w:val="00E95D02"/>
    <w:rsid w:val="00E95D84"/>
    <w:rsid w:val="00E95F5B"/>
    <w:rsid w:val="00E95FF0"/>
    <w:rsid w:val="00E96059"/>
    <w:rsid w:val="00E961BD"/>
    <w:rsid w:val="00E96388"/>
    <w:rsid w:val="00E963B6"/>
    <w:rsid w:val="00E96419"/>
    <w:rsid w:val="00E96490"/>
    <w:rsid w:val="00E96631"/>
    <w:rsid w:val="00E967E6"/>
    <w:rsid w:val="00E9685A"/>
    <w:rsid w:val="00E96A18"/>
    <w:rsid w:val="00E96C33"/>
    <w:rsid w:val="00E96C9B"/>
    <w:rsid w:val="00E96E92"/>
    <w:rsid w:val="00E9734D"/>
    <w:rsid w:val="00E97442"/>
    <w:rsid w:val="00E9766E"/>
    <w:rsid w:val="00E97776"/>
    <w:rsid w:val="00E97887"/>
    <w:rsid w:val="00E97989"/>
    <w:rsid w:val="00E97B73"/>
    <w:rsid w:val="00E97C77"/>
    <w:rsid w:val="00E97D43"/>
    <w:rsid w:val="00E97DE5"/>
    <w:rsid w:val="00E97DFF"/>
    <w:rsid w:val="00E97E28"/>
    <w:rsid w:val="00EA000C"/>
    <w:rsid w:val="00EA02C9"/>
    <w:rsid w:val="00EA05AE"/>
    <w:rsid w:val="00EA05B7"/>
    <w:rsid w:val="00EA09BE"/>
    <w:rsid w:val="00EA0C1D"/>
    <w:rsid w:val="00EA0FCD"/>
    <w:rsid w:val="00EA101B"/>
    <w:rsid w:val="00EA1130"/>
    <w:rsid w:val="00EA1217"/>
    <w:rsid w:val="00EA173F"/>
    <w:rsid w:val="00EA18A6"/>
    <w:rsid w:val="00EA1A64"/>
    <w:rsid w:val="00EA1BFC"/>
    <w:rsid w:val="00EA1E2E"/>
    <w:rsid w:val="00EA1E93"/>
    <w:rsid w:val="00EA23B6"/>
    <w:rsid w:val="00EA244F"/>
    <w:rsid w:val="00EA2CDD"/>
    <w:rsid w:val="00EA2DB7"/>
    <w:rsid w:val="00EA2ED5"/>
    <w:rsid w:val="00EA2F12"/>
    <w:rsid w:val="00EA33D9"/>
    <w:rsid w:val="00EA3BB1"/>
    <w:rsid w:val="00EA3BF0"/>
    <w:rsid w:val="00EA3FB3"/>
    <w:rsid w:val="00EA4107"/>
    <w:rsid w:val="00EA4200"/>
    <w:rsid w:val="00EA4321"/>
    <w:rsid w:val="00EA4418"/>
    <w:rsid w:val="00EA4704"/>
    <w:rsid w:val="00EA4725"/>
    <w:rsid w:val="00EA4873"/>
    <w:rsid w:val="00EA4920"/>
    <w:rsid w:val="00EA4BD7"/>
    <w:rsid w:val="00EA4C44"/>
    <w:rsid w:val="00EA4C8B"/>
    <w:rsid w:val="00EA4E38"/>
    <w:rsid w:val="00EA4F8E"/>
    <w:rsid w:val="00EA52C0"/>
    <w:rsid w:val="00EA52C7"/>
    <w:rsid w:val="00EA5322"/>
    <w:rsid w:val="00EA53B4"/>
    <w:rsid w:val="00EA55F6"/>
    <w:rsid w:val="00EA587A"/>
    <w:rsid w:val="00EA59AF"/>
    <w:rsid w:val="00EA5B5D"/>
    <w:rsid w:val="00EA5BBD"/>
    <w:rsid w:val="00EA5BFB"/>
    <w:rsid w:val="00EA5C52"/>
    <w:rsid w:val="00EA5DA2"/>
    <w:rsid w:val="00EA5E54"/>
    <w:rsid w:val="00EA5F48"/>
    <w:rsid w:val="00EA604D"/>
    <w:rsid w:val="00EA60BF"/>
    <w:rsid w:val="00EA6249"/>
    <w:rsid w:val="00EA6387"/>
    <w:rsid w:val="00EA6447"/>
    <w:rsid w:val="00EA64BF"/>
    <w:rsid w:val="00EA6843"/>
    <w:rsid w:val="00EA69E0"/>
    <w:rsid w:val="00EA69FA"/>
    <w:rsid w:val="00EA6A0F"/>
    <w:rsid w:val="00EA6B84"/>
    <w:rsid w:val="00EA6D6A"/>
    <w:rsid w:val="00EA6F0A"/>
    <w:rsid w:val="00EA6FCE"/>
    <w:rsid w:val="00EA6FE4"/>
    <w:rsid w:val="00EA7015"/>
    <w:rsid w:val="00EA70F9"/>
    <w:rsid w:val="00EA7113"/>
    <w:rsid w:val="00EA7121"/>
    <w:rsid w:val="00EA78BA"/>
    <w:rsid w:val="00EA79A4"/>
    <w:rsid w:val="00EA7A0A"/>
    <w:rsid w:val="00EA7CF5"/>
    <w:rsid w:val="00EA7D32"/>
    <w:rsid w:val="00EA7DE1"/>
    <w:rsid w:val="00EA7E6A"/>
    <w:rsid w:val="00EA7F60"/>
    <w:rsid w:val="00EB04BD"/>
    <w:rsid w:val="00EB0626"/>
    <w:rsid w:val="00EB0644"/>
    <w:rsid w:val="00EB06A3"/>
    <w:rsid w:val="00EB06CC"/>
    <w:rsid w:val="00EB071D"/>
    <w:rsid w:val="00EB100D"/>
    <w:rsid w:val="00EB11FE"/>
    <w:rsid w:val="00EB1350"/>
    <w:rsid w:val="00EB144A"/>
    <w:rsid w:val="00EB145E"/>
    <w:rsid w:val="00EB1469"/>
    <w:rsid w:val="00EB1730"/>
    <w:rsid w:val="00EB1A00"/>
    <w:rsid w:val="00EB1B08"/>
    <w:rsid w:val="00EB1D12"/>
    <w:rsid w:val="00EB1E00"/>
    <w:rsid w:val="00EB216B"/>
    <w:rsid w:val="00EB2558"/>
    <w:rsid w:val="00EB269E"/>
    <w:rsid w:val="00EB26C8"/>
    <w:rsid w:val="00EB2775"/>
    <w:rsid w:val="00EB27B3"/>
    <w:rsid w:val="00EB28D9"/>
    <w:rsid w:val="00EB2979"/>
    <w:rsid w:val="00EB2B98"/>
    <w:rsid w:val="00EB2E78"/>
    <w:rsid w:val="00EB3045"/>
    <w:rsid w:val="00EB31F4"/>
    <w:rsid w:val="00EB3677"/>
    <w:rsid w:val="00EB3876"/>
    <w:rsid w:val="00EB3A15"/>
    <w:rsid w:val="00EB3CC7"/>
    <w:rsid w:val="00EB3D9B"/>
    <w:rsid w:val="00EB3E05"/>
    <w:rsid w:val="00EB3F65"/>
    <w:rsid w:val="00EB3F9B"/>
    <w:rsid w:val="00EB3FA2"/>
    <w:rsid w:val="00EB3FC0"/>
    <w:rsid w:val="00EB4612"/>
    <w:rsid w:val="00EB4A33"/>
    <w:rsid w:val="00EB5252"/>
    <w:rsid w:val="00EB52A5"/>
    <w:rsid w:val="00EB53B9"/>
    <w:rsid w:val="00EB57B7"/>
    <w:rsid w:val="00EB5820"/>
    <w:rsid w:val="00EB59E9"/>
    <w:rsid w:val="00EB5A69"/>
    <w:rsid w:val="00EB5D29"/>
    <w:rsid w:val="00EB5F5B"/>
    <w:rsid w:val="00EB602A"/>
    <w:rsid w:val="00EB61B7"/>
    <w:rsid w:val="00EB6264"/>
    <w:rsid w:val="00EB6458"/>
    <w:rsid w:val="00EB66E8"/>
    <w:rsid w:val="00EB672F"/>
    <w:rsid w:val="00EB6778"/>
    <w:rsid w:val="00EB6A0A"/>
    <w:rsid w:val="00EB6C98"/>
    <w:rsid w:val="00EB7050"/>
    <w:rsid w:val="00EB7065"/>
    <w:rsid w:val="00EB7109"/>
    <w:rsid w:val="00EB75C0"/>
    <w:rsid w:val="00EB76DC"/>
    <w:rsid w:val="00EB78AE"/>
    <w:rsid w:val="00EB7969"/>
    <w:rsid w:val="00EB7994"/>
    <w:rsid w:val="00EB7E3F"/>
    <w:rsid w:val="00EB7E5B"/>
    <w:rsid w:val="00EC0549"/>
    <w:rsid w:val="00EC0662"/>
    <w:rsid w:val="00EC0718"/>
    <w:rsid w:val="00EC0D58"/>
    <w:rsid w:val="00EC0FCA"/>
    <w:rsid w:val="00EC11AF"/>
    <w:rsid w:val="00EC1310"/>
    <w:rsid w:val="00EC1694"/>
    <w:rsid w:val="00EC1734"/>
    <w:rsid w:val="00EC17DA"/>
    <w:rsid w:val="00EC1971"/>
    <w:rsid w:val="00EC1A1D"/>
    <w:rsid w:val="00EC1BA5"/>
    <w:rsid w:val="00EC1CCE"/>
    <w:rsid w:val="00EC1D93"/>
    <w:rsid w:val="00EC1E14"/>
    <w:rsid w:val="00EC23B8"/>
    <w:rsid w:val="00EC2666"/>
    <w:rsid w:val="00EC26E6"/>
    <w:rsid w:val="00EC2812"/>
    <w:rsid w:val="00EC28B2"/>
    <w:rsid w:val="00EC28D3"/>
    <w:rsid w:val="00EC29C1"/>
    <w:rsid w:val="00EC2A1E"/>
    <w:rsid w:val="00EC2B36"/>
    <w:rsid w:val="00EC2F8A"/>
    <w:rsid w:val="00EC3146"/>
    <w:rsid w:val="00EC319A"/>
    <w:rsid w:val="00EC3493"/>
    <w:rsid w:val="00EC376A"/>
    <w:rsid w:val="00EC3885"/>
    <w:rsid w:val="00EC3A3F"/>
    <w:rsid w:val="00EC3E26"/>
    <w:rsid w:val="00EC3F02"/>
    <w:rsid w:val="00EC41AE"/>
    <w:rsid w:val="00EC4207"/>
    <w:rsid w:val="00EC464F"/>
    <w:rsid w:val="00EC483A"/>
    <w:rsid w:val="00EC4ADA"/>
    <w:rsid w:val="00EC4B28"/>
    <w:rsid w:val="00EC4C3A"/>
    <w:rsid w:val="00EC5142"/>
    <w:rsid w:val="00EC5604"/>
    <w:rsid w:val="00EC59FD"/>
    <w:rsid w:val="00EC5A7F"/>
    <w:rsid w:val="00EC5BE1"/>
    <w:rsid w:val="00EC5DE3"/>
    <w:rsid w:val="00EC60FF"/>
    <w:rsid w:val="00EC6117"/>
    <w:rsid w:val="00EC63A1"/>
    <w:rsid w:val="00EC68DF"/>
    <w:rsid w:val="00EC6A4C"/>
    <w:rsid w:val="00EC6CBD"/>
    <w:rsid w:val="00EC6D29"/>
    <w:rsid w:val="00EC710B"/>
    <w:rsid w:val="00EC735B"/>
    <w:rsid w:val="00EC7643"/>
    <w:rsid w:val="00EC76CA"/>
    <w:rsid w:val="00EC7807"/>
    <w:rsid w:val="00EC786C"/>
    <w:rsid w:val="00EC7B78"/>
    <w:rsid w:val="00EC7F21"/>
    <w:rsid w:val="00ED004E"/>
    <w:rsid w:val="00ED013D"/>
    <w:rsid w:val="00ED04E6"/>
    <w:rsid w:val="00ED08FD"/>
    <w:rsid w:val="00ED0BDA"/>
    <w:rsid w:val="00ED0D52"/>
    <w:rsid w:val="00ED0E72"/>
    <w:rsid w:val="00ED0F33"/>
    <w:rsid w:val="00ED0F6B"/>
    <w:rsid w:val="00ED111C"/>
    <w:rsid w:val="00ED1461"/>
    <w:rsid w:val="00ED15DF"/>
    <w:rsid w:val="00ED17DB"/>
    <w:rsid w:val="00ED18B7"/>
    <w:rsid w:val="00ED1915"/>
    <w:rsid w:val="00ED191C"/>
    <w:rsid w:val="00ED1941"/>
    <w:rsid w:val="00ED1B0C"/>
    <w:rsid w:val="00ED1BFE"/>
    <w:rsid w:val="00ED1C23"/>
    <w:rsid w:val="00ED1D15"/>
    <w:rsid w:val="00ED1E83"/>
    <w:rsid w:val="00ED21EC"/>
    <w:rsid w:val="00ED22F4"/>
    <w:rsid w:val="00ED23D7"/>
    <w:rsid w:val="00ED2935"/>
    <w:rsid w:val="00ED2DA0"/>
    <w:rsid w:val="00ED2F2C"/>
    <w:rsid w:val="00ED2FE1"/>
    <w:rsid w:val="00ED31A1"/>
    <w:rsid w:val="00ED32C6"/>
    <w:rsid w:val="00ED33BF"/>
    <w:rsid w:val="00ED33D6"/>
    <w:rsid w:val="00ED3668"/>
    <w:rsid w:val="00ED375E"/>
    <w:rsid w:val="00ED3824"/>
    <w:rsid w:val="00ED3B19"/>
    <w:rsid w:val="00ED3B65"/>
    <w:rsid w:val="00ED3B8A"/>
    <w:rsid w:val="00ED40AF"/>
    <w:rsid w:val="00ED43F8"/>
    <w:rsid w:val="00ED4620"/>
    <w:rsid w:val="00ED4672"/>
    <w:rsid w:val="00ED497D"/>
    <w:rsid w:val="00ED4B23"/>
    <w:rsid w:val="00ED4B8D"/>
    <w:rsid w:val="00ED4D29"/>
    <w:rsid w:val="00ED4E1E"/>
    <w:rsid w:val="00ED55EC"/>
    <w:rsid w:val="00ED5925"/>
    <w:rsid w:val="00ED5BE0"/>
    <w:rsid w:val="00ED5C61"/>
    <w:rsid w:val="00ED628D"/>
    <w:rsid w:val="00ED6448"/>
    <w:rsid w:val="00ED661C"/>
    <w:rsid w:val="00ED6689"/>
    <w:rsid w:val="00ED6721"/>
    <w:rsid w:val="00ED67DC"/>
    <w:rsid w:val="00ED693C"/>
    <w:rsid w:val="00ED6AB8"/>
    <w:rsid w:val="00ED6B9A"/>
    <w:rsid w:val="00ED6C85"/>
    <w:rsid w:val="00ED7433"/>
    <w:rsid w:val="00ED7649"/>
    <w:rsid w:val="00ED76B1"/>
    <w:rsid w:val="00ED76CF"/>
    <w:rsid w:val="00ED7C2A"/>
    <w:rsid w:val="00ED7CCE"/>
    <w:rsid w:val="00ED7D27"/>
    <w:rsid w:val="00ED7E09"/>
    <w:rsid w:val="00ED7E10"/>
    <w:rsid w:val="00ED7F18"/>
    <w:rsid w:val="00ED7FF3"/>
    <w:rsid w:val="00EE0169"/>
    <w:rsid w:val="00EE0424"/>
    <w:rsid w:val="00EE0648"/>
    <w:rsid w:val="00EE0D8C"/>
    <w:rsid w:val="00EE113D"/>
    <w:rsid w:val="00EE12E1"/>
    <w:rsid w:val="00EE12F2"/>
    <w:rsid w:val="00EE142E"/>
    <w:rsid w:val="00EE1A56"/>
    <w:rsid w:val="00EE1A74"/>
    <w:rsid w:val="00EE1AE1"/>
    <w:rsid w:val="00EE1BC0"/>
    <w:rsid w:val="00EE1F33"/>
    <w:rsid w:val="00EE1F3A"/>
    <w:rsid w:val="00EE1F43"/>
    <w:rsid w:val="00EE2325"/>
    <w:rsid w:val="00EE23D1"/>
    <w:rsid w:val="00EE24DA"/>
    <w:rsid w:val="00EE2543"/>
    <w:rsid w:val="00EE26F8"/>
    <w:rsid w:val="00EE2766"/>
    <w:rsid w:val="00EE2849"/>
    <w:rsid w:val="00EE28C5"/>
    <w:rsid w:val="00EE2941"/>
    <w:rsid w:val="00EE2A6C"/>
    <w:rsid w:val="00EE2AF4"/>
    <w:rsid w:val="00EE2BA0"/>
    <w:rsid w:val="00EE2D37"/>
    <w:rsid w:val="00EE2E61"/>
    <w:rsid w:val="00EE2ECF"/>
    <w:rsid w:val="00EE2FF4"/>
    <w:rsid w:val="00EE2FF6"/>
    <w:rsid w:val="00EE3481"/>
    <w:rsid w:val="00EE3487"/>
    <w:rsid w:val="00EE368A"/>
    <w:rsid w:val="00EE37B5"/>
    <w:rsid w:val="00EE387E"/>
    <w:rsid w:val="00EE3C1A"/>
    <w:rsid w:val="00EE3C73"/>
    <w:rsid w:val="00EE3D27"/>
    <w:rsid w:val="00EE3EFE"/>
    <w:rsid w:val="00EE3F62"/>
    <w:rsid w:val="00EE3FF8"/>
    <w:rsid w:val="00EE40D7"/>
    <w:rsid w:val="00EE4101"/>
    <w:rsid w:val="00EE41C1"/>
    <w:rsid w:val="00EE4235"/>
    <w:rsid w:val="00EE4599"/>
    <w:rsid w:val="00EE47A9"/>
    <w:rsid w:val="00EE47C3"/>
    <w:rsid w:val="00EE4ABC"/>
    <w:rsid w:val="00EE4B94"/>
    <w:rsid w:val="00EE4D94"/>
    <w:rsid w:val="00EE4DDE"/>
    <w:rsid w:val="00EE4F56"/>
    <w:rsid w:val="00EE4F8A"/>
    <w:rsid w:val="00EE4FFE"/>
    <w:rsid w:val="00EE51C7"/>
    <w:rsid w:val="00EE526C"/>
    <w:rsid w:val="00EE52D4"/>
    <w:rsid w:val="00EE5476"/>
    <w:rsid w:val="00EE56AE"/>
    <w:rsid w:val="00EE572F"/>
    <w:rsid w:val="00EE5872"/>
    <w:rsid w:val="00EE58A2"/>
    <w:rsid w:val="00EE597F"/>
    <w:rsid w:val="00EE684D"/>
    <w:rsid w:val="00EE688D"/>
    <w:rsid w:val="00EE6BCC"/>
    <w:rsid w:val="00EE6E41"/>
    <w:rsid w:val="00EE6FC3"/>
    <w:rsid w:val="00EE71F1"/>
    <w:rsid w:val="00EE7277"/>
    <w:rsid w:val="00EE7583"/>
    <w:rsid w:val="00EE76F7"/>
    <w:rsid w:val="00EE7A85"/>
    <w:rsid w:val="00EE7B6E"/>
    <w:rsid w:val="00EE7D65"/>
    <w:rsid w:val="00EE7DFF"/>
    <w:rsid w:val="00EE7E11"/>
    <w:rsid w:val="00EF0091"/>
    <w:rsid w:val="00EF00CC"/>
    <w:rsid w:val="00EF0109"/>
    <w:rsid w:val="00EF05FC"/>
    <w:rsid w:val="00EF0694"/>
    <w:rsid w:val="00EF0859"/>
    <w:rsid w:val="00EF0A0C"/>
    <w:rsid w:val="00EF0A92"/>
    <w:rsid w:val="00EF0B37"/>
    <w:rsid w:val="00EF0B56"/>
    <w:rsid w:val="00EF0C4E"/>
    <w:rsid w:val="00EF0C79"/>
    <w:rsid w:val="00EF0DA1"/>
    <w:rsid w:val="00EF0DAA"/>
    <w:rsid w:val="00EF0E07"/>
    <w:rsid w:val="00EF0E20"/>
    <w:rsid w:val="00EF0E31"/>
    <w:rsid w:val="00EF0FA0"/>
    <w:rsid w:val="00EF169D"/>
    <w:rsid w:val="00EF1760"/>
    <w:rsid w:val="00EF1981"/>
    <w:rsid w:val="00EF1A67"/>
    <w:rsid w:val="00EF2040"/>
    <w:rsid w:val="00EF21B7"/>
    <w:rsid w:val="00EF2403"/>
    <w:rsid w:val="00EF24D0"/>
    <w:rsid w:val="00EF25B7"/>
    <w:rsid w:val="00EF26F0"/>
    <w:rsid w:val="00EF2868"/>
    <w:rsid w:val="00EF296C"/>
    <w:rsid w:val="00EF2A4A"/>
    <w:rsid w:val="00EF2A60"/>
    <w:rsid w:val="00EF2D4B"/>
    <w:rsid w:val="00EF2D9B"/>
    <w:rsid w:val="00EF30D5"/>
    <w:rsid w:val="00EF3352"/>
    <w:rsid w:val="00EF392D"/>
    <w:rsid w:val="00EF3B7E"/>
    <w:rsid w:val="00EF3E65"/>
    <w:rsid w:val="00EF3E76"/>
    <w:rsid w:val="00EF40F7"/>
    <w:rsid w:val="00EF419F"/>
    <w:rsid w:val="00EF42EA"/>
    <w:rsid w:val="00EF45E7"/>
    <w:rsid w:val="00EF48B5"/>
    <w:rsid w:val="00EF496A"/>
    <w:rsid w:val="00EF49A7"/>
    <w:rsid w:val="00EF4D0B"/>
    <w:rsid w:val="00EF4D88"/>
    <w:rsid w:val="00EF5063"/>
    <w:rsid w:val="00EF51D5"/>
    <w:rsid w:val="00EF56BF"/>
    <w:rsid w:val="00EF589A"/>
    <w:rsid w:val="00EF59B4"/>
    <w:rsid w:val="00EF5EFD"/>
    <w:rsid w:val="00EF6256"/>
    <w:rsid w:val="00EF63E6"/>
    <w:rsid w:val="00EF6670"/>
    <w:rsid w:val="00EF6983"/>
    <w:rsid w:val="00EF6A70"/>
    <w:rsid w:val="00EF6B34"/>
    <w:rsid w:val="00EF6CD3"/>
    <w:rsid w:val="00EF6D85"/>
    <w:rsid w:val="00EF6E61"/>
    <w:rsid w:val="00EF7127"/>
    <w:rsid w:val="00EF7311"/>
    <w:rsid w:val="00EF744F"/>
    <w:rsid w:val="00EF7789"/>
    <w:rsid w:val="00EF79E0"/>
    <w:rsid w:val="00EF7AC8"/>
    <w:rsid w:val="00EF7B70"/>
    <w:rsid w:val="00EF7C30"/>
    <w:rsid w:val="00EF7CA6"/>
    <w:rsid w:val="00F001AD"/>
    <w:rsid w:val="00F001E6"/>
    <w:rsid w:val="00F00377"/>
    <w:rsid w:val="00F00555"/>
    <w:rsid w:val="00F0066C"/>
    <w:rsid w:val="00F006F6"/>
    <w:rsid w:val="00F0093E"/>
    <w:rsid w:val="00F00A7D"/>
    <w:rsid w:val="00F00BF1"/>
    <w:rsid w:val="00F00DF7"/>
    <w:rsid w:val="00F00ECB"/>
    <w:rsid w:val="00F01092"/>
    <w:rsid w:val="00F0112A"/>
    <w:rsid w:val="00F01242"/>
    <w:rsid w:val="00F012F2"/>
    <w:rsid w:val="00F018B3"/>
    <w:rsid w:val="00F018BB"/>
    <w:rsid w:val="00F01B04"/>
    <w:rsid w:val="00F01C76"/>
    <w:rsid w:val="00F02030"/>
    <w:rsid w:val="00F0222E"/>
    <w:rsid w:val="00F02411"/>
    <w:rsid w:val="00F0241A"/>
    <w:rsid w:val="00F02AA2"/>
    <w:rsid w:val="00F02B95"/>
    <w:rsid w:val="00F02CFD"/>
    <w:rsid w:val="00F02DA1"/>
    <w:rsid w:val="00F02FA0"/>
    <w:rsid w:val="00F0315E"/>
    <w:rsid w:val="00F0368C"/>
    <w:rsid w:val="00F036E1"/>
    <w:rsid w:val="00F03B0A"/>
    <w:rsid w:val="00F03B99"/>
    <w:rsid w:val="00F03CD4"/>
    <w:rsid w:val="00F0417D"/>
    <w:rsid w:val="00F04668"/>
    <w:rsid w:val="00F04BF9"/>
    <w:rsid w:val="00F05003"/>
    <w:rsid w:val="00F05087"/>
    <w:rsid w:val="00F05196"/>
    <w:rsid w:val="00F05316"/>
    <w:rsid w:val="00F053A7"/>
    <w:rsid w:val="00F05544"/>
    <w:rsid w:val="00F05888"/>
    <w:rsid w:val="00F05CB9"/>
    <w:rsid w:val="00F05CEA"/>
    <w:rsid w:val="00F05E84"/>
    <w:rsid w:val="00F05F74"/>
    <w:rsid w:val="00F0606F"/>
    <w:rsid w:val="00F06207"/>
    <w:rsid w:val="00F0623A"/>
    <w:rsid w:val="00F06526"/>
    <w:rsid w:val="00F066A4"/>
    <w:rsid w:val="00F066E6"/>
    <w:rsid w:val="00F0677B"/>
    <w:rsid w:val="00F06942"/>
    <w:rsid w:val="00F06993"/>
    <w:rsid w:val="00F06B73"/>
    <w:rsid w:val="00F06CE1"/>
    <w:rsid w:val="00F06D26"/>
    <w:rsid w:val="00F0706C"/>
    <w:rsid w:val="00F07186"/>
    <w:rsid w:val="00F074E6"/>
    <w:rsid w:val="00F075AE"/>
    <w:rsid w:val="00F07900"/>
    <w:rsid w:val="00F07940"/>
    <w:rsid w:val="00F07BF7"/>
    <w:rsid w:val="00F07C4F"/>
    <w:rsid w:val="00F07E7E"/>
    <w:rsid w:val="00F100EA"/>
    <w:rsid w:val="00F10AAC"/>
    <w:rsid w:val="00F110A8"/>
    <w:rsid w:val="00F110C4"/>
    <w:rsid w:val="00F1126B"/>
    <w:rsid w:val="00F113C1"/>
    <w:rsid w:val="00F118BB"/>
    <w:rsid w:val="00F119A7"/>
    <w:rsid w:val="00F11B15"/>
    <w:rsid w:val="00F11C44"/>
    <w:rsid w:val="00F11F91"/>
    <w:rsid w:val="00F122B3"/>
    <w:rsid w:val="00F1237E"/>
    <w:rsid w:val="00F12400"/>
    <w:rsid w:val="00F124E8"/>
    <w:rsid w:val="00F12587"/>
    <w:rsid w:val="00F12623"/>
    <w:rsid w:val="00F12900"/>
    <w:rsid w:val="00F12AF0"/>
    <w:rsid w:val="00F12B70"/>
    <w:rsid w:val="00F12C21"/>
    <w:rsid w:val="00F12C83"/>
    <w:rsid w:val="00F12F54"/>
    <w:rsid w:val="00F12FD3"/>
    <w:rsid w:val="00F1303D"/>
    <w:rsid w:val="00F133B0"/>
    <w:rsid w:val="00F1374E"/>
    <w:rsid w:val="00F13A8D"/>
    <w:rsid w:val="00F13CC4"/>
    <w:rsid w:val="00F13EEF"/>
    <w:rsid w:val="00F13F64"/>
    <w:rsid w:val="00F140C9"/>
    <w:rsid w:val="00F14265"/>
    <w:rsid w:val="00F1438C"/>
    <w:rsid w:val="00F143E6"/>
    <w:rsid w:val="00F147F1"/>
    <w:rsid w:val="00F1481A"/>
    <w:rsid w:val="00F1495C"/>
    <w:rsid w:val="00F149D3"/>
    <w:rsid w:val="00F149EF"/>
    <w:rsid w:val="00F14BB7"/>
    <w:rsid w:val="00F14C03"/>
    <w:rsid w:val="00F14D53"/>
    <w:rsid w:val="00F15068"/>
    <w:rsid w:val="00F1514A"/>
    <w:rsid w:val="00F159C5"/>
    <w:rsid w:val="00F15D4E"/>
    <w:rsid w:val="00F15EF3"/>
    <w:rsid w:val="00F16477"/>
    <w:rsid w:val="00F1649A"/>
    <w:rsid w:val="00F16B22"/>
    <w:rsid w:val="00F16BA9"/>
    <w:rsid w:val="00F16F6A"/>
    <w:rsid w:val="00F170D1"/>
    <w:rsid w:val="00F172B6"/>
    <w:rsid w:val="00F1745F"/>
    <w:rsid w:val="00F175EB"/>
    <w:rsid w:val="00F177C7"/>
    <w:rsid w:val="00F17ADA"/>
    <w:rsid w:val="00F17D9F"/>
    <w:rsid w:val="00F17ED8"/>
    <w:rsid w:val="00F17F69"/>
    <w:rsid w:val="00F20086"/>
    <w:rsid w:val="00F20369"/>
    <w:rsid w:val="00F2061C"/>
    <w:rsid w:val="00F209A4"/>
    <w:rsid w:val="00F20B4D"/>
    <w:rsid w:val="00F20EB0"/>
    <w:rsid w:val="00F20EF3"/>
    <w:rsid w:val="00F210C6"/>
    <w:rsid w:val="00F210F0"/>
    <w:rsid w:val="00F21619"/>
    <w:rsid w:val="00F218B2"/>
    <w:rsid w:val="00F21920"/>
    <w:rsid w:val="00F21943"/>
    <w:rsid w:val="00F21B55"/>
    <w:rsid w:val="00F21BAA"/>
    <w:rsid w:val="00F21CDE"/>
    <w:rsid w:val="00F21DBC"/>
    <w:rsid w:val="00F21FE1"/>
    <w:rsid w:val="00F2203B"/>
    <w:rsid w:val="00F22159"/>
    <w:rsid w:val="00F2232A"/>
    <w:rsid w:val="00F22490"/>
    <w:rsid w:val="00F2250B"/>
    <w:rsid w:val="00F2257C"/>
    <w:rsid w:val="00F2263A"/>
    <w:rsid w:val="00F226D8"/>
    <w:rsid w:val="00F227EF"/>
    <w:rsid w:val="00F22843"/>
    <w:rsid w:val="00F22883"/>
    <w:rsid w:val="00F22902"/>
    <w:rsid w:val="00F22974"/>
    <w:rsid w:val="00F22C52"/>
    <w:rsid w:val="00F22E3A"/>
    <w:rsid w:val="00F22FE0"/>
    <w:rsid w:val="00F23451"/>
    <w:rsid w:val="00F234A4"/>
    <w:rsid w:val="00F23523"/>
    <w:rsid w:val="00F23660"/>
    <w:rsid w:val="00F23827"/>
    <w:rsid w:val="00F23872"/>
    <w:rsid w:val="00F238D3"/>
    <w:rsid w:val="00F23A47"/>
    <w:rsid w:val="00F23A5D"/>
    <w:rsid w:val="00F23BC9"/>
    <w:rsid w:val="00F23E9C"/>
    <w:rsid w:val="00F23EED"/>
    <w:rsid w:val="00F23F1A"/>
    <w:rsid w:val="00F241D2"/>
    <w:rsid w:val="00F24291"/>
    <w:rsid w:val="00F24297"/>
    <w:rsid w:val="00F244EA"/>
    <w:rsid w:val="00F2477C"/>
    <w:rsid w:val="00F24A24"/>
    <w:rsid w:val="00F24A33"/>
    <w:rsid w:val="00F24DA9"/>
    <w:rsid w:val="00F24E85"/>
    <w:rsid w:val="00F25307"/>
    <w:rsid w:val="00F253A8"/>
    <w:rsid w:val="00F2541A"/>
    <w:rsid w:val="00F254E0"/>
    <w:rsid w:val="00F25553"/>
    <w:rsid w:val="00F255A3"/>
    <w:rsid w:val="00F2564F"/>
    <w:rsid w:val="00F258E5"/>
    <w:rsid w:val="00F25914"/>
    <w:rsid w:val="00F259F2"/>
    <w:rsid w:val="00F25AF3"/>
    <w:rsid w:val="00F25D0A"/>
    <w:rsid w:val="00F25DC5"/>
    <w:rsid w:val="00F25ED0"/>
    <w:rsid w:val="00F25FF0"/>
    <w:rsid w:val="00F26351"/>
    <w:rsid w:val="00F26523"/>
    <w:rsid w:val="00F2670D"/>
    <w:rsid w:val="00F26C23"/>
    <w:rsid w:val="00F26D4A"/>
    <w:rsid w:val="00F2726D"/>
    <w:rsid w:val="00F2726F"/>
    <w:rsid w:val="00F2733E"/>
    <w:rsid w:val="00F2756F"/>
    <w:rsid w:val="00F2757D"/>
    <w:rsid w:val="00F2767F"/>
    <w:rsid w:val="00F27957"/>
    <w:rsid w:val="00F27A13"/>
    <w:rsid w:val="00F27A3D"/>
    <w:rsid w:val="00F27B64"/>
    <w:rsid w:val="00F27D30"/>
    <w:rsid w:val="00F30297"/>
    <w:rsid w:val="00F3048B"/>
    <w:rsid w:val="00F30829"/>
    <w:rsid w:val="00F3082C"/>
    <w:rsid w:val="00F30C42"/>
    <w:rsid w:val="00F30CB8"/>
    <w:rsid w:val="00F311D2"/>
    <w:rsid w:val="00F31480"/>
    <w:rsid w:val="00F31500"/>
    <w:rsid w:val="00F316CA"/>
    <w:rsid w:val="00F319E3"/>
    <w:rsid w:val="00F31AC2"/>
    <w:rsid w:val="00F31CE4"/>
    <w:rsid w:val="00F31F96"/>
    <w:rsid w:val="00F3202D"/>
    <w:rsid w:val="00F323EB"/>
    <w:rsid w:val="00F325AD"/>
    <w:rsid w:val="00F327CA"/>
    <w:rsid w:val="00F327DF"/>
    <w:rsid w:val="00F32A37"/>
    <w:rsid w:val="00F32BBF"/>
    <w:rsid w:val="00F32C32"/>
    <w:rsid w:val="00F32C90"/>
    <w:rsid w:val="00F33155"/>
    <w:rsid w:val="00F3346C"/>
    <w:rsid w:val="00F33558"/>
    <w:rsid w:val="00F33668"/>
    <w:rsid w:val="00F338BF"/>
    <w:rsid w:val="00F33C33"/>
    <w:rsid w:val="00F33FF8"/>
    <w:rsid w:val="00F34265"/>
    <w:rsid w:val="00F34395"/>
    <w:rsid w:val="00F3445C"/>
    <w:rsid w:val="00F3451B"/>
    <w:rsid w:val="00F345FF"/>
    <w:rsid w:val="00F34775"/>
    <w:rsid w:val="00F34AE2"/>
    <w:rsid w:val="00F34B47"/>
    <w:rsid w:val="00F34D0E"/>
    <w:rsid w:val="00F34D8F"/>
    <w:rsid w:val="00F34E1C"/>
    <w:rsid w:val="00F34E5B"/>
    <w:rsid w:val="00F34EBB"/>
    <w:rsid w:val="00F351F7"/>
    <w:rsid w:val="00F352FB"/>
    <w:rsid w:val="00F35892"/>
    <w:rsid w:val="00F358A5"/>
    <w:rsid w:val="00F359A1"/>
    <w:rsid w:val="00F35FB6"/>
    <w:rsid w:val="00F360CB"/>
    <w:rsid w:val="00F3622D"/>
    <w:rsid w:val="00F3626D"/>
    <w:rsid w:val="00F362A6"/>
    <w:rsid w:val="00F3642D"/>
    <w:rsid w:val="00F36469"/>
    <w:rsid w:val="00F36492"/>
    <w:rsid w:val="00F36597"/>
    <w:rsid w:val="00F366DD"/>
    <w:rsid w:val="00F367EA"/>
    <w:rsid w:val="00F36BCE"/>
    <w:rsid w:val="00F36CED"/>
    <w:rsid w:val="00F3702B"/>
    <w:rsid w:val="00F3729D"/>
    <w:rsid w:val="00F37591"/>
    <w:rsid w:val="00F375B5"/>
    <w:rsid w:val="00F375E8"/>
    <w:rsid w:val="00F3762D"/>
    <w:rsid w:val="00F377B3"/>
    <w:rsid w:val="00F379A0"/>
    <w:rsid w:val="00F37EB1"/>
    <w:rsid w:val="00F400E8"/>
    <w:rsid w:val="00F40535"/>
    <w:rsid w:val="00F4067A"/>
    <w:rsid w:val="00F40798"/>
    <w:rsid w:val="00F409D9"/>
    <w:rsid w:val="00F40A68"/>
    <w:rsid w:val="00F40AB1"/>
    <w:rsid w:val="00F40D20"/>
    <w:rsid w:val="00F40DF5"/>
    <w:rsid w:val="00F40EC8"/>
    <w:rsid w:val="00F410A6"/>
    <w:rsid w:val="00F411A9"/>
    <w:rsid w:val="00F413C4"/>
    <w:rsid w:val="00F414CF"/>
    <w:rsid w:val="00F416C0"/>
    <w:rsid w:val="00F41B0D"/>
    <w:rsid w:val="00F41B1A"/>
    <w:rsid w:val="00F41B5E"/>
    <w:rsid w:val="00F41B7A"/>
    <w:rsid w:val="00F41E2B"/>
    <w:rsid w:val="00F423A3"/>
    <w:rsid w:val="00F42567"/>
    <w:rsid w:val="00F426B7"/>
    <w:rsid w:val="00F427E5"/>
    <w:rsid w:val="00F42F37"/>
    <w:rsid w:val="00F432B4"/>
    <w:rsid w:val="00F4343C"/>
    <w:rsid w:val="00F43580"/>
    <w:rsid w:val="00F436DF"/>
    <w:rsid w:val="00F4381C"/>
    <w:rsid w:val="00F43B1D"/>
    <w:rsid w:val="00F43B65"/>
    <w:rsid w:val="00F43CF4"/>
    <w:rsid w:val="00F43D1C"/>
    <w:rsid w:val="00F440A7"/>
    <w:rsid w:val="00F440BF"/>
    <w:rsid w:val="00F4419D"/>
    <w:rsid w:val="00F44231"/>
    <w:rsid w:val="00F444E5"/>
    <w:rsid w:val="00F44622"/>
    <w:rsid w:val="00F4488D"/>
    <w:rsid w:val="00F4490E"/>
    <w:rsid w:val="00F449D0"/>
    <w:rsid w:val="00F44A71"/>
    <w:rsid w:val="00F44A93"/>
    <w:rsid w:val="00F44DFB"/>
    <w:rsid w:val="00F44EBD"/>
    <w:rsid w:val="00F44F91"/>
    <w:rsid w:val="00F45200"/>
    <w:rsid w:val="00F45345"/>
    <w:rsid w:val="00F455B6"/>
    <w:rsid w:val="00F455ED"/>
    <w:rsid w:val="00F457A9"/>
    <w:rsid w:val="00F45829"/>
    <w:rsid w:val="00F45833"/>
    <w:rsid w:val="00F458F9"/>
    <w:rsid w:val="00F45A57"/>
    <w:rsid w:val="00F45A9D"/>
    <w:rsid w:val="00F45AB0"/>
    <w:rsid w:val="00F45B9D"/>
    <w:rsid w:val="00F45CD9"/>
    <w:rsid w:val="00F45DB3"/>
    <w:rsid w:val="00F45FA1"/>
    <w:rsid w:val="00F46415"/>
    <w:rsid w:val="00F464F8"/>
    <w:rsid w:val="00F467AC"/>
    <w:rsid w:val="00F46A3A"/>
    <w:rsid w:val="00F46E45"/>
    <w:rsid w:val="00F46E7C"/>
    <w:rsid w:val="00F47090"/>
    <w:rsid w:val="00F477D3"/>
    <w:rsid w:val="00F47AEA"/>
    <w:rsid w:val="00F47D60"/>
    <w:rsid w:val="00F47EB9"/>
    <w:rsid w:val="00F500C5"/>
    <w:rsid w:val="00F50470"/>
    <w:rsid w:val="00F5066A"/>
    <w:rsid w:val="00F507FC"/>
    <w:rsid w:val="00F50978"/>
    <w:rsid w:val="00F50A00"/>
    <w:rsid w:val="00F50A6F"/>
    <w:rsid w:val="00F50E97"/>
    <w:rsid w:val="00F50F47"/>
    <w:rsid w:val="00F51005"/>
    <w:rsid w:val="00F510A8"/>
    <w:rsid w:val="00F515D4"/>
    <w:rsid w:val="00F51778"/>
    <w:rsid w:val="00F5192E"/>
    <w:rsid w:val="00F51A0E"/>
    <w:rsid w:val="00F51BF8"/>
    <w:rsid w:val="00F51DFB"/>
    <w:rsid w:val="00F51E86"/>
    <w:rsid w:val="00F52023"/>
    <w:rsid w:val="00F520BD"/>
    <w:rsid w:val="00F528F7"/>
    <w:rsid w:val="00F529B7"/>
    <w:rsid w:val="00F52A0B"/>
    <w:rsid w:val="00F52CA0"/>
    <w:rsid w:val="00F530AB"/>
    <w:rsid w:val="00F532EA"/>
    <w:rsid w:val="00F5334B"/>
    <w:rsid w:val="00F5340C"/>
    <w:rsid w:val="00F534F0"/>
    <w:rsid w:val="00F536F3"/>
    <w:rsid w:val="00F538FE"/>
    <w:rsid w:val="00F53A23"/>
    <w:rsid w:val="00F53D84"/>
    <w:rsid w:val="00F5404D"/>
    <w:rsid w:val="00F54101"/>
    <w:rsid w:val="00F5422F"/>
    <w:rsid w:val="00F5439A"/>
    <w:rsid w:val="00F54653"/>
    <w:rsid w:val="00F547E6"/>
    <w:rsid w:val="00F5482A"/>
    <w:rsid w:val="00F5484A"/>
    <w:rsid w:val="00F54874"/>
    <w:rsid w:val="00F54894"/>
    <w:rsid w:val="00F54A7D"/>
    <w:rsid w:val="00F550E2"/>
    <w:rsid w:val="00F55236"/>
    <w:rsid w:val="00F55322"/>
    <w:rsid w:val="00F557A4"/>
    <w:rsid w:val="00F55ABD"/>
    <w:rsid w:val="00F55BB1"/>
    <w:rsid w:val="00F55DDC"/>
    <w:rsid w:val="00F55EE7"/>
    <w:rsid w:val="00F56053"/>
    <w:rsid w:val="00F5614F"/>
    <w:rsid w:val="00F56164"/>
    <w:rsid w:val="00F56311"/>
    <w:rsid w:val="00F56457"/>
    <w:rsid w:val="00F5646F"/>
    <w:rsid w:val="00F56509"/>
    <w:rsid w:val="00F565AE"/>
    <w:rsid w:val="00F566E6"/>
    <w:rsid w:val="00F569F2"/>
    <w:rsid w:val="00F56B12"/>
    <w:rsid w:val="00F56B8D"/>
    <w:rsid w:val="00F56E4D"/>
    <w:rsid w:val="00F56FA0"/>
    <w:rsid w:val="00F5709C"/>
    <w:rsid w:val="00F57194"/>
    <w:rsid w:val="00F57302"/>
    <w:rsid w:val="00F577C4"/>
    <w:rsid w:val="00F57C48"/>
    <w:rsid w:val="00F57FA8"/>
    <w:rsid w:val="00F60068"/>
    <w:rsid w:val="00F60424"/>
    <w:rsid w:val="00F6056F"/>
    <w:rsid w:val="00F605FE"/>
    <w:rsid w:val="00F6075C"/>
    <w:rsid w:val="00F60BE4"/>
    <w:rsid w:val="00F60D02"/>
    <w:rsid w:val="00F61096"/>
    <w:rsid w:val="00F6114A"/>
    <w:rsid w:val="00F617F0"/>
    <w:rsid w:val="00F618FF"/>
    <w:rsid w:val="00F619EC"/>
    <w:rsid w:val="00F61A19"/>
    <w:rsid w:val="00F61B69"/>
    <w:rsid w:val="00F61FDF"/>
    <w:rsid w:val="00F6204C"/>
    <w:rsid w:val="00F6227D"/>
    <w:rsid w:val="00F622AC"/>
    <w:rsid w:val="00F622C5"/>
    <w:rsid w:val="00F6242D"/>
    <w:rsid w:val="00F626D6"/>
    <w:rsid w:val="00F627B1"/>
    <w:rsid w:val="00F628CA"/>
    <w:rsid w:val="00F62B86"/>
    <w:rsid w:val="00F62C16"/>
    <w:rsid w:val="00F63172"/>
    <w:rsid w:val="00F631AD"/>
    <w:rsid w:val="00F631E5"/>
    <w:rsid w:val="00F6366D"/>
    <w:rsid w:val="00F63673"/>
    <w:rsid w:val="00F63B0A"/>
    <w:rsid w:val="00F63B18"/>
    <w:rsid w:val="00F63BC4"/>
    <w:rsid w:val="00F63D7A"/>
    <w:rsid w:val="00F63DE0"/>
    <w:rsid w:val="00F63EA5"/>
    <w:rsid w:val="00F6406F"/>
    <w:rsid w:val="00F64367"/>
    <w:rsid w:val="00F64520"/>
    <w:rsid w:val="00F64746"/>
    <w:rsid w:val="00F6476F"/>
    <w:rsid w:val="00F64A16"/>
    <w:rsid w:val="00F64B14"/>
    <w:rsid w:val="00F64B56"/>
    <w:rsid w:val="00F64CC5"/>
    <w:rsid w:val="00F64E7D"/>
    <w:rsid w:val="00F64F0A"/>
    <w:rsid w:val="00F64FEC"/>
    <w:rsid w:val="00F6501E"/>
    <w:rsid w:val="00F65135"/>
    <w:rsid w:val="00F65647"/>
    <w:rsid w:val="00F6584A"/>
    <w:rsid w:val="00F65981"/>
    <w:rsid w:val="00F65AC9"/>
    <w:rsid w:val="00F65AF8"/>
    <w:rsid w:val="00F65AFD"/>
    <w:rsid w:val="00F65BE7"/>
    <w:rsid w:val="00F65DE4"/>
    <w:rsid w:val="00F6607A"/>
    <w:rsid w:val="00F665F2"/>
    <w:rsid w:val="00F6681F"/>
    <w:rsid w:val="00F66E45"/>
    <w:rsid w:val="00F672BE"/>
    <w:rsid w:val="00F6732A"/>
    <w:rsid w:val="00F677A4"/>
    <w:rsid w:val="00F67857"/>
    <w:rsid w:val="00F679BD"/>
    <w:rsid w:val="00F67AB8"/>
    <w:rsid w:val="00F67CB7"/>
    <w:rsid w:val="00F67CD6"/>
    <w:rsid w:val="00F67D4C"/>
    <w:rsid w:val="00F67F44"/>
    <w:rsid w:val="00F70214"/>
    <w:rsid w:val="00F70611"/>
    <w:rsid w:val="00F70660"/>
    <w:rsid w:val="00F70690"/>
    <w:rsid w:val="00F709F9"/>
    <w:rsid w:val="00F70C0A"/>
    <w:rsid w:val="00F70C4E"/>
    <w:rsid w:val="00F70D68"/>
    <w:rsid w:val="00F70DC1"/>
    <w:rsid w:val="00F711D5"/>
    <w:rsid w:val="00F716F7"/>
    <w:rsid w:val="00F71AF2"/>
    <w:rsid w:val="00F71BE6"/>
    <w:rsid w:val="00F71C02"/>
    <w:rsid w:val="00F71E9F"/>
    <w:rsid w:val="00F71EE8"/>
    <w:rsid w:val="00F71F0B"/>
    <w:rsid w:val="00F72163"/>
    <w:rsid w:val="00F7232D"/>
    <w:rsid w:val="00F7239E"/>
    <w:rsid w:val="00F7249A"/>
    <w:rsid w:val="00F726CC"/>
    <w:rsid w:val="00F726F8"/>
    <w:rsid w:val="00F7285D"/>
    <w:rsid w:val="00F728C7"/>
    <w:rsid w:val="00F72B43"/>
    <w:rsid w:val="00F72CAB"/>
    <w:rsid w:val="00F73203"/>
    <w:rsid w:val="00F734FC"/>
    <w:rsid w:val="00F7361B"/>
    <w:rsid w:val="00F736DA"/>
    <w:rsid w:val="00F7395E"/>
    <w:rsid w:val="00F73BD4"/>
    <w:rsid w:val="00F73D0F"/>
    <w:rsid w:val="00F73DA2"/>
    <w:rsid w:val="00F73FBC"/>
    <w:rsid w:val="00F7470E"/>
    <w:rsid w:val="00F747B5"/>
    <w:rsid w:val="00F74880"/>
    <w:rsid w:val="00F74BD8"/>
    <w:rsid w:val="00F74DB3"/>
    <w:rsid w:val="00F74DF4"/>
    <w:rsid w:val="00F75313"/>
    <w:rsid w:val="00F7548B"/>
    <w:rsid w:val="00F754D9"/>
    <w:rsid w:val="00F7557A"/>
    <w:rsid w:val="00F75593"/>
    <w:rsid w:val="00F75657"/>
    <w:rsid w:val="00F75717"/>
    <w:rsid w:val="00F757B0"/>
    <w:rsid w:val="00F75960"/>
    <w:rsid w:val="00F759F7"/>
    <w:rsid w:val="00F75AF5"/>
    <w:rsid w:val="00F75E45"/>
    <w:rsid w:val="00F75FA5"/>
    <w:rsid w:val="00F760EA"/>
    <w:rsid w:val="00F76663"/>
    <w:rsid w:val="00F76745"/>
    <w:rsid w:val="00F767F4"/>
    <w:rsid w:val="00F76AC3"/>
    <w:rsid w:val="00F76C05"/>
    <w:rsid w:val="00F76F85"/>
    <w:rsid w:val="00F76FC7"/>
    <w:rsid w:val="00F772BC"/>
    <w:rsid w:val="00F77488"/>
    <w:rsid w:val="00F77674"/>
    <w:rsid w:val="00F7777A"/>
    <w:rsid w:val="00F77BA9"/>
    <w:rsid w:val="00F77BBC"/>
    <w:rsid w:val="00F77C76"/>
    <w:rsid w:val="00F77E58"/>
    <w:rsid w:val="00F77ECE"/>
    <w:rsid w:val="00F77F0C"/>
    <w:rsid w:val="00F77F70"/>
    <w:rsid w:val="00F8001F"/>
    <w:rsid w:val="00F80324"/>
    <w:rsid w:val="00F80462"/>
    <w:rsid w:val="00F804B0"/>
    <w:rsid w:val="00F8057B"/>
    <w:rsid w:val="00F8092F"/>
    <w:rsid w:val="00F81146"/>
    <w:rsid w:val="00F81385"/>
    <w:rsid w:val="00F81397"/>
    <w:rsid w:val="00F813C7"/>
    <w:rsid w:val="00F81660"/>
    <w:rsid w:val="00F81665"/>
    <w:rsid w:val="00F81706"/>
    <w:rsid w:val="00F8184E"/>
    <w:rsid w:val="00F8192F"/>
    <w:rsid w:val="00F81A7E"/>
    <w:rsid w:val="00F81ADE"/>
    <w:rsid w:val="00F81C4B"/>
    <w:rsid w:val="00F81D45"/>
    <w:rsid w:val="00F81D96"/>
    <w:rsid w:val="00F81DF1"/>
    <w:rsid w:val="00F81ECD"/>
    <w:rsid w:val="00F81EF3"/>
    <w:rsid w:val="00F81FEA"/>
    <w:rsid w:val="00F82281"/>
    <w:rsid w:val="00F822C3"/>
    <w:rsid w:val="00F822EF"/>
    <w:rsid w:val="00F8237E"/>
    <w:rsid w:val="00F824B2"/>
    <w:rsid w:val="00F824CD"/>
    <w:rsid w:val="00F825F9"/>
    <w:rsid w:val="00F82972"/>
    <w:rsid w:val="00F8297C"/>
    <w:rsid w:val="00F82A41"/>
    <w:rsid w:val="00F830DB"/>
    <w:rsid w:val="00F8318F"/>
    <w:rsid w:val="00F8337C"/>
    <w:rsid w:val="00F83477"/>
    <w:rsid w:val="00F83489"/>
    <w:rsid w:val="00F834A2"/>
    <w:rsid w:val="00F83770"/>
    <w:rsid w:val="00F83817"/>
    <w:rsid w:val="00F83E7A"/>
    <w:rsid w:val="00F8408D"/>
    <w:rsid w:val="00F8435C"/>
    <w:rsid w:val="00F84369"/>
    <w:rsid w:val="00F8441D"/>
    <w:rsid w:val="00F84659"/>
    <w:rsid w:val="00F84B6F"/>
    <w:rsid w:val="00F84C11"/>
    <w:rsid w:val="00F84D98"/>
    <w:rsid w:val="00F84FFA"/>
    <w:rsid w:val="00F850EE"/>
    <w:rsid w:val="00F853C0"/>
    <w:rsid w:val="00F856C6"/>
    <w:rsid w:val="00F8571C"/>
    <w:rsid w:val="00F85853"/>
    <w:rsid w:val="00F859C1"/>
    <w:rsid w:val="00F859EB"/>
    <w:rsid w:val="00F85A3A"/>
    <w:rsid w:val="00F85D7B"/>
    <w:rsid w:val="00F86047"/>
    <w:rsid w:val="00F8617F"/>
    <w:rsid w:val="00F868FA"/>
    <w:rsid w:val="00F86AE2"/>
    <w:rsid w:val="00F8745A"/>
    <w:rsid w:val="00F87A52"/>
    <w:rsid w:val="00F87B68"/>
    <w:rsid w:val="00F87D5C"/>
    <w:rsid w:val="00F87EDB"/>
    <w:rsid w:val="00F9018D"/>
    <w:rsid w:val="00F90331"/>
    <w:rsid w:val="00F90518"/>
    <w:rsid w:val="00F9066E"/>
    <w:rsid w:val="00F90AF3"/>
    <w:rsid w:val="00F90C98"/>
    <w:rsid w:val="00F90F1B"/>
    <w:rsid w:val="00F9104B"/>
    <w:rsid w:val="00F9113A"/>
    <w:rsid w:val="00F91207"/>
    <w:rsid w:val="00F91339"/>
    <w:rsid w:val="00F91708"/>
    <w:rsid w:val="00F9181E"/>
    <w:rsid w:val="00F91B20"/>
    <w:rsid w:val="00F921C2"/>
    <w:rsid w:val="00F92295"/>
    <w:rsid w:val="00F922A8"/>
    <w:rsid w:val="00F922DE"/>
    <w:rsid w:val="00F923B4"/>
    <w:rsid w:val="00F926E1"/>
    <w:rsid w:val="00F9283B"/>
    <w:rsid w:val="00F929BC"/>
    <w:rsid w:val="00F92B04"/>
    <w:rsid w:val="00F92C74"/>
    <w:rsid w:val="00F92CFD"/>
    <w:rsid w:val="00F92F79"/>
    <w:rsid w:val="00F92FD7"/>
    <w:rsid w:val="00F93031"/>
    <w:rsid w:val="00F9324E"/>
    <w:rsid w:val="00F93312"/>
    <w:rsid w:val="00F93556"/>
    <w:rsid w:val="00F93594"/>
    <w:rsid w:val="00F936D1"/>
    <w:rsid w:val="00F938F4"/>
    <w:rsid w:val="00F93962"/>
    <w:rsid w:val="00F93DF5"/>
    <w:rsid w:val="00F93FBA"/>
    <w:rsid w:val="00F93FE8"/>
    <w:rsid w:val="00F940AC"/>
    <w:rsid w:val="00F9424D"/>
    <w:rsid w:val="00F94A81"/>
    <w:rsid w:val="00F94C7C"/>
    <w:rsid w:val="00F94F2B"/>
    <w:rsid w:val="00F95176"/>
    <w:rsid w:val="00F95359"/>
    <w:rsid w:val="00F953A5"/>
    <w:rsid w:val="00F95473"/>
    <w:rsid w:val="00F95526"/>
    <w:rsid w:val="00F95684"/>
    <w:rsid w:val="00F956D2"/>
    <w:rsid w:val="00F956F1"/>
    <w:rsid w:val="00F95A31"/>
    <w:rsid w:val="00F95A85"/>
    <w:rsid w:val="00F95BA2"/>
    <w:rsid w:val="00F95D6C"/>
    <w:rsid w:val="00F95F73"/>
    <w:rsid w:val="00F96165"/>
    <w:rsid w:val="00F964E9"/>
    <w:rsid w:val="00F96819"/>
    <w:rsid w:val="00F96B43"/>
    <w:rsid w:val="00F96BB9"/>
    <w:rsid w:val="00F96CD6"/>
    <w:rsid w:val="00F96D41"/>
    <w:rsid w:val="00F971B7"/>
    <w:rsid w:val="00F972AE"/>
    <w:rsid w:val="00F976AC"/>
    <w:rsid w:val="00F977F3"/>
    <w:rsid w:val="00F97913"/>
    <w:rsid w:val="00F979CD"/>
    <w:rsid w:val="00F97A92"/>
    <w:rsid w:val="00FA0013"/>
    <w:rsid w:val="00FA038C"/>
    <w:rsid w:val="00FA049F"/>
    <w:rsid w:val="00FA0579"/>
    <w:rsid w:val="00FA073F"/>
    <w:rsid w:val="00FA0939"/>
    <w:rsid w:val="00FA0A4F"/>
    <w:rsid w:val="00FA0AB2"/>
    <w:rsid w:val="00FA0B14"/>
    <w:rsid w:val="00FA0FED"/>
    <w:rsid w:val="00FA11A1"/>
    <w:rsid w:val="00FA13A8"/>
    <w:rsid w:val="00FA1435"/>
    <w:rsid w:val="00FA15EB"/>
    <w:rsid w:val="00FA1AD0"/>
    <w:rsid w:val="00FA1B5B"/>
    <w:rsid w:val="00FA1D24"/>
    <w:rsid w:val="00FA1E26"/>
    <w:rsid w:val="00FA1E6A"/>
    <w:rsid w:val="00FA1E8D"/>
    <w:rsid w:val="00FA1FC5"/>
    <w:rsid w:val="00FA20D7"/>
    <w:rsid w:val="00FA2311"/>
    <w:rsid w:val="00FA24AB"/>
    <w:rsid w:val="00FA265E"/>
    <w:rsid w:val="00FA28B1"/>
    <w:rsid w:val="00FA2BB3"/>
    <w:rsid w:val="00FA2D27"/>
    <w:rsid w:val="00FA2FCF"/>
    <w:rsid w:val="00FA3490"/>
    <w:rsid w:val="00FA3658"/>
    <w:rsid w:val="00FA3767"/>
    <w:rsid w:val="00FA3774"/>
    <w:rsid w:val="00FA37EA"/>
    <w:rsid w:val="00FA3A12"/>
    <w:rsid w:val="00FA3B3C"/>
    <w:rsid w:val="00FA3BD9"/>
    <w:rsid w:val="00FA3CD6"/>
    <w:rsid w:val="00FA416C"/>
    <w:rsid w:val="00FA4211"/>
    <w:rsid w:val="00FA43EC"/>
    <w:rsid w:val="00FA444C"/>
    <w:rsid w:val="00FA4519"/>
    <w:rsid w:val="00FA45B7"/>
    <w:rsid w:val="00FA464B"/>
    <w:rsid w:val="00FA4929"/>
    <w:rsid w:val="00FA4D94"/>
    <w:rsid w:val="00FA4ECF"/>
    <w:rsid w:val="00FA4FEB"/>
    <w:rsid w:val="00FA511F"/>
    <w:rsid w:val="00FA5204"/>
    <w:rsid w:val="00FA532B"/>
    <w:rsid w:val="00FA5484"/>
    <w:rsid w:val="00FA57A7"/>
    <w:rsid w:val="00FA59A4"/>
    <w:rsid w:val="00FA5C99"/>
    <w:rsid w:val="00FA5CCF"/>
    <w:rsid w:val="00FA5D6F"/>
    <w:rsid w:val="00FA5F31"/>
    <w:rsid w:val="00FA5F3C"/>
    <w:rsid w:val="00FA61F6"/>
    <w:rsid w:val="00FA626B"/>
    <w:rsid w:val="00FA6326"/>
    <w:rsid w:val="00FA6490"/>
    <w:rsid w:val="00FA6608"/>
    <w:rsid w:val="00FA6615"/>
    <w:rsid w:val="00FA6650"/>
    <w:rsid w:val="00FA6706"/>
    <w:rsid w:val="00FA676F"/>
    <w:rsid w:val="00FA6A9A"/>
    <w:rsid w:val="00FA6B84"/>
    <w:rsid w:val="00FA6D2E"/>
    <w:rsid w:val="00FA6EF9"/>
    <w:rsid w:val="00FA7147"/>
    <w:rsid w:val="00FA718D"/>
    <w:rsid w:val="00FA71A7"/>
    <w:rsid w:val="00FA71E1"/>
    <w:rsid w:val="00FA720D"/>
    <w:rsid w:val="00FA7652"/>
    <w:rsid w:val="00FA792F"/>
    <w:rsid w:val="00FA7A23"/>
    <w:rsid w:val="00FA7AC5"/>
    <w:rsid w:val="00FA7DA7"/>
    <w:rsid w:val="00FA7E1C"/>
    <w:rsid w:val="00FA7E8F"/>
    <w:rsid w:val="00FB00A8"/>
    <w:rsid w:val="00FB023F"/>
    <w:rsid w:val="00FB02AA"/>
    <w:rsid w:val="00FB04C8"/>
    <w:rsid w:val="00FB0539"/>
    <w:rsid w:val="00FB05E7"/>
    <w:rsid w:val="00FB0668"/>
    <w:rsid w:val="00FB068D"/>
    <w:rsid w:val="00FB0AD1"/>
    <w:rsid w:val="00FB0D72"/>
    <w:rsid w:val="00FB0EA4"/>
    <w:rsid w:val="00FB12B5"/>
    <w:rsid w:val="00FB145F"/>
    <w:rsid w:val="00FB14D5"/>
    <w:rsid w:val="00FB16F2"/>
    <w:rsid w:val="00FB17D6"/>
    <w:rsid w:val="00FB17DF"/>
    <w:rsid w:val="00FB19E6"/>
    <w:rsid w:val="00FB1C92"/>
    <w:rsid w:val="00FB1DBD"/>
    <w:rsid w:val="00FB1DFD"/>
    <w:rsid w:val="00FB1E77"/>
    <w:rsid w:val="00FB1F66"/>
    <w:rsid w:val="00FB22B6"/>
    <w:rsid w:val="00FB2316"/>
    <w:rsid w:val="00FB253D"/>
    <w:rsid w:val="00FB25EB"/>
    <w:rsid w:val="00FB2706"/>
    <w:rsid w:val="00FB283E"/>
    <w:rsid w:val="00FB2AA2"/>
    <w:rsid w:val="00FB2C23"/>
    <w:rsid w:val="00FB2D41"/>
    <w:rsid w:val="00FB306C"/>
    <w:rsid w:val="00FB30E9"/>
    <w:rsid w:val="00FB3293"/>
    <w:rsid w:val="00FB356B"/>
    <w:rsid w:val="00FB35FE"/>
    <w:rsid w:val="00FB385D"/>
    <w:rsid w:val="00FB39AD"/>
    <w:rsid w:val="00FB3DF5"/>
    <w:rsid w:val="00FB40E3"/>
    <w:rsid w:val="00FB40EF"/>
    <w:rsid w:val="00FB41A3"/>
    <w:rsid w:val="00FB45B9"/>
    <w:rsid w:val="00FB45C2"/>
    <w:rsid w:val="00FB4782"/>
    <w:rsid w:val="00FB4934"/>
    <w:rsid w:val="00FB4A0D"/>
    <w:rsid w:val="00FB4AAF"/>
    <w:rsid w:val="00FB4AD1"/>
    <w:rsid w:val="00FB4B37"/>
    <w:rsid w:val="00FB4F00"/>
    <w:rsid w:val="00FB4F20"/>
    <w:rsid w:val="00FB52FE"/>
    <w:rsid w:val="00FB537A"/>
    <w:rsid w:val="00FB594B"/>
    <w:rsid w:val="00FB5960"/>
    <w:rsid w:val="00FB5CF2"/>
    <w:rsid w:val="00FB5DE7"/>
    <w:rsid w:val="00FB5F1A"/>
    <w:rsid w:val="00FB5F5C"/>
    <w:rsid w:val="00FB61B9"/>
    <w:rsid w:val="00FB63DE"/>
    <w:rsid w:val="00FB64C6"/>
    <w:rsid w:val="00FB6527"/>
    <w:rsid w:val="00FB6644"/>
    <w:rsid w:val="00FB6B5A"/>
    <w:rsid w:val="00FB6F71"/>
    <w:rsid w:val="00FB6FE4"/>
    <w:rsid w:val="00FB705D"/>
    <w:rsid w:val="00FB706F"/>
    <w:rsid w:val="00FB716C"/>
    <w:rsid w:val="00FB7299"/>
    <w:rsid w:val="00FB74ED"/>
    <w:rsid w:val="00FB7584"/>
    <w:rsid w:val="00FB75F1"/>
    <w:rsid w:val="00FB794A"/>
    <w:rsid w:val="00FB7BAB"/>
    <w:rsid w:val="00FB7C8B"/>
    <w:rsid w:val="00FB7DD9"/>
    <w:rsid w:val="00FC0059"/>
    <w:rsid w:val="00FC0187"/>
    <w:rsid w:val="00FC030B"/>
    <w:rsid w:val="00FC0665"/>
    <w:rsid w:val="00FC0983"/>
    <w:rsid w:val="00FC0A07"/>
    <w:rsid w:val="00FC0A4E"/>
    <w:rsid w:val="00FC0F9B"/>
    <w:rsid w:val="00FC12B8"/>
    <w:rsid w:val="00FC135C"/>
    <w:rsid w:val="00FC13FE"/>
    <w:rsid w:val="00FC1418"/>
    <w:rsid w:val="00FC1420"/>
    <w:rsid w:val="00FC16C2"/>
    <w:rsid w:val="00FC19FD"/>
    <w:rsid w:val="00FC1A5E"/>
    <w:rsid w:val="00FC1C9D"/>
    <w:rsid w:val="00FC1CCC"/>
    <w:rsid w:val="00FC1E2F"/>
    <w:rsid w:val="00FC1EDD"/>
    <w:rsid w:val="00FC22F2"/>
    <w:rsid w:val="00FC23EE"/>
    <w:rsid w:val="00FC24F2"/>
    <w:rsid w:val="00FC2885"/>
    <w:rsid w:val="00FC29FF"/>
    <w:rsid w:val="00FC2A91"/>
    <w:rsid w:val="00FC2AC1"/>
    <w:rsid w:val="00FC2B77"/>
    <w:rsid w:val="00FC2C1E"/>
    <w:rsid w:val="00FC2CF4"/>
    <w:rsid w:val="00FC30B4"/>
    <w:rsid w:val="00FC30E3"/>
    <w:rsid w:val="00FC3125"/>
    <w:rsid w:val="00FC31EE"/>
    <w:rsid w:val="00FC33A6"/>
    <w:rsid w:val="00FC344A"/>
    <w:rsid w:val="00FC3559"/>
    <w:rsid w:val="00FC376B"/>
    <w:rsid w:val="00FC382C"/>
    <w:rsid w:val="00FC399C"/>
    <w:rsid w:val="00FC3C18"/>
    <w:rsid w:val="00FC3C61"/>
    <w:rsid w:val="00FC3E94"/>
    <w:rsid w:val="00FC3F1D"/>
    <w:rsid w:val="00FC3F6F"/>
    <w:rsid w:val="00FC3FA5"/>
    <w:rsid w:val="00FC4219"/>
    <w:rsid w:val="00FC4224"/>
    <w:rsid w:val="00FC4267"/>
    <w:rsid w:val="00FC448E"/>
    <w:rsid w:val="00FC4735"/>
    <w:rsid w:val="00FC4912"/>
    <w:rsid w:val="00FC534B"/>
    <w:rsid w:val="00FC5487"/>
    <w:rsid w:val="00FC54B6"/>
    <w:rsid w:val="00FC5503"/>
    <w:rsid w:val="00FC5881"/>
    <w:rsid w:val="00FC5B12"/>
    <w:rsid w:val="00FC5DF0"/>
    <w:rsid w:val="00FC5FBD"/>
    <w:rsid w:val="00FC6054"/>
    <w:rsid w:val="00FC6143"/>
    <w:rsid w:val="00FC64E1"/>
    <w:rsid w:val="00FC65B0"/>
    <w:rsid w:val="00FC6688"/>
    <w:rsid w:val="00FC685A"/>
    <w:rsid w:val="00FC6972"/>
    <w:rsid w:val="00FC6C5C"/>
    <w:rsid w:val="00FC72C5"/>
    <w:rsid w:val="00FC738D"/>
    <w:rsid w:val="00FC73C1"/>
    <w:rsid w:val="00FC7583"/>
    <w:rsid w:val="00FC77C7"/>
    <w:rsid w:val="00FC798E"/>
    <w:rsid w:val="00FC7A9A"/>
    <w:rsid w:val="00FC7C07"/>
    <w:rsid w:val="00FD0301"/>
    <w:rsid w:val="00FD087D"/>
    <w:rsid w:val="00FD092E"/>
    <w:rsid w:val="00FD09AC"/>
    <w:rsid w:val="00FD0AD8"/>
    <w:rsid w:val="00FD0E49"/>
    <w:rsid w:val="00FD0EEA"/>
    <w:rsid w:val="00FD11B7"/>
    <w:rsid w:val="00FD129D"/>
    <w:rsid w:val="00FD1327"/>
    <w:rsid w:val="00FD1364"/>
    <w:rsid w:val="00FD1370"/>
    <w:rsid w:val="00FD17B9"/>
    <w:rsid w:val="00FD19CF"/>
    <w:rsid w:val="00FD19E9"/>
    <w:rsid w:val="00FD1B44"/>
    <w:rsid w:val="00FD1C85"/>
    <w:rsid w:val="00FD1CCA"/>
    <w:rsid w:val="00FD1F68"/>
    <w:rsid w:val="00FD207F"/>
    <w:rsid w:val="00FD2262"/>
    <w:rsid w:val="00FD23C3"/>
    <w:rsid w:val="00FD24C9"/>
    <w:rsid w:val="00FD25D3"/>
    <w:rsid w:val="00FD2616"/>
    <w:rsid w:val="00FD26D2"/>
    <w:rsid w:val="00FD273A"/>
    <w:rsid w:val="00FD2856"/>
    <w:rsid w:val="00FD2E02"/>
    <w:rsid w:val="00FD2F24"/>
    <w:rsid w:val="00FD2FE5"/>
    <w:rsid w:val="00FD3167"/>
    <w:rsid w:val="00FD3236"/>
    <w:rsid w:val="00FD33F8"/>
    <w:rsid w:val="00FD34D2"/>
    <w:rsid w:val="00FD353A"/>
    <w:rsid w:val="00FD35F7"/>
    <w:rsid w:val="00FD37AB"/>
    <w:rsid w:val="00FD3933"/>
    <w:rsid w:val="00FD3B7D"/>
    <w:rsid w:val="00FD3BB2"/>
    <w:rsid w:val="00FD41F8"/>
    <w:rsid w:val="00FD461F"/>
    <w:rsid w:val="00FD47F5"/>
    <w:rsid w:val="00FD4891"/>
    <w:rsid w:val="00FD4AC2"/>
    <w:rsid w:val="00FD51B2"/>
    <w:rsid w:val="00FD54B5"/>
    <w:rsid w:val="00FD56A1"/>
    <w:rsid w:val="00FD56FA"/>
    <w:rsid w:val="00FD591B"/>
    <w:rsid w:val="00FD5954"/>
    <w:rsid w:val="00FD5A0F"/>
    <w:rsid w:val="00FD5BDC"/>
    <w:rsid w:val="00FD62CC"/>
    <w:rsid w:val="00FD6425"/>
    <w:rsid w:val="00FD6814"/>
    <w:rsid w:val="00FD6E4F"/>
    <w:rsid w:val="00FD6E9A"/>
    <w:rsid w:val="00FD7134"/>
    <w:rsid w:val="00FD718E"/>
    <w:rsid w:val="00FD76F7"/>
    <w:rsid w:val="00FD7773"/>
    <w:rsid w:val="00FD7937"/>
    <w:rsid w:val="00FD7A6F"/>
    <w:rsid w:val="00FD7ACA"/>
    <w:rsid w:val="00FD7B91"/>
    <w:rsid w:val="00FD7BEE"/>
    <w:rsid w:val="00FD7D67"/>
    <w:rsid w:val="00FE00D3"/>
    <w:rsid w:val="00FE02A0"/>
    <w:rsid w:val="00FE02C6"/>
    <w:rsid w:val="00FE0325"/>
    <w:rsid w:val="00FE0751"/>
    <w:rsid w:val="00FE09C9"/>
    <w:rsid w:val="00FE0AD5"/>
    <w:rsid w:val="00FE0B49"/>
    <w:rsid w:val="00FE0F68"/>
    <w:rsid w:val="00FE1058"/>
    <w:rsid w:val="00FE1063"/>
    <w:rsid w:val="00FE10FF"/>
    <w:rsid w:val="00FE111B"/>
    <w:rsid w:val="00FE138C"/>
    <w:rsid w:val="00FE139C"/>
    <w:rsid w:val="00FE13B0"/>
    <w:rsid w:val="00FE13B2"/>
    <w:rsid w:val="00FE14A9"/>
    <w:rsid w:val="00FE1565"/>
    <w:rsid w:val="00FE1601"/>
    <w:rsid w:val="00FE1800"/>
    <w:rsid w:val="00FE185C"/>
    <w:rsid w:val="00FE1866"/>
    <w:rsid w:val="00FE1888"/>
    <w:rsid w:val="00FE19A5"/>
    <w:rsid w:val="00FE1A08"/>
    <w:rsid w:val="00FE1B17"/>
    <w:rsid w:val="00FE1B99"/>
    <w:rsid w:val="00FE1B9D"/>
    <w:rsid w:val="00FE1C87"/>
    <w:rsid w:val="00FE1D68"/>
    <w:rsid w:val="00FE1F41"/>
    <w:rsid w:val="00FE2020"/>
    <w:rsid w:val="00FE20EC"/>
    <w:rsid w:val="00FE27A8"/>
    <w:rsid w:val="00FE2CAB"/>
    <w:rsid w:val="00FE2E3D"/>
    <w:rsid w:val="00FE2F3A"/>
    <w:rsid w:val="00FE2FE2"/>
    <w:rsid w:val="00FE303C"/>
    <w:rsid w:val="00FE32E3"/>
    <w:rsid w:val="00FE3358"/>
    <w:rsid w:val="00FE3A20"/>
    <w:rsid w:val="00FE3B49"/>
    <w:rsid w:val="00FE3E0F"/>
    <w:rsid w:val="00FE4007"/>
    <w:rsid w:val="00FE428C"/>
    <w:rsid w:val="00FE438A"/>
    <w:rsid w:val="00FE440E"/>
    <w:rsid w:val="00FE4477"/>
    <w:rsid w:val="00FE4484"/>
    <w:rsid w:val="00FE46CC"/>
    <w:rsid w:val="00FE4741"/>
    <w:rsid w:val="00FE4D48"/>
    <w:rsid w:val="00FE4DBF"/>
    <w:rsid w:val="00FE5245"/>
    <w:rsid w:val="00FE5303"/>
    <w:rsid w:val="00FE549E"/>
    <w:rsid w:val="00FE5554"/>
    <w:rsid w:val="00FE5864"/>
    <w:rsid w:val="00FE5C04"/>
    <w:rsid w:val="00FE5C35"/>
    <w:rsid w:val="00FE5C8D"/>
    <w:rsid w:val="00FE5D4B"/>
    <w:rsid w:val="00FE5E6F"/>
    <w:rsid w:val="00FE5E70"/>
    <w:rsid w:val="00FE60AB"/>
    <w:rsid w:val="00FE62BD"/>
    <w:rsid w:val="00FE65AC"/>
    <w:rsid w:val="00FE68C1"/>
    <w:rsid w:val="00FE69F8"/>
    <w:rsid w:val="00FE6A42"/>
    <w:rsid w:val="00FE6DF9"/>
    <w:rsid w:val="00FE6FCD"/>
    <w:rsid w:val="00FE7138"/>
    <w:rsid w:val="00FE723B"/>
    <w:rsid w:val="00FE72A1"/>
    <w:rsid w:val="00FE733E"/>
    <w:rsid w:val="00FE7A08"/>
    <w:rsid w:val="00FE7A1C"/>
    <w:rsid w:val="00FE7D0E"/>
    <w:rsid w:val="00FE7E66"/>
    <w:rsid w:val="00FF004B"/>
    <w:rsid w:val="00FF00DD"/>
    <w:rsid w:val="00FF0362"/>
    <w:rsid w:val="00FF092B"/>
    <w:rsid w:val="00FF10FB"/>
    <w:rsid w:val="00FF12D4"/>
    <w:rsid w:val="00FF1348"/>
    <w:rsid w:val="00FF14A9"/>
    <w:rsid w:val="00FF15B9"/>
    <w:rsid w:val="00FF15DC"/>
    <w:rsid w:val="00FF16D1"/>
    <w:rsid w:val="00FF1996"/>
    <w:rsid w:val="00FF19BC"/>
    <w:rsid w:val="00FF1A2A"/>
    <w:rsid w:val="00FF1A31"/>
    <w:rsid w:val="00FF1C1B"/>
    <w:rsid w:val="00FF1E1F"/>
    <w:rsid w:val="00FF2058"/>
    <w:rsid w:val="00FF2237"/>
    <w:rsid w:val="00FF2238"/>
    <w:rsid w:val="00FF2456"/>
    <w:rsid w:val="00FF2514"/>
    <w:rsid w:val="00FF267F"/>
    <w:rsid w:val="00FF26AD"/>
    <w:rsid w:val="00FF2B54"/>
    <w:rsid w:val="00FF2C55"/>
    <w:rsid w:val="00FF2C71"/>
    <w:rsid w:val="00FF2D5F"/>
    <w:rsid w:val="00FF2EB8"/>
    <w:rsid w:val="00FF2EC3"/>
    <w:rsid w:val="00FF2FFF"/>
    <w:rsid w:val="00FF3020"/>
    <w:rsid w:val="00FF311A"/>
    <w:rsid w:val="00FF31CC"/>
    <w:rsid w:val="00FF3A45"/>
    <w:rsid w:val="00FF3FBF"/>
    <w:rsid w:val="00FF4414"/>
    <w:rsid w:val="00FF4476"/>
    <w:rsid w:val="00FF46AE"/>
    <w:rsid w:val="00FF4726"/>
    <w:rsid w:val="00FF4CCA"/>
    <w:rsid w:val="00FF4E1B"/>
    <w:rsid w:val="00FF4F2B"/>
    <w:rsid w:val="00FF4FA6"/>
    <w:rsid w:val="00FF4FBB"/>
    <w:rsid w:val="00FF5544"/>
    <w:rsid w:val="00FF57B0"/>
    <w:rsid w:val="00FF59C6"/>
    <w:rsid w:val="00FF5BF0"/>
    <w:rsid w:val="00FF5C1B"/>
    <w:rsid w:val="00FF5EBF"/>
    <w:rsid w:val="00FF5F2C"/>
    <w:rsid w:val="00FF6148"/>
    <w:rsid w:val="00FF61A2"/>
    <w:rsid w:val="00FF6285"/>
    <w:rsid w:val="00FF653E"/>
    <w:rsid w:val="00FF675E"/>
    <w:rsid w:val="00FF6B0B"/>
    <w:rsid w:val="00FF6F79"/>
    <w:rsid w:val="00FF7016"/>
    <w:rsid w:val="00FF711A"/>
    <w:rsid w:val="00FF718A"/>
    <w:rsid w:val="00FF7615"/>
    <w:rsid w:val="00FF77C1"/>
    <w:rsid w:val="00FF786F"/>
    <w:rsid w:val="00FF7947"/>
    <w:rsid w:val="00FF7B2D"/>
    <w:rsid w:val="00FF7BCB"/>
    <w:rsid w:val="00FF7DFE"/>
    <w:rsid w:val="0133407E"/>
    <w:rsid w:val="014CE45E"/>
    <w:rsid w:val="015699C3"/>
    <w:rsid w:val="022BEE88"/>
    <w:rsid w:val="02BBC4F5"/>
    <w:rsid w:val="02E662E8"/>
    <w:rsid w:val="0301A7F8"/>
    <w:rsid w:val="031F1A03"/>
    <w:rsid w:val="03385178"/>
    <w:rsid w:val="037CB158"/>
    <w:rsid w:val="03A0266C"/>
    <w:rsid w:val="03B5534A"/>
    <w:rsid w:val="03D8B691"/>
    <w:rsid w:val="04362EB3"/>
    <w:rsid w:val="0540ABEB"/>
    <w:rsid w:val="06382DA0"/>
    <w:rsid w:val="06A3801E"/>
    <w:rsid w:val="0762C6D9"/>
    <w:rsid w:val="07E5FDC0"/>
    <w:rsid w:val="07EF69B9"/>
    <w:rsid w:val="07FE2BA7"/>
    <w:rsid w:val="093E7272"/>
    <w:rsid w:val="09AC5DAA"/>
    <w:rsid w:val="09CD3B86"/>
    <w:rsid w:val="0A62516F"/>
    <w:rsid w:val="0AA1B8A8"/>
    <w:rsid w:val="0AA8EB55"/>
    <w:rsid w:val="0AB6037B"/>
    <w:rsid w:val="0B4B0A7D"/>
    <w:rsid w:val="0BFA2615"/>
    <w:rsid w:val="0D17619F"/>
    <w:rsid w:val="0D2FB758"/>
    <w:rsid w:val="0D37A897"/>
    <w:rsid w:val="0D4A98F9"/>
    <w:rsid w:val="0D64C614"/>
    <w:rsid w:val="0DE474E4"/>
    <w:rsid w:val="0DE8F916"/>
    <w:rsid w:val="0E041C06"/>
    <w:rsid w:val="0E92C880"/>
    <w:rsid w:val="0E9CEAA8"/>
    <w:rsid w:val="0EBF5EEB"/>
    <w:rsid w:val="0ED37A4B"/>
    <w:rsid w:val="0F41FB1C"/>
    <w:rsid w:val="1058081C"/>
    <w:rsid w:val="10D3E8A0"/>
    <w:rsid w:val="12155FDF"/>
    <w:rsid w:val="1273BFC0"/>
    <w:rsid w:val="1300EA30"/>
    <w:rsid w:val="135B4B75"/>
    <w:rsid w:val="135F5BD9"/>
    <w:rsid w:val="136625E5"/>
    <w:rsid w:val="146262EA"/>
    <w:rsid w:val="14D47F4E"/>
    <w:rsid w:val="14DCF0FF"/>
    <w:rsid w:val="1532C115"/>
    <w:rsid w:val="1571C603"/>
    <w:rsid w:val="15B779D7"/>
    <w:rsid w:val="16025F41"/>
    <w:rsid w:val="16338229"/>
    <w:rsid w:val="164DDA00"/>
    <w:rsid w:val="16CF9CBB"/>
    <w:rsid w:val="16D4F070"/>
    <w:rsid w:val="16DCA8E7"/>
    <w:rsid w:val="172B8D93"/>
    <w:rsid w:val="184ABC30"/>
    <w:rsid w:val="18828E43"/>
    <w:rsid w:val="18949AB7"/>
    <w:rsid w:val="18C8CB67"/>
    <w:rsid w:val="193BA310"/>
    <w:rsid w:val="1A8C16EF"/>
    <w:rsid w:val="1AA79E19"/>
    <w:rsid w:val="1ACF5F68"/>
    <w:rsid w:val="1AF99E72"/>
    <w:rsid w:val="1C68F161"/>
    <w:rsid w:val="1C9DC5C8"/>
    <w:rsid w:val="1D2F28E5"/>
    <w:rsid w:val="1D319D6E"/>
    <w:rsid w:val="1DCF82C1"/>
    <w:rsid w:val="1E86F1B1"/>
    <w:rsid w:val="1F4186B0"/>
    <w:rsid w:val="1F7A683F"/>
    <w:rsid w:val="1FC80644"/>
    <w:rsid w:val="1FCDB283"/>
    <w:rsid w:val="1FD22A58"/>
    <w:rsid w:val="1FE37609"/>
    <w:rsid w:val="20146A8B"/>
    <w:rsid w:val="205DA650"/>
    <w:rsid w:val="20A2A23D"/>
    <w:rsid w:val="20DD7E2D"/>
    <w:rsid w:val="214B1186"/>
    <w:rsid w:val="2299636F"/>
    <w:rsid w:val="22A3F8F2"/>
    <w:rsid w:val="22DD3E8D"/>
    <w:rsid w:val="23FF24A4"/>
    <w:rsid w:val="2539A7F2"/>
    <w:rsid w:val="256FB6F5"/>
    <w:rsid w:val="263BC0ED"/>
    <w:rsid w:val="264C1210"/>
    <w:rsid w:val="264D36DA"/>
    <w:rsid w:val="276125CF"/>
    <w:rsid w:val="2785B2E8"/>
    <w:rsid w:val="27E9DBCB"/>
    <w:rsid w:val="286CBA51"/>
    <w:rsid w:val="2892015D"/>
    <w:rsid w:val="291E4EB6"/>
    <w:rsid w:val="2954E871"/>
    <w:rsid w:val="29B8107A"/>
    <w:rsid w:val="2A41F0E2"/>
    <w:rsid w:val="2AD5CB6F"/>
    <w:rsid w:val="2B6ABCA8"/>
    <w:rsid w:val="2BF5BFDB"/>
    <w:rsid w:val="2C49649C"/>
    <w:rsid w:val="2CCE6E11"/>
    <w:rsid w:val="2D245A1F"/>
    <w:rsid w:val="2D4824E1"/>
    <w:rsid w:val="2D4E8CFE"/>
    <w:rsid w:val="2D819BCC"/>
    <w:rsid w:val="2DE7BF8C"/>
    <w:rsid w:val="2E24E7D7"/>
    <w:rsid w:val="2F49998E"/>
    <w:rsid w:val="2FD438B1"/>
    <w:rsid w:val="303EDA8B"/>
    <w:rsid w:val="30CEEDA9"/>
    <w:rsid w:val="3160EBED"/>
    <w:rsid w:val="32C25A65"/>
    <w:rsid w:val="34158FBA"/>
    <w:rsid w:val="35896874"/>
    <w:rsid w:val="35955BAD"/>
    <w:rsid w:val="35D537E9"/>
    <w:rsid w:val="373B6128"/>
    <w:rsid w:val="373F74D7"/>
    <w:rsid w:val="37AD918E"/>
    <w:rsid w:val="37BE9070"/>
    <w:rsid w:val="37C10478"/>
    <w:rsid w:val="385960DA"/>
    <w:rsid w:val="38CCB608"/>
    <w:rsid w:val="39064806"/>
    <w:rsid w:val="3907579D"/>
    <w:rsid w:val="390805C9"/>
    <w:rsid w:val="3A204483"/>
    <w:rsid w:val="3A221CCA"/>
    <w:rsid w:val="3A8D6AA7"/>
    <w:rsid w:val="3AB4DA83"/>
    <w:rsid w:val="3B3236CF"/>
    <w:rsid w:val="3B4D658A"/>
    <w:rsid w:val="3BD20A4D"/>
    <w:rsid w:val="3C37BC80"/>
    <w:rsid w:val="3C927749"/>
    <w:rsid w:val="3CFC89A5"/>
    <w:rsid w:val="3D18E8C7"/>
    <w:rsid w:val="3D490878"/>
    <w:rsid w:val="3D5361B1"/>
    <w:rsid w:val="3D6EBFAA"/>
    <w:rsid w:val="3E138426"/>
    <w:rsid w:val="3EE52107"/>
    <w:rsid w:val="3F46273F"/>
    <w:rsid w:val="3F7B3C45"/>
    <w:rsid w:val="3FCE1E06"/>
    <w:rsid w:val="400F2411"/>
    <w:rsid w:val="402559E6"/>
    <w:rsid w:val="40812365"/>
    <w:rsid w:val="40992D2E"/>
    <w:rsid w:val="40BF4735"/>
    <w:rsid w:val="415FE357"/>
    <w:rsid w:val="42CC5E96"/>
    <w:rsid w:val="43432707"/>
    <w:rsid w:val="43BD9E7E"/>
    <w:rsid w:val="43F9C3CB"/>
    <w:rsid w:val="43FF5C8D"/>
    <w:rsid w:val="444E6F3A"/>
    <w:rsid w:val="445FA35D"/>
    <w:rsid w:val="44B3F97A"/>
    <w:rsid w:val="44CF65D8"/>
    <w:rsid w:val="4563610F"/>
    <w:rsid w:val="4592A17E"/>
    <w:rsid w:val="45A6501E"/>
    <w:rsid w:val="463582F6"/>
    <w:rsid w:val="465722B7"/>
    <w:rsid w:val="4680A8DA"/>
    <w:rsid w:val="48C7B2E8"/>
    <w:rsid w:val="496242D5"/>
    <w:rsid w:val="49E40A5B"/>
    <w:rsid w:val="4B0C4BE7"/>
    <w:rsid w:val="4BC1D72B"/>
    <w:rsid w:val="4BDBDB3B"/>
    <w:rsid w:val="4C5A1D53"/>
    <w:rsid w:val="4CD8AC3E"/>
    <w:rsid w:val="4D1DF566"/>
    <w:rsid w:val="4D293F79"/>
    <w:rsid w:val="4D3FF9BC"/>
    <w:rsid w:val="4D63289F"/>
    <w:rsid w:val="4DD5DAE9"/>
    <w:rsid w:val="4DF292B8"/>
    <w:rsid w:val="4EBCBB8B"/>
    <w:rsid w:val="4F4067EF"/>
    <w:rsid w:val="4F502705"/>
    <w:rsid w:val="4F755379"/>
    <w:rsid w:val="4FF82F9B"/>
    <w:rsid w:val="501DFE40"/>
    <w:rsid w:val="507A3ABD"/>
    <w:rsid w:val="50A16149"/>
    <w:rsid w:val="51704508"/>
    <w:rsid w:val="519459F0"/>
    <w:rsid w:val="51EB1B63"/>
    <w:rsid w:val="535CBCAD"/>
    <w:rsid w:val="53C286D6"/>
    <w:rsid w:val="53CD4FE6"/>
    <w:rsid w:val="547D43ED"/>
    <w:rsid w:val="55588BEF"/>
    <w:rsid w:val="55BB39A1"/>
    <w:rsid w:val="56057BA1"/>
    <w:rsid w:val="562A3366"/>
    <w:rsid w:val="56624A30"/>
    <w:rsid w:val="57BAB0AB"/>
    <w:rsid w:val="589BEC5D"/>
    <w:rsid w:val="5921BFAA"/>
    <w:rsid w:val="592B72B0"/>
    <w:rsid w:val="597A1EDF"/>
    <w:rsid w:val="5A27BB8C"/>
    <w:rsid w:val="5C5808DD"/>
    <w:rsid w:val="5CA85CEE"/>
    <w:rsid w:val="5CEA62A2"/>
    <w:rsid w:val="5CF24A9B"/>
    <w:rsid w:val="5DC9C5ED"/>
    <w:rsid w:val="5DDFB9E2"/>
    <w:rsid w:val="5E017678"/>
    <w:rsid w:val="5E257490"/>
    <w:rsid w:val="5E83DBD0"/>
    <w:rsid w:val="5EE69036"/>
    <w:rsid w:val="5F2440DD"/>
    <w:rsid w:val="5F8A6B78"/>
    <w:rsid w:val="5FFA017D"/>
    <w:rsid w:val="6002BE2E"/>
    <w:rsid w:val="608E7C30"/>
    <w:rsid w:val="610E1F7E"/>
    <w:rsid w:val="61365594"/>
    <w:rsid w:val="6177F694"/>
    <w:rsid w:val="61C76D7A"/>
    <w:rsid w:val="61C951E6"/>
    <w:rsid w:val="62B6D399"/>
    <w:rsid w:val="634A0EE5"/>
    <w:rsid w:val="639C2E02"/>
    <w:rsid w:val="63A16E6B"/>
    <w:rsid w:val="64018D53"/>
    <w:rsid w:val="64082899"/>
    <w:rsid w:val="64BA2E8C"/>
    <w:rsid w:val="66198A6A"/>
    <w:rsid w:val="66C69497"/>
    <w:rsid w:val="681524E7"/>
    <w:rsid w:val="68B50E95"/>
    <w:rsid w:val="6904E2CC"/>
    <w:rsid w:val="69C996B9"/>
    <w:rsid w:val="6AADC95B"/>
    <w:rsid w:val="6B478E7D"/>
    <w:rsid w:val="6C16EFAC"/>
    <w:rsid w:val="6C40A638"/>
    <w:rsid w:val="6CE7180C"/>
    <w:rsid w:val="6D2D6391"/>
    <w:rsid w:val="6D49BB21"/>
    <w:rsid w:val="6DE3C219"/>
    <w:rsid w:val="6E8DCC29"/>
    <w:rsid w:val="6E8FF78F"/>
    <w:rsid w:val="6EC8C60F"/>
    <w:rsid w:val="6FE828F9"/>
    <w:rsid w:val="70032690"/>
    <w:rsid w:val="708B3143"/>
    <w:rsid w:val="70974CC2"/>
    <w:rsid w:val="7289484D"/>
    <w:rsid w:val="72BE9CF9"/>
    <w:rsid w:val="72C7459F"/>
    <w:rsid w:val="7362D9AA"/>
    <w:rsid w:val="7475D55D"/>
    <w:rsid w:val="75203300"/>
    <w:rsid w:val="75C27F94"/>
    <w:rsid w:val="7603259D"/>
    <w:rsid w:val="766CEEFF"/>
    <w:rsid w:val="76AA42FF"/>
    <w:rsid w:val="77080DA3"/>
    <w:rsid w:val="77185D10"/>
    <w:rsid w:val="77609190"/>
    <w:rsid w:val="77F12BC2"/>
    <w:rsid w:val="78084306"/>
    <w:rsid w:val="781AAF21"/>
    <w:rsid w:val="7865322B"/>
    <w:rsid w:val="7897052F"/>
    <w:rsid w:val="78A7B925"/>
    <w:rsid w:val="78E1F3CB"/>
    <w:rsid w:val="7902BBC1"/>
    <w:rsid w:val="7956463C"/>
    <w:rsid w:val="7A41D721"/>
    <w:rsid w:val="7A5DEAEA"/>
    <w:rsid w:val="7C33D138"/>
    <w:rsid w:val="7C51B3E1"/>
    <w:rsid w:val="7C83F817"/>
    <w:rsid w:val="7D7B11FB"/>
    <w:rsid w:val="7DB4EF04"/>
    <w:rsid w:val="7DC1594F"/>
    <w:rsid w:val="7E855D7A"/>
    <w:rsid w:val="7E93B4D0"/>
    <w:rsid w:val="7E9681F9"/>
    <w:rsid w:val="7ECCB042"/>
    <w:rsid w:val="7EDBF454"/>
    <w:rsid w:val="7FBBB5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A59D01"/>
  <w15:docId w15:val="{2DCA4FEC-CEE4-432F-9452-40452FCD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4C8B"/>
    <w:pPr>
      <w:spacing w:before="120" w:after="120"/>
      <w:jc w:val="both"/>
    </w:pPr>
    <w:rPr>
      <w:rFonts w:asciiTheme="minorHAnsi" w:hAnsiTheme="minorHAnsi"/>
      <w:sz w:val="22"/>
      <w:szCs w:val="16"/>
      <w:lang w:eastAsia="fr-FR"/>
    </w:rPr>
  </w:style>
  <w:style w:type="paragraph" w:styleId="Heading1">
    <w:name w:val="heading 1"/>
    <w:basedOn w:val="Normal"/>
    <w:next w:val="Normal"/>
    <w:link w:val="Heading1Char"/>
    <w:uiPriority w:val="9"/>
    <w:qFormat/>
    <w:rsid w:val="00410F65"/>
    <w:pPr>
      <w:keepNext/>
      <w:pageBreakBefore/>
      <w:numPr>
        <w:numId w:val="8"/>
      </w:numPr>
      <w:spacing w:before="480" w:after="240"/>
      <w:jc w:val="left"/>
      <w:outlineLvl w:val="0"/>
    </w:pPr>
    <w:rPr>
      <w:b/>
      <w:color w:val="EF4123" w:themeColor="text2"/>
      <w:sz w:val="28"/>
    </w:rPr>
  </w:style>
  <w:style w:type="paragraph" w:styleId="Heading2">
    <w:name w:val="heading 2"/>
    <w:basedOn w:val="Normal"/>
    <w:next w:val="Normal"/>
    <w:link w:val="Heading2Char"/>
    <w:qFormat/>
    <w:rsid w:val="00410F65"/>
    <w:pPr>
      <w:keepNext/>
      <w:keepLines/>
      <w:numPr>
        <w:ilvl w:val="1"/>
        <w:numId w:val="8"/>
      </w:numPr>
      <w:spacing w:before="360" w:line="360" w:lineRule="auto"/>
      <w:jc w:val="left"/>
      <w:outlineLvl w:val="1"/>
    </w:pPr>
    <w:rPr>
      <w:rFonts w:cs="Arial"/>
      <w:b/>
      <w:color w:val="6D6968" w:themeColor="text1"/>
      <w:sz w:val="24"/>
    </w:rPr>
  </w:style>
  <w:style w:type="paragraph" w:styleId="Heading3">
    <w:name w:val="heading 3"/>
    <w:basedOn w:val="Normal"/>
    <w:next w:val="Normal"/>
    <w:link w:val="Heading3Char"/>
    <w:qFormat/>
    <w:rsid w:val="00410F65"/>
    <w:pPr>
      <w:keepNext/>
      <w:numPr>
        <w:ilvl w:val="2"/>
        <w:numId w:val="8"/>
      </w:numPr>
      <w:spacing w:before="240"/>
      <w:ind w:left="851" w:hanging="851"/>
      <w:contextualSpacing/>
      <w:jc w:val="left"/>
      <w:outlineLvl w:val="2"/>
    </w:pPr>
    <w:rPr>
      <w:b/>
      <w:lang w:val="en-US"/>
    </w:rPr>
  </w:style>
  <w:style w:type="paragraph" w:styleId="Heading4">
    <w:name w:val="heading 4"/>
    <w:basedOn w:val="Normal"/>
    <w:next w:val="Normal"/>
    <w:link w:val="Heading4Char"/>
    <w:qFormat/>
    <w:rsid w:val="007413DA"/>
    <w:pPr>
      <w:keepNext/>
      <w:numPr>
        <w:ilvl w:val="3"/>
        <w:numId w:val="8"/>
      </w:numPr>
      <w:spacing w:before="240"/>
      <w:ind w:left="864"/>
      <w:outlineLvl w:val="3"/>
    </w:pPr>
    <w:rPr>
      <w:i/>
    </w:rPr>
  </w:style>
  <w:style w:type="paragraph" w:styleId="Heading5">
    <w:name w:val="heading 5"/>
    <w:basedOn w:val="Normal"/>
    <w:next w:val="Normal"/>
    <w:link w:val="Heading5Char"/>
    <w:qFormat/>
    <w:rsid w:val="00410F65"/>
    <w:pPr>
      <w:numPr>
        <w:ilvl w:val="4"/>
        <w:numId w:val="8"/>
      </w:numPr>
      <w:spacing w:before="240" w:after="60"/>
      <w:ind w:left="1134" w:hanging="425"/>
      <w:outlineLvl w:val="4"/>
    </w:pPr>
    <w:rPr>
      <w:szCs w:val="22"/>
    </w:rPr>
  </w:style>
  <w:style w:type="paragraph" w:styleId="Heading6">
    <w:name w:val="heading 6"/>
    <w:basedOn w:val="Normal"/>
    <w:next w:val="Normal"/>
    <w:link w:val="Heading6Char"/>
    <w:semiHidden/>
    <w:unhideWhenUsed/>
    <w:qFormat/>
    <w:rsid w:val="003840B2"/>
    <w:pPr>
      <w:keepNext/>
      <w:numPr>
        <w:ilvl w:val="5"/>
        <w:numId w:val="8"/>
      </w:numPr>
      <w:spacing w:before="200" w:after="0"/>
      <w:outlineLvl w:val="5"/>
    </w:pPr>
    <w:rPr>
      <w:rFonts w:asciiTheme="majorHAnsi" w:eastAsiaTheme="majorEastAsia" w:hAnsiTheme="majorHAnsi" w:cstheme="majorBidi"/>
      <w:i/>
      <w:iCs/>
      <w:color w:val="000000" w:themeColor="accent1" w:themeShade="7F"/>
      <w:sz w:val="24"/>
      <w:szCs w:val="24"/>
      <w:lang w:val="en-US" w:eastAsia="en-US"/>
    </w:rPr>
  </w:style>
  <w:style w:type="paragraph" w:styleId="Heading7">
    <w:name w:val="heading 7"/>
    <w:basedOn w:val="Normal"/>
    <w:next w:val="Normal"/>
    <w:link w:val="Heading7Char"/>
    <w:uiPriority w:val="9"/>
    <w:semiHidden/>
    <w:unhideWhenUsed/>
    <w:qFormat/>
    <w:rsid w:val="003840B2"/>
    <w:pPr>
      <w:keepNext/>
      <w:numPr>
        <w:ilvl w:val="6"/>
        <w:numId w:val="8"/>
      </w:numPr>
      <w:spacing w:before="200" w:after="0"/>
      <w:outlineLvl w:val="6"/>
    </w:pPr>
    <w:rPr>
      <w:rFonts w:asciiTheme="majorHAnsi" w:eastAsiaTheme="majorEastAsia" w:hAnsiTheme="majorHAnsi" w:cstheme="majorBidi"/>
      <w:i/>
      <w:iCs/>
      <w:color w:val="928E8D" w:themeColor="text1" w:themeTint="BF"/>
    </w:rPr>
  </w:style>
  <w:style w:type="paragraph" w:styleId="Heading8">
    <w:name w:val="heading 8"/>
    <w:basedOn w:val="Normal"/>
    <w:next w:val="Normal"/>
    <w:link w:val="Heading8Char"/>
    <w:uiPriority w:val="9"/>
    <w:semiHidden/>
    <w:unhideWhenUsed/>
    <w:qFormat/>
    <w:rsid w:val="003840B2"/>
    <w:pPr>
      <w:keepNext/>
      <w:numPr>
        <w:ilvl w:val="7"/>
        <w:numId w:val="8"/>
      </w:numPr>
      <w:spacing w:before="200" w:after="0"/>
      <w:outlineLvl w:val="7"/>
    </w:pPr>
    <w:rPr>
      <w:rFonts w:asciiTheme="majorHAnsi" w:eastAsiaTheme="majorEastAsia" w:hAnsiTheme="majorHAnsi" w:cstheme="majorBidi"/>
      <w:color w:val="928E8D" w:themeColor="text1" w:themeTint="BF"/>
      <w:szCs w:val="20"/>
    </w:rPr>
  </w:style>
  <w:style w:type="paragraph" w:styleId="Heading9">
    <w:name w:val="heading 9"/>
    <w:basedOn w:val="Normal"/>
    <w:next w:val="Normal"/>
    <w:link w:val="Heading9Char"/>
    <w:uiPriority w:val="9"/>
    <w:semiHidden/>
    <w:unhideWhenUsed/>
    <w:qFormat/>
    <w:rsid w:val="003840B2"/>
    <w:pPr>
      <w:keepNext/>
      <w:numPr>
        <w:ilvl w:val="8"/>
        <w:numId w:val="8"/>
      </w:numPr>
      <w:spacing w:before="200" w:after="0"/>
      <w:outlineLvl w:val="8"/>
    </w:pPr>
    <w:rPr>
      <w:rFonts w:asciiTheme="majorHAnsi" w:eastAsiaTheme="majorEastAsia" w:hAnsiTheme="majorHAnsi" w:cstheme="majorBidi"/>
      <w:i/>
      <w:iCs/>
      <w:color w:val="928E8D"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52362"/>
    <w:pPr>
      <w:tabs>
        <w:tab w:val="center" w:pos="4153"/>
        <w:tab w:val="right" w:pos="8306"/>
      </w:tabs>
    </w:pPr>
    <w:rPr>
      <w:color w:val="6D6968" w:themeColor="text1"/>
    </w:rPr>
  </w:style>
  <w:style w:type="table" w:styleId="TableGrid">
    <w:name w:val="Table Grid"/>
    <w:basedOn w:val="TableNormal"/>
    <w:uiPriority w:val="59"/>
    <w:rsid w:val="00CC0F03"/>
    <w:pPr>
      <w:keepLines/>
      <w:spacing w:after="8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semiHidden/>
    <w:rsid w:val="008C4772"/>
  </w:style>
  <w:style w:type="paragraph" w:styleId="Header">
    <w:name w:val="header"/>
    <w:basedOn w:val="Normal"/>
    <w:link w:val="HeaderChar"/>
    <w:rsid w:val="00C434A7"/>
    <w:pPr>
      <w:tabs>
        <w:tab w:val="center" w:pos="4320"/>
        <w:tab w:val="right" w:pos="8640"/>
      </w:tabs>
      <w:contextualSpacing/>
    </w:pPr>
    <w:rPr>
      <w:color w:val="6D6968" w:themeColor="text1"/>
    </w:rPr>
  </w:style>
  <w:style w:type="paragraph" w:customStyle="1" w:styleId="StyleID2NotAllcaps">
    <w:name w:val="Style ID2 + Not All caps"/>
    <w:basedOn w:val="Normal"/>
    <w:semiHidden/>
    <w:rsid w:val="008704FF"/>
    <w:pPr>
      <w:keepNext/>
      <w:numPr>
        <w:numId w:val="1"/>
      </w:numPr>
      <w:tabs>
        <w:tab w:val="clear" w:pos="340"/>
        <w:tab w:val="num" w:pos="720"/>
        <w:tab w:val="left" w:pos="1140"/>
        <w:tab w:val="left" w:pos="1761"/>
        <w:tab w:val="left" w:pos="5010"/>
        <w:tab w:val="left" w:pos="6606"/>
        <w:tab w:val="left" w:pos="7860"/>
        <w:tab w:val="left" w:pos="8658"/>
        <w:tab w:val="left" w:pos="9171"/>
        <w:tab w:val="left" w:pos="9627"/>
      </w:tabs>
      <w:spacing w:before="80"/>
      <w:ind w:left="720" w:hanging="360"/>
    </w:pPr>
    <w:rPr>
      <w:b/>
      <w:bCs/>
      <w:szCs w:val="20"/>
    </w:rPr>
  </w:style>
  <w:style w:type="paragraph" w:customStyle="1" w:styleId="Entity">
    <w:name w:val="Entity"/>
    <w:basedOn w:val="PlainText"/>
    <w:semiHidden/>
    <w:rsid w:val="0007492E"/>
    <w:pPr>
      <w:spacing w:after="0"/>
      <w:jc w:val="center"/>
    </w:pPr>
    <w:rPr>
      <w:rFonts w:ascii="Calibri" w:hAnsi="Calibri"/>
      <w:sz w:val="12"/>
      <w:szCs w:val="12"/>
    </w:rPr>
  </w:style>
  <w:style w:type="paragraph" w:customStyle="1" w:styleId="Table">
    <w:name w:val="Table"/>
    <w:basedOn w:val="Normal"/>
    <w:link w:val="TableChar"/>
    <w:qFormat/>
    <w:rsid w:val="00977769"/>
    <w:pPr>
      <w:spacing w:before="60" w:after="60"/>
      <w:jc w:val="left"/>
    </w:pPr>
  </w:style>
  <w:style w:type="paragraph" w:customStyle="1" w:styleId="INTROD">
    <w:name w:val="INTROD"/>
    <w:basedOn w:val="Normal"/>
    <w:rsid w:val="008C4772"/>
    <w:pPr>
      <w:keepNext/>
      <w:pageBreakBefore/>
      <w:spacing w:before="360" w:after="0" w:line="360" w:lineRule="auto"/>
      <w:contextualSpacing/>
    </w:pPr>
    <w:rPr>
      <w:b/>
      <w:caps/>
      <w:sz w:val="24"/>
      <w:u w:val="single"/>
    </w:rPr>
  </w:style>
  <w:style w:type="paragraph" w:styleId="PlainText">
    <w:name w:val="Plain Text"/>
    <w:basedOn w:val="Normal"/>
    <w:rsid w:val="00964E83"/>
    <w:rPr>
      <w:rFonts w:ascii="Courier New" w:hAnsi="Courier New" w:cs="Courier New"/>
      <w:szCs w:val="20"/>
    </w:rPr>
  </w:style>
  <w:style w:type="paragraph" w:customStyle="1" w:styleId="CarCar1">
    <w:name w:val="Car Car1"/>
    <w:basedOn w:val="Normal"/>
    <w:next w:val="Normal"/>
    <w:rsid w:val="008C4772"/>
    <w:pPr>
      <w:spacing w:after="160" w:line="240" w:lineRule="exact"/>
    </w:pPr>
    <w:rPr>
      <w:color w:val="000000"/>
      <w:szCs w:val="24"/>
      <w:lang w:val="fr-FR" w:eastAsia="en-US"/>
    </w:rPr>
  </w:style>
  <w:style w:type="paragraph" w:styleId="TOC1">
    <w:name w:val="toc 1"/>
    <w:basedOn w:val="Normal"/>
    <w:next w:val="Normal"/>
    <w:autoRedefine/>
    <w:uiPriority w:val="39"/>
    <w:rsid w:val="00405346"/>
    <w:pPr>
      <w:tabs>
        <w:tab w:val="right" w:leader="dot" w:pos="9629"/>
      </w:tabs>
    </w:pPr>
  </w:style>
  <w:style w:type="paragraph" w:styleId="TOC2">
    <w:name w:val="toc 2"/>
    <w:basedOn w:val="Normal"/>
    <w:next w:val="Normal"/>
    <w:autoRedefine/>
    <w:uiPriority w:val="39"/>
    <w:rsid w:val="00B80B28"/>
    <w:pPr>
      <w:ind w:left="200"/>
    </w:pPr>
  </w:style>
  <w:style w:type="character" w:styleId="Hyperlink">
    <w:name w:val="Hyperlink"/>
    <w:basedOn w:val="DefaultParagraphFont"/>
    <w:uiPriority w:val="99"/>
    <w:rsid w:val="008C4772"/>
    <w:rPr>
      <w:color w:val="0000FF"/>
      <w:u w:val="single"/>
    </w:rPr>
  </w:style>
  <w:style w:type="paragraph" w:styleId="NormalIndent">
    <w:name w:val="Normal Indent"/>
    <w:basedOn w:val="Normal"/>
    <w:rsid w:val="00300B5F"/>
    <w:pPr>
      <w:ind w:left="720"/>
    </w:pPr>
  </w:style>
  <w:style w:type="paragraph" w:styleId="BalloonText">
    <w:name w:val="Balloon Text"/>
    <w:basedOn w:val="Normal"/>
    <w:link w:val="BalloonTextChar"/>
    <w:uiPriority w:val="99"/>
    <w:rsid w:val="00071670"/>
    <w:pPr>
      <w:spacing w:after="0"/>
    </w:pPr>
    <w:rPr>
      <w:rFonts w:ascii="Tahoma" w:hAnsi="Tahoma" w:cs="Tahoma"/>
      <w:sz w:val="16"/>
    </w:rPr>
  </w:style>
  <w:style w:type="character" w:customStyle="1" w:styleId="BalloonTextChar">
    <w:name w:val="Balloon Text Char"/>
    <w:basedOn w:val="DefaultParagraphFont"/>
    <w:link w:val="BalloonText"/>
    <w:uiPriority w:val="99"/>
    <w:rsid w:val="00071670"/>
    <w:rPr>
      <w:rFonts w:ascii="Tahoma" w:hAnsi="Tahoma" w:cs="Tahoma"/>
      <w:sz w:val="16"/>
      <w:szCs w:val="16"/>
      <w:lang w:eastAsia="fr-FR"/>
    </w:rPr>
  </w:style>
  <w:style w:type="paragraph" w:styleId="DocumentMap">
    <w:name w:val="Document Map"/>
    <w:basedOn w:val="Normal"/>
    <w:link w:val="DocumentMapChar"/>
    <w:uiPriority w:val="99"/>
    <w:rsid w:val="00D362B6"/>
    <w:pPr>
      <w:spacing w:after="0"/>
    </w:pPr>
    <w:rPr>
      <w:rFonts w:ascii="Tahoma" w:hAnsi="Tahoma" w:cs="Tahoma"/>
      <w:sz w:val="16"/>
    </w:rPr>
  </w:style>
  <w:style w:type="character" w:customStyle="1" w:styleId="DocumentMapChar">
    <w:name w:val="Document Map Char"/>
    <w:basedOn w:val="DefaultParagraphFont"/>
    <w:link w:val="DocumentMap"/>
    <w:uiPriority w:val="99"/>
    <w:rsid w:val="00D362B6"/>
    <w:rPr>
      <w:rFonts w:ascii="Tahoma" w:hAnsi="Tahoma" w:cs="Tahoma"/>
      <w:sz w:val="16"/>
      <w:szCs w:val="16"/>
      <w:lang w:eastAsia="fr-FR"/>
    </w:rPr>
  </w:style>
  <w:style w:type="character" w:styleId="CommentReference">
    <w:name w:val="annotation reference"/>
    <w:basedOn w:val="DefaultParagraphFont"/>
    <w:uiPriority w:val="99"/>
    <w:rsid w:val="00B1495F"/>
    <w:rPr>
      <w:sz w:val="16"/>
      <w:szCs w:val="16"/>
    </w:rPr>
  </w:style>
  <w:style w:type="paragraph" w:styleId="CommentText">
    <w:name w:val="annotation text"/>
    <w:basedOn w:val="Normal"/>
    <w:link w:val="CommentTextChar"/>
    <w:uiPriority w:val="99"/>
    <w:rsid w:val="00B1495F"/>
    <w:rPr>
      <w:szCs w:val="20"/>
    </w:rPr>
  </w:style>
  <w:style w:type="character" w:customStyle="1" w:styleId="CommentTextChar">
    <w:name w:val="Comment Text Char"/>
    <w:basedOn w:val="DefaultParagraphFont"/>
    <w:link w:val="CommentText"/>
    <w:uiPriority w:val="99"/>
    <w:rsid w:val="00B1495F"/>
    <w:rPr>
      <w:rFonts w:ascii="Arial" w:hAnsi="Arial"/>
      <w:lang w:eastAsia="fr-FR"/>
    </w:rPr>
  </w:style>
  <w:style w:type="paragraph" w:styleId="CommentSubject">
    <w:name w:val="annotation subject"/>
    <w:basedOn w:val="CommentText"/>
    <w:next w:val="CommentText"/>
    <w:link w:val="CommentSubjectChar"/>
    <w:uiPriority w:val="99"/>
    <w:rsid w:val="00B1495F"/>
    <w:rPr>
      <w:b/>
      <w:bCs/>
    </w:rPr>
  </w:style>
  <w:style w:type="character" w:customStyle="1" w:styleId="CommentSubjectChar">
    <w:name w:val="Comment Subject Char"/>
    <w:basedOn w:val="CommentTextChar"/>
    <w:link w:val="CommentSubject"/>
    <w:uiPriority w:val="99"/>
    <w:rsid w:val="00B1495F"/>
    <w:rPr>
      <w:rFonts w:ascii="Arial" w:hAnsi="Arial"/>
      <w:b/>
      <w:bCs/>
      <w:lang w:eastAsia="fr-FR"/>
    </w:rPr>
  </w:style>
  <w:style w:type="paragraph" w:styleId="Revision">
    <w:name w:val="Revision"/>
    <w:hidden/>
    <w:uiPriority w:val="99"/>
    <w:semiHidden/>
    <w:rsid w:val="00B1495F"/>
    <w:rPr>
      <w:rFonts w:ascii="Arial" w:hAnsi="Arial"/>
      <w:szCs w:val="16"/>
      <w:lang w:eastAsia="fr-FR"/>
    </w:rPr>
  </w:style>
  <w:style w:type="paragraph" w:styleId="ListParagraph">
    <w:name w:val="List Paragraph"/>
    <w:basedOn w:val="Normal"/>
    <w:link w:val="ListParagraphChar"/>
    <w:uiPriority w:val="34"/>
    <w:qFormat/>
    <w:rsid w:val="003840B2"/>
    <w:pPr>
      <w:ind w:left="720"/>
      <w:contextualSpacing/>
    </w:pPr>
  </w:style>
  <w:style w:type="table" w:styleId="TableTheme">
    <w:name w:val="Table Theme"/>
    <w:basedOn w:val="TableNormal"/>
    <w:rsid w:val="00215BE2"/>
    <w:rPr>
      <w:lang w:val="nl-BE" w:eastAsia="nl-BE"/>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 w:type="paragraph" w:styleId="Caption">
    <w:name w:val="caption"/>
    <w:basedOn w:val="Normal"/>
    <w:next w:val="Normal"/>
    <w:link w:val="CaptionChar"/>
    <w:uiPriority w:val="35"/>
    <w:qFormat/>
    <w:rsid w:val="004E74B0"/>
    <w:pPr>
      <w:jc w:val="center"/>
    </w:pPr>
    <w:rPr>
      <w:b/>
      <w:bCs/>
      <w:sz w:val="20"/>
      <w:szCs w:val="20"/>
      <w:lang w:val="en-US" w:eastAsia="en-US"/>
    </w:rPr>
  </w:style>
  <w:style w:type="character" w:customStyle="1" w:styleId="CaptionChar">
    <w:name w:val="Caption Char"/>
    <w:basedOn w:val="DefaultParagraphFont"/>
    <w:link w:val="Caption"/>
    <w:uiPriority w:val="35"/>
    <w:rsid w:val="004E74B0"/>
    <w:rPr>
      <w:rFonts w:asciiTheme="minorHAnsi" w:hAnsiTheme="minorHAnsi"/>
      <w:b/>
      <w:bCs/>
      <w:lang w:val="en-US" w:eastAsia="en-US"/>
    </w:rPr>
  </w:style>
  <w:style w:type="character" w:styleId="Emphasis">
    <w:name w:val="Emphasis"/>
    <w:basedOn w:val="DefaultParagraphFont"/>
    <w:uiPriority w:val="20"/>
    <w:rsid w:val="003840B2"/>
    <w:rPr>
      <w:i/>
      <w:iCs/>
    </w:rPr>
  </w:style>
  <w:style w:type="character" w:customStyle="1" w:styleId="Heading1Char">
    <w:name w:val="Heading 1 Char"/>
    <w:basedOn w:val="DefaultParagraphFont"/>
    <w:link w:val="Heading1"/>
    <w:uiPriority w:val="9"/>
    <w:rsid w:val="00410F65"/>
    <w:rPr>
      <w:rFonts w:asciiTheme="minorHAnsi" w:hAnsiTheme="minorHAnsi"/>
      <w:b/>
      <w:color w:val="EF4123" w:themeColor="text2"/>
      <w:sz w:val="28"/>
      <w:szCs w:val="16"/>
      <w:lang w:eastAsia="fr-FR"/>
    </w:rPr>
  </w:style>
  <w:style w:type="character" w:customStyle="1" w:styleId="Heading2Char">
    <w:name w:val="Heading 2 Char"/>
    <w:basedOn w:val="DefaultParagraphFont"/>
    <w:link w:val="Heading2"/>
    <w:rsid w:val="00410F65"/>
    <w:rPr>
      <w:rFonts w:asciiTheme="minorHAnsi" w:hAnsiTheme="minorHAnsi" w:cs="Arial"/>
      <w:b/>
      <w:color w:val="6D6968" w:themeColor="text1"/>
      <w:sz w:val="24"/>
      <w:szCs w:val="16"/>
      <w:lang w:eastAsia="fr-FR"/>
    </w:rPr>
  </w:style>
  <w:style w:type="character" w:customStyle="1" w:styleId="Heading6Char">
    <w:name w:val="Heading 6 Char"/>
    <w:basedOn w:val="DefaultParagraphFont"/>
    <w:link w:val="Heading6"/>
    <w:semiHidden/>
    <w:rsid w:val="003840B2"/>
    <w:rPr>
      <w:rFonts w:asciiTheme="majorHAnsi" w:eastAsiaTheme="majorEastAsia" w:hAnsiTheme="majorHAnsi" w:cstheme="majorBidi"/>
      <w:i/>
      <w:iCs/>
      <w:color w:val="000000" w:themeColor="accent1" w:themeShade="7F"/>
      <w:sz w:val="24"/>
      <w:szCs w:val="24"/>
      <w:lang w:val="en-US" w:eastAsia="en-US"/>
    </w:rPr>
  </w:style>
  <w:style w:type="character" w:customStyle="1" w:styleId="body">
    <w:name w:val="body"/>
    <w:basedOn w:val="DefaultParagraphFont"/>
    <w:rsid w:val="0025796A"/>
  </w:style>
  <w:style w:type="paragraph" w:styleId="NormalWeb">
    <w:name w:val="Normal (Web)"/>
    <w:basedOn w:val="Normal"/>
    <w:uiPriority w:val="99"/>
    <w:unhideWhenUsed/>
    <w:rsid w:val="0025796A"/>
    <w:pPr>
      <w:spacing w:before="100" w:beforeAutospacing="1" w:after="100" w:afterAutospacing="1"/>
    </w:pPr>
    <w:rPr>
      <w:rFonts w:ascii="Times New Roman" w:hAnsi="Times New Roman"/>
      <w:sz w:val="24"/>
      <w:szCs w:val="24"/>
      <w:lang w:val="nl-BE" w:eastAsia="nl-BE"/>
    </w:rPr>
  </w:style>
  <w:style w:type="character" w:customStyle="1" w:styleId="Heading3Char">
    <w:name w:val="Heading 3 Char"/>
    <w:basedOn w:val="DefaultParagraphFont"/>
    <w:link w:val="Heading3"/>
    <w:rsid w:val="00410F65"/>
    <w:rPr>
      <w:rFonts w:asciiTheme="minorHAnsi" w:hAnsiTheme="minorHAnsi"/>
      <w:b/>
      <w:sz w:val="22"/>
      <w:szCs w:val="16"/>
      <w:lang w:val="en-US" w:eastAsia="fr-FR"/>
    </w:rPr>
  </w:style>
  <w:style w:type="character" w:customStyle="1" w:styleId="Heading4Char">
    <w:name w:val="Heading 4 Char"/>
    <w:basedOn w:val="DefaultParagraphFont"/>
    <w:link w:val="Heading4"/>
    <w:rsid w:val="007413DA"/>
    <w:rPr>
      <w:rFonts w:asciiTheme="minorHAnsi" w:hAnsiTheme="minorHAnsi"/>
      <w:i/>
      <w:sz w:val="22"/>
      <w:szCs w:val="16"/>
      <w:lang w:eastAsia="fr-FR"/>
    </w:rPr>
  </w:style>
  <w:style w:type="paragraph" w:styleId="Quote">
    <w:name w:val="Quote"/>
    <w:basedOn w:val="Normal"/>
    <w:next w:val="Normal"/>
    <w:link w:val="QuoteChar"/>
    <w:uiPriority w:val="29"/>
    <w:rsid w:val="003840B2"/>
    <w:pPr>
      <w:spacing w:after="0"/>
    </w:pPr>
    <w:rPr>
      <w:rFonts w:ascii="Times New Roman" w:hAnsi="Times New Roman"/>
      <w:i/>
      <w:iCs/>
      <w:color w:val="6D6968" w:themeColor="text1"/>
      <w:sz w:val="24"/>
      <w:szCs w:val="24"/>
      <w:lang w:val="en-US" w:eastAsia="en-US"/>
    </w:rPr>
  </w:style>
  <w:style w:type="character" w:customStyle="1" w:styleId="QuoteChar">
    <w:name w:val="Quote Char"/>
    <w:basedOn w:val="DefaultParagraphFont"/>
    <w:link w:val="Quote"/>
    <w:uiPriority w:val="29"/>
    <w:rsid w:val="003840B2"/>
    <w:rPr>
      <w:i/>
      <w:iCs/>
      <w:color w:val="6D6968" w:themeColor="text1"/>
      <w:sz w:val="24"/>
      <w:szCs w:val="24"/>
      <w:lang w:val="en-US" w:eastAsia="en-US"/>
    </w:rPr>
  </w:style>
  <w:style w:type="character" w:customStyle="1" w:styleId="Heading5Char">
    <w:name w:val="Heading 5 Char"/>
    <w:basedOn w:val="DefaultParagraphFont"/>
    <w:link w:val="Heading5"/>
    <w:rsid w:val="00410F65"/>
    <w:rPr>
      <w:rFonts w:asciiTheme="minorHAnsi" w:hAnsiTheme="minorHAnsi"/>
      <w:sz w:val="22"/>
      <w:szCs w:val="22"/>
      <w:lang w:eastAsia="fr-FR"/>
    </w:rPr>
  </w:style>
  <w:style w:type="character" w:customStyle="1" w:styleId="addmd">
    <w:name w:val="addmd"/>
    <w:basedOn w:val="DefaultParagraphFont"/>
    <w:rsid w:val="0025796A"/>
  </w:style>
  <w:style w:type="character" w:customStyle="1" w:styleId="MTEquationSection">
    <w:name w:val="MTEquationSection"/>
    <w:basedOn w:val="DefaultParagraphFont"/>
    <w:rsid w:val="0025796A"/>
    <w:rPr>
      <w:vanish/>
      <w:color w:val="FF0000"/>
    </w:rPr>
  </w:style>
  <w:style w:type="paragraph" w:customStyle="1" w:styleId="MTDisplayEquation">
    <w:name w:val="MTDisplayEquation"/>
    <w:basedOn w:val="Normal"/>
    <w:next w:val="Normal"/>
    <w:link w:val="MTDisplayEquationChar"/>
    <w:rsid w:val="0025796A"/>
    <w:pPr>
      <w:tabs>
        <w:tab w:val="center" w:pos="4540"/>
        <w:tab w:val="right" w:pos="9080"/>
      </w:tabs>
      <w:autoSpaceDE w:val="0"/>
      <w:autoSpaceDN w:val="0"/>
      <w:adjustRightInd w:val="0"/>
      <w:spacing w:after="0"/>
    </w:pPr>
    <w:rPr>
      <w:rFonts w:cs="Arial"/>
      <w:szCs w:val="22"/>
      <w:lang w:val="en-US" w:eastAsia="en-US"/>
    </w:rPr>
  </w:style>
  <w:style w:type="character" w:customStyle="1" w:styleId="MTDisplayEquationChar">
    <w:name w:val="MTDisplayEquation Char"/>
    <w:basedOn w:val="DefaultParagraphFont"/>
    <w:link w:val="MTDisplayEquation"/>
    <w:rsid w:val="0025796A"/>
    <w:rPr>
      <w:rFonts w:ascii="Arial" w:hAnsi="Arial" w:cs="Arial"/>
      <w:sz w:val="22"/>
      <w:szCs w:val="22"/>
      <w:lang w:val="en-US" w:eastAsia="en-US"/>
    </w:rPr>
  </w:style>
  <w:style w:type="paragraph" w:styleId="NoSpacing">
    <w:name w:val="No Spacing"/>
    <w:basedOn w:val="Normal"/>
    <w:uiPriority w:val="1"/>
    <w:qFormat/>
    <w:rsid w:val="003840B2"/>
    <w:pPr>
      <w:spacing w:after="0"/>
    </w:pPr>
    <w:rPr>
      <w:rFonts w:eastAsiaTheme="minorEastAsia" w:cstheme="minorBidi"/>
      <w:szCs w:val="22"/>
      <w:lang w:val="en-US" w:eastAsia="en-US" w:bidi="en-US"/>
    </w:rPr>
  </w:style>
  <w:style w:type="table" w:styleId="GridTable4-Accent4">
    <w:name w:val="Grid Table 4 Accent 4"/>
    <w:basedOn w:val="TableNormal"/>
    <w:uiPriority w:val="49"/>
    <w:rsid w:val="004420B1"/>
    <w:tblPr>
      <w:tblStyleRowBandSize w:val="1"/>
      <w:tblStyleColBandSize w:val="1"/>
      <w:tblBorders>
        <w:top w:val="single" w:sz="4" w:space="0" w:color="F6F6F6" w:themeColor="accent4" w:themeTint="99"/>
        <w:left w:val="single" w:sz="4" w:space="0" w:color="F6F6F6" w:themeColor="accent4" w:themeTint="99"/>
        <w:bottom w:val="single" w:sz="4" w:space="0" w:color="F6F6F6" w:themeColor="accent4" w:themeTint="99"/>
        <w:right w:val="single" w:sz="4" w:space="0" w:color="F6F6F6" w:themeColor="accent4" w:themeTint="99"/>
        <w:insideH w:val="single" w:sz="4" w:space="0" w:color="F6F6F6" w:themeColor="accent4" w:themeTint="99"/>
        <w:insideV w:val="single" w:sz="4" w:space="0" w:color="F6F6F6" w:themeColor="accent4" w:themeTint="99"/>
      </w:tblBorders>
    </w:tblPr>
    <w:tblStylePr w:type="firstRow">
      <w:rPr>
        <w:b/>
        <w:bCs/>
        <w:color w:val="FFFFFF" w:themeColor="background1"/>
      </w:rPr>
      <w:tblPr/>
      <w:tcPr>
        <w:tcBorders>
          <w:top w:val="single" w:sz="4" w:space="0" w:color="F1F1F1" w:themeColor="accent4"/>
          <w:left w:val="single" w:sz="4" w:space="0" w:color="F1F1F1" w:themeColor="accent4"/>
          <w:bottom w:val="single" w:sz="4" w:space="0" w:color="F1F1F1" w:themeColor="accent4"/>
          <w:right w:val="single" w:sz="4" w:space="0" w:color="F1F1F1" w:themeColor="accent4"/>
          <w:insideH w:val="nil"/>
          <w:insideV w:val="nil"/>
        </w:tcBorders>
        <w:shd w:val="clear" w:color="auto" w:fill="F1F1F1" w:themeFill="accent4"/>
      </w:tcPr>
    </w:tblStylePr>
    <w:tblStylePr w:type="lastRow">
      <w:rPr>
        <w:b/>
        <w:bCs/>
      </w:rPr>
      <w:tblPr/>
      <w:tcPr>
        <w:tcBorders>
          <w:top w:val="double" w:sz="4" w:space="0" w:color="F1F1F1" w:themeColor="accent4"/>
        </w:tcBorders>
      </w:tcPr>
    </w:tblStylePr>
    <w:tblStylePr w:type="firstCol">
      <w:rPr>
        <w:b/>
        <w:bCs/>
      </w:rPr>
    </w:tblStylePr>
    <w:tblStylePr w:type="lastCol">
      <w:rPr>
        <w:b/>
        <w:bCs/>
      </w:rPr>
    </w:tblStylePr>
    <w:tblStylePr w:type="band1Vert">
      <w:tblPr/>
      <w:tcPr>
        <w:shd w:val="clear" w:color="auto" w:fill="FCFCFC" w:themeFill="accent4" w:themeFillTint="33"/>
      </w:tcPr>
    </w:tblStylePr>
    <w:tblStylePr w:type="band1Horz">
      <w:tblPr/>
      <w:tcPr>
        <w:shd w:val="clear" w:color="auto" w:fill="FCFCFC" w:themeFill="accent4" w:themeFillTint="33"/>
      </w:tcPr>
    </w:tblStylePr>
  </w:style>
  <w:style w:type="paragraph" w:styleId="EndnoteText">
    <w:name w:val="endnote text"/>
    <w:basedOn w:val="Normal"/>
    <w:link w:val="EndnoteTextChar"/>
    <w:uiPriority w:val="99"/>
    <w:unhideWhenUsed/>
    <w:rsid w:val="0025796A"/>
    <w:pPr>
      <w:spacing w:after="0"/>
    </w:pPr>
    <w:rPr>
      <w:rFonts w:ascii="Times New Roman" w:hAnsi="Times New Roman"/>
      <w:szCs w:val="20"/>
      <w:lang w:val="en-US" w:eastAsia="en-US"/>
    </w:rPr>
  </w:style>
  <w:style w:type="character" w:customStyle="1" w:styleId="EndnoteTextChar">
    <w:name w:val="Endnote Text Char"/>
    <w:basedOn w:val="DefaultParagraphFont"/>
    <w:link w:val="EndnoteText"/>
    <w:uiPriority w:val="99"/>
    <w:rsid w:val="0025796A"/>
    <w:rPr>
      <w:lang w:val="en-US" w:eastAsia="en-US"/>
    </w:rPr>
  </w:style>
  <w:style w:type="character" w:styleId="EndnoteReference">
    <w:name w:val="endnote reference"/>
    <w:basedOn w:val="DefaultParagraphFont"/>
    <w:uiPriority w:val="99"/>
    <w:unhideWhenUsed/>
    <w:rsid w:val="0025796A"/>
    <w:rPr>
      <w:vertAlign w:val="superscript"/>
    </w:rPr>
  </w:style>
  <w:style w:type="paragraph" w:styleId="FootnoteText">
    <w:name w:val="footnote text"/>
    <w:basedOn w:val="Normal"/>
    <w:link w:val="FootnoteTextChar"/>
    <w:uiPriority w:val="99"/>
    <w:unhideWhenUsed/>
    <w:rsid w:val="00B579C6"/>
    <w:pPr>
      <w:spacing w:after="0"/>
    </w:pPr>
    <w:rPr>
      <w:sz w:val="20"/>
      <w:szCs w:val="20"/>
      <w:lang w:val="en-US" w:eastAsia="en-US"/>
    </w:rPr>
  </w:style>
  <w:style w:type="character" w:customStyle="1" w:styleId="FootnoteTextChar">
    <w:name w:val="Footnote Text Char"/>
    <w:basedOn w:val="DefaultParagraphFont"/>
    <w:link w:val="FootnoteText"/>
    <w:uiPriority w:val="99"/>
    <w:rsid w:val="00B579C6"/>
    <w:rPr>
      <w:rFonts w:ascii="Calibri" w:hAnsi="Calibri"/>
      <w:lang w:val="en-US" w:eastAsia="en-US"/>
    </w:rPr>
  </w:style>
  <w:style w:type="character" w:styleId="FootnoteReference">
    <w:name w:val="footnote reference"/>
    <w:aliases w:val="Ref,de nota al pie,Footnote reference number,Footnote symbol,note TESI,SUPERS,EN Footnote Reference,stylish,BVI fnr,Footnote,Times 10 Point,Exposant 3 Point,number,-E Fußnotenzeichen,Footnote number,(Footnote Reference)"/>
    <w:basedOn w:val="DefaultParagraphFont"/>
    <w:uiPriority w:val="99"/>
    <w:unhideWhenUsed/>
    <w:rsid w:val="0025796A"/>
    <w:rPr>
      <w:vertAlign w:val="superscript"/>
    </w:rPr>
  </w:style>
  <w:style w:type="paragraph" w:styleId="TOC3">
    <w:name w:val="toc 3"/>
    <w:basedOn w:val="Normal"/>
    <w:next w:val="Normal"/>
    <w:autoRedefine/>
    <w:uiPriority w:val="39"/>
    <w:rsid w:val="005B6B09"/>
    <w:pPr>
      <w:spacing w:after="100"/>
      <w:ind w:left="400"/>
    </w:pPr>
  </w:style>
  <w:style w:type="paragraph" w:styleId="TableofFigures">
    <w:name w:val="table of figures"/>
    <w:basedOn w:val="Normal"/>
    <w:next w:val="Normal"/>
    <w:uiPriority w:val="99"/>
    <w:rsid w:val="00705A51"/>
    <w:pPr>
      <w:spacing w:after="0"/>
    </w:pPr>
  </w:style>
  <w:style w:type="table" w:styleId="TableClassic1">
    <w:name w:val="Table Classic 1"/>
    <w:basedOn w:val="TableNormal"/>
    <w:rsid w:val="005E094D"/>
    <w:pPr>
      <w:keepLines/>
      <w:spacing w:after="8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7Char">
    <w:name w:val="Heading 7 Char"/>
    <w:basedOn w:val="DefaultParagraphFont"/>
    <w:link w:val="Heading7"/>
    <w:uiPriority w:val="9"/>
    <w:semiHidden/>
    <w:rsid w:val="003840B2"/>
    <w:rPr>
      <w:rFonts w:asciiTheme="majorHAnsi" w:eastAsiaTheme="majorEastAsia" w:hAnsiTheme="majorHAnsi" w:cstheme="majorBidi"/>
      <w:i/>
      <w:iCs/>
      <w:color w:val="928E8D" w:themeColor="text1" w:themeTint="BF"/>
      <w:sz w:val="22"/>
      <w:szCs w:val="16"/>
      <w:lang w:eastAsia="fr-FR"/>
    </w:rPr>
  </w:style>
  <w:style w:type="character" w:customStyle="1" w:styleId="Heading8Char">
    <w:name w:val="Heading 8 Char"/>
    <w:basedOn w:val="DefaultParagraphFont"/>
    <w:link w:val="Heading8"/>
    <w:uiPriority w:val="9"/>
    <w:semiHidden/>
    <w:rsid w:val="003840B2"/>
    <w:rPr>
      <w:rFonts w:asciiTheme="majorHAnsi" w:eastAsiaTheme="majorEastAsia" w:hAnsiTheme="majorHAnsi" w:cstheme="majorBidi"/>
      <w:color w:val="928E8D" w:themeColor="text1" w:themeTint="BF"/>
      <w:sz w:val="22"/>
      <w:lang w:eastAsia="fr-FR"/>
    </w:rPr>
  </w:style>
  <w:style w:type="character" w:customStyle="1" w:styleId="Heading9Char">
    <w:name w:val="Heading 9 Char"/>
    <w:basedOn w:val="DefaultParagraphFont"/>
    <w:link w:val="Heading9"/>
    <w:uiPriority w:val="9"/>
    <w:semiHidden/>
    <w:rsid w:val="003840B2"/>
    <w:rPr>
      <w:rFonts w:asciiTheme="majorHAnsi" w:eastAsiaTheme="majorEastAsia" w:hAnsiTheme="majorHAnsi" w:cstheme="majorBidi"/>
      <w:i/>
      <w:iCs/>
      <w:color w:val="928E8D" w:themeColor="text1" w:themeTint="BF"/>
      <w:sz w:val="22"/>
      <w:lang w:eastAsia="fr-FR"/>
    </w:rPr>
  </w:style>
  <w:style w:type="character" w:customStyle="1" w:styleId="HeaderChar">
    <w:name w:val="Header Char"/>
    <w:basedOn w:val="DefaultParagraphFont"/>
    <w:link w:val="Header"/>
    <w:rsid w:val="00C434A7"/>
    <w:rPr>
      <w:rFonts w:asciiTheme="minorHAnsi" w:hAnsiTheme="minorHAnsi"/>
      <w:color w:val="6D6968" w:themeColor="text1"/>
      <w:sz w:val="22"/>
      <w:szCs w:val="16"/>
      <w:lang w:eastAsia="fr-FR"/>
    </w:rPr>
  </w:style>
  <w:style w:type="table" w:styleId="TableClassic3">
    <w:name w:val="Table Classic 3"/>
    <w:basedOn w:val="TableNormal"/>
    <w:rsid w:val="00D9382F"/>
    <w:pPr>
      <w:keepLines/>
      <w:spacing w:after="8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3">
    <w:name w:val="Table Simple 3"/>
    <w:basedOn w:val="TableNormal"/>
    <w:rsid w:val="00D9382F"/>
    <w:pPr>
      <w:keepLines/>
      <w:spacing w:after="8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olumns5">
    <w:name w:val="Table Columns 5"/>
    <w:basedOn w:val="TableNormal"/>
    <w:rsid w:val="00CA5A27"/>
    <w:pPr>
      <w:keepLines/>
      <w:spacing w:after="8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FollowedHyperlink">
    <w:name w:val="FollowedHyperlink"/>
    <w:basedOn w:val="DefaultParagraphFont"/>
    <w:uiPriority w:val="99"/>
    <w:rsid w:val="00D5370A"/>
    <w:rPr>
      <w:color w:val="AC2600" w:themeColor="followedHyperlink"/>
      <w:u w:val="single"/>
    </w:rPr>
  </w:style>
  <w:style w:type="character" w:styleId="BookTitle">
    <w:name w:val="Book Title"/>
    <w:basedOn w:val="DefaultParagraphFont"/>
    <w:uiPriority w:val="33"/>
    <w:rsid w:val="003840B2"/>
    <w:rPr>
      <w:b/>
      <w:bCs/>
      <w:smallCaps/>
      <w:spacing w:val="5"/>
    </w:rPr>
  </w:style>
  <w:style w:type="character" w:customStyle="1" w:styleId="apple-converted-space">
    <w:name w:val="apple-converted-space"/>
    <w:basedOn w:val="DefaultParagraphFont"/>
    <w:rsid w:val="000A28A3"/>
  </w:style>
  <w:style w:type="character" w:customStyle="1" w:styleId="ipa">
    <w:name w:val="ipa"/>
    <w:basedOn w:val="DefaultParagraphFont"/>
    <w:rsid w:val="000A28A3"/>
  </w:style>
  <w:style w:type="character" w:styleId="PlaceholderText">
    <w:name w:val="Placeholder Text"/>
    <w:basedOn w:val="DefaultParagraphFont"/>
    <w:uiPriority w:val="99"/>
    <w:semiHidden/>
    <w:rsid w:val="00F6681F"/>
    <w:rPr>
      <w:color w:val="808080"/>
    </w:rPr>
  </w:style>
  <w:style w:type="character" w:styleId="Strong">
    <w:name w:val="Strong"/>
    <w:basedOn w:val="DefaultParagraphFont"/>
    <w:uiPriority w:val="22"/>
    <w:qFormat/>
    <w:rsid w:val="003840B2"/>
    <w:rPr>
      <w:b/>
      <w:bCs/>
    </w:rPr>
  </w:style>
  <w:style w:type="paragraph" w:styleId="Title">
    <w:name w:val="Title"/>
    <w:basedOn w:val="Normal"/>
    <w:next w:val="Normal"/>
    <w:link w:val="TitleChar"/>
    <w:autoRedefine/>
    <w:uiPriority w:val="10"/>
    <w:qFormat/>
    <w:rsid w:val="003840B2"/>
    <w:pPr>
      <w:keepLines/>
      <w:spacing w:before="200" w:after="300"/>
      <w:contextualSpacing/>
      <w:jc w:val="center"/>
    </w:pPr>
    <w:rPr>
      <w:rFonts w:asciiTheme="majorHAnsi" w:eastAsiaTheme="majorEastAsia" w:hAnsiTheme="majorHAnsi" w:cstheme="majorBidi"/>
      <w:b/>
      <w:color w:val="6D6968" w:themeColor="text1"/>
      <w:spacing w:val="5"/>
      <w:kern w:val="28"/>
      <w:sz w:val="40"/>
      <w:szCs w:val="52"/>
      <w:lang w:eastAsia="en-US"/>
    </w:rPr>
  </w:style>
  <w:style w:type="character" w:customStyle="1" w:styleId="TitleChar">
    <w:name w:val="Title Char"/>
    <w:basedOn w:val="DefaultParagraphFont"/>
    <w:link w:val="Title"/>
    <w:uiPriority w:val="10"/>
    <w:rsid w:val="003840B2"/>
    <w:rPr>
      <w:rFonts w:asciiTheme="majorHAnsi" w:eastAsiaTheme="majorEastAsia" w:hAnsiTheme="majorHAnsi" w:cstheme="majorBidi"/>
      <w:b/>
      <w:color w:val="6D6968" w:themeColor="text1"/>
      <w:spacing w:val="5"/>
      <w:kern w:val="28"/>
      <w:sz w:val="40"/>
      <w:szCs w:val="52"/>
      <w:lang w:eastAsia="en-US"/>
    </w:rPr>
  </w:style>
  <w:style w:type="paragraph" w:styleId="Subtitle">
    <w:name w:val="Subtitle"/>
    <w:basedOn w:val="Normal"/>
    <w:next w:val="Normal"/>
    <w:link w:val="SubtitleChar"/>
    <w:autoRedefine/>
    <w:uiPriority w:val="11"/>
    <w:qFormat/>
    <w:rsid w:val="003840B2"/>
    <w:pPr>
      <w:keepLines/>
      <w:numPr>
        <w:ilvl w:val="1"/>
      </w:numPr>
      <w:spacing w:before="200" w:after="200"/>
      <w:jc w:val="center"/>
    </w:pPr>
    <w:rPr>
      <w:rFonts w:eastAsiaTheme="majorEastAsia" w:cstheme="majorBidi"/>
      <w:b/>
      <w:iCs/>
      <w:color w:val="000000" w:themeColor="accent1"/>
      <w:spacing w:val="15"/>
      <w:szCs w:val="24"/>
      <w:lang w:val="en-US" w:eastAsia="en-US"/>
    </w:rPr>
  </w:style>
  <w:style w:type="character" w:customStyle="1" w:styleId="SubtitleChar">
    <w:name w:val="Subtitle Char"/>
    <w:basedOn w:val="DefaultParagraphFont"/>
    <w:link w:val="Subtitle"/>
    <w:uiPriority w:val="11"/>
    <w:rsid w:val="003840B2"/>
    <w:rPr>
      <w:rFonts w:asciiTheme="minorHAnsi" w:eastAsiaTheme="majorEastAsia" w:hAnsiTheme="minorHAnsi" w:cstheme="majorBidi"/>
      <w:b/>
      <w:iCs/>
      <w:color w:val="000000" w:themeColor="accent1"/>
      <w:spacing w:val="15"/>
      <w:sz w:val="22"/>
      <w:szCs w:val="24"/>
      <w:lang w:val="en-US" w:eastAsia="en-US"/>
    </w:rPr>
  </w:style>
  <w:style w:type="character" w:styleId="SubtleEmphasis">
    <w:name w:val="Subtle Emphasis"/>
    <w:basedOn w:val="DefaultParagraphFont"/>
    <w:uiPriority w:val="19"/>
    <w:rsid w:val="003840B2"/>
    <w:rPr>
      <w:i/>
      <w:iCs/>
      <w:color w:val="B6B3B3" w:themeColor="text1" w:themeTint="7F"/>
    </w:rPr>
  </w:style>
  <w:style w:type="paragraph" w:styleId="IntenseQuote">
    <w:name w:val="Intense Quote"/>
    <w:basedOn w:val="Normal"/>
    <w:next w:val="Normal"/>
    <w:link w:val="IntenseQuoteChar"/>
    <w:autoRedefine/>
    <w:uiPriority w:val="30"/>
    <w:rsid w:val="003840B2"/>
    <w:pPr>
      <w:pBdr>
        <w:bottom w:val="single" w:sz="4" w:space="4" w:color="000000" w:themeColor="accent1"/>
      </w:pBdr>
      <w:spacing w:before="200" w:after="280"/>
      <w:ind w:left="936" w:right="936"/>
    </w:pPr>
    <w:rPr>
      <w:rFonts w:ascii="Century Gothic" w:eastAsiaTheme="minorHAnsi" w:hAnsi="Century Gothic" w:cstheme="minorBidi"/>
      <w:b/>
      <w:bCs/>
      <w:i/>
      <w:iCs/>
      <w:color w:val="000000" w:themeColor="accent1"/>
      <w:sz w:val="20"/>
      <w:szCs w:val="22"/>
      <w:lang w:eastAsia="en-US"/>
    </w:rPr>
  </w:style>
  <w:style w:type="character" w:customStyle="1" w:styleId="IntenseQuoteChar">
    <w:name w:val="Intense Quote Char"/>
    <w:basedOn w:val="DefaultParagraphFont"/>
    <w:link w:val="IntenseQuote"/>
    <w:uiPriority w:val="30"/>
    <w:rsid w:val="003840B2"/>
    <w:rPr>
      <w:rFonts w:ascii="Century Gothic" w:eastAsiaTheme="minorHAnsi" w:hAnsi="Century Gothic" w:cstheme="minorBidi"/>
      <w:b/>
      <w:bCs/>
      <w:i/>
      <w:iCs/>
      <w:color w:val="000000" w:themeColor="accent1"/>
      <w:szCs w:val="22"/>
      <w:lang w:eastAsia="en-US"/>
    </w:rPr>
  </w:style>
  <w:style w:type="character" w:styleId="SubtleReference">
    <w:name w:val="Subtle Reference"/>
    <w:basedOn w:val="DefaultParagraphFont"/>
    <w:uiPriority w:val="31"/>
    <w:rsid w:val="003840B2"/>
    <w:rPr>
      <w:smallCaps/>
      <w:color w:val="AC2600" w:themeColor="accent2"/>
      <w:u w:val="single"/>
    </w:rPr>
  </w:style>
  <w:style w:type="character" w:styleId="IntenseReference">
    <w:name w:val="Intense Reference"/>
    <w:basedOn w:val="DefaultParagraphFont"/>
    <w:uiPriority w:val="32"/>
    <w:rsid w:val="003840B2"/>
    <w:rPr>
      <w:b/>
      <w:bCs/>
      <w:smallCaps/>
      <w:color w:val="AC2600" w:themeColor="accent2"/>
      <w:spacing w:val="5"/>
      <w:u w:val="single"/>
    </w:rPr>
  </w:style>
  <w:style w:type="character" w:customStyle="1" w:styleId="FooterChar">
    <w:name w:val="Footer Char"/>
    <w:basedOn w:val="DefaultParagraphFont"/>
    <w:link w:val="Footer"/>
    <w:uiPriority w:val="99"/>
    <w:rsid w:val="00552362"/>
    <w:rPr>
      <w:rFonts w:asciiTheme="minorHAnsi" w:hAnsiTheme="minorHAnsi"/>
      <w:color w:val="6D6968" w:themeColor="text1"/>
      <w:sz w:val="22"/>
      <w:szCs w:val="16"/>
      <w:lang w:eastAsia="fr-FR"/>
    </w:rPr>
  </w:style>
  <w:style w:type="paragraph" w:styleId="BodyText">
    <w:name w:val="Body Text"/>
    <w:basedOn w:val="Normal"/>
    <w:link w:val="BodyTextChar"/>
    <w:rsid w:val="00B73325"/>
    <w:pPr>
      <w:spacing w:before="200" w:after="200"/>
    </w:pPr>
    <w:rPr>
      <w:rFonts w:ascii="AvantGarde" w:eastAsiaTheme="minorHAnsi" w:hAnsi="AvantGarde" w:cstheme="minorBidi"/>
      <w:sz w:val="20"/>
      <w:szCs w:val="22"/>
      <w:lang w:eastAsia="en-US"/>
    </w:rPr>
  </w:style>
  <w:style w:type="character" w:customStyle="1" w:styleId="BodyTextChar">
    <w:name w:val="Body Text Char"/>
    <w:basedOn w:val="DefaultParagraphFont"/>
    <w:link w:val="BodyText"/>
    <w:rsid w:val="00B73325"/>
    <w:rPr>
      <w:rFonts w:ascii="AvantGarde" w:eastAsiaTheme="minorHAnsi" w:hAnsi="AvantGarde" w:cstheme="minorBidi"/>
      <w:szCs w:val="22"/>
      <w:lang w:eastAsia="en-US"/>
    </w:rPr>
  </w:style>
  <w:style w:type="character" w:styleId="PageNumber">
    <w:name w:val="page number"/>
    <w:basedOn w:val="DefaultParagraphFont"/>
    <w:rsid w:val="00B73325"/>
  </w:style>
  <w:style w:type="paragraph" w:styleId="TOCHeading">
    <w:name w:val="TOC Heading"/>
    <w:basedOn w:val="Normal"/>
    <w:next w:val="Normal"/>
    <w:uiPriority w:val="39"/>
    <w:unhideWhenUsed/>
    <w:rsid w:val="004449E9"/>
    <w:pPr>
      <w:pageBreakBefore/>
      <w:spacing w:before="200" w:after="200"/>
      <w:jc w:val="center"/>
    </w:pPr>
    <w:rPr>
      <w:rFonts w:asciiTheme="majorHAnsi" w:eastAsiaTheme="minorHAnsi" w:hAnsiTheme="majorHAnsi" w:cstheme="minorBidi"/>
      <w:b/>
      <w:color w:val="6D6968" w:themeColor="text1"/>
      <w:sz w:val="36"/>
      <w:szCs w:val="22"/>
      <w:lang w:val="en-US" w:eastAsia="ja-JP"/>
    </w:rPr>
  </w:style>
  <w:style w:type="paragraph" w:customStyle="1" w:styleId="bullet">
    <w:name w:val="bullet"/>
    <w:basedOn w:val="BodyText"/>
    <w:rsid w:val="0007492E"/>
    <w:pPr>
      <w:numPr>
        <w:numId w:val="2"/>
      </w:numPr>
      <w:spacing w:before="120" w:after="120"/>
    </w:pPr>
    <w:rPr>
      <w:rFonts w:ascii="Calibri" w:eastAsia="Times New Roman" w:hAnsi="Calibri" w:cs="Times New Roman"/>
      <w:sz w:val="22"/>
      <w:szCs w:val="20"/>
    </w:rPr>
  </w:style>
  <w:style w:type="character" w:customStyle="1" w:styleId="medium">
    <w:name w:val="medium"/>
    <w:basedOn w:val="DefaultParagraphFont"/>
    <w:rsid w:val="00B73325"/>
  </w:style>
  <w:style w:type="character" w:customStyle="1" w:styleId="template-min-width">
    <w:name w:val="template-min-width"/>
    <w:basedOn w:val="DefaultParagraphFont"/>
    <w:rsid w:val="00B73325"/>
  </w:style>
  <w:style w:type="character" w:customStyle="1" w:styleId="il">
    <w:name w:val="il"/>
    <w:basedOn w:val="DefaultParagraphFont"/>
    <w:rsid w:val="00B73325"/>
  </w:style>
  <w:style w:type="paragraph" w:customStyle="1" w:styleId="Appendix1">
    <w:name w:val="Appendix 1"/>
    <w:basedOn w:val="Heading1"/>
    <w:next w:val="Normal"/>
    <w:link w:val="Appendix1Char"/>
    <w:qFormat/>
    <w:rsid w:val="00410F65"/>
    <w:pPr>
      <w:numPr>
        <w:numId w:val="9"/>
      </w:numPr>
    </w:pPr>
    <w:rPr>
      <w:caps/>
      <w:sz w:val="24"/>
      <w:lang w:val="en-US" w:eastAsia="en-US"/>
    </w:rPr>
  </w:style>
  <w:style w:type="paragraph" w:customStyle="1" w:styleId="Appendix2">
    <w:name w:val="Appendix 2"/>
    <w:basedOn w:val="Heading2"/>
    <w:next w:val="Normal"/>
    <w:link w:val="Appendix2Char"/>
    <w:qFormat/>
    <w:rsid w:val="003840B2"/>
    <w:pPr>
      <w:numPr>
        <w:numId w:val="9"/>
      </w:numPr>
    </w:pPr>
    <w:rPr>
      <w:caps/>
      <w:sz w:val="22"/>
      <w:lang w:val="en-US"/>
    </w:rPr>
  </w:style>
  <w:style w:type="character" w:customStyle="1" w:styleId="Appendix1Char">
    <w:name w:val="Appendix 1 Char"/>
    <w:basedOn w:val="Heading1Char"/>
    <w:link w:val="Appendix1"/>
    <w:rsid w:val="00410F65"/>
    <w:rPr>
      <w:rFonts w:asciiTheme="minorHAnsi" w:hAnsiTheme="minorHAnsi"/>
      <w:b/>
      <w:caps/>
      <w:color w:val="EF4123" w:themeColor="text2"/>
      <w:sz w:val="24"/>
      <w:szCs w:val="16"/>
      <w:lang w:val="en-US" w:eastAsia="en-US"/>
    </w:rPr>
  </w:style>
  <w:style w:type="numbering" w:customStyle="1" w:styleId="Appendix">
    <w:name w:val="Appendix"/>
    <w:uiPriority w:val="99"/>
    <w:rsid w:val="00C05488"/>
    <w:pPr>
      <w:numPr>
        <w:numId w:val="3"/>
      </w:numPr>
    </w:pPr>
  </w:style>
  <w:style w:type="character" w:customStyle="1" w:styleId="Appendix2Char">
    <w:name w:val="Appendix 2 Char"/>
    <w:basedOn w:val="Heading2Char"/>
    <w:link w:val="Appendix2"/>
    <w:rsid w:val="003840B2"/>
    <w:rPr>
      <w:rFonts w:asciiTheme="minorHAnsi" w:hAnsiTheme="minorHAnsi" w:cs="Arial"/>
      <w:b/>
      <w:caps/>
      <w:color w:val="6D6968" w:themeColor="text1"/>
      <w:sz w:val="22"/>
      <w:szCs w:val="16"/>
      <w:lang w:val="en-US" w:eastAsia="fr-FR"/>
    </w:rPr>
  </w:style>
  <w:style w:type="paragraph" w:customStyle="1" w:styleId="FigureCaption">
    <w:name w:val="FigureCaption"/>
    <w:basedOn w:val="FootnoteText"/>
    <w:link w:val="FigureCaptionChar"/>
    <w:rsid w:val="000E7F19"/>
    <w:pPr>
      <w:keepNext/>
      <w:keepLines/>
      <w:ind w:firstLine="202"/>
    </w:pPr>
    <w:rPr>
      <w:rFonts w:ascii="Times New Roman" w:hAnsi="Times New Roman"/>
      <w:sz w:val="16"/>
    </w:rPr>
  </w:style>
  <w:style w:type="character" w:customStyle="1" w:styleId="FigureCaptionChar">
    <w:name w:val="FigureCaption Char"/>
    <w:link w:val="FigureCaption"/>
    <w:rsid w:val="000E7F19"/>
    <w:rPr>
      <w:sz w:val="16"/>
      <w:lang w:val="en-US" w:eastAsia="en-US"/>
    </w:rPr>
  </w:style>
  <w:style w:type="paragraph" w:customStyle="1" w:styleId="Default">
    <w:name w:val="Default"/>
    <w:rsid w:val="00A45DDB"/>
    <w:pPr>
      <w:autoSpaceDE w:val="0"/>
      <w:autoSpaceDN w:val="0"/>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A35E3B"/>
    <w:rPr>
      <w:color w:val="605E5C"/>
      <w:shd w:val="clear" w:color="auto" w:fill="E1DFDD"/>
    </w:rPr>
  </w:style>
  <w:style w:type="paragraph" w:customStyle="1" w:styleId="ICCBodytext">
    <w:name w:val="ICC Body text"/>
    <w:basedOn w:val="Normal"/>
    <w:link w:val="ICCBodytextChar"/>
    <w:rsid w:val="002E1C46"/>
    <w:rPr>
      <w:rFonts w:ascii="Arial" w:hAnsi="Arial"/>
      <w:kern w:val="16"/>
      <w:sz w:val="20"/>
      <w:szCs w:val="20"/>
      <w:lang w:val="en-US" w:eastAsia="en-US"/>
    </w:rPr>
  </w:style>
  <w:style w:type="character" w:customStyle="1" w:styleId="ICCBodytextChar">
    <w:name w:val="ICC Body text Char"/>
    <w:basedOn w:val="DefaultParagraphFont"/>
    <w:link w:val="ICCBodytext"/>
    <w:rsid w:val="002E1C46"/>
    <w:rPr>
      <w:rFonts w:ascii="Arial" w:hAnsi="Arial"/>
      <w:kern w:val="16"/>
      <w:lang w:val="en-US" w:eastAsia="en-US"/>
    </w:rPr>
  </w:style>
  <w:style w:type="character" w:customStyle="1" w:styleId="ListParagraphChar">
    <w:name w:val="List Paragraph Char"/>
    <w:basedOn w:val="DefaultParagraphFont"/>
    <w:link w:val="ListParagraph"/>
    <w:uiPriority w:val="34"/>
    <w:rsid w:val="003840B2"/>
    <w:rPr>
      <w:rFonts w:asciiTheme="minorHAnsi" w:hAnsiTheme="minorHAnsi"/>
      <w:sz w:val="22"/>
      <w:szCs w:val="16"/>
      <w:lang w:eastAsia="fr-FR"/>
    </w:rPr>
  </w:style>
  <w:style w:type="paragraph" w:customStyle="1" w:styleId="INGLevel1Numbered">
    <w:name w:val="ING_Level1_Numbered"/>
    <w:basedOn w:val="Normal"/>
    <w:next w:val="Normal"/>
    <w:uiPriority w:val="99"/>
    <w:rsid w:val="00F605FE"/>
    <w:pPr>
      <w:pageBreakBefore/>
      <w:numPr>
        <w:numId w:val="4"/>
      </w:numPr>
      <w:spacing w:line="400" w:lineRule="exact"/>
    </w:pPr>
    <w:rPr>
      <w:rFonts w:ascii="Arial" w:eastAsia="Batang" w:hAnsi="Arial"/>
      <w:b/>
      <w:color w:val="FF6600"/>
      <w:sz w:val="36"/>
      <w:szCs w:val="20"/>
      <w:lang w:eastAsia="en-US"/>
    </w:rPr>
  </w:style>
  <w:style w:type="paragraph" w:customStyle="1" w:styleId="INGLevel2Numbered">
    <w:name w:val="ING_Level2_Numbered"/>
    <w:basedOn w:val="Normal"/>
    <w:next w:val="Normal"/>
    <w:uiPriority w:val="99"/>
    <w:rsid w:val="00F605FE"/>
    <w:pPr>
      <w:keepNext/>
      <w:numPr>
        <w:ilvl w:val="1"/>
        <w:numId w:val="4"/>
      </w:numPr>
      <w:tabs>
        <w:tab w:val="clear" w:pos="993"/>
        <w:tab w:val="num" w:pos="851"/>
      </w:tabs>
      <w:spacing w:before="250" w:after="0" w:line="250" w:lineRule="exact"/>
      <w:ind w:left="851"/>
    </w:pPr>
    <w:rPr>
      <w:rFonts w:ascii="Arial" w:eastAsia="Batang" w:hAnsi="Arial"/>
      <w:b/>
      <w:color w:val="FF6600"/>
      <w:sz w:val="20"/>
      <w:szCs w:val="20"/>
      <w:lang w:eastAsia="en-US"/>
    </w:rPr>
  </w:style>
  <w:style w:type="paragraph" w:customStyle="1" w:styleId="INGLevel3Numbered">
    <w:name w:val="ING_Level3_Numbered"/>
    <w:basedOn w:val="Normal"/>
    <w:next w:val="Normal"/>
    <w:uiPriority w:val="99"/>
    <w:rsid w:val="00F605FE"/>
    <w:pPr>
      <w:keepNext/>
      <w:numPr>
        <w:ilvl w:val="2"/>
        <w:numId w:val="4"/>
      </w:numPr>
      <w:spacing w:before="250" w:after="0" w:line="250" w:lineRule="exact"/>
    </w:pPr>
    <w:rPr>
      <w:rFonts w:ascii="Arial" w:eastAsia="Batang" w:hAnsi="Arial"/>
      <w:color w:val="FF6600"/>
      <w:sz w:val="20"/>
      <w:szCs w:val="20"/>
      <w:lang w:eastAsia="en-US"/>
    </w:rPr>
  </w:style>
  <w:style w:type="paragraph" w:customStyle="1" w:styleId="INGLevel4Numbered">
    <w:name w:val="ING_Level4_Numbered"/>
    <w:basedOn w:val="Normal"/>
    <w:next w:val="Normal"/>
    <w:uiPriority w:val="99"/>
    <w:rsid w:val="00F605FE"/>
    <w:pPr>
      <w:keepNext/>
      <w:numPr>
        <w:ilvl w:val="3"/>
        <w:numId w:val="4"/>
      </w:numPr>
      <w:spacing w:before="190" w:after="0" w:line="250" w:lineRule="exact"/>
    </w:pPr>
    <w:rPr>
      <w:rFonts w:ascii="Arial" w:eastAsia="Batang" w:hAnsi="Arial"/>
      <w:b/>
      <w:sz w:val="19"/>
      <w:szCs w:val="20"/>
      <w:lang w:eastAsia="en-US"/>
    </w:rPr>
  </w:style>
  <w:style w:type="paragraph" w:customStyle="1" w:styleId="Normal1">
    <w:name w:val="Normal1"/>
    <w:rsid w:val="002D01F4"/>
    <w:pPr>
      <w:jc w:val="both"/>
    </w:pPr>
    <w:rPr>
      <w:color w:val="000000"/>
      <w:sz w:val="22"/>
      <w:szCs w:val="22"/>
      <w:lang w:val="en-US" w:eastAsia="en-US"/>
    </w:rPr>
  </w:style>
  <w:style w:type="paragraph" w:customStyle="1" w:styleId="AODocTxt">
    <w:name w:val="AODocTxt"/>
    <w:basedOn w:val="Normal"/>
    <w:uiPriority w:val="99"/>
    <w:rsid w:val="00253D27"/>
    <w:pPr>
      <w:numPr>
        <w:numId w:val="5"/>
      </w:numPr>
      <w:spacing w:before="240" w:after="0" w:line="260" w:lineRule="atLeast"/>
    </w:pPr>
    <w:rPr>
      <w:rFonts w:ascii="Times New Roman" w:hAnsi="Times New Roman"/>
      <w:szCs w:val="22"/>
      <w:lang w:eastAsia="en-US"/>
    </w:rPr>
  </w:style>
  <w:style w:type="paragraph" w:customStyle="1" w:styleId="AODocTxtL1">
    <w:name w:val="AODocTxtL1"/>
    <w:basedOn w:val="AODocTxt"/>
    <w:uiPriority w:val="99"/>
    <w:rsid w:val="00253D27"/>
    <w:pPr>
      <w:numPr>
        <w:ilvl w:val="1"/>
      </w:numPr>
      <w:tabs>
        <w:tab w:val="num" w:pos="1440"/>
      </w:tabs>
      <w:ind w:left="1440" w:hanging="360"/>
    </w:pPr>
  </w:style>
  <w:style w:type="paragraph" w:customStyle="1" w:styleId="AODocTxtL2">
    <w:name w:val="AODocTxtL2"/>
    <w:basedOn w:val="AODocTxt"/>
    <w:uiPriority w:val="99"/>
    <w:rsid w:val="00253D27"/>
    <w:pPr>
      <w:numPr>
        <w:ilvl w:val="2"/>
      </w:numPr>
      <w:tabs>
        <w:tab w:val="num" w:pos="2160"/>
      </w:tabs>
      <w:ind w:left="2160" w:hanging="360"/>
    </w:pPr>
  </w:style>
  <w:style w:type="paragraph" w:customStyle="1" w:styleId="AODocTxtL3">
    <w:name w:val="AODocTxtL3"/>
    <w:basedOn w:val="AODocTxt"/>
    <w:uiPriority w:val="99"/>
    <w:rsid w:val="00253D27"/>
    <w:pPr>
      <w:numPr>
        <w:ilvl w:val="3"/>
      </w:numPr>
      <w:tabs>
        <w:tab w:val="num" w:pos="2880"/>
      </w:tabs>
      <w:ind w:left="2880" w:hanging="360"/>
    </w:pPr>
  </w:style>
  <w:style w:type="paragraph" w:customStyle="1" w:styleId="AODocTxtL4">
    <w:name w:val="AODocTxtL4"/>
    <w:basedOn w:val="AODocTxt"/>
    <w:uiPriority w:val="99"/>
    <w:rsid w:val="00253D27"/>
    <w:pPr>
      <w:numPr>
        <w:ilvl w:val="4"/>
      </w:numPr>
      <w:tabs>
        <w:tab w:val="num" w:pos="3600"/>
      </w:tabs>
      <w:ind w:left="3600" w:hanging="360"/>
    </w:pPr>
  </w:style>
  <w:style w:type="paragraph" w:customStyle="1" w:styleId="AODocTxtL5">
    <w:name w:val="AODocTxtL5"/>
    <w:basedOn w:val="AODocTxt"/>
    <w:uiPriority w:val="99"/>
    <w:rsid w:val="00253D27"/>
    <w:pPr>
      <w:numPr>
        <w:ilvl w:val="5"/>
      </w:numPr>
      <w:tabs>
        <w:tab w:val="num" w:pos="4320"/>
      </w:tabs>
      <w:ind w:left="4320" w:hanging="360"/>
    </w:pPr>
  </w:style>
  <w:style w:type="paragraph" w:customStyle="1" w:styleId="AODocTxtL6">
    <w:name w:val="AODocTxtL6"/>
    <w:basedOn w:val="AODocTxt"/>
    <w:uiPriority w:val="99"/>
    <w:rsid w:val="00253D27"/>
    <w:pPr>
      <w:numPr>
        <w:ilvl w:val="6"/>
      </w:numPr>
      <w:tabs>
        <w:tab w:val="num" w:pos="5040"/>
      </w:tabs>
      <w:ind w:left="5040" w:hanging="360"/>
    </w:pPr>
  </w:style>
  <w:style w:type="paragraph" w:customStyle="1" w:styleId="AODocTxtL7">
    <w:name w:val="AODocTxtL7"/>
    <w:basedOn w:val="AODocTxt"/>
    <w:uiPriority w:val="99"/>
    <w:rsid w:val="00253D27"/>
    <w:pPr>
      <w:numPr>
        <w:ilvl w:val="7"/>
      </w:numPr>
      <w:tabs>
        <w:tab w:val="num" w:pos="5760"/>
      </w:tabs>
      <w:ind w:left="5760" w:hanging="360"/>
    </w:pPr>
  </w:style>
  <w:style w:type="paragraph" w:customStyle="1" w:styleId="AODocTxtL8">
    <w:name w:val="AODocTxtL8"/>
    <w:basedOn w:val="AODocTxt"/>
    <w:uiPriority w:val="99"/>
    <w:rsid w:val="00253D27"/>
    <w:pPr>
      <w:numPr>
        <w:ilvl w:val="8"/>
      </w:numPr>
      <w:tabs>
        <w:tab w:val="num" w:pos="6480"/>
      </w:tabs>
      <w:ind w:left="6480" w:hanging="360"/>
    </w:pPr>
  </w:style>
  <w:style w:type="paragraph" w:customStyle="1" w:styleId="TableContents">
    <w:name w:val="Table Contents"/>
    <w:basedOn w:val="Normal"/>
    <w:rsid w:val="0055568F"/>
    <w:pPr>
      <w:pageBreakBefore/>
      <w:suppressLineNumbers/>
      <w:suppressAutoHyphens/>
      <w:spacing w:after="0"/>
      <w:jc w:val="center"/>
    </w:pPr>
    <w:rPr>
      <w:rFonts w:asciiTheme="majorHAnsi" w:eastAsia="Times New Roman" w:hAnsiTheme="majorHAnsi" w:cstheme="majorHAnsi"/>
      <w:b/>
      <w:bCs/>
      <w:color w:val="6D6968" w:themeColor="text1"/>
      <w:sz w:val="36"/>
      <w:szCs w:val="36"/>
      <w:lang w:val="nl-NL" w:eastAsia="ar-SA"/>
    </w:rPr>
  </w:style>
  <w:style w:type="table" w:styleId="GridTable4-Accent1">
    <w:name w:val="Grid Table 4 Accent 1"/>
    <w:basedOn w:val="TableNormal"/>
    <w:uiPriority w:val="49"/>
    <w:rsid w:val="006B4EFB"/>
    <w:rPr>
      <w:rFonts w:ascii="Times" w:eastAsia="Times New Roman" w:hAnsi="Times"/>
      <w:sz w:val="24"/>
      <w:szCs w:val="24"/>
      <w:lang w:val="nl-BE" w:eastAsia="nl-BE"/>
    </w:r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color w:val="FFFFFF" w:themeColor="background1"/>
      </w:rPr>
      <w:tblPr/>
      <w:tcPr>
        <w:tcBorders>
          <w:top w:val="single" w:sz="4" w:space="0" w:color="000000" w:themeColor="accent1"/>
          <w:left w:val="single" w:sz="4" w:space="0" w:color="000000" w:themeColor="accent1"/>
          <w:bottom w:val="single" w:sz="4" w:space="0" w:color="000000" w:themeColor="accent1"/>
          <w:right w:val="single" w:sz="4" w:space="0" w:color="000000" w:themeColor="accent1"/>
          <w:insideH w:val="nil"/>
          <w:insideV w:val="nil"/>
        </w:tcBorders>
        <w:shd w:val="clear" w:color="auto" w:fill="000000" w:themeFill="accent1"/>
      </w:tcPr>
    </w:tblStylePr>
    <w:tblStylePr w:type="lastRow">
      <w:rPr>
        <w:b/>
        <w:bCs/>
      </w:rPr>
      <w:tblPr/>
      <w:tcPr>
        <w:tcBorders>
          <w:top w:val="double" w:sz="4" w:space="0" w:color="000000" w:themeColor="accent1"/>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table" w:styleId="GridTable4-Accent2">
    <w:name w:val="Grid Table 4 Accent 2"/>
    <w:basedOn w:val="TableNormal"/>
    <w:uiPriority w:val="49"/>
    <w:rsid w:val="005C7291"/>
    <w:tblPr>
      <w:tblStyleRowBandSize w:val="1"/>
      <w:tblStyleColBandSize w:val="1"/>
      <w:tblBorders>
        <w:top w:val="single" w:sz="4" w:space="0" w:color="FF6034" w:themeColor="accent2" w:themeTint="99"/>
        <w:left w:val="single" w:sz="4" w:space="0" w:color="FF6034" w:themeColor="accent2" w:themeTint="99"/>
        <w:bottom w:val="single" w:sz="4" w:space="0" w:color="FF6034" w:themeColor="accent2" w:themeTint="99"/>
        <w:right w:val="single" w:sz="4" w:space="0" w:color="FF6034" w:themeColor="accent2" w:themeTint="99"/>
        <w:insideH w:val="single" w:sz="4" w:space="0" w:color="FF6034" w:themeColor="accent2" w:themeTint="99"/>
        <w:insideV w:val="single" w:sz="4" w:space="0" w:color="FF6034" w:themeColor="accent2" w:themeTint="99"/>
      </w:tblBorders>
    </w:tblPr>
    <w:tblStylePr w:type="firstRow">
      <w:rPr>
        <w:b/>
        <w:bCs/>
        <w:color w:val="FFFFFF" w:themeColor="background1"/>
      </w:rPr>
      <w:tblPr/>
      <w:tcPr>
        <w:tcBorders>
          <w:top w:val="single" w:sz="4" w:space="0" w:color="AC2600" w:themeColor="accent2"/>
          <w:left w:val="single" w:sz="4" w:space="0" w:color="AC2600" w:themeColor="accent2"/>
          <w:bottom w:val="single" w:sz="4" w:space="0" w:color="AC2600" w:themeColor="accent2"/>
          <w:right w:val="single" w:sz="4" w:space="0" w:color="AC2600" w:themeColor="accent2"/>
          <w:insideH w:val="nil"/>
          <w:insideV w:val="nil"/>
        </w:tcBorders>
        <w:shd w:val="clear" w:color="auto" w:fill="AC2600" w:themeFill="accent2"/>
      </w:tcPr>
    </w:tblStylePr>
    <w:tblStylePr w:type="lastRow">
      <w:rPr>
        <w:b/>
        <w:bCs/>
      </w:rPr>
      <w:tblPr/>
      <w:tcPr>
        <w:tcBorders>
          <w:top w:val="double" w:sz="4" w:space="0" w:color="AC2600" w:themeColor="accent2"/>
        </w:tcBorders>
      </w:tcPr>
    </w:tblStylePr>
    <w:tblStylePr w:type="firstCol">
      <w:rPr>
        <w:b/>
        <w:bCs/>
      </w:rPr>
    </w:tblStylePr>
    <w:tblStylePr w:type="lastCol">
      <w:rPr>
        <w:b/>
        <w:bCs/>
      </w:rPr>
    </w:tblStylePr>
    <w:tblStylePr w:type="band1Vert">
      <w:tblPr/>
      <w:tcPr>
        <w:shd w:val="clear" w:color="auto" w:fill="FFCABB" w:themeFill="accent2" w:themeFillTint="33"/>
      </w:tcPr>
    </w:tblStylePr>
    <w:tblStylePr w:type="band1Horz">
      <w:tblPr/>
      <w:tcPr>
        <w:shd w:val="clear" w:color="auto" w:fill="FFCABB" w:themeFill="accent2" w:themeFillTint="33"/>
      </w:tcPr>
    </w:tblStylePr>
  </w:style>
  <w:style w:type="paragraph" w:customStyle="1" w:styleId="Figure">
    <w:name w:val="Figure"/>
    <w:basedOn w:val="Normal"/>
    <w:link w:val="FigureChar"/>
    <w:qFormat/>
    <w:rsid w:val="003840B2"/>
    <w:pPr>
      <w:keepNext/>
      <w:jc w:val="center"/>
    </w:pPr>
    <w:rPr>
      <w:noProof/>
    </w:rPr>
  </w:style>
  <w:style w:type="paragraph" w:customStyle="1" w:styleId="table-list">
    <w:name w:val="table-list"/>
    <w:basedOn w:val="ListParagraph"/>
    <w:link w:val="table-listChar"/>
    <w:qFormat/>
    <w:rsid w:val="00410F65"/>
    <w:pPr>
      <w:numPr>
        <w:numId w:val="10"/>
      </w:numPr>
      <w:spacing w:before="60" w:after="0"/>
      <w:ind w:left="227" w:hanging="142"/>
      <w:jc w:val="left"/>
    </w:pPr>
    <w:rPr>
      <w:lang w:val="nl-BE"/>
    </w:rPr>
  </w:style>
  <w:style w:type="character" w:customStyle="1" w:styleId="FigureChar">
    <w:name w:val="Figure Char"/>
    <w:basedOn w:val="DefaultParagraphFont"/>
    <w:link w:val="Figure"/>
    <w:rsid w:val="003840B2"/>
    <w:rPr>
      <w:rFonts w:asciiTheme="minorHAnsi" w:hAnsiTheme="minorHAnsi"/>
      <w:noProof/>
      <w:sz w:val="22"/>
      <w:szCs w:val="16"/>
      <w:lang w:eastAsia="fr-FR"/>
    </w:rPr>
  </w:style>
  <w:style w:type="paragraph" w:customStyle="1" w:styleId="numberedlist">
    <w:name w:val="numbered list"/>
    <w:basedOn w:val="ListParagraph"/>
    <w:link w:val="numberedlistChar"/>
    <w:qFormat/>
    <w:rsid w:val="00410F65"/>
    <w:pPr>
      <w:numPr>
        <w:numId w:val="16"/>
      </w:numPr>
      <w:spacing w:after="0"/>
      <w:jc w:val="left"/>
    </w:pPr>
    <w:rPr>
      <w:lang w:val="en-US"/>
    </w:rPr>
  </w:style>
  <w:style w:type="character" w:customStyle="1" w:styleId="table-listChar">
    <w:name w:val="table-list Char"/>
    <w:basedOn w:val="ListParagraphChar"/>
    <w:link w:val="table-list"/>
    <w:rsid w:val="00410F65"/>
    <w:rPr>
      <w:rFonts w:asciiTheme="minorHAnsi" w:hAnsiTheme="minorHAnsi"/>
      <w:sz w:val="22"/>
      <w:szCs w:val="16"/>
      <w:lang w:val="nl-BE" w:eastAsia="fr-FR"/>
    </w:rPr>
  </w:style>
  <w:style w:type="paragraph" w:customStyle="1" w:styleId="list-bullet-indent">
    <w:name w:val="list-bullet-indent"/>
    <w:basedOn w:val="ListParagraph"/>
    <w:link w:val="list-bullet-indentChar"/>
    <w:rsid w:val="003840B2"/>
    <w:pPr>
      <w:numPr>
        <w:ilvl w:val="1"/>
        <w:numId w:val="11"/>
      </w:numPr>
      <w:spacing w:after="0"/>
    </w:pPr>
    <w:rPr>
      <w:bCs/>
      <w:szCs w:val="22"/>
      <w:lang w:val="en-US"/>
    </w:rPr>
  </w:style>
  <w:style w:type="character" w:customStyle="1" w:styleId="numberedlistChar">
    <w:name w:val="numbered list Char"/>
    <w:basedOn w:val="ListParagraphChar"/>
    <w:link w:val="numberedlist"/>
    <w:rsid w:val="00410F65"/>
    <w:rPr>
      <w:rFonts w:asciiTheme="minorHAnsi" w:hAnsiTheme="minorHAnsi"/>
      <w:sz w:val="22"/>
      <w:szCs w:val="16"/>
      <w:lang w:val="en-US" w:eastAsia="fr-FR"/>
    </w:rPr>
  </w:style>
  <w:style w:type="numbering" w:customStyle="1" w:styleId="List-bullet">
    <w:name w:val="List-bullet"/>
    <w:uiPriority w:val="99"/>
    <w:rsid w:val="003055A2"/>
    <w:pPr>
      <w:numPr>
        <w:numId w:val="6"/>
      </w:numPr>
    </w:pPr>
  </w:style>
  <w:style w:type="character" w:customStyle="1" w:styleId="list-bullet-indentChar">
    <w:name w:val="list-bullet-indent Char"/>
    <w:basedOn w:val="ListParagraphChar"/>
    <w:link w:val="list-bullet-indent"/>
    <w:rsid w:val="003840B2"/>
    <w:rPr>
      <w:rFonts w:asciiTheme="minorHAnsi" w:hAnsiTheme="minorHAnsi"/>
      <w:bCs/>
      <w:sz w:val="22"/>
      <w:szCs w:val="22"/>
      <w:lang w:val="en-US" w:eastAsia="fr-FR"/>
    </w:rPr>
  </w:style>
  <w:style w:type="paragraph" w:customStyle="1" w:styleId="multilevellist">
    <w:name w:val="multilevel list"/>
    <w:basedOn w:val="list-bullet-indent"/>
    <w:link w:val="multilevellistChar"/>
    <w:qFormat/>
    <w:rsid w:val="00410F65"/>
    <w:pPr>
      <w:numPr>
        <w:ilvl w:val="0"/>
        <w:numId w:val="12"/>
      </w:numPr>
      <w:jc w:val="left"/>
    </w:pPr>
    <w:rPr>
      <w:lang w:eastAsia="zh-CN"/>
    </w:rPr>
  </w:style>
  <w:style w:type="character" w:customStyle="1" w:styleId="multilevellistChar">
    <w:name w:val="multilevel list Char"/>
    <w:basedOn w:val="list-bullet-indentChar"/>
    <w:link w:val="multilevellist"/>
    <w:rsid w:val="00410F65"/>
    <w:rPr>
      <w:rFonts w:asciiTheme="minorHAnsi" w:hAnsiTheme="minorHAnsi"/>
      <w:bCs/>
      <w:sz w:val="22"/>
      <w:szCs w:val="22"/>
      <w:lang w:val="en-US" w:eastAsia="zh-CN"/>
    </w:rPr>
  </w:style>
  <w:style w:type="paragraph" w:customStyle="1" w:styleId="BulletListL1">
    <w:name w:val="BulletList L1"/>
    <w:basedOn w:val="Normal"/>
    <w:rsid w:val="000E0912"/>
    <w:pPr>
      <w:numPr>
        <w:numId w:val="7"/>
      </w:numPr>
      <w:spacing w:before="60" w:line="280" w:lineRule="atLeast"/>
    </w:pPr>
    <w:rPr>
      <w:rFonts w:ascii="Arial" w:eastAsiaTheme="minorHAnsi" w:hAnsi="Arial" w:cs="Arial"/>
      <w:sz w:val="20"/>
      <w:szCs w:val="24"/>
      <w:lang w:val="en-US" w:eastAsia="en-US"/>
    </w:rPr>
  </w:style>
  <w:style w:type="character" w:customStyle="1" w:styleId="normaltextrun">
    <w:name w:val="normaltextrun"/>
    <w:basedOn w:val="DefaultParagraphFont"/>
    <w:rsid w:val="00E659E5"/>
  </w:style>
  <w:style w:type="character" w:customStyle="1" w:styleId="spellingerror">
    <w:name w:val="spellingerror"/>
    <w:basedOn w:val="DefaultParagraphFont"/>
    <w:rsid w:val="00E659E5"/>
  </w:style>
  <w:style w:type="character" w:customStyle="1" w:styleId="eop">
    <w:name w:val="eop"/>
    <w:basedOn w:val="DefaultParagraphFont"/>
    <w:rsid w:val="00E659E5"/>
  </w:style>
  <w:style w:type="paragraph" w:customStyle="1" w:styleId="Normal-indent-1">
    <w:name w:val="Normal-indent-1"/>
    <w:basedOn w:val="Normal"/>
    <w:link w:val="Normal-indent-1Char"/>
    <w:qFormat/>
    <w:rsid w:val="003840B2"/>
    <w:pPr>
      <w:ind w:left="567"/>
    </w:pPr>
    <w:rPr>
      <w:lang w:val="nl-BE"/>
    </w:rPr>
  </w:style>
  <w:style w:type="character" w:customStyle="1" w:styleId="Normal-indent-1Char">
    <w:name w:val="Normal-indent-1 Char"/>
    <w:basedOn w:val="DefaultParagraphFont"/>
    <w:link w:val="Normal-indent-1"/>
    <w:rsid w:val="003840B2"/>
    <w:rPr>
      <w:rFonts w:asciiTheme="minorHAnsi" w:hAnsiTheme="minorHAnsi"/>
      <w:sz w:val="22"/>
      <w:szCs w:val="16"/>
      <w:lang w:val="nl-BE" w:eastAsia="fr-FR"/>
    </w:rPr>
  </w:style>
  <w:style w:type="table" w:styleId="GridTable4-Accent3">
    <w:name w:val="Grid Table 4 Accent 3"/>
    <w:basedOn w:val="TableNormal"/>
    <w:uiPriority w:val="49"/>
    <w:rsid w:val="004311BE"/>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tcBorders>
          <w:top w:val="single" w:sz="4" w:space="0" w:color="000000" w:themeColor="accent1"/>
          <w:left w:val="single" w:sz="4" w:space="0" w:color="000000" w:themeColor="accent1"/>
          <w:bottom w:val="single" w:sz="4" w:space="0" w:color="000000" w:themeColor="accent1"/>
          <w:right w:val="single" w:sz="4" w:space="0" w:color="000000" w:themeColor="accent1"/>
          <w:insideH w:val="single" w:sz="6" w:space="0" w:color="000000" w:themeColor="accent1"/>
          <w:insideV w:val="single" w:sz="6" w:space="0" w:color="000000" w:themeColor="accent1"/>
          <w:tl2br w:val="nil"/>
          <w:tr2bl w:val="nil"/>
        </w:tcBorders>
        <w:shd w:val="clear" w:color="auto" w:fill="6D6968" w:themeFill="accent3"/>
      </w:tcPr>
    </w:tblStylePr>
    <w:tblStylePr w:type="lastRow">
      <w:rPr>
        <w:b/>
        <w:bCs/>
      </w:rPr>
      <w:tblPr/>
      <w:tcPr>
        <w:tcBorders>
          <w:top w:val="double" w:sz="4" w:space="0" w:color="6D6968" w:themeColor="accent3"/>
        </w:tcBorders>
      </w:tcPr>
    </w:tblStylePr>
    <w:tblStylePr w:type="firstCol">
      <w:rPr>
        <w:b/>
        <w:bCs/>
      </w:rPr>
    </w:tblStylePr>
    <w:tblStylePr w:type="lastCol">
      <w:rPr>
        <w:b/>
        <w:bCs/>
      </w:rPr>
    </w:tblStylePr>
    <w:tblStylePr w:type="band1Vert">
      <w:tblPr/>
      <w:tcPr>
        <w:shd w:val="clear" w:color="auto" w:fill="E2E0E0" w:themeFill="accent3" w:themeFillTint="33"/>
      </w:tcPr>
    </w:tblStylePr>
    <w:tblStylePr w:type="band1Horz">
      <w:tblPr/>
      <w:tcPr>
        <w:shd w:val="clear" w:color="auto" w:fill="E2E0E0" w:themeFill="accent3" w:themeFillTint="33"/>
      </w:tcPr>
    </w:tblStylePr>
  </w:style>
  <w:style w:type="paragraph" w:customStyle="1" w:styleId="Subject">
    <w:name w:val="Subject"/>
    <w:basedOn w:val="Normal"/>
    <w:link w:val="SubjectChar"/>
    <w:qFormat/>
    <w:rsid w:val="003840B2"/>
    <w:pPr>
      <w:keepLines/>
      <w:jc w:val="center"/>
    </w:pPr>
    <w:rPr>
      <w:sz w:val="28"/>
      <w:szCs w:val="28"/>
      <w:lang w:val="en-US"/>
    </w:rPr>
  </w:style>
  <w:style w:type="paragraph" w:customStyle="1" w:styleId="Heading1-nonumber">
    <w:name w:val="Heading 1 - no number"/>
    <w:basedOn w:val="Heading1"/>
    <w:next w:val="Normal"/>
    <w:link w:val="Heading1-nonumberChar"/>
    <w:qFormat/>
    <w:rsid w:val="00430842"/>
    <w:pPr>
      <w:numPr>
        <w:numId w:val="0"/>
      </w:numPr>
    </w:pPr>
  </w:style>
  <w:style w:type="character" w:customStyle="1" w:styleId="SubjectChar">
    <w:name w:val="Subject Char"/>
    <w:basedOn w:val="DefaultParagraphFont"/>
    <w:link w:val="Subject"/>
    <w:rsid w:val="003840B2"/>
    <w:rPr>
      <w:rFonts w:asciiTheme="minorHAnsi" w:hAnsiTheme="minorHAnsi"/>
      <w:sz w:val="28"/>
      <w:szCs w:val="28"/>
      <w:lang w:val="en-US" w:eastAsia="fr-FR"/>
    </w:rPr>
  </w:style>
  <w:style w:type="character" w:customStyle="1" w:styleId="Heading1-nonumberChar">
    <w:name w:val="Heading 1 - no number Char"/>
    <w:basedOn w:val="Heading1Char"/>
    <w:link w:val="Heading1-nonumber"/>
    <w:rsid w:val="00430842"/>
    <w:rPr>
      <w:rFonts w:asciiTheme="minorHAnsi" w:hAnsiTheme="minorHAnsi"/>
      <w:b/>
      <w:color w:val="EF4123" w:themeColor="text2"/>
      <w:sz w:val="28"/>
      <w:szCs w:val="16"/>
      <w:lang w:eastAsia="fr-FR"/>
    </w:rPr>
  </w:style>
  <w:style w:type="table" w:styleId="TableGrid1">
    <w:name w:val="Table Grid 1"/>
    <w:basedOn w:val="TableNormal"/>
    <w:semiHidden/>
    <w:unhideWhenUsed/>
    <w:rsid w:val="00C705F8"/>
    <w:pPr>
      <w:spacing w:after="12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ListTable4-Accent3">
    <w:name w:val="List Table 4 Accent 3"/>
    <w:basedOn w:val="TableNormal"/>
    <w:uiPriority w:val="49"/>
    <w:rsid w:val="00815D73"/>
    <w:tblPr>
      <w:tblStyleRowBandSize w:val="1"/>
      <w:tblStyleColBandSize w:val="1"/>
      <w:tblBorders>
        <w:top w:val="single" w:sz="4" w:space="0" w:color="A8A4A3" w:themeColor="accent3" w:themeTint="99"/>
        <w:left w:val="single" w:sz="4" w:space="0" w:color="A8A4A3" w:themeColor="accent3" w:themeTint="99"/>
        <w:bottom w:val="single" w:sz="4" w:space="0" w:color="A8A4A3" w:themeColor="accent3" w:themeTint="99"/>
        <w:right w:val="single" w:sz="4" w:space="0" w:color="A8A4A3" w:themeColor="accent3" w:themeTint="99"/>
        <w:insideH w:val="single" w:sz="4" w:space="0" w:color="A8A4A3" w:themeColor="accent3" w:themeTint="99"/>
      </w:tblBorders>
    </w:tblPr>
    <w:tblStylePr w:type="firstRow">
      <w:rPr>
        <w:b/>
        <w:bCs/>
        <w:color w:val="FFFFFF" w:themeColor="background1"/>
      </w:rPr>
      <w:tblPr/>
      <w:tcPr>
        <w:tcBorders>
          <w:top w:val="single" w:sz="4" w:space="0" w:color="6D6968" w:themeColor="accent3"/>
          <w:left w:val="single" w:sz="4" w:space="0" w:color="6D6968" w:themeColor="accent3"/>
          <w:bottom w:val="single" w:sz="4" w:space="0" w:color="6D6968" w:themeColor="accent3"/>
          <w:right w:val="single" w:sz="4" w:space="0" w:color="6D6968" w:themeColor="accent3"/>
          <w:insideH w:val="nil"/>
        </w:tcBorders>
        <w:shd w:val="clear" w:color="auto" w:fill="6D6968" w:themeFill="accent3"/>
      </w:tcPr>
    </w:tblStylePr>
    <w:tblStylePr w:type="lastRow">
      <w:rPr>
        <w:b/>
        <w:bCs/>
      </w:rPr>
      <w:tblPr/>
      <w:tcPr>
        <w:tcBorders>
          <w:top w:val="double" w:sz="4" w:space="0" w:color="A8A4A3" w:themeColor="accent3" w:themeTint="99"/>
        </w:tcBorders>
      </w:tcPr>
    </w:tblStylePr>
    <w:tblStylePr w:type="firstCol">
      <w:rPr>
        <w:b/>
        <w:bCs/>
      </w:rPr>
    </w:tblStylePr>
    <w:tblStylePr w:type="lastCol">
      <w:rPr>
        <w:b/>
        <w:bCs/>
      </w:rPr>
    </w:tblStylePr>
    <w:tblStylePr w:type="band1Vert">
      <w:tblPr/>
      <w:tcPr>
        <w:shd w:val="clear" w:color="auto" w:fill="E2E0E0" w:themeFill="accent3" w:themeFillTint="33"/>
      </w:tcPr>
    </w:tblStylePr>
    <w:tblStylePr w:type="band1Horz">
      <w:tblPr/>
      <w:tcPr>
        <w:shd w:val="clear" w:color="auto" w:fill="E2E0E0" w:themeFill="accent3" w:themeFillTint="33"/>
      </w:tcPr>
    </w:tblStylePr>
  </w:style>
  <w:style w:type="paragraph" w:customStyle="1" w:styleId="Normalindent-2">
    <w:name w:val="Normal indent-2"/>
    <w:basedOn w:val="Normal-indent-1"/>
    <w:link w:val="Normalindent-2Char"/>
    <w:qFormat/>
    <w:rsid w:val="00CA13C2"/>
    <w:pPr>
      <w:ind w:left="993"/>
    </w:pPr>
    <w:rPr>
      <w:lang w:val="en-GB"/>
    </w:rPr>
  </w:style>
  <w:style w:type="character" w:customStyle="1" w:styleId="Normalindent-2Char">
    <w:name w:val="Normal indent-2 Char"/>
    <w:basedOn w:val="Normal-indent-1Char"/>
    <w:link w:val="Normalindent-2"/>
    <w:rsid w:val="00CA13C2"/>
    <w:rPr>
      <w:rFonts w:asciiTheme="minorHAnsi" w:hAnsiTheme="minorHAnsi"/>
      <w:sz w:val="22"/>
      <w:szCs w:val="16"/>
      <w:lang w:val="nl-BE" w:eastAsia="fr-FR"/>
    </w:rPr>
  </w:style>
  <w:style w:type="character" w:styleId="IntenseEmphasis">
    <w:name w:val="Intense Emphasis"/>
    <w:basedOn w:val="DefaultParagraphFont"/>
    <w:uiPriority w:val="21"/>
    <w:rsid w:val="007975E0"/>
    <w:rPr>
      <w:i/>
      <w:iCs/>
      <w:color w:val="000000" w:themeColor="accent1"/>
    </w:rPr>
  </w:style>
  <w:style w:type="table" w:styleId="GridTable2-Accent6">
    <w:name w:val="Grid Table 2 Accent 6"/>
    <w:basedOn w:val="TableNormal"/>
    <w:uiPriority w:val="47"/>
    <w:rsid w:val="00C434A7"/>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ibliography">
    <w:name w:val="Bibliography"/>
    <w:basedOn w:val="Normal"/>
    <w:next w:val="Normal"/>
    <w:uiPriority w:val="37"/>
    <w:unhideWhenUsed/>
    <w:rsid w:val="00410F65"/>
    <w:pPr>
      <w:spacing w:before="0" w:after="0"/>
    </w:pPr>
  </w:style>
  <w:style w:type="paragraph" w:customStyle="1" w:styleId="Table-small">
    <w:name w:val="Table-small"/>
    <w:basedOn w:val="Table"/>
    <w:link w:val="Table-smallChar"/>
    <w:qFormat/>
    <w:rsid w:val="00977769"/>
    <w:pPr>
      <w:spacing w:before="20" w:after="20"/>
    </w:pPr>
    <w:rPr>
      <w:sz w:val="20"/>
    </w:rPr>
  </w:style>
  <w:style w:type="table" w:styleId="GridTable4">
    <w:name w:val="Grid Table 4"/>
    <w:basedOn w:val="TableNormal"/>
    <w:uiPriority w:val="49"/>
    <w:rsid w:val="007A1C4C"/>
    <w:tblPr>
      <w:tblStyleRowBandSize w:val="1"/>
      <w:tblStyleColBandSize w:val="1"/>
      <w:tblBorders>
        <w:top w:val="single" w:sz="4" w:space="0" w:color="A8A4A3" w:themeColor="text1" w:themeTint="99"/>
        <w:left w:val="single" w:sz="4" w:space="0" w:color="A8A4A3" w:themeColor="text1" w:themeTint="99"/>
        <w:bottom w:val="single" w:sz="4" w:space="0" w:color="A8A4A3" w:themeColor="text1" w:themeTint="99"/>
        <w:right w:val="single" w:sz="4" w:space="0" w:color="A8A4A3" w:themeColor="text1" w:themeTint="99"/>
        <w:insideH w:val="single" w:sz="4" w:space="0" w:color="A8A4A3" w:themeColor="text1" w:themeTint="99"/>
        <w:insideV w:val="single" w:sz="4" w:space="0" w:color="A8A4A3" w:themeColor="text1" w:themeTint="99"/>
      </w:tblBorders>
    </w:tblPr>
    <w:tblStylePr w:type="firstRow">
      <w:rPr>
        <w:b/>
        <w:bCs/>
        <w:color w:val="FFFFFF" w:themeColor="background1"/>
      </w:rPr>
      <w:tblPr/>
      <w:tcPr>
        <w:tcBorders>
          <w:top w:val="single" w:sz="4" w:space="0" w:color="6D6968" w:themeColor="text1"/>
          <w:left w:val="single" w:sz="4" w:space="0" w:color="6D6968" w:themeColor="text1"/>
          <w:bottom w:val="single" w:sz="4" w:space="0" w:color="6D6968" w:themeColor="text1"/>
          <w:right w:val="single" w:sz="4" w:space="0" w:color="6D6968" w:themeColor="text1"/>
          <w:insideH w:val="nil"/>
          <w:insideV w:val="nil"/>
        </w:tcBorders>
        <w:shd w:val="clear" w:color="auto" w:fill="6D6968" w:themeFill="text1"/>
      </w:tcPr>
    </w:tblStylePr>
    <w:tblStylePr w:type="lastRow">
      <w:rPr>
        <w:b/>
        <w:bCs/>
      </w:rPr>
      <w:tblPr/>
      <w:tcPr>
        <w:tcBorders>
          <w:top w:val="double" w:sz="4" w:space="0" w:color="6D6968" w:themeColor="text1"/>
        </w:tcBorders>
      </w:tcPr>
    </w:tblStylePr>
    <w:tblStylePr w:type="firstCol">
      <w:rPr>
        <w:b/>
        <w:bCs/>
      </w:rPr>
    </w:tblStylePr>
    <w:tblStylePr w:type="lastCol">
      <w:rPr>
        <w:b/>
        <w:bCs/>
      </w:rPr>
    </w:tblStylePr>
    <w:tblStylePr w:type="band1Vert">
      <w:tblPr/>
      <w:tcPr>
        <w:shd w:val="clear" w:color="auto" w:fill="E2E0E0" w:themeFill="text1" w:themeFillTint="33"/>
      </w:tcPr>
    </w:tblStylePr>
    <w:tblStylePr w:type="band1Horz">
      <w:tblPr/>
      <w:tcPr>
        <w:shd w:val="clear" w:color="auto" w:fill="E2E0E0" w:themeFill="text1" w:themeFillTint="33"/>
      </w:tcPr>
    </w:tblStylePr>
  </w:style>
  <w:style w:type="character" w:customStyle="1" w:styleId="TableChar">
    <w:name w:val="Table Char"/>
    <w:basedOn w:val="DefaultParagraphFont"/>
    <w:link w:val="Table"/>
    <w:rsid w:val="00977769"/>
    <w:rPr>
      <w:rFonts w:asciiTheme="minorHAnsi" w:hAnsiTheme="minorHAnsi"/>
      <w:sz w:val="22"/>
      <w:szCs w:val="16"/>
      <w:lang w:eastAsia="fr-FR"/>
    </w:rPr>
  </w:style>
  <w:style w:type="character" w:customStyle="1" w:styleId="Table-smallChar">
    <w:name w:val="Table-small Char"/>
    <w:basedOn w:val="TableChar"/>
    <w:link w:val="Table-small"/>
    <w:rsid w:val="00977769"/>
    <w:rPr>
      <w:rFonts w:asciiTheme="minorHAnsi" w:hAnsiTheme="minorHAnsi"/>
      <w:sz w:val="22"/>
      <w:szCs w:val="16"/>
      <w:lang w:eastAsia="fr-FR"/>
    </w:rPr>
  </w:style>
  <w:style w:type="table" w:styleId="ListTable4-Accent5">
    <w:name w:val="List Table 4 Accent 5"/>
    <w:basedOn w:val="TableNormal"/>
    <w:uiPriority w:val="49"/>
    <w:rsid w:val="0011150D"/>
    <w:tblPr>
      <w:tblStyleRowBandSize w:val="1"/>
      <w:tblStyleColBandSize w:val="1"/>
      <w:tblBorders>
        <w:top w:val="single" w:sz="4" w:space="0" w:color="F58C7A" w:themeColor="accent5" w:themeTint="99"/>
        <w:left w:val="single" w:sz="4" w:space="0" w:color="F58C7A" w:themeColor="accent5" w:themeTint="99"/>
        <w:bottom w:val="single" w:sz="4" w:space="0" w:color="F58C7A" w:themeColor="accent5" w:themeTint="99"/>
        <w:right w:val="single" w:sz="4" w:space="0" w:color="F58C7A" w:themeColor="accent5" w:themeTint="99"/>
        <w:insideH w:val="single" w:sz="4" w:space="0" w:color="F58C7A" w:themeColor="accent5" w:themeTint="99"/>
      </w:tblBorders>
    </w:tblPr>
    <w:tblStylePr w:type="firstRow">
      <w:rPr>
        <w:b/>
        <w:bCs/>
        <w:color w:val="FFFFFF" w:themeColor="background1"/>
      </w:rPr>
      <w:tblPr/>
      <w:tcPr>
        <w:tcBorders>
          <w:top w:val="single" w:sz="4" w:space="0" w:color="EF4123" w:themeColor="accent5"/>
          <w:left w:val="single" w:sz="4" w:space="0" w:color="EF4123" w:themeColor="accent5"/>
          <w:bottom w:val="single" w:sz="4" w:space="0" w:color="EF4123" w:themeColor="accent5"/>
          <w:right w:val="single" w:sz="4" w:space="0" w:color="EF4123" w:themeColor="accent5"/>
          <w:insideH w:val="nil"/>
        </w:tcBorders>
        <w:shd w:val="clear" w:color="auto" w:fill="EF4123" w:themeFill="accent5"/>
      </w:tcPr>
    </w:tblStylePr>
    <w:tblStylePr w:type="lastRow">
      <w:rPr>
        <w:b/>
        <w:bCs/>
      </w:rPr>
      <w:tblPr/>
      <w:tcPr>
        <w:tcBorders>
          <w:top w:val="double" w:sz="4" w:space="0" w:color="F58C7A" w:themeColor="accent5" w:themeTint="99"/>
        </w:tcBorders>
      </w:tcPr>
    </w:tblStylePr>
    <w:tblStylePr w:type="firstCol">
      <w:rPr>
        <w:b/>
        <w:bCs/>
      </w:rPr>
    </w:tblStylePr>
    <w:tblStylePr w:type="lastCol">
      <w:rPr>
        <w:b/>
        <w:bCs/>
      </w:rPr>
    </w:tblStylePr>
    <w:tblStylePr w:type="band1Vert">
      <w:tblPr/>
      <w:tcPr>
        <w:shd w:val="clear" w:color="auto" w:fill="FBD8D2" w:themeFill="accent5" w:themeFillTint="33"/>
      </w:tcPr>
    </w:tblStylePr>
    <w:tblStylePr w:type="band1Horz">
      <w:tblPr/>
      <w:tcPr>
        <w:shd w:val="clear" w:color="auto" w:fill="FBD8D2" w:themeFill="accent5" w:themeFillTint="33"/>
      </w:tcPr>
    </w:tblStylePr>
  </w:style>
  <w:style w:type="table" w:styleId="GridTable4-Accent5">
    <w:name w:val="Grid Table 4 Accent 5"/>
    <w:basedOn w:val="TableNormal"/>
    <w:uiPriority w:val="49"/>
    <w:rsid w:val="0011150D"/>
    <w:tblPr>
      <w:tblStyleRowBandSize w:val="1"/>
      <w:tblStyleColBandSize w:val="1"/>
      <w:tblBorders>
        <w:top w:val="single" w:sz="4" w:space="0" w:color="F58C7A" w:themeColor="accent5" w:themeTint="99"/>
        <w:left w:val="single" w:sz="4" w:space="0" w:color="F58C7A" w:themeColor="accent5" w:themeTint="99"/>
        <w:bottom w:val="single" w:sz="4" w:space="0" w:color="F58C7A" w:themeColor="accent5" w:themeTint="99"/>
        <w:right w:val="single" w:sz="4" w:space="0" w:color="F58C7A" w:themeColor="accent5" w:themeTint="99"/>
        <w:insideH w:val="single" w:sz="4" w:space="0" w:color="F58C7A" w:themeColor="accent5" w:themeTint="99"/>
        <w:insideV w:val="single" w:sz="4" w:space="0" w:color="F58C7A" w:themeColor="accent5" w:themeTint="99"/>
      </w:tblBorders>
    </w:tblPr>
    <w:tblStylePr w:type="firstRow">
      <w:rPr>
        <w:b/>
        <w:bCs/>
        <w:color w:val="FFFFFF" w:themeColor="background1"/>
      </w:rPr>
      <w:tblPr/>
      <w:tcPr>
        <w:tcBorders>
          <w:top w:val="single" w:sz="4" w:space="0" w:color="EF4123" w:themeColor="accent5"/>
          <w:left w:val="single" w:sz="4" w:space="0" w:color="EF4123" w:themeColor="accent5"/>
          <w:bottom w:val="single" w:sz="4" w:space="0" w:color="EF4123" w:themeColor="accent5"/>
          <w:right w:val="single" w:sz="4" w:space="0" w:color="EF4123" w:themeColor="accent5"/>
          <w:insideH w:val="nil"/>
          <w:insideV w:val="nil"/>
        </w:tcBorders>
        <w:shd w:val="clear" w:color="auto" w:fill="EF4123" w:themeFill="accent5"/>
      </w:tcPr>
    </w:tblStylePr>
    <w:tblStylePr w:type="lastRow">
      <w:rPr>
        <w:b/>
        <w:bCs/>
      </w:rPr>
      <w:tblPr/>
      <w:tcPr>
        <w:tcBorders>
          <w:top w:val="double" w:sz="4" w:space="0" w:color="EF4123" w:themeColor="accent5"/>
        </w:tcBorders>
      </w:tcPr>
    </w:tblStylePr>
    <w:tblStylePr w:type="firstCol">
      <w:rPr>
        <w:b/>
        <w:bCs/>
      </w:rPr>
    </w:tblStylePr>
    <w:tblStylePr w:type="lastCol">
      <w:rPr>
        <w:b/>
        <w:bCs/>
      </w:rPr>
    </w:tblStylePr>
    <w:tblStylePr w:type="band1Vert">
      <w:tblPr/>
      <w:tcPr>
        <w:shd w:val="clear" w:color="auto" w:fill="FBD8D2" w:themeFill="accent5" w:themeFillTint="33"/>
      </w:tcPr>
    </w:tblStylePr>
    <w:tblStylePr w:type="band1Horz">
      <w:tblPr/>
      <w:tcPr>
        <w:shd w:val="clear" w:color="auto" w:fill="FBD8D2" w:themeFill="accent5" w:themeFillTint="33"/>
      </w:tcPr>
    </w:tblStylePr>
  </w:style>
  <w:style w:type="paragraph" w:customStyle="1" w:styleId="Table-header">
    <w:name w:val="Table-header"/>
    <w:basedOn w:val="Table"/>
    <w:qFormat/>
    <w:rsid w:val="00D76CF0"/>
    <w:pPr>
      <w:keepNext/>
      <w:spacing w:before="20" w:after="20"/>
      <w:contextualSpacing/>
      <w:jc w:val="center"/>
    </w:pPr>
    <w:rPr>
      <w:b/>
      <w:bCs/>
      <w:color w:val="FFFFFF" w:themeColor="background1"/>
      <w:sz w:val="16"/>
    </w:rPr>
  </w:style>
  <w:style w:type="paragraph" w:customStyle="1" w:styleId="muitypography-root">
    <w:name w:val="muitypography-root"/>
    <w:basedOn w:val="Normal"/>
    <w:rsid w:val="00447101"/>
    <w:pPr>
      <w:spacing w:before="100" w:beforeAutospacing="1" w:after="100" w:afterAutospacing="1"/>
      <w:jc w:val="left"/>
    </w:pPr>
    <w:rPr>
      <w:rFonts w:ascii="Times New Roman" w:eastAsia="Times New Roman" w:hAnsi="Times New Roman"/>
      <w:sz w:val="24"/>
      <w:szCs w:val="24"/>
    </w:rPr>
  </w:style>
  <w:style w:type="paragraph" w:styleId="TOC4">
    <w:name w:val="toc 4"/>
    <w:basedOn w:val="Normal"/>
    <w:next w:val="Normal"/>
    <w:autoRedefine/>
    <w:uiPriority w:val="39"/>
    <w:unhideWhenUsed/>
    <w:rsid w:val="00374778"/>
    <w:pPr>
      <w:spacing w:before="0" w:after="100" w:line="259" w:lineRule="auto"/>
      <w:ind w:left="660"/>
      <w:jc w:val="left"/>
    </w:pPr>
    <w:rPr>
      <w:rFonts w:eastAsiaTheme="minorEastAsia" w:cstheme="minorBidi"/>
      <w:szCs w:val="22"/>
    </w:rPr>
  </w:style>
  <w:style w:type="paragraph" w:styleId="TOC5">
    <w:name w:val="toc 5"/>
    <w:basedOn w:val="Normal"/>
    <w:next w:val="Normal"/>
    <w:autoRedefine/>
    <w:uiPriority w:val="39"/>
    <w:unhideWhenUsed/>
    <w:rsid w:val="00374778"/>
    <w:pPr>
      <w:spacing w:before="0" w:after="100" w:line="259" w:lineRule="auto"/>
      <w:ind w:left="880"/>
      <w:jc w:val="left"/>
    </w:pPr>
    <w:rPr>
      <w:rFonts w:eastAsiaTheme="minorEastAsia" w:cstheme="minorBidi"/>
      <w:szCs w:val="22"/>
    </w:rPr>
  </w:style>
  <w:style w:type="paragraph" w:styleId="TOC6">
    <w:name w:val="toc 6"/>
    <w:basedOn w:val="Normal"/>
    <w:next w:val="Normal"/>
    <w:autoRedefine/>
    <w:uiPriority w:val="39"/>
    <w:unhideWhenUsed/>
    <w:rsid w:val="00374778"/>
    <w:pPr>
      <w:spacing w:before="0" w:after="100" w:line="259" w:lineRule="auto"/>
      <w:ind w:left="1100"/>
      <w:jc w:val="left"/>
    </w:pPr>
    <w:rPr>
      <w:rFonts w:eastAsiaTheme="minorEastAsia" w:cstheme="minorBidi"/>
      <w:szCs w:val="22"/>
    </w:rPr>
  </w:style>
  <w:style w:type="paragraph" w:styleId="TOC7">
    <w:name w:val="toc 7"/>
    <w:basedOn w:val="Normal"/>
    <w:next w:val="Normal"/>
    <w:autoRedefine/>
    <w:uiPriority w:val="39"/>
    <w:unhideWhenUsed/>
    <w:rsid w:val="00374778"/>
    <w:pPr>
      <w:spacing w:before="0" w:after="100" w:line="259" w:lineRule="auto"/>
      <w:ind w:left="1320"/>
      <w:jc w:val="left"/>
    </w:pPr>
    <w:rPr>
      <w:rFonts w:eastAsiaTheme="minorEastAsia" w:cstheme="minorBidi"/>
      <w:szCs w:val="22"/>
    </w:rPr>
  </w:style>
  <w:style w:type="paragraph" w:styleId="TOC8">
    <w:name w:val="toc 8"/>
    <w:basedOn w:val="Normal"/>
    <w:next w:val="Normal"/>
    <w:autoRedefine/>
    <w:uiPriority w:val="39"/>
    <w:unhideWhenUsed/>
    <w:rsid w:val="00374778"/>
    <w:pPr>
      <w:spacing w:before="0" w:after="100" w:line="259" w:lineRule="auto"/>
      <w:ind w:left="1540"/>
      <w:jc w:val="left"/>
    </w:pPr>
    <w:rPr>
      <w:rFonts w:eastAsiaTheme="minorEastAsia" w:cstheme="minorBidi"/>
      <w:szCs w:val="22"/>
    </w:rPr>
  </w:style>
  <w:style w:type="paragraph" w:styleId="TOC9">
    <w:name w:val="toc 9"/>
    <w:basedOn w:val="Normal"/>
    <w:next w:val="Normal"/>
    <w:autoRedefine/>
    <w:uiPriority w:val="39"/>
    <w:unhideWhenUsed/>
    <w:rsid w:val="00374778"/>
    <w:pPr>
      <w:spacing w:before="0" w:after="100" w:line="259" w:lineRule="auto"/>
      <w:ind w:left="1760"/>
      <w:jc w:val="left"/>
    </w:pPr>
    <w:rPr>
      <w:rFonts w:eastAsiaTheme="minorEastAsia" w:cstheme="minorBidi"/>
      <w:szCs w:val="22"/>
    </w:rPr>
  </w:style>
  <w:style w:type="character" w:styleId="Mention">
    <w:name w:val="Mention"/>
    <w:basedOn w:val="DefaultParagraphFont"/>
    <w:uiPriority w:val="99"/>
    <w:unhideWhenUsed/>
    <w:rsid w:val="00492813"/>
    <w:rPr>
      <w:color w:val="2B579A"/>
      <w:shd w:val="clear" w:color="auto" w:fill="E1DFDD"/>
    </w:rPr>
  </w:style>
  <w:style w:type="character" w:customStyle="1" w:styleId="CommentTextChar1">
    <w:name w:val="Comment Text Char1"/>
    <w:basedOn w:val="DefaultParagraphFont"/>
    <w:uiPriority w:val="99"/>
    <w:rsid w:val="00DC405E"/>
    <w:rPr>
      <w:sz w:val="20"/>
      <w:szCs w:val="20"/>
    </w:rPr>
  </w:style>
  <w:style w:type="table" w:styleId="GridTable6Colorful">
    <w:name w:val="Grid Table 6 Colorful"/>
    <w:basedOn w:val="TableNormal"/>
    <w:uiPriority w:val="51"/>
    <w:rsid w:val="00B102DD"/>
    <w:rPr>
      <w:color w:val="6D6968" w:themeColor="text1"/>
    </w:rPr>
    <w:tblPr>
      <w:tblStyleRowBandSize w:val="1"/>
      <w:tblStyleColBandSize w:val="1"/>
      <w:tblBorders>
        <w:top w:val="single" w:sz="4" w:space="0" w:color="A8A4A3" w:themeColor="text1" w:themeTint="99"/>
        <w:left w:val="single" w:sz="4" w:space="0" w:color="A8A4A3" w:themeColor="text1" w:themeTint="99"/>
        <w:bottom w:val="single" w:sz="4" w:space="0" w:color="A8A4A3" w:themeColor="text1" w:themeTint="99"/>
        <w:right w:val="single" w:sz="4" w:space="0" w:color="A8A4A3" w:themeColor="text1" w:themeTint="99"/>
        <w:insideH w:val="single" w:sz="4" w:space="0" w:color="A8A4A3" w:themeColor="text1" w:themeTint="99"/>
        <w:insideV w:val="single" w:sz="4" w:space="0" w:color="A8A4A3" w:themeColor="text1" w:themeTint="99"/>
      </w:tblBorders>
    </w:tblPr>
    <w:tblStylePr w:type="firstRow">
      <w:rPr>
        <w:b/>
        <w:bCs/>
      </w:rPr>
      <w:tblPr/>
      <w:tcPr>
        <w:tcBorders>
          <w:bottom w:val="single" w:sz="12" w:space="0" w:color="A8A4A3" w:themeColor="text1" w:themeTint="99"/>
        </w:tcBorders>
      </w:tcPr>
    </w:tblStylePr>
    <w:tblStylePr w:type="lastRow">
      <w:rPr>
        <w:b/>
        <w:bCs/>
      </w:rPr>
      <w:tblPr/>
      <w:tcPr>
        <w:tcBorders>
          <w:top w:val="double" w:sz="4" w:space="0" w:color="A8A4A3" w:themeColor="text1" w:themeTint="99"/>
        </w:tcBorders>
      </w:tcPr>
    </w:tblStylePr>
    <w:tblStylePr w:type="firstCol">
      <w:rPr>
        <w:b/>
        <w:bCs/>
      </w:rPr>
    </w:tblStylePr>
    <w:tblStylePr w:type="lastCol">
      <w:rPr>
        <w:b/>
        <w:bCs/>
      </w:rPr>
    </w:tblStylePr>
    <w:tblStylePr w:type="band1Vert">
      <w:tblPr/>
      <w:tcPr>
        <w:shd w:val="clear" w:color="auto" w:fill="E2E0E0" w:themeFill="text1" w:themeFillTint="33"/>
      </w:tcPr>
    </w:tblStylePr>
    <w:tblStylePr w:type="band1Horz">
      <w:tblPr/>
      <w:tcPr>
        <w:shd w:val="clear" w:color="auto" w:fill="E2E0E0" w:themeFill="text1" w:themeFillTint="33"/>
      </w:tcPr>
    </w:tblStylePr>
  </w:style>
  <w:style w:type="table" w:styleId="GridTable6Colorful-Accent1">
    <w:name w:val="Grid Table 6 Colorful Accent 1"/>
    <w:basedOn w:val="TableNormal"/>
    <w:uiPriority w:val="51"/>
    <w:rsid w:val="00B102DD"/>
    <w:rPr>
      <w:color w:val="000000" w:themeColor="accent1" w:themeShade="BF"/>
    </w:r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rPr>
      <w:tblPr/>
      <w:tcPr>
        <w:tcBorders>
          <w:bottom w:val="single" w:sz="12" w:space="0" w:color="666666" w:themeColor="accent1" w:themeTint="99"/>
        </w:tcBorders>
      </w:tcPr>
    </w:tblStylePr>
    <w:tblStylePr w:type="lastRow">
      <w:rPr>
        <w:b/>
        <w:bCs/>
      </w:rPr>
      <w:tblPr/>
      <w:tcPr>
        <w:tcBorders>
          <w:top w:val="double" w:sz="4" w:space="0" w:color="666666" w:themeColor="accent1" w:themeTint="99"/>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paragraph" w:styleId="BodyText2">
    <w:name w:val="Body Text 2"/>
    <w:basedOn w:val="Normal"/>
    <w:link w:val="BodyText2Char"/>
    <w:unhideWhenUsed/>
    <w:rsid w:val="00824DDB"/>
    <w:pPr>
      <w:autoSpaceDE w:val="0"/>
      <w:autoSpaceDN w:val="0"/>
      <w:adjustRightInd w:val="0"/>
      <w:spacing w:before="0" w:after="0"/>
      <w:jc w:val="left"/>
    </w:pPr>
    <w:rPr>
      <w:rFonts w:ascii="Arial" w:hAnsi="Arial" w:cs="Arial"/>
      <w:sz w:val="21"/>
      <w:szCs w:val="21"/>
      <w:lang w:val="en-US" w:eastAsia="en-GB"/>
    </w:rPr>
  </w:style>
  <w:style w:type="character" w:customStyle="1" w:styleId="BodyText2Char">
    <w:name w:val="Body Text 2 Char"/>
    <w:basedOn w:val="DefaultParagraphFont"/>
    <w:link w:val="BodyText2"/>
    <w:rsid w:val="00824DDB"/>
    <w:rPr>
      <w:rFonts w:ascii="Arial" w:hAnsi="Arial" w:cs="Arial"/>
      <w:sz w:val="21"/>
      <w:szCs w:val="21"/>
      <w:lang w:val="en-US"/>
    </w:rPr>
  </w:style>
  <w:style w:type="paragraph" w:customStyle="1" w:styleId="paragraph">
    <w:name w:val="paragraph"/>
    <w:basedOn w:val="Normal"/>
    <w:rsid w:val="00824DDB"/>
    <w:pPr>
      <w:spacing w:before="100" w:beforeAutospacing="1" w:after="100" w:afterAutospacing="1"/>
      <w:jc w:val="left"/>
    </w:pPr>
    <w:rPr>
      <w:rFonts w:ascii="Times New Roman" w:eastAsia="Times New Roman" w:hAnsi="Times New Roman"/>
      <w:sz w:val="24"/>
      <w:szCs w:val="24"/>
      <w:lang w:val="en-US" w:eastAsia="en-US"/>
    </w:rPr>
  </w:style>
  <w:style w:type="character" w:customStyle="1" w:styleId="contentcontrolboundarysink">
    <w:name w:val="contentcontrolboundarysink"/>
    <w:basedOn w:val="DefaultParagraphFont"/>
    <w:rsid w:val="00824DDB"/>
  </w:style>
  <w:style w:type="table" w:customStyle="1" w:styleId="testreporttable">
    <w:name w:val="test_report_table"/>
    <w:basedOn w:val="TableSimple3"/>
    <w:uiPriority w:val="99"/>
    <w:rsid w:val="00824DDB"/>
    <w:pPr>
      <w:jc w:val="center"/>
    </w:pPr>
    <w:rPr>
      <w:rFonts w:ascii="Helvetica" w:hAnsi="Helvetica"/>
      <w:color w:val="000000" w:themeColor="accent1"/>
      <w:sz w:val="16"/>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FFFFFF" w:themeFill="background1"/>
      <w:vAlign w:val="center"/>
    </w:tcPr>
    <w:tblStylePr w:type="firstRow">
      <w:rPr>
        <w:rFonts w:ascii="Helvetica" w:hAnsi="Helvetica"/>
        <w:b/>
        <w:bCs/>
        <w:color w:val="FFFFFF"/>
      </w:rPr>
      <w:tblPr/>
      <w:tcPr>
        <w:tcBorders>
          <w:tl2br w:val="none" w:sz="0" w:space="0" w:color="auto"/>
          <w:tr2bl w:val="none" w:sz="0" w:space="0" w:color="auto"/>
        </w:tcBorders>
        <w:shd w:val="clear" w:color="auto" w:fill="6D6968" w:themeFill="text1"/>
      </w:tcPr>
    </w:tblStylePr>
  </w:style>
  <w:style w:type="table" w:styleId="GridTable3-Accent4">
    <w:name w:val="Grid Table 3 Accent 4"/>
    <w:basedOn w:val="TableNormal"/>
    <w:uiPriority w:val="48"/>
    <w:rsid w:val="00824DDB"/>
    <w:tblPr>
      <w:tblStyleRowBandSize w:val="1"/>
      <w:tblStyleColBandSize w:val="1"/>
      <w:tblBorders>
        <w:top w:val="single" w:sz="4" w:space="0" w:color="F6F6F6" w:themeColor="accent4" w:themeTint="99"/>
        <w:left w:val="single" w:sz="4" w:space="0" w:color="F6F6F6" w:themeColor="accent4" w:themeTint="99"/>
        <w:bottom w:val="single" w:sz="4" w:space="0" w:color="F6F6F6" w:themeColor="accent4" w:themeTint="99"/>
        <w:right w:val="single" w:sz="4" w:space="0" w:color="F6F6F6" w:themeColor="accent4" w:themeTint="99"/>
        <w:insideH w:val="single" w:sz="4" w:space="0" w:color="F6F6F6" w:themeColor="accent4" w:themeTint="99"/>
        <w:insideV w:val="single" w:sz="4" w:space="0" w:color="F6F6F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CFC" w:themeFill="accent4" w:themeFillTint="33"/>
      </w:tcPr>
    </w:tblStylePr>
    <w:tblStylePr w:type="band1Horz">
      <w:tblPr/>
      <w:tcPr>
        <w:shd w:val="clear" w:color="auto" w:fill="FCFCFC" w:themeFill="accent4" w:themeFillTint="33"/>
      </w:tcPr>
    </w:tblStylePr>
    <w:tblStylePr w:type="neCell">
      <w:tblPr/>
      <w:tcPr>
        <w:tcBorders>
          <w:bottom w:val="single" w:sz="4" w:space="0" w:color="F6F6F6" w:themeColor="accent4" w:themeTint="99"/>
        </w:tcBorders>
      </w:tcPr>
    </w:tblStylePr>
    <w:tblStylePr w:type="nwCell">
      <w:tblPr/>
      <w:tcPr>
        <w:tcBorders>
          <w:bottom w:val="single" w:sz="4" w:space="0" w:color="F6F6F6" w:themeColor="accent4" w:themeTint="99"/>
        </w:tcBorders>
      </w:tcPr>
    </w:tblStylePr>
    <w:tblStylePr w:type="seCell">
      <w:tblPr/>
      <w:tcPr>
        <w:tcBorders>
          <w:top w:val="single" w:sz="4" w:space="0" w:color="F6F6F6" w:themeColor="accent4" w:themeTint="99"/>
        </w:tcBorders>
      </w:tcPr>
    </w:tblStylePr>
    <w:tblStylePr w:type="swCell">
      <w:tblPr/>
      <w:tcPr>
        <w:tcBorders>
          <w:top w:val="single" w:sz="4" w:space="0" w:color="F6F6F6"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0239">
      <w:bodyDiv w:val="1"/>
      <w:marLeft w:val="0"/>
      <w:marRight w:val="0"/>
      <w:marTop w:val="0"/>
      <w:marBottom w:val="0"/>
      <w:divBdr>
        <w:top w:val="none" w:sz="0" w:space="0" w:color="auto"/>
        <w:left w:val="none" w:sz="0" w:space="0" w:color="auto"/>
        <w:bottom w:val="none" w:sz="0" w:space="0" w:color="auto"/>
        <w:right w:val="none" w:sz="0" w:space="0" w:color="auto"/>
      </w:divBdr>
    </w:div>
    <w:div w:id="17439316">
      <w:bodyDiv w:val="1"/>
      <w:marLeft w:val="0"/>
      <w:marRight w:val="0"/>
      <w:marTop w:val="0"/>
      <w:marBottom w:val="0"/>
      <w:divBdr>
        <w:top w:val="none" w:sz="0" w:space="0" w:color="auto"/>
        <w:left w:val="none" w:sz="0" w:space="0" w:color="auto"/>
        <w:bottom w:val="none" w:sz="0" w:space="0" w:color="auto"/>
        <w:right w:val="none" w:sz="0" w:space="0" w:color="auto"/>
      </w:divBdr>
    </w:div>
    <w:div w:id="29427265">
      <w:bodyDiv w:val="1"/>
      <w:marLeft w:val="0"/>
      <w:marRight w:val="0"/>
      <w:marTop w:val="0"/>
      <w:marBottom w:val="0"/>
      <w:divBdr>
        <w:top w:val="none" w:sz="0" w:space="0" w:color="auto"/>
        <w:left w:val="none" w:sz="0" w:space="0" w:color="auto"/>
        <w:bottom w:val="none" w:sz="0" w:space="0" w:color="auto"/>
        <w:right w:val="none" w:sz="0" w:space="0" w:color="auto"/>
      </w:divBdr>
    </w:div>
    <w:div w:id="36054907">
      <w:bodyDiv w:val="1"/>
      <w:marLeft w:val="0"/>
      <w:marRight w:val="0"/>
      <w:marTop w:val="0"/>
      <w:marBottom w:val="0"/>
      <w:divBdr>
        <w:top w:val="none" w:sz="0" w:space="0" w:color="auto"/>
        <w:left w:val="none" w:sz="0" w:space="0" w:color="auto"/>
        <w:bottom w:val="none" w:sz="0" w:space="0" w:color="auto"/>
        <w:right w:val="none" w:sz="0" w:space="0" w:color="auto"/>
      </w:divBdr>
    </w:div>
    <w:div w:id="37168702">
      <w:bodyDiv w:val="1"/>
      <w:marLeft w:val="0"/>
      <w:marRight w:val="0"/>
      <w:marTop w:val="0"/>
      <w:marBottom w:val="0"/>
      <w:divBdr>
        <w:top w:val="none" w:sz="0" w:space="0" w:color="auto"/>
        <w:left w:val="none" w:sz="0" w:space="0" w:color="auto"/>
        <w:bottom w:val="none" w:sz="0" w:space="0" w:color="auto"/>
        <w:right w:val="none" w:sz="0" w:space="0" w:color="auto"/>
      </w:divBdr>
    </w:div>
    <w:div w:id="39206814">
      <w:bodyDiv w:val="1"/>
      <w:marLeft w:val="0"/>
      <w:marRight w:val="0"/>
      <w:marTop w:val="0"/>
      <w:marBottom w:val="0"/>
      <w:divBdr>
        <w:top w:val="none" w:sz="0" w:space="0" w:color="auto"/>
        <w:left w:val="none" w:sz="0" w:space="0" w:color="auto"/>
        <w:bottom w:val="none" w:sz="0" w:space="0" w:color="auto"/>
        <w:right w:val="none" w:sz="0" w:space="0" w:color="auto"/>
      </w:divBdr>
    </w:div>
    <w:div w:id="42147124">
      <w:bodyDiv w:val="1"/>
      <w:marLeft w:val="0"/>
      <w:marRight w:val="0"/>
      <w:marTop w:val="0"/>
      <w:marBottom w:val="0"/>
      <w:divBdr>
        <w:top w:val="none" w:sz="0" w:space="0" w:color="auto"/>
        <w:left w:val="none" w:sz="0" w:space="0" w:color="auto"/>
        <w:bottom w:val="none" w:sz="0" w:space="0" w:color="auto"/>
        <w:right w:val="none" w:sz="0" w:space="0" w:color="auto"/>
      </w:divBdr>
    </w:div>
    <w:div w:id="48696695">
      <w:bodyDiv w:val="1"/>
      <w:marLeft w:val="0"/>
      <w:marRight w:val="0"/>
      <w:marTop w:val="0"/>
      <w:marBottom w:val="0"/>
      <w:divBdr>
        <w:top w:val="none" w:sz="0" w:space="0" w:color="auto"/>
        <w:left w:val="none" w:sz="0" w:space="0" w:color="auto"/>
        <w:bottom w:val="none" w:sz="0" w:space="0" w:color="auto"/>
        <w:right w:val="none" w:sz="0" w:space="0" w:color="auto"/>
      </w:divBdr>
    </w:div>
    <w:div w:id="51463996">
      <w:bodyDiv w:val="1"/>
      <w:marLeft w:val="0"/>
      <w:marRight w:val="0"/>
      <w:marTop w:val="0"/>
      <w:marBottom w:val="0"/>
      <w:divBdr>
        <w:top w:val="none" w:sz="0" w:space="0" w:color="auto"/>
        <w:left w:val="none" w:sz="0" w:space="0" w:color="auto"/>
        <w:bottom w:val="none" w:sz="0" w:space="0" w:color="auto"/>
        <w:right w:val="none" w:sz="0" w:space="0" w:color="auto"/>
      </w:divBdr>
      <w:divsChild>
        <w:div w:id="658383297">
          <w:marLeft w:val="547"/>
          <w:marRight w:val="0"/>
          <w:marTop w:val="0"/>
          <w:marBottom w:val="0"/>
          <w:divBdr>
            <w:top w:val="none" w:sz="0" w:space="0" w:color="auto"/>
            <w:left w:val="none" w:sz="0" w:space="0" w:color="auto"/>
            <w:bottom w:val="none" w:sz="0" w:space="0" w:color="auto"/>
            <w:right w:val="none" w:sz="0" w:space="0" w:color="auto"/>
          </w:divBdr>
        </w:div>
      </w:divsChild>
    </w:div>
    <w:div w:id="52237556">
      <w:bodyDiv w:val="1"/>
      <w:marLeft w:val="0"/>
      <w:marRight w:val="0"/>
      <w:marTop w:val="0"/>
      <w:marBottom w:val="0"/>
      <w:divBdr>
        <w:top w:val="none" w:sz="0" w:space="0" w:color="auto"/>
        <w:left w:val="none" w:sz="0" w:space="0" w:color="auto"/>
        <w:bottom w:val="none" w:sz="0" w:space="0" w:color="auto"/>
        <w:right w:val="none" w:sz="0" w:space="0" w:color="auto"/>
      </w:divBdr>
    </w:div>
    <w:div w:id="52388548">
      <w:bodyDiv w:val="1"/>
      <w:marLeft w:val="0"/>
      <w:marRight w:val="0"/>
      <w:marTop w:val="0"/>
      <w:marBottom w:val="0"/>
      <w:divBdr>
        <w:top w:val="none" w:sz="0" w:space="0" w:color="auto"/>
        <w:left w:val="none" w:sz="0" w:space="0" w:color="auto"/>
        <w:bottom w:val="none" w:sz="0" w:space="0" w:color="auto"/>
        <w:right w:val="none" w:sz="0" w:space="0" w:color="auto"/>
      </w:divBdr>
    </w:div>
    <w:div w:id="52429088">
      <w:bodyDiv w:val="1"/>
      <w:marLeft w:val="0"/>
      <w:marRight w:val="0"/>
      <w:marTop w:val="0"/>
      <w:marBottom w:val="0"/>
      <w:divBdr>
        <w:top w:val="none" w:sz="0" w:space="0" w:color="auto"/>
        <w:left w:val="none" w:sz="0" w:space="0" w:color="auto"/>
        <w:bottom w:val="none" w:sz="0" w:space="0" w:color="auto"/>
        <w:right w:val="none" w:sz="0" w:space="0" w:color="auto"/>
      </w:divBdr>
    </w:div>
    <w:div w:id="54352296">
      <w:bodyDiv w:val="1"/>
      <w:marLeft w:val="0"/>
      <w:marRight w:val="0"/>
      <w:marTop w:val="0"/>
      <w:marBottom w:val="0"/>
      <w:divBdr>
        <w:top w:val="none" w:sz="0" w:space="0" w:color="auto"/>
        <w:left w:val="none" w:sz="0" w:space="0" w:color="auto"/>
        <w:bottom w:val="none" w:sz="0" w:space="0" w:color="auto"/>
        <w:right w:val="none" w:sz="0" w:space="0" w:color="auto"/>
      </w:divBdr>
    </w:div>
    <w:div w:id="60950785">
      <w:bodyDiv w:val="1"/>
      <w:marLeft w:val="0"/>
      <w:marRight w:val="0"/>
      <w:marTop w:val="0"/>
      <w:marBottom w:val="0"/>
      <w:divBdr>
        <w:top w:val="none" w:sz="0" w:space="0" w:color="auto"/>
        <w:left w:val="none" w:sz="0" w:space="0" w:color="auto"/>
        <w:bottom w:val="none" w:sz="0" w:space="0" w:color="auto"/>
        <w:right w:val="none" w:sz="0" w:space="0" w:color="auto"/>
      </w:divBdr>
    </w:div>
    <w:div w:id="64766806">
      <w:bodyDiv w:val="1"/>
      <w:marLeft w:val="0"/>
      <w:marRight w:val="0"/>
      <w:marTop w:val="0"/>
      <w:marBottom w:val="0"/>
      <w:divBdr>
        <w:top w:val="none" w:sz="0" w:space="0" w:color="auto"/>
        <w:left w:val="none" w:sz="0" w:space="0" w:color="auto"/>
        <w:bottom w:val="none" w:sz="0" w:space="0" w:color="auto"/>
        <w:right w:val="none" w:sz="0" w:space="0" w:color="auto"/>
      </w:divBdr>
    </w:div>
    <w:div w:id="64839940">
      <w:bodyDiv w:val="1"/>
      <w:marLeft w:val="0"/>
      <w:marRight w:val="0"/>
      <w:marTop w:val="0"/>
      <w:marBottom w:val="0"/>
      <w:divBdr>
        <w:top w:val="none" w:sz="0" w:space="0" w:color="auto"/>
        <w:left w:val="none" w:sz="0" w:space="0" w:color="auto"/>
        <w:bottom w:val="none" w:sz="0" w:space="0" w:color="auto"/>
        <w:right w:val="none" w:sz="0" w:space="0" w:color="auto"/>
      </w:divBdr>
    </w:div>
    <w:div w:id="66342293">
      <w:bodyDiv w:val="1"/>
      <w:marLeft w:val="0"/>
      <w:marRight w:val="0"/>
      <w:marTop w:val="0"/>
      <w:marBottom w:val="0"/>
      <w:divBdr>
        <w:top w:val="none" w:sz="0" w:space="0" w:color="auto"/>
        <w:left w:val="none" w:sz="0" w:space="0" w:color="auto"/>
        <w:bottom w:val="none" w:sz="0" w:space="0" w:color="auto"/>
        <w:right w:val="none" w:sz="0" w:space="0" w:color="auto"/>
      </w:divBdr>
    </w:div>
    <w:div w:id="66390184">
      <w:bodyDiv w:val="1"/>
      <w:marLeft w:val="0"/>
      <w:marRight w:val="0"/>
      <w:marTop w:val="0"/>
      <w:marBottom w:val="0"/>
      <w:divBdr>
        <w:top w:val="none" w:sz="0" w:space="0" w:color="auto"/>
        <w:left w:val="none" w:sz="0" w:space="0" w:color="auto"/>
        <w:bottom w:val="none" w:sz="0" w:space="0" w:color="auto"/>
        <w:right w:val="none" w:sz="0" w:space="0" w:color="auto"/>
      </w:divBdr>
    </w:div>
    <w:div w:id="72091924">
      <w:bodyDiv w:val="1"/>
      <w:marLeft w:val="0"/>
      <w:marRight w:val="0"/>
      <w:marTop w:val="0"/>
      <w:marBottom w:val="0"/>
      <w:divBdr>
        <w:top w:val="none" w:sz="0" w:space="0" w:color="auto"/>
        <w:left w:val="none" w:sz="0" w:space="0" w:color="auto"/>
        <w:bottom w:val="none" w:sz="0" w:space="0" w:color="auto"/>
        <w:right w:val="none" w:sz="0" w:space="0" w:color="auto"/>
      </w:divBdr>
    </w:div>
    <w:div w:id="75637004">
      <w:bodyDiv w:val="1"/>
      <w:marLeft w:val="0"/>
      <w:marRight w:val="0"/>
      <w:marTop w:val="0"/>
      <w:marBottom w:val="0"/>
      <w:divBdr>
        <w:top w:val="none" w:sz="0" w:space="0" w:color="auto"/>
        <w:left w:val="none" w:sz="0" w:space="0" w:color="auto"/>
        <w:bottom w:val="none" w:sz="0" w:space="0" w:color="auto"/>
        <w:right w:val="none" w:sz="0" w:space="0" w:color="auto"/>
      </w:divBdr>
      <w:divsChild>
        <w:div w:id="406727303">
          <w:marLeft w:val="0"/>
          <w:marRight w:val="0"/>
          <w:marTop w:val="0"/>
          <w:marBottom w:val="0"/>
          <w:divBdr>
            <w:top w:val="none" w:sz="0" w:space="0" w:color="auto"/>
            <w:left w:val="none" w:sz="0" w:space="0" w:color="auto"/>
            <w:bottom w:val="none" w:sz="0" w:space="0" w:color="auto"/>
            <w:right w:val="none" w:sz="0" w:space="0" w:color="auto"/>
          </w:divBdr>
          <w:divsChild>
            <w:div w:id="1125153794">
              <w:marLeft w:val="0"/>
              <w:marRight w:val="0"/>
              <w:marTop w:val="0"/>
              <w:marBottom w:val="0"/>
              <w:divBdr>
                <w:top w:val="none" w:sz="0" w:space="0" w:color="auto"/>
                <w:left w:val="none" w:sz="0" w:space="0" w:color="auto"/>
                <w:bottom w:val="none" w:sz="0" w:space="0" w:color="auto"/>
                <w:right w:val="none" w:sz="0" w:space="0" w:color="auto"/>
              </w:divBdr>
              <w:divsChild>
                <w:div w:id="1001548806">
                  <w:marLeft w:val="0"/>
                  <w:marRight w:val="0"/>
                  <w:marTop w:val="0"/>
                  <w:marBottom w:val="0"/>
                  <w:divBdr>
                    <w:top w:val="none" w:sz="0" w:space="0" w:color="auto"/>
                    <w:left w:val="none" w:sz="0" w:space="0" w:color="auto"/>
                    <w:bottom w:val="none" w:sz="0" w:space="0" w:color="auto"/>
                    <w:right w:val="none" w:sz="0" w:space="0" w:color="auto"/>
                  </w:divBdr>
                  <w:divsChild>
                    <w:div w:id="1067413710">
                      <w:marLeft w:val="0"/>
                      <w:marRight w:val="0"/>
                      <w:marTop w:val="0"/>
                      <w:marBottom w:val="0"/>
                      <w:divBdr>
                        <w:top w:val="none" w:sz="0" w:space="0" w:color="auto"/>
                        <w:left w:val="none" w:sz="0" w:space="0" w:color="auto"/>
                        <w:bottom w:val="none" w:sz="0" w:space="0" w:color="auto"/>
                        <w:right w:val="none" w:sz="0" w:space="0" w:color="auto"/>
                      </w:divBdr>
                      <w:divsChild>
                        <w:div w:id="1950508488">
                          <w:marLeft w:val="0"/>
                          <w:marRight w:val="0"/>
                          <w:marTop w:val="0"/>
                          <w:marBottom w:val="0"/>
                          <w:divBdr>
                            <w:top w:val="none" w:sz="0" w:space="0" w:color="auto"/>
                            <w:left w:val="none" w:sz="0" w:space="0" w:color="auto"/>
                            <w:bottom w:val="none" w:sz="0" w:space="0" w:color="auto"/>
                            <w:right w:val="none" w:sz="0" w:space="0" w:color="auto"/>
                          </w:divBdr>
                          <w:divsChild>
                            <w:div w:id="159154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23654">
      <w:bodyDiv w:val="1"/>
      <w:marLeft w:val="0"/>
      <w:marRight w:val="0"/>
      <w:marTop w:val="0"/>
      <w:marBottom w:val="0"/>
      <w:divBdr>
        <w:top w:val="none" w:sz="0" w:space="0" w:color="auto"/>
        <w:left w:val="none" w:sz="0" w:space="0" w:color="auto"/>
        <w:bottom w:val="none" w:sz="0" w:space="0" w:color="auto"/>
        <w:right w:val="none" w:sz="0" w:space="0" w:color="auto"/>
      </w:divBdr>
    </w:div>
    <w:div w:id="82725157">
      <w:bodyDiv w:val="1"/>
      <w:marLeft w:val="0"/>
      <w:marRight w:val="0"/>
      <w:marTop w:val="0"/>
      <w:marBottom w:val="0"/>
      <w:divBdr>
        <w:top w:val="none" w:sz="0" w:space="0" w:color="auto"/>
        <w:left w:val="none" w:sz="0" w:space="0" w:color="auto"/>
        <w:bottom w:val="none" w:sz="0" w:space="0" w:color="auto"/>
        <w:right w:val="none" w:sz="0" w:space="0" w:color="auto"/>
      </w:divBdr>
    </w:div>
    <w:div w:id="93137624">
      <w:bodyDiv w:val="1"/>
      <w:marLeft w:val="0"/>
      <w:marRight w:val="0"/>
      <w:marTop w:val="0"/>
      <w:marBottom w:val="0"/>
      <w:divBdr>
        <w:top w:val="none" w:sz="0" w:space="0" w:color="auto"/>
        <w:left w:val="none" w:sz="0" w:space="0" w:color="auto"/>
        <w:bottom w:val="none" w:sz="0" w:space="0" w:color="auto"/>
        <w:right w:val="none" w:sz="0" w:space="0" w:color="auto"/>
      </w:divBdr>
    </w:div>
    <w:div w:id="95055129">
      <w:bodyDiv w:val="1"/>
      <w:marLeft w:val="0"/>
      <w:marRight w:val="0"/>
      <w:marTop w:val="0"/>
      <w:marBottom w:val="0"/>
      <w:divBdr>
        <w:top w:val="none" w:sz="0" w:space="0" w:color="auto"/>
        <w:left w:val="none" w:sz="0" w:space="0" w:color="auto"/>
        <w:bottom w:val="none" w:sz="0" w:space="0" w:color="auto"/>
        <w:right w:val="none" w:sz="0" w:space="0" w:color="auto"/>
      </w:divBdr>
    </w:div>
    <w:div w:id="113140074">
      <w:bodyDiv w:val="1"/>
      <w:marLeft w:val="0"/>
      <w:marRight w:val="0"/>
      <w:marTop w:val="0"/>
      <w:marBottom w:val="0"/>
      <w:divBdr>
        <w:top w:val="none" w:sz="0" w:space="0" w:color="auto"/>
        <w:left w:val="none" w:sz="0" w:space="0" w:color="auto"/>
        <w:bottom w:val="none" w:sz="0" w:space="0" w:color="auto"/>
        <w:right w:val="none" w:sz="0" w:space="0" w:color="auto"/>
      </w:divBdr>
      <w:divsChild>
        <w:div w:id="62678003">
          <w:marLeft w:val="0"/>
          <w:marRight w:val="0"/>
          <w:marTop w:val="0"/>
          <w:marBottom w:val="0"/>
          <w:divBdr>
            <w:top w:val="none" w:sz="0" w:space="0" w:color="auto"/>
            <w:left w:val="none" w:sz="0" w:space="0" w:color="auto"/>
            <w:bottom w:val="none" w:sz="0" w:space="0" w:color="auto"/>
            <w:right w:val="none" w:sz="0" w:space="0" w:color="auto"/>
          </w:divBdr>
          <w:divsChild>
            <w:div w:id="16072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8718">
      <w:bodyDiv w:val="1"/>
      <w:marLeft w:val="0"/>
      <w:marRight w:val="0"/>
      <w:marTop w:val="0"/>
      <w:marBottom w:val="0"/>
      <w:divBdr>
        <w:top w:val="none" w:sz="0" w:space="0" w:color="auto"/>
        <w:left w:val="none" w:sz="0" w:space="0" w:color="auto"/>
        <w:bottom w:val="none" w:sz="0" w:space="0" w:color="auto"/>
        <w:right w:val="none" w:sz="0" w:space="0" w:color="auto"/>
      </w:divBdr>
    </w:div>
    <w:div w:id="117380722">
      <w:bodyDiv w:val="1"/>
      <w:marLeft w:val="0"/>
      <w:marRight w:val="0"/>
      <w:marTop w:val="0"/>
      <w:marBottom w:val="0"/>
      <w:divBdr>
        <w:top w:val="none" w:sz="0" w:space="0" w:color="auto"/>
        <w:left w:val="none" w:sz="0" w:space="0" w:color="auto"/>
        <w:bottom w:val="none" w:sz="0" w:space="0" w:color="auto"/>
        <w:right w:val="none" w:sz="0" w:space="0" w:color="auto"/>
      </w:divBdr>
    </w:div>
    <w:div w:id="123355917">
      <w:bodyDiv w:val="1"/>
      <w:marLeft w:val="0"/>
      <w:marRight w:val="0"/>
      <w:marTop w:val="0"/>
      <w:marBottom w:val="0"/>
      <w:divBdr>
        <w:top w:val="none" w:sz="0" w:space="0" w:color="auto"/>
        <w:left w:val="none" w:sz="0" w:space="0" w:color="auto"/>
        <w:bottom w:val="none" w:sz="0" w:space="0" w:color="auto"/>
        <w:right w:val="none" w:sz="0" w:space="0" w:color="auto"/>
      </w:divBdr>
    </w:div>
    <w:div w:id="125053427">
      <w:bodyDiv w:val="1"/>
      <w:marLeft w:val="0"/>
      <w:marRight w:val="0"/>
      <w:marTop w:val="0"/>
      <w:marBottom w:val="0"/>
      <w:divBdr>
        <w:top w:val="none" w:sz="0" w:space="0" w:color="auto"/>
        <w:left w:val="none" w:sz="0" w:space="0" w:color="auto"/>
        <w:bottom w:val="none" w:sz="0" w:space="0" w:color="auto"/>
        <w:right w:val="none" w:sz="0" w:space="0" w:color="auto"/>
      </w:divBdr>
    </w:div>
    <w:div w:id="129519424">
      <w:bodyDiv w:val="1"/>
      <w:marLeft w:val="0"/>
      <w:marRight w:val="0"/>
      <w:marTop w:val="0"/>
      <w:marBottom w:val="0"/>
      <w:divBdr>
        <w:top w:val="none" w:sz="0" w:space="0" w:color="auto"/>
        <w:left w:val="none" w:sz="0" w:space="0" w:color="auto"/>
        <w:bottom w:val="none" w:sz="0" w:space="0" w:color="auto"/>
        <w:right w:val="none" w:sz="0" w:space="0" w:color="auto"/>
      </w:divBdr>
    </w:div>
    <w:div w:id="133915474">
      <w:bodyDiv w:val="1"/>
      <w:marLeft w:val="0"/>
      <w:marRight w:val="0"/>
      <w:marTop w:val="0"/>
      <w:marBottom w:val="0"/>
      <w:divBdr>
        <w:top w:val="none" w:sz="0" w:space="0" w:color="auto"/>
        <w:left w:val="none" w:sz="0" w:space="0" w:color="auto"/>
        <w:bottom w:val="none" w:sz="0" w:space="0" w:color="auto"/>
        <w:right w:val="none" w:sz="0" w:space="0" w:color="auto"/>
      </w:divBdr>
    </w:div>
    <w:div w:id="139733916">
      <w:bodyDiv w:val="1"/>
      <w:marLeft w:val="0"/>
      <w:marRight w:val="0"/>
      <w:marTop w:val="0"/>
      <w:marBottom w:val="0"/>
      <w:divBdr>
        <w:top w:val="none" w:sz="0" w:space="0" w:color="auto"/>
        <w:left w:val="none" w:sz="0" w:space="0" w:color="auto"/>
        <w:bottom w:val="none" w:sz="0" w:space="0" w:color="auto"/>
        <w:right w:val="none" w:sz="0" w:space="0" w:color="auto"/>
      </w:divBdr>
    </w:div>
    <w:div w:id="143595214">
      <w:bodyDiv w:val="1"/>
      <w:marLeft w:val="0"/>
      <w:marRight w:val="0"/>
      <w:marTop w:val="0"/>
      <w:marBottom w:val="0"/>
      <w:divBdr>
        <w:top w:val="none" w:sz="0" w:space="0" w:color="auto"/>
        <w:left w:val="none" w:sz="0" w:space="0" w:color="auto"/>
        <w:bottom w:val="none" w:sz="0" w:space="0" w:color="auto"/>
        <w:right w:val="none" w:sz="0" w:space="0" w:color="auto"/>
      </w:divBdr>
    </w:div>
    <w:div w:id="145323688">
      <w:bodyDiv w:val="1"/>
      <w:marLeft w:val="0"/>
      <w:marRight w:val="0"/>
      <w:marTop w:val="0"/>
      <w:marBottom w:val="0"/>
      <w:divBdr>
        <w:top w:val="none" w:sz="0" w:space="0" w:color="auto"/>
        <w:left w:val="none" w:sz="0" w:space="0" w:color="auto"/>
        <w:bottom w:val="none" w:sz="0" w:space="0" w:color="auto"/>
        <w:right w:val="none" w:sz="0" w:space="0" w:color="auto"/>
      </w:divBdr>
    </w:div>
    <w:div w:id="145439743">
      <w:bodyDiv w:val="1"/>
      <w:marLeft w:val="0"/>
      <w:marRight w:val="0"/>
      <w:marTop w:val="0"/>
      <w:marBottom w:val="0"/>
      <w:divBdr>
        <w:top w:val="none" w:sz="0" w:space="0" w:color="auto"/>
        <w:left w:val="none" w:sz="0" w:space="0" w:color="auto"/>
        <w:bottom w:val="none" w:sz="0" w:space="0" w:color="auto"/>
        <w:right w:val="none" w:sz="0" w:space="0" w:color="auto"/>
      </w:divBdr>
    </w:div>
    <w:div w:id="149100286">
      <w:bodyDiv w:val="1"/>
      <w:marLeft w:val="0"/>
      <w:marRight w:val="0"/>
      <w:marTop w:val="0"/>
      <w:marBottom w:val="0"/>
      <w:divBdr>
        <w:top w:val="none" w:sz="0" w:space="0" w:color="auto"/>
        <w:left w:val="none" w:sz="0" w:space="0" w:color="auto"/>
        <w:bottom w:val="none" w:sz="0" w:space="0" w:color="auto"/>
        <w:right w:val="none" w:sz="0" w:space="0" w:color="auto"/>
      </w:divBdr>
    </w:div>
    <w:div w:id="156505070">
      <w:bodyDiv w:val="1"/>
      <w:marLeft w:val="0"/>
      <w:marRight w:val="0"/>
      <w:marTop w:val="0"/>
      <w:marBottom w:val="0"/>
      <w:divBdr>
        <w:top w:val="none" w:sz="0" w:space="0" w:color="auto"/>
        <w:left w:val="none" w:sz="0" w:space="0" w:color="auto"/>
        <w:bottom w:val="none" w:sz="0" w:space="0" w:color="auto"/>
        <w:right w:val="none" w:sz="0" w:space="0" w:color="auto"/>
      </w:divBdr>
    </w:div>
    <w:div w:id="161506834">
      <w:bodyDiv w:val="1"/>
      <w:marLeft w:val="0"/>
      <w:marRight w:val="0"/>
      <w:marTop w:val="0"/>
      <w:marBottom w:val="0"/>
      <w:divBdr>
        <w:top w:val="none" w:sz="0" w:space="0" w:color="auto"/>
        <w:left w:val="none" w:sz="0" w:space="0" w:color="auto"/>
        <w:bottom w:val="none" w:sz="0" w:space="0" w:color="auto"/>
        <w:right w:val="none" w:sz="0" w:space="0" w:color="auto"/>
      </w:divBdr>
    </w:div>
    <w:div w:id="161898836">
      <w:bodyDiv w:val="1"/>
      <w:marLeft w:val="0"/>
      <w:marRight w:val="0"/>
      <w:marTop w:val="0"/>
      <w:marBottom w:val="0"/>
      <w:divBdr>
        <w:top w:val="none" w:sz="0" w:space="0" w:color="auto"/>
        <w:left w:val="none" w:sz="0" w:space="0" w:color="auto"/>
        <w:bottom w:val="none" w:sz="0" w:space="0" w:color="auto"/>
        <w:right w:val="none" w:sz="0" w:space="0" w:color="auto"/>
      </w:divBdr>
    </w:div>
    <w:div w:id="162815852">
      <w:bodyDiv w:val="1"/>
      <w:marLeft w:val="0"/>
      <w:marRight w:val="0"/>
      <w:marTop w:val="0"/>
      <w:marBottom w:val="0"/>
      <w:divBdr>
        <w:top w:val="none" w:sz="0" w:space="0" w:color="auto"/>
        <w:left w:val="none" w:sz="0" w:space="0" w:color="auto"/>
        <w:bottom w:val="none" w:sz="0" w:space="0" w:color="auto"/>
        <w:right w:val="none" w:sz="0" w:space="0" w:color="auto"/>
      </w:divBdr>
    </w:div>
    <w:div w:id="163666139">
      <w:bodyDiv w:val="1"/>
      <w:marLeft w:val="0"/>
      <w:marRight w:val="0"/>
      <w:marTop w:val="0"/>
      <w:marBottom w:val="0"/>
      <w:divBdr>
        <w:top w:val="none" w:sz="0" w:space="0" w:color="auto"/>
        <w:left w:val="none" w:sz="0" w:space="0" w:color="auto"/>
        <w:bottom w:val="none" w:sz="0" w:space="0" w:color="auto"/>
        <w:right w:val="none" w:sz="0" w:space="0" w:color="auto"/>
      </w:divBdr>
    </w:div>
    <w:div w:id="168453221">
      <w:bodyDiv w:val="1"/>
      <w:marLeft w:val="0"/>
      <w:marRight w:val="0"/>
      <w:marTop w:val="0"/>
      <w:marBottom w:val="0"/>
      <w:divBdr>
        <w:top w:val="none" w:sz="0" w:space="0" w:color="auto"/>
        <w:left w:val="none" w:sz="0" w:space="0" w:color="auto"/>
        <w:bottom w:val="none" w:sz="0" w:space="0" w:color="auto"/>
        <w:right w:val="none" w:sz="0" w:space="0" w:color="auto"/>
      </w:divBdr>
    </w:div>
    <w:div w:id="169610810">
      <w:bodyDiv w:val="1"/>
      <w:marLeft w:val="0"/>
      <w:marRight w:val="0"/>
      <w:marTop w:val="0"/>
      <w:marBottom w:val="0"/>
      <w:divBdr>
        <w:top w:val="none" w:sz="0" w:space="0" w:color="auto"/>
        <w:left w:val="none" w:sz="0" w:space="0" w:color="auto"/>
        <w:bottom w:val="none" w:sz="0" w:space="0" w:color="auto"/>
        <w:right w:val="none" w:sz="0" w:space="0" w:color="auto"/>
      </w:divBdr>
    </w:div>
    <w:div w:id="171648323">
      <w:bodyDiv w:val="1"/>
      <w:marLeft w:val="0"/>
      <w:marRight w:val="0"/>
      <w:marTop w:val="0"/>
      <w:marBottom w:val="0"/>
      <w:divBdr>
        <w:top w:val="none" w:sz="0" w:space="0" w:color="auto"/>
        <w:left w:val="none" w:sz="0" w:space="0" w:color="auto"/>
        <w:bottom w:val="none" w:sz="0" w:space="0" w:color="auto"/>
        <w:right w:val="none" w:sz="0" w:space="0" w:color="auto"/>
      </w:divBdr>
    </w:div>
    <w:div w:id="172569931">
      <w:bodyDiv w:val="1"/>
      <w:marLeft w:val="0"/>
      <w:marRight w:val="0"/>
      <w:marTop w:val="0"/>
      <w:marBottom w:val="0"/>
      <w:divBdr>
        <w:top w:val="none" w:sz="0" w:space="0" w:color="auto"/>
        <w:left w:val="none" w:sz="0" w:space="0" w:color="auto"/>
        <w:bottom w:val="none" w:sz="0" w:space="0" w:color="auto"/>
        <w:right w:val="none" w:sz="0" w:space="0" w:color="auto"/>
      </w:divBdr>
    </w:div>
    <w:div w:id="177619791">
      <w:bodyDiv w:val="1"/>
      <w:marLeft w:val="0"/>
      <w:marRight w:val="0"/>
      <w:marTop w:val="0"/>
      <w:marBottom w:val="0"/>
      <w:divBdr>
        <w:top w:val="none" w:sz="0" w:space="0" w:color="auto"/>
        <w:left w:val="none" w:sz="0" w:space="0" w:color="auto"/>
        <w:bottom w:val="none" w:sz="0" w:space="0" w:color="auto"/>
        <w:right w:val="none" w:sz="0" w:space="0" w:color="auto"/>
      </w:divBdr>
    </w:div>
    <w:div w:id="180168881">
      <w:bodyDiv w:val="1"/>
      <w:marLeft w:val="0"/>
      <w:marRight w:val="0"/>
      <w:marTop w:val="0"/>
      <w:marBottom w:val="0"/>
      <w:divBdr>
        <w:top w:val="none" w:sz="0" w:space="0" w:color="auto"/>
        <w:left w:val="none" w:sz="0" w:space="0" w:color="auto"/>
        <w:bottom w:val="none" w:sz="0" w:space="0" w:color="auto"/>
        <w:right w:val="none" w:sz="0" w:space="0" w:color="auto"/>
      </w:divBdr>
    </w:div>
    <w:div w:id="180707131">
      <w:bodyDiv w:val="1"/>
      <w:marLeft w:val="0"/>
      <w:marRight w:val="0"/>
      <w:marTop w:val="0"/>
      <w:marBottom w:val="0"/>
      <w:divBdr>
        <w:top w:val="none" w:sz="0" w:space="0" w:color="auto"/>
        <w:left w:val="none" w:sz="0" w:space="0" w:color="auto"/>
        <w:bottom w:val="none" w:sz="0" w:space="0" w:color="auto"/>
        <w:right w:val="none" w:sz="0" w:space="0" w:color="auto"/>
      </w:divBdr>
    </w:div>
    <w:div w:id="182209133">
      <w:bodyDiv w:val="1"/>
      <w:marLeft w:val="0"/>
      <w:marRight w:val="0"/>
      <w:marTop w:val="0"/>
      <w:marBottom w:val="0"/>
      <w:divBdr>
        <w:top w:val="none" w:sz="0" w:space="0" w:color="auto"/>
        <w:left w:val="none" w:sz="0" w:space="0" w:color="auto"/>
        <w:bottom w:val="none" w:sz="0" w:space="0" w:color="auto"/>
        <w:right w:val="none" w:sz="0" w:space="0" w:color="auto"/>
      </w:divBdr>
    </w:div>
    <w:div w:id="190071589">
      <w:bodyDiv w:val="1"/>
      <w:marLeft w:val="0"/>
      <w:marRight w:val="0"/>
      <w:marTop w:val="0"/>
      <w:marBottom w:val="0"/>
      <w:divBdr>
        <w:top w:val="none" w:sz="0" w:space="0" w:color="auto"/>
        <w:left w:val="none" w:sz="0" w:space="0" w:color="auto"/>
        <w:bottom w:val="none" w:sz="0" w:space="0" w:color="auto"/>
        <w:right w:val="none" w:sz="0" w:space="0" w:color="auto"/>
      </w:divBdr>
    </w:div>
    <w:div w:id="190269366">
      <w:bodyDiv w:val="1"/>
      <w:marLeft w:val="0"/>
      <w:marRight w:val="0"/>
      <w:marTop w:val="0"/>
      <w:marBottom w:val="0"/>
      <w:divBdr>
        <w:top w:val="none" w:sz="0" w:space="0" w:color="auto"/>
        <w:left w:val="none" w:sz="0" w:space="0" w:color="auto"/>
        <w:bottom w:val="none" w:sz="0" w:space="0" w:color="auto"/>
        <w:right w:val="none" w:sz="0" w:space="0" w:color="auto"/>
      </w:divBdr>
    </w:div>
    <w:div w:id="190343920">
      <w:bodyDiv w:val="1"/>
      <w:marLeft w:val="0"/>
      <w:marRight w:val="0"/>
      <w:marTop w:val="0"/>
      <w:marBottom w:val="0"/>
      <w:divBdr>
        <w:top w:val="none" w:sz="0" w:space="0" w:color="auto"/>
        <w:left w:val="none" w:sz="0" w:space="0" w:color="auto"/>
        <w:bottom w:val="none" w:sz="0" w:space="0" w:color="auto"/>
        <w:right w:val="none" w:sz="0" w:space="0" w:color="auto"/>
      </w:divBdr>
    </w:div>
    <w:div w:id="190609727">
      <w:bodyDiv w:val="1"/>
      <w:marLeft w:val="0"/>
      <w:marRight w:val="0"/>
      <w:marTop w:val="0"/>
      <w:marBottom w:val="0"/>
      <w:divBdr>
        <w:top w:val="none" w:sz="0" w:space="0" w:color="auto"/>
        <w:left w:val="none" w:sz="0" w:space="0" w:color="auto"/>
        <w:bottom w:val="none" w:sz="0" w:space="0" w:color="auto"/>
        <w:right w:val="none" w:sz="0" w:space="0" w:color="auto"/>
      </w:divBdr>
    </w:div>
    <w:div w:id="190925314">
      <w:bodyDiv w:val="1"/>
      <w:marLeft w:val="0"/>
      <w:marRight w:val="0"/>
      <w:marTop w:val="0"/>
      <w:marBottom w:val="0"/>
      <w:divBdr>
        <w:top w:val="none" w:sz="0" w:space="0" w:color="auto"/>
        <w:left w:val="none" w:sz="0" w:space="0" w:color="auto"/>
        <w:bottom w:val="none" w:sz="0" w:space="0" w:color="auto"/>
        <w:right w:val="none" w:sz="0" w:space="0" w:color="auto"/>
      </w:divBdr>
    </w:div>
    <w:div w:id="204175302">
      <w:bodyDiv w:val="1"/>
      <w:marLeft w:val="0"/>
      <w:marRight w:val="0"/>
      <w:marTop w:val="0"/>
      <w:marBottom w:val="0"/>
      <w:divBdr>
        <w:top w:val="none" w:sz="0" w:space="0" w:color="auto"/>
        <w:left w:val="none" w:sz="0" w:space="0" w:color="auto"/>
        <w:bottom w:val="none" w:sz="0" w:space="0" w:color="auto"/>
        <w:right w:val="none" w:sz="0" w:space="0" w:color="auto"/>
      </w:divBdr>
    </w:div>
    <w:div w:id="204610437">
      <w:bodyDiv w:val="1"/>
      <w:marLeft w:val="0"/>
      <w:marRight w:val="0"/>
      <w:marTop w:val="0"/>
      <w:marBottom w:val="0"/>
      <w:divBdr>
        <w:top w:val="none" w:sz="0" w:space="0" w:color="auto"/>
        <w:left w:val="none" w:sz="0" w:space="0" w:color="auto"/>
        <w:bottom w:val="none" w:sz="0" w:space="0" w:color="auto"/>
        <w:right w:val="none" w:sz="0" w:space="0" w:color="auto"/>
      </w:divBdr>
    </w:div>
    <w:div w:id="204800770">
      <w:bodyDiv w:val="1"/>
      <w:marLeft w:val="0"/>
      <w:marRight w:val="0"/>
      <w:marTop w:val="0"/>
      <w:marBottom w:val="0"/>
      <w:divBdr>
        <w:top w:val="none" w:sz="0" w:space="0" w:color="auto"/>
        <w:left w:val="none" w:sz="0" w:space="0" w:color="auto"/>
        <w:bottom w:val="none" w:sz="0" w:space="0" w:color="auto"/>
        <w:right w:val="none" w:sz="0" w:space="0" w:color="auto"/>
      </w:divBdr>
    </w:div>
    <w:div w:id="204950801">
      <w:bodyDiv w:val="1"/>
      <w:marLeft w:val="0"/>
      <w:marRight w:val="0"/>
      <w:marTop w:val="0"/>
      <w:marBottom w:val="0"/>
      <w:divBdr>
        <w:top w:val="none" w:sz="0" w:space="0" w:color="auto"/>
        <w:left w:val="none" w:sz="0" w:space="0" w:color="auto"/>
        <w:bottom w:val="none" w:sz="0" w:space="0" w:color="auto"/>
        <w:right w:val="none" w:sz="0" w:space="0" w:color="auto"/>
      </w:divBdr>
    </w:div>
    <w:div w:id="206840982">
      <w:bodyDiv w:val="1"/>
      <w:marLeft w:val="0"/>
      <w:marRight w:val="0"/>
      <w:marTop w:val="0"/>
      <w:marBottom w:val="0"/>
      <w:divBdr>
        <w:top w:val="none" w:sz="0" w:space="0" w:color="auto"/>
        <w:left w:val="none" w:sz="0" w:space="0" w:color="auto"/>
        <w:bottom w:val="none" w:sz="0" w:space="0" w:color="auto"/>
        <w:right w:val="none" w:sz="0" w:space="0" w:color="auto"/>
      </w:divBdr>
    </w:div>
    <w:div w:id="207958935">
      <w:bodyDiv w:val="1"/>
      <w:marLeft w:val="0"/>
      <w:marRight w:val="0"/>
      <w:marTop w:val="0"/>
      <w:marBottom w:val="0"/>
      <w:divBdr>
        <w:top w:val="none" w:sz="0" w:space="0" w:color="auto"/>
        <w:left w:val="none" w:sz="0" w:space="0" w:color="auto"/>
        <w:bottom w:val="none" w:sz="0" w:space="0" w:color="auto"/>
        <w:right w:val="none" w:sz="0" w:space="0" w:color="auto"/>
      </w:divBdr>
    </w:div>
    <w:div w:id="213276656">
      <w:bodyDiv w:val="1"/>
      <w:marLeft w:val="0"/>
      <w:marRight w:val="0"/>
      <w:marTop w:val="0"/>
      <w:marBottom w:val="0"/>
      <w:divBdr>
        <w:top w:val="none" w:sz="0" w:space="0" w:color="auto"/>
        <w:left w:val="none" w:sz="0" w:space="0" w:color="auto"/>
        <w:bottom w:val="none" w:sz="0" w:space="0" w:color="auto"/>
        <w:right w:val="none" w:sz="0" w:space="0" w:color="auto"/>
      </w:divBdr>
    </w:div>
    <w:div w:id="217135858">
      <w:bodyDiv w:val="1"/>
      <w:marLeft w:val="0"/>
      <w:marRight w:val="0"/>
      <w:marTop w:val="0"/>
      <w:marBottom w:val="0"/>
      <w:divBdr>
        <w:top w:val="none" w:sz="0" w:space="0" w:color="auto"/>
        <w:left w:val="none" w:sz="0" w:space="0" w:color="auto"/>
        <w:bottom w:val="none" w:sz="0" w:space="0" w:color="auto"/>
        <w:right w:val="none" w:sz="0" w:space="0" w:color="auto"/>
      </w:divBdr>
    </w:div>
    <w:div w:id="221719164">
      <w:bodyDiv w:val="1"/>
      <w:marLeft w:val="0"/>
      <w:marRight w:val="0"/>
      <w:marTop w:val="0"/>
      <w:marBottom w:val="0"/>
      <w:divBdr>
        <w:top w:val="none" w:sz="0" w:space="0" w:color="auto"/>
        <w:left w:val="none" w:sz="0" w:space="0" w:color="auto"/>
        <w:bottom w:val="none" w:sz="0" w:space="0" w:color="auto"/>
        <w:right w:val="none" w:sz="0" w:space="0" w:color="auto"/>
      </w:divBdr>
    </w:div>
    <w:div w:id="224030375">
      <w:bodyDiv w:val="1"/>
      <w:marLeft w:val="0"/>
      <w:marRight w:val="0"/>
      <w:marTop w:val="0"/>
      <w:marBottom w:val="0"/>
      <w:divBdr>
        <w:top w:val="none" w:sz="0" w:space="0" w:color="auto"/>
        <w:left w:val="none" w:sz="0" w:space="0" w:color="auto"/>
        <w:bottom w:val="none" w:sz="0" w:space="0" w:color="auto"/>
        <w:right w:val="none" w:sz="0" w:space="0" w:color="auto"/>
      </w:divBdr>
    </w:div>
    <w:div w:id="224920776">
      <w:bodyDiv w:val="1"/>
      <w:marLeft w:val="0"/>
      <w:marRight w:val="0"/>
      <w:marTop w:val="0"/>
      <w:marBottom w:val="0"/>
      <w:divBdr>
        <w:top w:val="none" w:sz="0" w:space="0" w:color="auto"/>
        <w:left w:val="none" w:sz="0" w:space="0" w:color="auto"/>
        <w:bottom w:val="none" w:sz="0" w:space="0" w:color="auto"/>
        <w:right w:val="none" w:sz="0" w:space="0" w:color="auto"/>
      </w:divBdr>
    </w:div>
    <w:div w:id="225459337">
      <w:bodyDiv w:val="1"/>
      <w:marLeft w:val="0"/>
      <w:marRight w:val="0"/>
      <w:marTop w:val="0"/>
      <w:marBottom w:val="0"/>
      <w:divBdr>
        <w:top w:val="none" w:sz="0" w:space="0" w:color="auto"/>
        <w:left w:val="none" w:sz="0" w:space="0" w:color="auto"/>
        <w:bottom w:val="none" w:sz="0" w:space="0" w:color="auto"/>
        <w:right w:val="none" w:sz="0" w:space="0" w:color="auto"/>
      </w:divBdr>
    </w:div>
    <w:div w:id="229508862">
      <w:bodyDiv w:val="1"/>
      <w:marLeft w:val="0"/>
      <w:marRight w:val="0"/>
      <w:marTop w:val="0"/>
      <w:marBottom w:val="0"/>
      <w:divBdr>
        <w:top w:val="none" w:sz="0" w:space="0" w:color="auto"/>
        <w:left w:val="none" w:sz="0" w:space="0" w:color="auto"/>
        <w:bottom w:val="none" w:sz="0" w:space="0" w:color="auto"/>
        <w:right w:val="none" w:sz="0" w:space="0" w:color="auto"/>
      </w:divBdr>
    </w:div>
    <w:div w:id="230311493">
      <w:bodyDiv w:val="1"/>
      <w:marLeft w:val="0"/>
      <w:marRight w:val="0"/>
      <w:marTop w:val="0"/>
      <w:marBottom w:val="0"/>
      <w:divBdr>
        <w:top w:val="none" w:sz="0" w:space="0" w:color="auto"/>
        <w:left w:val="none" w:sz="0" w:space="0" w:color="auto"/>
        <w:bottom w:val="none" w:sz="0" w:space="0" w:color="auto"/>
        <w:right w:val="none" w:sz="0" w:space="0" w:color="auto"/>
      </w:divBdr>
    </w:div>
    <w:div w:id="230968027">
      <w:bodyDiv w:val="1"/>
      <w:marLeft w:val="0"/>
      <w:marRight w:val="0"/>
      <w:marTop w:val="0"/>
      <w:marBottom w:val="0"/>
      <w:divBdr>
        <w:top w:val="none" w:sz="0" w:space="0" w:color="auto"/>
        <w:left w:val="none" w:sz="0" w:space="0" w:color="auto"/>
        <w:bottom w:val="none" w:sz="0" w:space="0" w:color="auto"/>
        <w:right w:val="none" w:sz="0" w:space="0" w:color="auto"/>
      </w:divBdr>
      <w:divsChild>
        <w:div w:id="4526376">
          <w:marLeft w:val="0"/>
          <w:marRight w:val="0"/>
          <w:marTop w:val="0"/>
          <w:marBottom w:val="0"/>
          <w:divBdr>
            <w:top w:val="none" w:sz="0" w:space="0" w:color="auto"/>
            <w:left w:val="none" w:sz="0" w:space="0" w:color="auto"/>
            <w:bottom w:val="none" w:sz="0" w:space="0" w:color="auto"/>
            <w:right w:val="none" w:sz="0" w:space="0" w:color="auto"/>
          </w:divBdr>
          <w:divsChild>
            <w:div w:id="781800634">
              <w:marLeft w:val="0"/>
              <w:marRight w:val="0"/>
              <w:marTop w:val="0"/>
              <w:marBottom w:val="0"/>
              <w:divBdr>
                <w:top w:val="none" w:sz="0" w:space="0" w:color="auto"/>
                <w:left w:val="none" w:sz="0" w:space="0" w:color="auto"/>
                <w:bottom w:val="none" w:sz="0" w:space="0" w:color="auto"/>
                <w:right w:val="none" w:sz="0" w:space="0" w:color="auto"/>
              </w:divBdr>
            </w:div>
          </w:divsChild>
        </w:div>
        <w:div w:id="14774267">
          <w:marLeft w:val="0"/>
          <w:marRight w:val="0"/>
          <w:marTop w:val="0"/>
          <w:marBottom w:val="0"/>
          <w:divBdr>
            <w:top w:val="none" w:sz="0" w:space="0" w:color="auto"/>
            <w:left w:val="none" w:sz="0" w:space="0" w:color="auto"/>
            <w:bottom w:val="none" w:sz="0" w:space="0" w:color="auto"/>
            <w:right w:val="none" w:sz="0" w:space="0" w:color="auto"/>
          </w:divBdr>
          <w:divsChild>
            <w:div w:id="442772046">
              <w:marLeft w:val="0"/>
              <w:marRight w:val="0"/>
              <w:marTop w:val="0"/>
              <w:marBottom w:val="0"/>
              <w:divBdr>
                <w:top w:val="none" w:sz="0" w:space="0" w:color="auto"/>
                <w:left w:val="none" w:sz="0" w:space="0" w:color="auto"/>
                <w:bottom w:val="none" w:sz="0" w:space="0" w:color="auto"/>
                <w:right w:val="none" w:sz="0" w:space="0" w:color="auto"/>
              </w:divBdr>
            </w:div>
          </w:divsChild>
        </w:div>
        <w:div w:id="59057746">
          <w:marLeft w:val="0"/>
          <w:marRight w:val="0"/>
          <w:marTop w:val="0"/>
          <w:marBottom w:val="0"/>
          <w:divBdr>
            <w:top w:val="none" w:sz="0" w:space="0" w:color="auto"/>
            <w:left w:val="none" w:sz="0" w:space="0" w:color="auto"/>
            <w:bottom w:val="none" w:sz="0" w:space="0" w:color="auto"/>
            <w:right w:val="none" w:sz="0" w:space="0" w:color="auto"/>
          </w:divBdr>
          <w:divsChild>
            <w:div w:id="571159826">
              <w:marLeft w:val="0"/>
              <w:marRight w:val="0"/>
              <w:marTop w:val="0"/>
              <w:marBottom w:val="0"/>
              <w:divBdr>
                <w:top w:val="none" w:sz="0" w:space="0" w:color="auto"/>
                <w:left w:val="none" w:sz="0" w:space="0" w:color="auto"/>
                <w:bottom w:val="none" w:sz="0" w:space="0" w:color="auto"/>
                <w:right w:val="none" w:sz="0" w:space="0" w:color="auto"/>
              </w:divBdr>
            </w:div>
          </w:divsChild>
        </w:div>
        <w:div w:id="74669684">
          <w:marLeft w:val="0"/>
          <w:marRight w:val="0"/>
          <w:marTop w:val="0"/>
          <w:marBottom w:val="0"/>
          <w:divBdr>
            <w:top w:val="none" w:sz="0" w:space="0" w:color="auto"/>
            <w:left w:val="none" w:sz="0" w:space="0" w:color="auto"/>
            <w:bottom w:val="none" w:sz="0" w:space="0" w:color="auto"/>
            <w:right w:val="none" w:sz="0" w:space="0" w:color="auto"/>
          </w:divBdr>
          <w:divsChild>
            <w:div w:id="480193369">
              <w:marLeft w:val="0"/>
              <w:marRight w:val="0"/>
              <w:marTop w:val="0"/>
              <w:marBottom w:val="0"/>
              <w:divBdr>
                <w:top w:val="none" w:sz="0" w:space="0" w:color="auto"/>
                <w:left w:val="none" w:sz="0" w:space="0" w:color="auto"/>
                <w:bottom w:val="none" w:sz="0" w:space="0" w:color="auto"/>
                <w:right w:val="none" w:sz="0" w:space="0" w:color="auto"/>
              </w:divBdr>
            </w:div>
          </w:divsChild>
        </w:div>
        <w:div w:id="79840558">
          <w:marLeft w:val="0"/>
          <w:marRight w:val="0"/>
          <w:marTop w:val="0"/>
          <w:marBottom w:val="0"/>
          <w:divBdr>
            <w:top w:val="none" w:sz="0" w:space="0" w:color="auto"/>
            <w:left w:val="none" w:sz="0" w:space="0" w:color="auto"/>
            <w:bottom w:val="none" w:sz="0" w:space="0" w:color="auto"/>
            <w:right w:val="none" w:sz="0" w:space="0" w:color="auto"/>
          </w:divBdr>
          <w:divsChild>
            <w:div w:id="1646351089">
              <w:marLeft w:val="0"/>
              <w:marRight w:val="0"/>
              <w:marTop w:val="0"/>
              <w:marBottom w:val="0"/>
              <w:divBdr>
                <w:top w:val="none" w:sz="0" w:space="0" w:color="auto"/>
                <w:left w:val="none" w:sz="0" w:space="0" w:color="auto"/>
                <w:bottom w:val="none" w:sz="0" w:space="0" w:color="auto"/>
                <w:right w:val="none" w:sz="0" w:space="0" w:color="auto"/>
              </w:divBdr>
            </w:div>
          </w:divsChild>
        </w:div>
        <w:div w:id="89132198">
          <w:marLeft w:val="0"/>
          <w:marRight w:val="0"/>
          <w:marTop w:val="0"/>
          <w:marBottom w:val="0"/>
          <w:divBdr>
            <w:top w:val="none" w:sz="0" w:space="0" w:color="auto"/>
            <w:left w:val="none" w:sz="0" w:space="0" w:color="auto"/>
            <w:bottom w:val="none" w:sz="0" w:space="0" w:color="auto"/>
            <w:right w:val="none" w:sz="0" w:space="0" w:color="auto"/>
          </w:divBdr>
          <w:divsChild>
            <w:div w:id="1238051686">
              <w:marLeft w:val="0"/>
              <w:marRight w:val="0"/>
              <w:marTop w:val="0"/>
              <w:marBottom w:val="0"/>
              <w:divBdr>
                <w:top w:val="none" w:sz="0" w:space="0" w:color="auto"/>
                <w:left w:val="none" w:sz="0" w:space="0" w:color="auto"/>
                <w:bottom w:val="none" w:sz="0" w:space="0" w:color="auto"/>
                <w:right w:val="none" w:sz="0" w:space="0" w:color="auto"/>
              </w:divBdr>
            </w:div>
          </w:divsChild>
        </w:div>
        <w:div w:id="121655278">
          <w:marLeft w:val="0"/>
          <w:marRight w:val="0"/>
          <w:marTop w:val="0"/>
          <w:marBottom w:val="0"/>
          <w:divBdr>
            <w:top w:val="none" w:sz="0" w:space="0" w:color="auto"/>
            <w:left w:val="none" w:sz="0" w:space="0" w:color="auto"/>
            <w:bottom w:val="none" w:sz="0" w:space="0" w:color="auto"/>
            <w:right w:val="none" w:sz="0" w:space="0" w:color="auto"/>
          </w:divBdr>
          <w:divsChild>
            <w:div w:id="1932817853">
              <w:marLeft w:val="0"/>
              <w:marRight w:val="0"/>
              <w:marTop w:val="0"/>
              <w:marBottom w:val="0"/>
              <w:divBdr>
                <w:top w:val="none" w:sz="0" w:space="0" w:color="auto"/>
                <w:left w:val="none" w:sz="0" w:space="0" w:color="auto"/>
                <w:bottom w:val="none" w:sz="0" w:space="0" w:color="auto"/>
                <w:right w:val="none" w:sz="0" w:space="0" w:color="auto"/>
              </w:divBdr>
            </w:div>
          </w:divsChild>
        </w:div>
        <w:div w:id="127016762">
          <w:marLeft w:val="0"/>
          <w:marRight w:val="0"/>
          <w:marTop w:val="0"/>
          <w:marBottom w:val="0"/>
          <w:divBdr>
            <w:top w:val="none" w:sz="0" w:space="0" w:color="auto"/>
            <w:left w:val="none" w:sz="0" w:space="0" w:color="auto"/>
            <w:bottom w:val="none" w:sz="0" w:space="0" w:color="auto"/>
            <w:right w:val="none" w:sz="0" w:space="0" w:color="auto"/>
          </w:divBdr>
          <w:divsChild>
            <w:div w:id="1711032749">
              <w:marLeft w:val="0"/>
              <w:marRight w:val="0"/>
              <w:marTop w:val="0"/>
              <w:marBottom w:val="0"/>
              <w:divBdr>
                <w:top w:val="none" w:sz="0" w:space="0" w:color="auto"/>
                <w:left w:val="none" w:sz="0" w:space="0" w:color="auto"/>
                <w:bottom w:val="none" w:sz="0" w:space="0" w:color="auto"/>
                <w:right w:val="none" w:sz="0" w:space="0" w:color="auto"/>
              </w:divBdr>
            </w:div>
          </w:divsChild>
        </w:div>
        <w:div w:id="192960512">
          <w:marLeft w:val="0"/>
          <w:marRight w:val="0"/>
          <w:marTop w:val="0"/>
          <w:marBottom w:val="0"/>
          <w:divBdr>
            <w:top w:val="none" w:sz="0" w:space="0" w:color="auto"/>
            <w:left w:val="none" w:sz="0" w:space="0" w:color="auto"/>
            <w:bottom w:val="none" w:sz="0" w:space="0" w:color="auto"/>
            <w:right w:val="none" w:sz="0" w:space="0" w:color="auto"/>
          </w:divBdr>
          <w:divsChild>
            <w:div w:id="1468935788">
              <w:marLeft w:val="0"/>
              <w:marRight w:val="0"/>
              <w:marTop w:val="0"/>
              <w:marBottom w:val="0"/>
              <w:divBdr>
                <w:top w:val="none" w:sz="0" w:space="0" w:color="auto"/>
                <w:left w:val="none" w:sz="0" w:space="0" w:color="auto"/>
                <w:bottom w:val="none" w:sz="0" w:space="0" w:color="auto"/>
                <w:right w:val="none" w:sz="0" w:space="0" w:color="auto"/>
              </w:divBdr>
            </w:div>
          </w:divsChild>
        </w:div>
        <w:div w:id="211695796">
          <w:marLeft w:val="0"/>
          <w:marRight w:val="0"/>
          <w:marTop w:val="0"/>
          <w:marBottom w:val="0"/>
          <w:divBdr>
            <w:top w:val="none" w:sz="0" w:space="0" w:color="auto"/>
            <w:left w:val="none" w:sz="0" w:space="0" w:color="auto"/>
            <w:bottom w:val="none" w:sz="0" w:space="0" w:color="auto"/>
            <w:right w:val="none" w:sz="0" w:space="0" w:color="auto"/>
          </w:divBdr>
          <w:divsChild>
            <w:div w:id="382947190">
              <w:marLeft w:val="0"/>
              <w:marRight w:val="0"/>
              <w:marTop w:val="0"/>
              <w:marBottom w:val="0"/>
              <w:divBdr>
                <w:top w:val="none" w:sz="0" w:space="0" w:color="auto"/>
                <w:left w:val="none" w:sz="0" w:space="0" w:color="auto"/>
                <w:bottom w:val="none" w:sz="0" w:space="0" w:color="auto"/>
                <w:right w:val="none" w:sz="0" w:space="0" w:color="auto"/>
              </w:divBdr>
            </w:div>
          </w:divsChild>
        </w:div>
        <w:div w:id="223297366">
          <w:marLeft w:val="0"/>
          <w:marRight w:val="0"/>
          <w:marTop w:val="0"/>
          <w:marBottom w:val="0"/>
          <w:divBdr>
            <w:top w:val="none" w:sz="0" w:space="0" w:color="auto"/>
            <w:left w:val="none" w:sz="0" w:space="0" w:color="auto"/>
            <w:bottom w:val="none" w:sz="0" w:space="0" w:color="auto"/>
            <w:right w:val="none" w:sz="0" w:space="0" w:color="auto"/>
          </w:divBdr>
          <w:divsChild>
            <w:div w:id="283778457">
              <w:marLeft w:val="0"/>
              <w:marRight w:val="0"/>
              <w:marTop w:val="0"/>
              <w:marBottom w:val="0"/>
              <w:divBdr>
                <w:top w:val="none" w:sz="0" w:space="0" w:color="auto"/>
                <w:left w:val="none" w:sz="0" w:space="0" w:color="auto"/>
                <w:bottom w:val="none" w:sz="0" w:space="0" w:color="auto"/>
                <w:right w:val="none" w:sz="0" w:space="0" w:color="auto"/>
              </w:divBdr>
            </w:div>
          </w:divsChild>
        </w:div>
        <w:div w:id="274412459">
          <w:marLeft w:val="0"/>
          <w:marRight w:val="0"/>
          <w:marTop w:val="0"/>
          <w:marBottom w:val="0"/>
          <w:divBdr>
            <w:top w:val="none" w:sz="0" w:space="0" w:color="auto"/>
            <w:left w:val="none" w:sz="0" w:space="0" w:color="auto"/>
            <w:bottom w:val="none" w:sz="0" w:space="0" w:color="auto"/>
            <w:right w:val="none" w:sz="0" w:space="0" w:color="auto"/>
          </w:divBdr>
          <w:divsChild>
            <w:div w:id="569581811">
              <w:marLeft w:val="0"/>
              <w:marRight w:val="0"/>
              <w:marTop w:val="0"/>
              <w:marBottom w:val="0"/>
              <w:divBdr>
                <w:top w:val="none" w:sz="0" w:space="0" w:color="auto"/>
                <w:left w:val="none" w:sz="0" w:space="0" w:color="auto"/>
                <w:bottom w:val="none" w:sz="0" w:space="0" w:color="auto"/>
                <w:right w:val="none" w:sz="0" w:space="0" w:color="auto"/>
              </w:divBdr>
            </w:div>
          </w:divsChild>
        </w:div>
        <w:div w:id="318314475">
          <w:marLeft w:val="0"/>
          <w:marRight w:val="0"/>
          <w:marTop w:val="0"/>
          <w:marBottom w:val="0"/>
          <w:divBdr>
            <w:top w:val="none" w:sz="0" w:space="0" w:color="auto"/>
            <w:left w:val="none" w:sz="0" w:space="0" w:color="auto"/>
            <w:bottom w:val="none" w:sz="0" w:space="0" w:color="auto"/>
            <w:right w:val="none" w:sz="0" w:space="0" w:color="auto"/>
          </w:divBdr>
          <w:divsChild>
            <w:div w:id="623117693">
              <w:marLeft w:val="0"/>
              <w:marRight w:val="0"/>
              <w:marTop w:val="0"/>
              <w:marBottom w:val="0"/>
              <w:divBdr>
                <w:top w:val="none" w:sz="0" w:space="0" w:color="auto"/>
                <w:left w:val="none" w:sz="0" w:space="0" w:color="auto"/>
                <w:bottom w:val="none" w:sz="0" w:space="0" w:color="auto"/>
                <w:right w:val="none" w:sz="0" w:space="0" w:color="auto"/>
              </w:divBdr>
            </w:div>
          </w:divsChild>
        </w:div>
        <w:div w:id="322048115">
          <w:marLeft w:val="0"/>
          <w:marRight w:val="0"/>
          <w:marTop w:val="0"/>
          <w:marBottom w:val="0"/>
          <w:divBdr>
            <w:top w:val="none" w:sz="0" w:space="0" w:color="auto"/>
            <w:left w:val="none" w:sz="0" w:space="0" w:color="auto"/>
            <w:bottom w:val="none" w:sz="0" w:space="0" w:color="auto"/>
            <w:right w:val="none" w:sz="0" w:space="0" w:color="auto"/>
          </w:divBdr>
          <w:divsChild>
            <w:div w:id="1760101884">
              <w:marLeft w:val="0"/>
              <w:marRight w:val="0"/>
              <w:marTop w:val="0"/>
              <w:marBottom w:val="0"/>
              <w:divBdr>
                <w:top w:val="none" w:sz="0" w:space="0" w:color="auto"/>
                <w:left w:val="none" w:sz="0" w:space="0" w:color="auto"/>
                <w:bottom w:val="none" w:sz="0" w:space="0" w:color="auto"/>
                <w:right w:val="none" w:sz="0" w:space="0" w:color="auto"/>
              </w:divBdr>
            </w:div>
          </w:divsChild>
        </w:div>
        <w:div w:id="344863553">
          <w:marLeft w:val="0"/>
          <w:marRight w:val="0"/>
          <w:marTop w:val="0"/>
          <w:marBottom w:val="0"/>
          <w:divBdr>
            <w:top w:val="none" w:sz="0" w:space="0" w:color="auto"/>
            <w:left w:val="none" w:sz="0" w:space="0" w:color="auto"/>
            <w:bottom w:val="none" w:sz="0" w:space="0" w:color="auto"/>
            <w:right w:val="none" w:sz="0" w:space="0" w:color="auto"/>
          </w:divBdr>
          <w:divsChild>
            <w:div w:id="620306738">
              <w:marLeft w:val="0"/>
              <w:marRight w:val="0"/>
              <w:marTop w:val="0"/>
              <w:marBottom w:val="0"/>
              <w:divBdr>
                <w:top w:val="none" w:sz="0" w:space="0" w:color="auto"/>
                <w:left w:val="none" w:sz="0" w:space="0" w:color="auto"/>
                <w:bottom w:val="none" w:sz="0" w:space="0" w:color="auto"/>
                <w:right w:val="none" w:sz="0" w:space="0" w:color="auto"/>
              </w:divBdr>
            </w:div>
          </w:divsChild>
        </w:div>
        <w:div w:id="409694391">
          <w:marLeft w:val="0"/>
          <w:marRight w:val="0"/>
          <w:marTop w:val="0"/>
          <w:marBottom w:val="0"/>
          <w:divBdr>
            <w:top w:val="none" w:sz="0" w:space="0" w:color="auto"/>
            <w:left w:val="none" w:sz="0" w:space="0" w:color="auto"/>
            <w:bottom w:val="none" w:sz="0" w:space="0" w:color="auto"/>
            <w:right w:val="none" w:sz="0" w:space="0" w:color="auto"/>
          </w:divBdr>
          <w:divsChild>
            <w:div w:id="1963921089">
              <w:marLeft w:val="0"/>
              <w:marRight w:val="0"/>
              <w:marTop w:val="0"/>
              <w:marBottom w:val="0"/>
              <w:divBdr>
                <w:top w:val="none" w:sz="0" w:space="0" w:color="auto"/>
                <w:left w:val="none" w:sz="0" w:space="0" w:color="auto"/>
                <w:bottom w:val="none" w:sz="0" w:space="0" w:color="auto"/>
                <w:right w:val="none" w:sz="0" w:space="0" w:color="auto"/>
              </w:divBdr>
            </w:div>
          </w:divsChild>
        </w:div>
        <w:div w:id="460658616">
          <w:marLeft w:val="0"/>
          <w:marRight w:val="0"/>
          <w:marTop w:val="0"/>
          <w:marBottom w:val="0"/>
          <w:divBdr>
            <w:top w:val="none" w:sz="0" w:space="0" w:color="auto"/>
            <w:left w:val="none" w:sz="0" w:space="0" w:color="auto"/>
            <w:bottom w:val="none" w:sz="0" w:space="0" w:color="auto"/>
            <w:right w:val="none" w:sz="0" w:space="0" w:color="auto"/>
          </w:divBdr>
          <w:divsChild>
            <w:div w:id="551306986">
              <w:marLeft w:val="0"/>
              <w:marRight w:val="0"/>
              <w:marTop w:val="0"/>
              <w:marBottom w:val="0"/>
              <w:divBdr>
                <w:top w:val="none" w:sz="0" w:space="0" w:color="auto"/>
                <w:left w:val="none" w:sz="0" w:space="0" w:color="auto"/>
                <w:bottom w:val="none" w:sz="0" w:space="0" w:color="auto"/>
                <w:right w:val="none" w:sz="0" w:space="0" w:color="auto"/>
              </w:divBdr>
            </w:div>
          </w:divsChild>
        </w:div>
        <w:div w:id="480930556">
          <w:marLeft w:val="0"/>
          <w:marRight w:val="0"/>
          <w:marTop w:val="0"/>
          <w:marBottom w:val="0"/>
          <w:divBdr>
            <w:top w:val="none" w:sz="0" w:space="0" w:color="auto"/>
            <w:left w:val="none" w:sz="0" w:space="0" w:color="auto"/>
            <w:bottom w:val="none" w:sz="0" w:space="0" w:color="auto"/>
            <w:right w:val="none" w:sz="0" w:space="0" w:color="auto"/>
          </w:divBdr>
          <w:divsChild>
            <w:div w:id="258611893">
              <w:marLeft w:val="0"/>
              <w:marRight w:val="0"/>
              <w:marTop w:val="0"/>
              <w:marBottom w:val="0"/>
              <w:divBdr>
                <w:top w:val="none" w:sz="0" w:space="0" w:color="auto"/>
                <w:left w:val="none" w:sz="0" w:space="0" w:color="auto"/>
                <w:bottom w:val="none" w:sz="0" w:space="0" w:color="auto"/>
                <w:right w:val="none" w:sz="0" w:space="0" w:color="auto"/>
              </w:divBdr>
            </w:div>
          </w:divsChild>
        </w:div>
        <w:div w:id="610362598">
          <w:marLeft w:val="0"/>
          <w:marRight w:val="0"/>
          <w:marTop w:val="0"/>
          <w:marBottom w:val="0"/>
          <w:divBdr>
            <w:top w:val="none" w:sz="0" w:space="0" w:color="auto"/>
            <w:left w:val="none" w:sz="0" w:space="0" w:color="auto"/>
            <w:bottom w:val="none" w:sz="0" w:space="0" w:color="auto"/>
            <w:right w:val="none" w:sz="0" w:space="0" w:color="auto"/>
          </w:divBdr>
          <w:divsChild>
            <w:div w:id="1139762077">
              <w:marLeft w:val="0"/>
              <w:marRight w:val="0"/>
              <w:marTop w:val="0"/>
              <w:marBottom w:val="0"/>
              <w:divBdr>
                <w:top w:val="none" w:sz="0" w:space="0" w:color="auto"/>
                <w:left w:val="none" w:sz="0" w:space="0" w:color="auto"/>
                <w:bottom w:val="none" w:sz="0" w:space="0" w:color="auto"/>
                <w:right w:val="none" w:sz="0" w:space="0" w:color="auto"/>
              </w:divBdr>
            </w:div>
          </w:divsChild>
        </w:div>
        <w:div w:id="636641128">
          <w:marLeft w:val="0"/>
          <w:marRight w:val="0"/>
          <w:marTop w:val="0"/>
          <w:marBottom w:val="0"/>
          <w:divBdr>
            <w:top w:val="none" w:sz="0" w:space="0" w:color="auto"/>
            <w:left w:val="none" w:sz="0" w:space="0" w:color="auto"/>
            <w:bottom w:val="none" w:sz="0" w:space="0" w:color="auto"/>
            <w:right w:val="none" w:sz="0" w:space="0" w:color="auto"/>
          </w:divBdr>
          <w:divsChild>
            <w:div w:id="2045323968">
              <w:marLeft w:val="0"/>
              <w:marRight w:val="0"/>
              <w:marTop w:val="0"/>
              <w:marBottom w:val="0"/>
              <w:divBdr>
                <w:top w:val="none" w:sz="0" w:space="0" w:color="auto"/>
                <w:left w:val="none" w:sz="0" w:space="0" w:color="auto"/>
                <w:bottom w:val="none" w:sz="0" w:space="0" w:color="auto"/>
                <w:right w:val="none" w:sz="0" w:space="0" w:color="auto"/>
              </w:divBdr>
            </w:div>
          </w:divsChild>
        </w:div>
        <w:div w:id="674889885">
          <w:marLeft w:val="0"/>
          <w:marRight w:val="0"/>
          <w:marTop w:val="0"/>
          <w:marBottom w:val="0"/>
          <w:divBdr>
            <w:top w:val="none" w:sz="0" w:space="0" w:color="auto"/>
            <w:left w:val="none" w:sz="0" w:space="0" w:color="auto"/>
            <w:bottom w:val="none" w:sz="0" w:space="0" w:color="auto"/>
            <w:right w:val="none" w:sz="0" w:space="0" w:color="auto"/>
          </w:divBdr>
          <w:divsChild>
            <w:div w:id="549808170">
              <w:marLeft w:val="0"/>
              <w:marRight w:val="0"/>
              <w:marTop w:val="0"/>
              <w:marBottom w:val="0"/>
              <w:divBdr>
                <w:top w:val="none" w:sz="0" w:space="0" w:color="auto"/>
                <w:left w:val="none" w:sz="0" w:space="0" w:color="auto"/>
                <w:bottom w:val="none" w:sz="0" w:space="0" w:color="auto"/>
                <w:right w:val="none" w:sz="0" w:space="0" w:color="auto"/>
              </w:divBdr>
            </w:div>
          </w:divsChild>
        </w:div>
        <w:div w:id="684792190">
          <w:marLeft w:val="0"/>
          <w:marRight w:val="0"/>
          <w:marTop w:val="0"/>
          <w:marBottom w:val="0"/>
          <w:divBdr>
            <w:top w:val="none" w:sz="0" w:space="0" w:color="auto"/>
            <w:left w:val="none" w:sz="0" w:space="0" w:color="auto"/>
            <w:bottom w:val="none" w:sz="0" w:space="0" w:color="auto"/>
            <w:right w:val="none" w:sz="0" w:space="0" w:color="auto"/>
          </w:divBdr>
          <w:divsChild>
            <w:div w:id="687877664">
              <w:marLeft w:val="0"/>
              <w:marRight w:val="0"/>
              <w:marTop w:val="0"/>
              <w:marBottom w:val="0"/>
              <w:divBdr>
                <w:top w:val="none" w:sz="0" w:space="0" w:color="auto"/>
                <w:left w:val="none" w:sz="0" w:space="0" w:color="auto"/>
                <w:bottom w:val="none" w:sz="0" w:space="0" w:color="auto"/>
                <w:right w:val="none" w:sz="0" w:space="0" w:color="auto"/>
              </w:divBdr>
            </w:div>
          </w:divsChild>
        </w:div>
        <w:div w:id="689336331">
          <w:marLeft w:val="0"/>
          <w:marRight w:val="0"/>
          <w:marTop w:val="0"/>
          <w:marBottom w:val="0"/>
          <w:divBdr>
            <w:top w:val="none" w:sz="0" w:space="0" w:color="auto"/>
            <w:left w:val="none" w:sz="0" w:space="0" w:color="auto"/>
            <w:bottom w:val="none" w:sz="0" w:space="0" w:color="auto"/>
            <w:right w:val="none" w:sz="0" w:space="0" w:color="auto"/>
          </w:divBdr>
          <w:divsChild>
            <w:div w:id="1775638290">
              <w:marLeft w:val="0"/>
              <w:marRight w:val="0"/>
              <w:marTop w:val="0"/>
              <w:marBottom w:val="0"/>
              <w:divBdr>
                <w:top w:val="none" w:sz="0" w:space="0" w:color="auto"/>
                <w:left w:val="none" w:sz="0" w:space="0" w:color="auto"/>
                <w:bottom w:val="none" w:sz="0" w:space="0" w:color="auto"/>
                <w:right w:val="none" w:sz="0" w:space="0" w:color="auto"/>
              </w:divBdr>
            </w:div>
          </w:divsChild>
        </w:div>
        <w:div w:id="754402984">
          <w:marLeft w:val="0"/>
          <w:marRight w:val="0"/>
          <w:marTop w:val="0"/>
          <w:marBottom w:val="0"/>
          <w:divBdr>
            <w:top w:val="none" w:sz="0" w:space="0" w:color="auto"/>
            <w:left w:val="none" w:sz="0" w:space="0" w:color="auto"/>
            <w:bottom w:val="none" w:sz="0" w:space="0" w:color="auto"/>
            <w:right w:val="none" w:sz="0" w:space="0" w:color="auto"/>
          </w:divBdr>
          <w:divsChild>
            <w:div w:id="1437024445">
              <w:marLeft w:val="0"/>
              <w:marRight w:val="0"/>
              <w:marTop w:val="0"/>
              <w:marBottom w:val="0"/>
              <w:divBdr>
                <w:top w:val="none" w:sz="0" w:space="0" w:color="auto"/>
                <w:left w:val="none" w:sz="0" w:space="0" w:color="auto"/>
                <w:bottom w:val="none" w:sz="0" w:space="0" w:color="auto"/>
                <w:right w:val="none" w:sz="0" w:space="0" w:color="auto"/>
              </w:divBdr>
            </w:div>
          </w:divsChild>
        </w:div>
        <w:div w:id="786855424">
          <w:marLeft w:val="0"/>
          <w:marRight w:val="0"/>
          <w:marTop w:val="0"/>
          <w:marBottom w:val="0"/>
          <w:divBdr>
            <w:top w:val="none" w:sz="0" w:space="0" w:color="auto"/>
            <w:left w:val="none" w:sz="0" w:space="0" w:color="auto"/>
            <w:bottom w:val="none" w:sz="0" w:space="0" w:color="auto"/>
            <w:right w:val="none" w:sz="0" w:space="0" w:color="auto"/>
          </w:divBdr>
          <w:divsChild>
            <w:div w:id="1825778839">
              <w:marLeft w:val="0"/>
              <w:marRight w:val="0"/>
              <w:marTop w:val="0"/>
              <w:marBottom w:val="0"/>
              <w:divBdr>
                <w:top w:val="none" w:sz="0" w:space="0" w:color="auto"/>
                <w:left w:val="none" w:sz="0" w:space="0" w:color="auto"/>
                <w:bottom w:val="none" w:sz="0" w:space="0" w:color="auto"/>
                <w:right w:val="none" w:sz="0" w:space="0" w:color="auto"/>
              </w:divBdr>
            </w:div>
          </w:divsChild>
        </w:div>
        <w:div w:id="896283196">
          <w:marLeft w:val="0"/>
          <w:marRight w:val="0"/>
          <w:marTop w:val="0"/>
          <w:marBottom w:val="0"/>
          <w:divBdr>
            <w:top w:val="none" w:sz="0" w:space="0" w:color="auto"/>
            <w:left w:val="none" w:sz="0" w:space="0" w:color="auto"/>
            <w:bottom w:val="none" w:sz="0" w:space="0" w:color="auto"/>
            <w:right w:val="none" w:sz="0" w:space="0" w:color="auto"/>
          </w:divBdr>
          <w:divsChild>
            <w:div w:id="1421758391">
              <w:marLeft w:val="0"/>
              <w:marRight w:val="0"/>
              <w:marTop w:val="0"/>
              <w:marBottom w:val="0"/>
              <w:divBdr>
                <w:top w:val="none" w:sz="0" w:space="0" w:color="auto"/>
                <w:left w:val="none" w:sz="0" w:space="0" w:color="auto"/>
                <w:bottom w:val="none" w:sz="0" w:space="0" w:color="auto"/>
                <w:right w:val="none" w:sz="0" w:space="0" w:color="auto"/>
              </w:divBdr>
            </w:div>
          </w:divsChild>
        </w:div>
        <w:div w:id="1020820656">
          <w:marLeft w:val="0"/>
          <w:marRight w:val="0"/>
          <w:marTop w:val="0"/>
          <w:marBottom w:val="0"/>
          <w:divBdr>
            <w:top w:val="none" w:sz="0" w:space="0" w:color="auto"/>
            <w:left w:val="none" w:sz="0" w:space="0" w:color="auto"/>
            <w:bottom w:val="none" w:sz="0" w:space="0" w:color="auto"/>
            <w:right w:val="none" w:sz="0" w:space="0" w:color="auto"/>
          </w:divBdr>
          <w:divsChild>
            <w:div w:id="448162655">
              <w:marLeft w:val="0"/>
              <w:marRight w:val="0"/>
              <w:marTop w:val="0"/>
              <w:marBottom w:val="0"/>
              <w:divBdr>
                <w:top w:val="none" w:sz="0" w:space="0" w:color="auto"/>
                <w:left w:val="none" w:sz="0" w:space="0" w:color="auto"/>
                <w:bottom w:val="none" w:sz="0" w:space="0" w:color="auto"/>
                <w:right w:val="none" w:sz="0" w:space="0" w:color="auto"/>
              </w:divBdr>
            </w:div>
          </w:divsChild>
        </w:div>
        <w:div w:id="1054423771">
          <w:marLeft w:val="0"/>
          <w:marRight w:val="0"/>
          <w:marTop w:val="0"/>
          <w:marBottom w:val="0"/>
          <w:divBdr>
            <w:top w:val="none" w:sz="0" w:space="0" w:color="auto"/>
            <w:left w:val="none" w:sz="0" w:space="0" w:color="auto"/>
            <w:bottom w:val="none" w:sz="0" w:space="0" w:color="auto"/>
            <w:right w:val="none" w:sz="0" w:space="0" w:color="auto"/>
          </w:divBdr>
          <w:divsChild>
            <w:div w:id="265625380">
              <w:marLeft w:val="0"/>
              <w:marRight w:val="0"/>
              <w:marTop w:val="0"/>
              <w:marBottom w:val="0"/>
              <w:divBdr>
                <w:top w:val="none" w:sz="0" w:space="0" w:color="auto"/>
                <w:left w:val="none" w:sz="0" w:space="0" w:color="auto"/>
                <w:bottom w:val="none" w:sz="0" w:space="0" w:color="auto"/>
                <w:right w:val="none" w:sz="0" w:space="0" w:color="auto"/>
              </w:divBdr>
            </w:div>
          </w:divsChild>
        </w:div>
        <w:div w:id="1127775418">
          <w:marLeft w:val="0"/>
          <w:marRight w:val="0"/>
          <w:marTop w:val="0"/>
          <w:marBottom w:val="0"/>
          <w:divBdr>
            <w:top w:val="none" w:sz="0" w:space="0" w:color="auto"/>
            <w:left w:val="none" w:sz="0" w:space="0" w:color="auto"/>
            <w:bottom w:val="none" w:sz="0" w:space="0" w:color="auto"/>
            <w:right w:val="none" w:sz="0" w:space="0" w:color="auto"/>
          </w:divBdr>
          <w:divsChild>
            <w:div w:id="1186099300">
              <w:marLeft w:val="0"/>
              <w:marRight w:val="0"/>
              <w:marTop w:val="0"/>
              <w:marBottom w:val="0"/>
              <w:divBdr>
                <w:top w:val="none" w:sz="0" w:space="0" w:color="auto"/>
                <w:left w:val="none" w:sz="0" w:space="0" w:color="auto"/>
                <w:bottom w:val="none" w:sz="0" w:space="0" w:color="auto"/>
                <w:right w:val="none" w:sz="0" w:space="0" w:color="auto"/>
              </w:divBdr>
            </w:div>
          </w:divsChild>
        </w:div>
        <w:div w:id="1178034704">
          <w:marLeft w:val="0"/>
          <w:marRight w:val="0"/>
          <w:marTop w:val="0"/>
          <w:marBottom w:val="0"/>
          <w:divBdr>
            <w:top w:val="none" w:sz="0" w:space="0" w:color="auto"/>
            <w:left w:val="none" w:sz="0" w:space="0" w:color="auto"/>
            <w:bottom w:val="none" w:sz="0" w:space="0" w:color="auto"/>
            <w:right w:val="none" w:sz="0" w:space="0" w:color="auto"/>
          </w:divBdr>
          <w:divsChild>
            <w:div w:id="951863800">
              <w:marLeft w:val="0"/>
              <w:marRight w:val="0"/>
              <w:marTop w:val="0"/>
              <w:marBottom w:val="0"/>
              <w:divBdr>
                <w:top w:val="none" w:sz="0" w:space="0" w:color="auto"/>
                <w:left w:val="none" w:sz="0" w:space="0" w:color="auto"/>
                <w:bottom w:val="none" w:sz="0" w:space="0" w:color="auto"/>
                <w:right w:val="none" w:sz="0" w:space="0" w:color="auto"/>
              </w:divBdr>
            </w:div>
          </w:divsChild>
        </w:div>
        <w:div w:id="1186939378">
          <w:marLeft w:val="0"/>
          <w:marRight w:val="0"/>
          <w:marTop w:val="0"/>
          <w:marBottom w:val="0"/>
          <w:divBdr>
            <w:top w:val="none" w:sz="0" w:space="0" w:color="auto"/>
            <w:left w:val="none" w:sz="0" w:space="0" w:color="auto"/>
            <w:bottom w:val="none" w:sz="0" w:space="0" w:color="auto"/>
            <w:right w:val="none" w:sz="0" w:space="0" w:color="auto"/>
          </w:divBdr>
          <w:divsChild>
            <w:div w:id="623774532">
              <w:marLeft w:val="0"/>
              <w:marRight w:val="0"/>
              <w:marTop w:val="0"/>
              <w:marBottom w:val="0"/>
              <w:divBdr>
                <w:top w:val="none" w:sz="0" w:space="0" w:color="auto"/>
                <w:left w:val="none" w:sz="0" w:space="0" w:color="auto"/>
                <w:bottom w:val="none" w:sz="0" w:space="0" w:color="auto"/>
                <w:right w:val="none" w:sz="0" w:space="0" w:color="auto"/>
              </w:divBdr>
            </w:div>
          </w:divsChild>
        </w:div>
        <w:div w:id="1245266153">
          <w:marLeft w:val="0"/>
          <w:marRight w:val="0"/>
          <w:marTop w:val="0"/>
          <w:marBottom w:val="0"/>
          <w:divBdr>
            <w:top w:val="none" w:sz="0" w:space="0" w:color="auto"/>
            <w:left w:val="none" w:sz="0" w:space="0" w:color="auto"/>
            <w:bottom w:val="none" w:sz="0" w:space="0" w:color="auto"/>
            <w:right w:val="none" w:sz="0" w:space="0" w:color="auto"/>
          </w:divBdr>
          <w:divsChild>
            <w:div w:id="242760243">
              <w:marLeft w:val="0"/>
              <w:marRight w:val="0"/>
              <w:marTop w:val="0"/>
              <w:marBottom w:val="0"/>
              <w:divBdr>
                <w:top w:val="none" w:sz="0" w:space="0" w:color="auto"/>
                <w:left w:val="none" w:sz="0" w:space="0" w:color="auto"/>
                <w:bottom w:val="none" w:sz="0" w:space="0" w:color="auto"/>
                <w:right w:val="none" w:sz="0" w:space="0" w:color="auto"/>
              </w:divBdr>
            </w:div>
          </w:divsChild>
        </w:div>
        <w:div w:id="1249928164">
          <w:marLeft w:val="0"/>
          <w:marRight w:val="0"/>
          <w:marTop w:val="0"/>
          <w:marBottom w:val="0"/>
          <w:divBdr>
            <w:top w:val="none" w:sz="0" w:space="0" w:color="auto"/>
            <w:left w:val="none" w:sz="0" w:space="0" w:color="auto"/>
            <w:bottom w:val="none" w:sz="0" w:space="0" w:color="auto"/>
            <w:right w:val="none" w:sz="0" w:space="0" w:color="auto"/>
          </w:divBdr>
          <w:divsChild>
            <w:div w:id="1633906841">
              <w:marLeft w:val="0"/>
              <w:marRight w:val="0"/>
              <w:marTop w:val="0"/>
              <w:marBottom w:val="0"/>
              <w:divBdr>
                <w:top w:val="none" w:sz="0" w:space="0" w:color="auto"/>
                <w:left w:val="none" w:sz="0" w:space="0" w:color="auto"/>
                <w:bottom w:val="none" w:sz="0" w:space="0" w:color="auto"/>
                <w:right w:val="none" w:sz="0" w:space="0" w:color="auto"/>
              </w:divBdr>
            </w:div>
          </w:divsChild>
        </w:div>
        <w:div w:id="1304626262">
          <w:marLeft w:val="0"/>
          <w:marRight w:val="0"/>
          <w:marTop w:val="0"/>
          <w:marBottom w:val="0"/>
          <w:divBdr>
            <w:top w:val="none" w:sz="0" w:space="0" w:color="auto"/>
            <w:left w:val="none" w:sz="0" w:space="0" w:color="auto"/>
            <w:bottom w:val="none" w:sz="0" w:space="0" w:color="auto"/>
            <w:right w:val="none" w:sz="0" w:space="0" w:color="auto"/>
          </w:divBdr>
          <w:divsChild>
            <w:div w:id="2077437217">
              <w:marLeft w:val="0"/>
              <w:marRight w:val="0"/>
              <w:marTop w:val="0"/>
              <w:marBottom w:val="0"/>
              <w:divBdr>
                <w:top w:val="none" w:sz="0" w:space="0" w:color="auto"/>
                <w:left w:val="none" w:sz="0" w:space="0" w:color="auto"/>
                <w:bottom w:val="none" w:sz="0" w:space="0" w:color="auto"/>
                <w:right w:val="none" w:sz="0" w:space="0" w:color="auto"/>
              </w:divBdr>
            </w:div>
          </w:divsChild>
        </w:div>
        <w:div w:id="1315380045">
          <w:marLeft w:val="0"/>
          <w:marRight w:val="0"/>
          <w:marTop w:val="0"/>
          <w:marBottom w:val="0"/>
          <w:divBdr>
            <w:top w:val="none" w:sz="0" w:space="0" w:color="auto"/>
            <w:left w:val="none" w:sz="0" w:space="0" w:color="auto"/>
            <w:bottom w:val="none" w:sz="0" w:space="0" w:color="auto"/>
            <w:right w:val="none" w:sz="0" w:space="0" w:color="auto"/>
          </w:divBdr>
          <w:divsChild>
            <w:div w:id="851603576">
              <w:marLeft w:val="0"/>
              <w:marRight w:val="0"/>
              <w:marTop w:val="0"/>
              <w:marBottom w:val="0"/>
              <w:divBdr>
                <w:top w:val="none" w:sz="0" w:space="0" w:color="auto"/>
                <w:left w:val="none" w:sz="0" w:space="0" w:color="auto"/>
                <w:bottom w:val="none" w:sz="0" w:space="0" w:color="auto"/>
                <w:right w:val="none" w:sz="0" w:space="0" w:color="auto"/>
              </w:divBdr>
            </w:div>
          </w:divsChild>
        </w:div>
        <w:div w:id="1346520477">
          <w:marLeft w:val="0"/>
          <w:marRight w:val="0"/>
          <w:marTop w:val="0"/>
          <w:marBottom w:val="0"/>
          <w:divBdr>
            <w:top w:val="none" w:sz="0" w:space="0" w:color="auto"/>
            <w:left w:val="none" w:sz="0" w:space="0" w:color="auto"/>
            <w:bottom w:val="none" w:sz="0" w:space="0" w:color="auto"/>
            <w:right w:val="none" w:sz="0" w:space="0" w:color="auto"/>
          </w:divBdr>
          <w:divsChild>
            <w:div w:id="1894006090">
              <w:marLeft w:val="0"/>
              <w:marRight w:val="0"/>
              <w:marTop w:val="0"/>
              <w:marBottom w:val="0"/>
              <w:divBdr>
                <w:top w:val="none" w:sz="0" w:space="0" w:color="auto"/>
                <w:left w:val="none" w:sz="0" w:space="0" w:color="auto"/>
                <w:bottom w:val="none" w:sz="0" w:space="0" w:color="auto"/>
                <w:right w:val="none" w:sz="0" w:space="0" w:color="auto"/>
              </w:divBdr>
            </w:div>
          </w:divsChild>
        </w:div>
        <w:div w:id="1353343620">
          <w:marLeft w:val="0"/>
          <w:marRight w:val="0"/>
          <w:marTop w:val="0"/>
          <w:marBottom w:val="0"/>
          <w:divBdr>
            <w:top w:val="none" w:sz="0" w:space="0" w:color="auto"/>
            <w:left w:val="none" w:sz="0" w:space="0" w:color="auto"/>
            <w:bottom w:val="none" w:sz="0" w:space="0" w:color="auto"/>
            <w:right w:val="none" w:sz="0" w:space="0" w:color="auto"/>
          </w:divBdr>
          <w:divsChild>
            <w:div w:id="1752920391">
              <w:marLeft w:val="0"/>
              <w:marRight w:val="0"/>
              <w:marTop w:val="0"/>
              <w:marBottom w:val="0"/>
              <w:divBdr>
                <w:top w:val="none" w:sz="0" w:space="0" w:color="auto"/>
                <w:left w:val="none" w:sz="0" w:space="0" w:color="auto"/>
                <w:bottom w:val="none" w:sz="0" w:space="0" w:color="auto"/>
                <w:right w:val="none" w:sz="0" w:space="0" w:color="auto"/>
              </w:divBdr>
            </w:div>
          </w:divsChild>
        </w:div>
        <w:div w:id="1363090901">
          <w:marLeft w:val="0"/>
          <w:marRight w:val="0"/>
          <w:marTop w:val="0"/>
          <w:marBottom w:val="0"/>
          <w:divBdr>
            <w:top w:val="none" w:sz="0" w:space="0" w:color="auto"/>
            <w:left w:val="none" w:sz="0" w:space="0" w:color="auto"/>
            <w:bottom w:val="none" w:sz="0" w:space="0" w:color="auto"/>
            <w:right w:val="none" w:sz="0" w:space="0" w:color="auto"/>
          </w:divBdr>
          <w:divsChild>
            <w:div w:id="482280407">
              <w:marLeft w:val="0"/>
              <w:marRight w:val="0"/>
              <w:marTop w:val="0"/>
              <w:marBottom w:val="0"/>
              <w:divBdr>
                <w:top w:val="none" w:sz="0" w:space="0" w:color="auto"/>
                <w:left w:val="none" w:sz="0" w:space="0" w:color="auto"/>
                <w:bottom w:val="none" w:sz="0" w:space="0" w:color="auto"/>
                <w:right w:val="none" w:sz="0" w:space="0" w:color="auto"/>
              </w:divBdr>
            </w:div>
          </w:divsChild>
        </w:div>
        <w:div w:id="1447583151">
          <w:marLeft w:val="0"/>
          <w:marRight w:val="0"/>
          <w:marTop w:val="0"/>
          <w:marBottom w:val="0"/>
          <w:divBdr>
            <w:top w:val="none" w:sz="0" w:space="0" w:color="auto"/>
            <w:left w:val="none" w:sz="0" w:space="0" w:color="auto"/>
            <w:bottom w:val="none" w:sz="0" w:space="0" w:color="auto"/>
            <w:right w:val="none" w:sz="0" w:space="0" w:color="auto"/>
          </w:divBdr>
          <w:divsChild>
            <w:div w:id="1297680990">
              <w:marLeft w:val="0"/>
              <w:marRight w:val="0"/>
              <w:marTop w:val="0"/>
              <w:marBottom w:val="0"/>
              <w:divBdr>
                <w:top w:val="none" w:sz="0" w:space="0" w:color="auto"/>
                <w:left w:val="none" w:sz="0" w:space="0" w:color="auto"/>
                <w:bottom w:val="none" w:sz="0" w:space="0" w:color="auto"/>
                <w:right w:val="none" w:sz="0" w:space="0" w:color="auto"/>
              </w:divBdr>
            </w:div>
          </w:divsChild>
        </w:div>
        <w:div w:id="1467701180">
          <w:marLeft w:val="0"/>
          <w:marRight w:val="0"/>
          <w:marTop w:val="0"/>
          <w:marBottom w:val="0"/>
          <w:divBdr>
            <w:top w:val="none" w:sz="0" w:space="0" w:color="auto"/>
            <w:left w:val="none" w:sz="0" w:space="0" w:color="auto"/>
            <w:bottom w:val="none" w:sz="0" w:space="0" w:color="auto"/>
            <w:right w:val="none" w:sz="0" w:space="0" w:color="auto"/>
          </w:divBdr>
          <w:divsChild>
            <w:div w:id="1165707004">
              <w:marLeft w:val="0"/>
              <w:marRight w:val="0"/>
              <w:marTop w:val="0"/>
              <w:marBottom w:val="0"/>
              <w:divBdr>
                <w:top w:val="none" w:sz="0" w:space="0" w:color="auto"/>
                <w:left w:val="none" w:sz="0" w:space="0" w:color="auto"/>
                <w:bottom w:val="none" w:sz="0" w:space="0" w:color="auto"/>
                <w:right w:val="none" w:sz="0" w:space="0" w:color="auto"/>
              </w:divBdr>
            </w:div>
          </w:divsChild>
        </w:div>
        <w:div w:id="1480725256">
          <w:marLeft w:val="0"/>
          <w:marRight w:val="0"/>
          <w:marTop w:val="0"/>
          <w:marBottom w:val="0"/>
          <w:divBdr>
            <w:top w:val="none" w:sz="0" w:space="0" w:color="auto"/>
            <w:left w:val="none" w:sz="0" w:space="0" w:color="auto"/>
            <w:bottom w:val="none" w:sz="0" w:space="0" w:color="auto"/>
            <w:right w:val="none" w:sz="0" w:space="0" w:color="auto"/>
          </w:divBdr>
          <w:divsChild>
            <w:div w:id="1078331845">
              <w:marLeft w:val="0"/>
              <w:marRight w:val="0"/>
              <w:marTop w:val="0"/>
              <w:marBottom w:val="0"/>
              <w:divBdr>
                <w:top w:val="none" w:sz="0" w:space="0" w:color="auto"/>
                <w:left w:val="none" w:sz="0" w:space="0" w:color="auto"/>
                <w:bottom w:val="none" w:sz="0" w:space="0" w:color="auto"/>
                <w:right w:val="none" w:sz="0" w:space="0" w:color="auto"/>
              </w:divBdr>
            </w:div>
          </w:divsChild>
        </w:div>
        <w:div w:id="1549607720">
          <w:marLeft w:val="0"/>
          <w:marRight w:val="0"/>
          <w:marTop w:val="0"/>
          <w:marBottom w:val="0"/>
          <w:divBdr>
            <w:top w:val="none" w:sz="0" w:space="0" w:color="auto"/>
            <w:left w:val="none" w:sz="0" w:space="0" w:color="auto"/>
            <w:bottom w:val="none" w:sz="0" w:space="0" w:color="auto"/>
            <w:right w:val="none" w:sz="0" w:space="0" w:color="auto"/>
          </w:divBdr>
          <w:divsChild>
            <w:div w:id="232928916">
              <w:marLeft w:val="0"/>
              <w:marRight w:val="0"/>
              <w:marTop w:val="0"/>
              <w:marBottom w:val="0"/>
              <w:divBdr>
                <w:top w:val="none" w:sz="0" w:space="0" w:color="auto"/>
                <w:left w:val="none" w:sz="0" w:space="0" w:color="auto"/>
                <w:bottom w:val="none" w:sz="0" w:space="0" w:color="auto"/>
                <w:right w:val="none" w:sz="0" w:space="0" w:color="auto"/>
              </w:divBdr>
            </w:div>
          </w:divsChild>
        </w:div>
        <w:div w:id="1550261905">
          <w:marLeft w:val="0"/>
          <w:marRight w:val="0"/>
          <w:marTop w:val="0"/>
          <w:marBottom w:val="0"/>
          <w:divBdr>
            <w:top w:val="none" w:sz="0" w:space="0" w:color="auto"/>
            <w:left w:val="none" w:sz="0" w:space="0" w:color="auto"/>
            <w:bottom w:val="none" w:sz="0" w:space="0" w:color="auto"/>
            <w:right w:val="none" w:sz="0" w:space="0" w:color="auto"/>
          </w:divBdr>
          <w:divsChild>
            <w:div w:id="1056733728">
              <w:marLeft w:val="0"/>
              <w:marRight w:val="0"/>
              <w:marTop w:val="0"/>
              <w:marBottom w:val="0"/>
              <w:divBdr>
                <w:top w:val="none" w:sz="0" w:space="0" w:color="auto"/>
                <w:left w:val="none" w:sz="0" w:space="0" w:color="auto"/>
                <w:bottom w:val="none" w:sz="0" w:space="0" w:color="auto"/>
                <w:right w:val="none" w:sz="0" w:space="0" w:color="auto"/>
              </w:divBdr>
            </w:div>
          </w:divsChild>
        </w:div>
        <w:div w:id="1574511746">
          <w:marLeft w:val="0"/>
          <w:marRight w:val="0"/>
          <w:marTop w:val="0"/>
          <w:marBottom w:val="0"/>
          <w:divBdr>
            <w:top w:val="none" w:sz="0" w:space="0" w:color="auto"/>
            <w:left w:val="none" w:sz="0" w:space="0" w:color="auto"/>
            <w:bottom w:val="none" w:sz="0" w:space="0" w:color="auto"/>
            <w:right w:val="none" w:sz="0" w:space="0" w:color="auto"/>
          </w:divBdr>
          <w:divsChild>
            <w:div w:id="10568898">
              <w:marLeft w:val="0"/>
              <w:marRight w:val="0"/>
              <w:marTop w:val="0"/>
              <w:marBottom w:val="0"/>
              <w:divBdr>
                <w:top w:val="none" w:sz="0" w:space="0" w:color="auto"/>
                <w:left w:val="none" w:sz="0" w:space="0" w:color="auto"/>
                <w:bottom w:val="none" w:sz="0" w:space="0" w:color="auto"/>
                <w:right w:val="none" w:sz="0" w:space="0" w:color="auto"/>
              </w:divBdr>
            </w:div>
          </w:divsChild>
        </w:div>
        <w:div w:id="1602299984">
          <w:marLeft w:val="0"/>
          <w:marRight w:val="0"/>
          <w:marTop w:val="0"/>
          <w:marBottom w:val="0"/>
          <w:divBdr>
            <w:top w:val="none" w:sz="0" w:space="0" w:color="auto"/>
            <w:left w:val="none" w:sz="0" w:space="0" w:color="auto"/>
            <w:bottom w:val="none" w:sz="0" w:space="0" w:color="auto"/>
            <w:right w:val="none" w:sz="0" w:space="0" w:color="auto"/>
          </w:divBdr>
          <w:divsChild>
            <w:div w:id="1879929192">
              <w:marLeft w:val="0"/>
              <w:marRight w:val="0"/>
              <w:marTop w:val="0"/>
              <w:marBottom w:val="0"/>
              <w:divBdr>
                <w:top w:val="none" w:sz="0" w:space="0" w:color="auto"/>
                <w:left w:val="none" w:sz="0" w:space="0" w:color="auto"/>
                <w:bottom w:val="none" w:sz="0" w:space="0" w:color="auto"/>
                <w:right w:val="none" w:sz="0" w:space="0" w:color="auto"/>
              </w:divBdr>
            </w:div>
          </w:divsChild>
        </w:div>
        <w:div w:id="1633752876">
          <w:marLeft w:val="0"/>
          <w:marRight w:val="0"/>
          <w:marTop w:val="0"/>
          <w:marBottom w:val="0"/>
          <w:divBdr>
            <w:top w:val="none" w:sz="0" w:space="0" w:color="auto"/>
            <w:left w:val="none" w:sz="0" w:space="0" w:color="auto"/>
            <w:bottom w:val="none" w:sz="0" w:space="0" w:color="auto"/>
            <w:right w:val="none" w:sz="0" w:space="0" w:color="auto"/>
          </w:divBdr>
          <w:divsChild>
            <w:div w:id="573508715">
              <w:marLeft w:val="0"/>
              <w:marRight w:val="0"/>
              <w:marTop w:val="0"/>
              <w:marBottom w:val="0"/>
              <w:divBdr>
                <w:top w:val="none" w:sz="0" w:space="0" w:color="auto"/>
                <w:left w:val="none" w:sz="0" w:space="0" w:color="auto"/>
                <w:bottom w:val="none" w:sz="0" w:space="0" w:color="auto"/>
                <w:right w:val="none" w:sz="0" w:space="0" w:color="auto"/>
              </w:divBdr>
            </w:div>
          </w:divsChild>
        </w:div>
        <w:div w:id="1653484139">
          <w:marLeft w:val="0"/>
          <w:marRight w:val="0"/>
          <w:marTop w:val="0"/>
          <w:marBottom w:val="0"/>
          <w:divBdr>
            <w:top w:val="none" w:sz="0" w:space="0" w:color="auto"/>
            <w:left w:val="none" w:sz="0" w:space="0" w:color="auto"/>
            <w:bottom w:val="none" w:sz="0" w:space="0" w:color="auto"/>
            <w:right w:val="none" w:sz="0" w:space="0" w:color="auto"/>
          </w:divBdr>
          <w:divsChild>
            <w:div w:id="1182550584">
              <w:marLeft w:val="0"/>
              <w:marRight w:val="0"/>
              <w:marTop w:val="0"/>
              <w:marBottom w:val="0"/>
              <w:divBdr>
                <w:top w:val="none" w:sz="0" w:space="0" w:color="auto"/>
                <w:left w:val="none" w:sz="0" w:space="0" w:color="auto"/>
                <w:bottom w:val="none" w:sz="0" w:space="0" w:color="auto"/>
                <w:right w:val="none" w:sz="0" w:space="0" w:color="auto"/>
              </w:divBdr>
            </w:div>
          </w:divsChild>
        </w:div>
        <w:div w:id="1702435483">
          <w:marLeft w:val="0"/>
          <w:marRight w:val="0"/>
          <w:marTop w:val="0"/>
          <w:marBottom w:val="0"/>
          <w:divBdr>
            <w:top w:val="none" w:sz="0" w:space="0" w:color="auto"/>
            <w:left w:val="none" w:sz="0" w:space="0" w:color="auto"/>
            <w:bottom w:val="none" w:sz="0" w:space="0" w:color="auto"/>
            <w:right w:val="none" w:sz="0" w:space="0" w:color="auto"/>
          </w:divBdr>
          <w:divsChild>
            <w:div w:id="890652733">
              <w:marLeft w:val="0"/>
              <w:marRight w:val="0"/>
              <w:marTop w:val="0"/>
              <w:marBottom w:val="0"/>
              <w:divBdr>
                <w:top w:val="none" w:sz="0" w:space="0" w:color="auto"/>
                <w:left w:val="none" w:sz="0" w:space="0" w:color="auto"/>
                <w:bottom w:val="none" w:sz="0" w:space="0" w:color="auto"/>
                <w:right w:val="none" w:sz="0" w:space="0" w:color="auto"/>
              </w:divBdr>
            </w:div>
          </w:divsChild>
        </w:div>
        <w:div w:id="1768040428">
          <w:marLeft w:val="0"/>
          <w:marRight w:val="0"/>
          <w:marTop w:val="0"/>
          <w:marBottom w:val="0"/>
          <w:divBdr>
            <w:top w:val="none" w:sz="0" w:space="0" w:color="auto"/>
            <w:left w:val="none" w:sz="0" w:space="0" w:color="auto"/>
            <w:bottom w:val="none" w:sz="0" w:space="0" w:color="auto"/>
            <w:right w:val="none" w:sz="0" w:space="0" w:color="auto"/>
          </w:divBdr>
          <w:divsChild>
            <w:div w:id="1148474590">
              <w:marLeft w:val="0"/>
              <w:marRight w:val="0"/>
              <w:marTop w:val="0"/>
              <w:marBottom w:val="0"/>
              <w:divBdr>
                <w:top w:val="none" w:sz="0" w:space="0" w:color="auto"/>
                <w:left w:val="none" w:sz="0" w:space="0" w:color="auto"/>
                <w:bottom w:val="none" w:sz="0" w:space="0" w:color="auto"/>
                <w:right w:val="none" w:sz="0" w:space="0" w:color="auto"/>
              </w:divBdr>
            </w:div>
          </w:divsChild>
        </w:div>
        <w:div w:id="1787768216">
          <w:marLeft w:val="0"/>
          <w:marRight w:val="0"/>
          <w:marTop w:val="0"/>
          <w:marBottom w:val="0"/>
          <w:divBdr>
            <w:top w:val="none" w:sz="0" w:space="0" w:color="auto"/>
            <w:left w:val="none" w:sz="0" w:space="0" w:color="auto"/>
            <w:bottom w:val="none" w:sz="0" w:space="0" w:color="auto"/>
            <w:right w:val="none" w:sz="0" w:space="0" w:color="auto"/>
          </w:divBdr>
          <w:divsChild>
            <w:div w:id="1907832758">
              <w:marLeft w:val="0"/>
              <w:marRight w:val="0"/>
              <w:marTop w:val="0"/>
              <w:marBottom w:val="0"/>
              <w:divBdr>
                <w:top w:val="none" w:sz="0" w:space="0" w:color="auto"/>
                <w:left w:val="none" w:sz="0" w:space="0" w:color="auto"/>
                <w:bottom w:val="none" w:sz="0" w:space="0" w:color="auto"/>
                <w:right w:val="none" w:sz="0" w:space="0" w:color="auto"/>
              </w:divBdr>
            </w:div>
          </w:divsChild>
        </w:div>
        <w:div w:id="1826318271">
          <w:marLeft w:val="0"/>
          <w:marRight w:val="0"/>
          <w:marTop w:val="0"/>
          <w:marBottom w:val="0"/>
          <w:divBdr>
            <w:top w:val="none" w:sz="0" w:space="0" w:color="auto"/>
            <w:left w:val="none" w:sz="0" w:space="0" w:color="auto"/>
            <w:bottom w:val="none" w:sz="0" w:space="0" w:color="auto"/>
            <w:right w:val="none" w:sz="0" w:space="0" w:color="auto"/>
          </w:divBdr>
          <w:divsChild>
            <w:div w:id="1148594792">
              <w:marLeft w:val="0"/>
              <w:marRight w:val="0"/>
              <w:marTop w:val="0"/>
              <w:marBottom w:val="0"/>
              <w:divBdr>
                <w:top w:val="none" w:sz="0" w:space="0" w:color="auto"/>
                <w:left w:val="none" w:sz="0" w:space="0" w:color="auto"/>
                <w:bottom w:val="none" w:sz="0" w:space="0" w:color="auto"/>
                <w:right w:val="none" w:sz="0" w:space="0" w:color="auto"/>
              </w:divBdr>
            </w:div>
          </w:divsChild>
        </w:div>
        <w:div w:id="1827044453">
          <w:marLeft w:val="0"/>
          <w:marRight w:val="0"/>
          <w:marTop w:val="0"/>
          <w:marBottom w:val="0"/>
          <w:divBdr>
            <w:top w:val="none" w:sz="0" w:space="0" w:color="auto"/>
            <w:left w:val="none" w:sz="0" w:space="0" w:color="auto"/>
            <w:bottom w:val="none" w:sz="0" w:space="0" w:color="auto"/>
            <w:right w:val="none" w:sz="0" w:space="0" w:color="auto"/>
          </w:divBdr>
          <w:divsChild>
            <w:div w:id="1338579065">
              <w:marLeft w:val="0"/>
              <w:marRight w:val="0"/>
              <w:marTop w:val="0"/>
              <w:marBottom w:val="0"/>
              <w:divBdr>
                <w:top w:val="none" w:sz="0" w:space="0" w:color="auto"/>
                <w:left w:val="none" w:sz="0" w:space="0" w:color="auto"/>
                <w:bottom w:val="none" w:sz="0" w:space="0" w:color="auto"/>
                <w:right w:val="none" w:sz="0" w:space="0" w:color="auto"/>
              </w:divBdr>
            </w:div>
          </w:divsChild>
        </w:div>
        <w:div w:id="1855682005">
          <w:marLeft w:val="0"/>
          <w:marRight w:val="0"/>
          <w:marTop w:val="0"/>
          <w:marBottom w:val="0"/>
          <w:divBdr>
            <w:top w:val="none" w:sz="0" w:space="0" w:color="auto"/>
            <w:left w:val="none" w:sz="0" w:space="0" w:color="auto"/>
            <w:bottom w:val="none" w:sz="0" w:space="0" w:color="auto"/>
            <w:right w:val="none" w:sz="0" w:space="0" w:color="auto"/>
          </w:divBdr>
          <w:divsChild>
            <w:div w:id="1792816852">
              <w:marLeft w:val="0"/>
              <w:marRight w:val="0"/>
              <w:marTop w:val="0"/>
              <w:marBottom w:val="0"/>
              <w:divBdr>
                <w:top w:val="none" w:sz="0" w:space="0" w:color="auto"/>
                <w:left w:val="none" w:sz="0" w:space="0" w:color="auto"/>
                <w:bottom w:val="none" w:sz="0" w:space="0" w:color="auto"/>
                <w:right w:val="none" w:sz="0" w:space="0" w:color="auto"/>
              </w:divBdr>
            </w:div>
          </w:divsChild>
        </w:div>
        <w:div w:id="1887331657">
          <w:marLeft w:val="0"/>
          <w:marRight w:val="0"/>
          <w:marTop w:val="0"/>
          <w:marBottom w:val="0"/>
          <w:divBdr>
            <w:top w:val="none" w:sz="0" w:space="0" w:color="auto"/>
            <w:left w:val="none" w:sz="0" w:space="0" w:color="auto"/>
            <w:bottom w:val="none" w:sz="0" w:space="0" w:color="auto"/>
            <w:right w:val="none" w:sz="0" w:space="0" w:color="auto"/>
          </w:divBdr>
          <w:divsChild>
            <w:div w:id="1305816023">
              <w:marLeft w:val="0"/>
              <w:marRight w:val="0"/>
              <w:marTop w:val="0"/>
              <w:marBottom w:val="0"/>
              <w:divBdr>
                <w:top w:val="none" w:sz="0" w:space="0" w:color="auto"/>
                <w:left w:val="none" w:sz="0" w:space="0" w:color="auto"/>
                <w:bottom w:val="none" w:sz="0" w:space="0" w:color="auto"/>
                <w:right w:val="none" w:sz="0" w:space="0" w:color="auto"/>
              </w:divBdr>
            </w:div>
          </w:divsChild>
        </w:div>
        <w:div w:id="1910270058">
          <w:marLeft w:val="0"/>
          <w:marRight w:val="0"/>
          <w:marTop w:val="0"/>
          <w:marBottom w:val="0"/>
          <w:divBdr>
            <w:top w:val="none" w:sz="0" w:space="0" w:color="auto"/>
            <w:left w:val="none" w:sz="0" w:space="0" w:color="auto"/>
            <w:bottom w:val="none" w:sz="0" w:space="0" w:color="auto"/>
            <w:right w:val="none" w:sz="0" w:space="0" w:color="auto"/>
          </w:divBdr>
          <w:divsChild>
            <w:div w:id="615791590">
              <w:marLeft w:val="0"/>
              <w:marRight w:val="0"/>
              <w:marTop w:val="0"/>
              <w:marBottom w:val="0"/>
              <w:divBdr>
                <w:top w:val="none" w:sz="0" w:space="0" w:color="auto"/>
                <w:left w:val="none" w:sz="0" w:space="0" w:color="auto"/>
                <w:bottom w:val="none" w:sz="0" w:space="0" w:color="auto"/>
                <w:right w:val="none" w:sz="0" w:space="0" w:color="auto"/>
              </w:divBdr>
            </w:div>
          </w:divsChild>
        </w:div>
        <w:div w:id="1957520594">
          <w:marLeft w:val="0"/>
          <w:marRight w:val="0"/>
          <w:marTop w:val="0"/>
          <w:marBottom w:val="0"/>
          <w:divBdr>
            <w:top w:val="none" w:sz="0" w:space="0" w:color="auto"/>
            <w:left w:val="none" w:sz="0" w:space="0" w:color="auto"/>
            <w:bottom w:val="none" w:sz="0" w:space="0" w:color="auto"/>
            <w:right w:val="none" w:sz="0" w:space="0" w:color="auto"/>
          </w:divBdr>
          <w:divsChild>
            <w:div w:id="1383556803">
              <w:marLeft w:val="0"/>
              <w:marRight w:val="0"/>
              <w:marTop w:val="0"/>
              <w:marBottom w:val="0"/>
              <w:divBdr>
                <w:top w:val="none" w:sz="0" w:space="0" w:color="auto"/>
                <w:left w:val="none" w:sz="0" w:space="0" w:color="auto"/>
                <w:bottom w:val="none" w:sz="0" w:space="0" w:color="auto"/>
                <w:right w:val="none" w:sz="0" w:space="0" w:color="auto"/>
              </w:divBdr>
            </w:div>
          </w:divsChild>
        </w:div>
        <w:div w:id="1961566550">
          <w:marLeft w:val="0"/>
          <w:marRight w:val="0"/>
          <w:marTop w:val="0"/>
          <w:marBottom w:val="0"/>
          <w:divBdr>
            <w:top w:val="none" w:sz="0" w:space="0" w:color="auto"/>
            <w:left w:val="none" w:sz="0" w:space="0" w:color="auto"/>
            <w:bottom w:val="none" w:sz="0" w:space="0" w:color="auto"/>
            <w:right w:val="none" w:sz="0" w:space="0" w:color="auto"/>
          </w:divBdr>
          <w:divsChild>
            <w:div w:id="1710757566">
              <w:marLeft w:val="0"/>
              <w:marRight w:val="0"/>
              <w:marTop w:val="0"/>
              <w:marBottom w:val="0"/>
              <w:divBdr>
                <w:top w:val="none" w:sz="0" w:space="0" w:color="auto"/>
                <w:left w:val="none" w:sz="0" w:space="0" w:color="auto"/>
                <w:bottom w:val="none" w:sz="0" w:space="0" w:color="auto"/>
                <w:right w:val="none" w:sz="0" w:space="0" w:color="auto"/>
              </w:divBdr>
            </w:div>
          </w:divsChild>
        </w:div>
        <w:div w:id="1965116858">
          <w:marLeft w:val="0"/>
          <w:marRight w:val="0"/>
          <w:marTop w:val="0"/>
          <w:marBottom w:val="0"/>
          <w:divBdr>
            <w:top w:val="none" w:sz="0" w:space="0" w:color="auto"/>
            <w:left w:val="none" w:sz="0" w:space="0" w:color="auto"/>
            <w:bottom w:val="none" w:sz="0" w:space="0" w:color="auto"/>
            <w:right w:val="none" w:sz="0" w:space="0" w:color="auto"/>
          </w:divBdr>
          <w:divsChild>
            <w:div w:id="344013828">
              <w:marLeft w:val="0"/>
              <w:marRight w:val="0"/>
              <w:marTop w:val="0"/>
              <w:marBottom w:val="0"/>
              <w:divBdr>
                <w:top w:val="none" w:sz="0" w:space="0" w:color="auto"/>
                <w:left w:val="none" w:sz="0" w:space="0" w:color="auto"/>
                <w:bottom w:val="none" w:sz="0" w:space="0" w:color="auto"/>
                <w:right w:val="none" w:sz="0" w:space="0" w:color="auto"/>
              </w:divBdr>
            </w:div>
          </w:divsChild>
        </w:div>
        <w:div w:id="2028675624">
          <w:marLeft w:val="0"/>
          <w:marRight w:val="0"/>
          <w:marTop w:val="0"/>
          <w:marBottom w:val="0"/>
          <w:divBdr>
            <w:top w:val="none" w:sz="0" w:space="0" w:color="auto"/>
            <w:left w:val="none" w:sz="0" w:space="0" w:color="auto"/>
            <w:bottom w:val="none" w:sz="0" w:space="0" w:color="auto"/>
            <w:right w:val="none" w:sz="0" w:space="0" w:color="auto"/>
          </w:divBdr>
          <w:divsChild>
            <w:div w:id="115029215">
              <w:marLeft w:val="0"/>
              <w:marRight w:val="0"/>
              <w:marTop w:val="0"/>
              <w:marBottom w:val="0"/>
              <w:divBdr>
                <w:top w:val="none" w:sz="0" w:space="0" w:color="auto"/>
                <w:left w:val="none" w:sz="0" w:space="0" w:color="auto"/>
                <w:bottom w:val="none" w:sz="0" w:space="0" w:color="auto"/>
                <w:right w:val="none" w:sz="0" w:space="0" w:color="auto"/>
              </w:divBdr>
            </w:div>
          </w:divsChild>
        </w:div>
        <w:div w:id="2043168479">
          <w:marLeft w:val="0"/>
          <w:marRight w:val="0"/>
          <w:marTop w:val="0"/>
          <w:marBottom w:val="0"/>
          <w:divBdr>
            <w:top w:val="none" w:sz="0" w:space="0" w:color="auto"/>
            <w:left w:val="none" w:sz="0" w:space="0" w:color="auto"/>
            <w:bottom w:val="none" w:sz="0" w:space="0" w:color="auto"/>
            <w:right w:val="none" w:sz="0" w:space="0" w:color="auto"/>
          </w:divBdr>
          <w:divsChild>
            <w:div w:id="2049262293">
              <w:marLeft w:val="0"/>
              <w:marRight w:val="0"/>
              <w:marTop w:val="0"/>
              <w:marBottom w:val="0"/>
              <w:divBdr>
                <w:top w:val="none" w:sz="0" w:space="0" w:color="auto"/>
                <w:left w:val="none" w:sz="0" w:space="0" w:color="auto"/>
                <w:bottom w:val="none" w:sz="0" w:space="0" w:color="auto"/>
                <w:right w:val="none" w:sz="0" w:space="0" w:color="auto"/>
              </w:divBdr>
            </w:div>
          </w:divsChild>
        </w:div>
        <w:div w:id="2064329547">
          <w:marLeft w:val="0"/>
          <w:marRight w:val="0"/>
          <w:marTop w:val="0"/>
          <w:marBottom w:val="0"/>
          <w:divBdr>
            <w:top w:val="none" w:sz="0" w:space="0" w:color="auto"/>
            <w:left w:val="none" w:sz="0" w:space="0" w:color="auto"/>
            <w:bottom w:val="none" w:sz="0" w:space="0" w:color="auto"/>
            <w:right w:val="none" w:sz="0" w:space="0" w:color="auto"/>
          </w:divBdr>
          <w:divsChild>
            <w:div w:id="405735428">
              <w:marLeft w:val="0"/>
              <w:marRight w:val="0"/>
              <w:marTop w:val="0"/>
              <w:marBottom w:val="0"/>
              <w:divBdr>
                <w:top w:val="none" w:sz="0" w:space="0" w:color="auto"/>
                <w:left w:val="none" w:sz="0" w:space="0" w:color="auto"/>
                <w:bottom w:val="none" w:sz="0" w:space="0" w:color="auto"/>
                <w:right w:val="none" w:sz="0" w:space="0" w:color="auto"/>
              </w:divBdr>
            </w:div>
          </w:divsChild>
        </w:div>
        <w:div w:id="2071228070">
          <w:marLeft w:val="0"/>
          <w:marRight w:val="0"/>
          <w:marTop w:val="0"/>
          <w:marBottom w:val="0"/>
          <w:divBdr>
            <w:top w:val="none" w:sz="0" w:space="0" w:color="auto"/>
            <w:left w:val="none" w:sz="0" w:space="0" w:color="auto"/>
            <w:bottom w:val="none" w:sz="0" w:space="0" w:color="auto"/>
            <w:right w:val="none" w:sz="0" w:space="0" w:color="auto"/>
          </w:divBdr>
          <w:divsChild>
            <w:div w:id="668214431">
              <w:marLeft w:val="0"/>
              <w:marRight w:val="0"/>
              <w:marTop w:val="0"/>
              <w:marBottom w:val="0"/>
              <w:divBdr>
                <w:top w:val="none" w:sz="0" w:space="0" w:color="auto"/>
                <w:left w:val="none" w:sz="0" w:space="0" w:color="auto"/>
                <w:bottom w:val="none" w:sz="0" w:space="0" w:color="auto"/>
                <w:right w:val="none" w:sz="0" w:space="0" w:color="auto"/>
              </w:divBdr>
            </w:div>
          </w:divsChild>
        </w:div>
        <w:div w:id="2103640910">
          <w:marLeft w:val="0"/>
          <w:marRight w:val="0"/>
          <w:marTop w:val="0"/>
          <w:marBottom w:val="0"/>
          <w:divBdr>
            <w:top w:val="none" w:sz="0" w:space="0" w:color="auto"/>
            <w:left w:val="none" w:sz="0" w:space="0" w:color="auto"/>
            <w:bottom w:val="none" w:sz="0" w:space="0" w:color="auto"/>
            <w:right w:val="none" w:sz="0" w:space="0" w:color="auto"/>
          </w:divBdr>
          <w:divsChild>
            <w:div w:id="1593009162">
              <w:marLeft w:val="0"/>
              <w:marRight w:val="0"/>
              <w:marTop w:val="0"/>
              <w:marBottom w:val="0"/>
              <w:divBdr>
                <w:top w:val="none" w:sz="0" w:space="0" w:color="auto"/>
                <w:left w:val="none" w:sz="0" w:space="0" w:color="auto"/>
                <w:bottom w:val="none" w:sz="0" w:space="0" w:color="auto"/>
                <w:right w:val="none" w:sz="0" w:space="0" w:color="auto"/>
              </w:divBdr>
            </w:div>
          </w:divsChild>
        </w:div>
        <w:div w:id="2140951464">
          <w:marLeft w:val="0"/>
          <w:marRight w:val="0"/>
          <w:marTop w:val="0"/>
          <w:marBottom w:val="0"/>
          <w:divBdr>
            <w:top w:val="none" w:sz="0" w:space="0" w:color="auto"/>
            <w:left w:val="none" w:sz="0" w:space="0" w:color="auto"/>
            <w:bottom w:val="none" w:sz="0" w:space="0" w:color="auto"/>
            <w:right w:val="none" w:sz="0" w:space="0" w:color="auto"/>
          </w:divBdr>
          <w:divsChild>
            <w:div w:id="9576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1947">
      <w:bodyDiv w:val="1"/>
      <w:marLeft w:val="0"/>
      <w:marRight w:val="0"/>
      <w:marTop w:val="0"/>
      <w:marBottom w:val="0"/>
      <w:divBdr>
        <w:top w:val="none" w:sz="0" w:space="0" w:color="auto"/>
        <w:left w:val="none" w:sz="0" w:space="0" w:color="auto"/>
        <w:bottom w:val="none" w:sz="0" w:space="0" w:color="auto"/>
        <w:right w:val="none" w:sz="0" w:space="0" w:color="auto"/>
      </w:divBdr>
    </w:div>
    <w:div w:id="232816528">
      <w:bodyDiv w:val="1"/>
      <w:marLeft w:val="0"/>
      <w:marRight w:val="0"/>
      <w:marTop w:val="0"/>
      <w:marBottom w:val="0"/>
      <w:divBdr>
        <w:top w:val="none" w:sz="0" w:space="0" w:color="auto"/>
        <w:left w:val="none" w:sz="0" w:space="0" w:color="auto"/>
        <w:bottom w:val="none" w:sz="0" w:space="0" w:color="auto"/>
        <w:right w:val="none" w:sz="0" w:space="0" w:color="auto"/>
      </w:divBdr>
    </w:div>
    <w:div w:id="235869007">
      <w:bodyDiv w:val="1"/>
      <w:marLeft w:val="0"/>
      <w:marRight w:val="0"/>
      <w:marTop w:val="0"/>
      <w:marBottom w:val="0"/>
      <w:divBdr>
        <w:top w:val="none" w:sz="0" w:space="0" w:color="auto"/>
        <w:left w:val="none" w:sz="0" w:space="0" w:color="auto"/>
        <w:bottom w:val="none" w:sz="0" w:space="0" w:color="auto"/>
        <w:right w:val="none" w:sz="0" w:space="0" w:color="auto"/>
      </w:divBdr>
      <w:divsChild>
        <w:div w:id="535849366">
          <w:marLeft w:val="0"/>
          <w:marRight w:val="0"/>
          <w:marTop w:val="0"/>
          <w:marBottom w:val="0"/>
          <w:divBdr>
            <w:top w:val="none" w:sz="0" w:space="0" w:color="auto"/>
            <w:left w:val="none" w:sz="0" w:space="0" w:color="auto"/>
            <w:bottom w:val="none" w:sz="0" w:space="0" w:color="auto"/>
            <w:right w:val="none" w:sz="0" w:space="0" w:color="auto"/>
          </w:divBdr>
        </w:div>
        <w:div w:id="881601459">
          <w:marLeft w:val="0"/>
          <w:marRight w:val="0"/>
          <w:marTop w:val="0"/>
          <w:marBottom w:val="0"/>
          <w:divBdr>
            <w:top w:val="none" w:sz="0" w:space="0" w:color="auto"/>
            <w:left w:val="none" w:sz="0" w:space="0" w:color="auto"/>
            <w:bottom w:val="none" w:sz="0" w:space="0" w:color="auto"/>
            <w:right w:val="none" w:sz="0" w:space="0" w:color="auto"/>
          </w:divBdr>
        </w:div>
      </w:divsChild>
    </w:div>
    <w:div w:id="239102356">
      <w:bodyDiv w:val="1"/>
      <w:marLeft w:val="0"/>
      <w:marRight w:val="0"/>
      <w:marTop w:val="0"/>
      <w:marBottom w:val="0"/>
      <w:divBdr>
        <w:top w:val="none" w:sz="0" w:space="0" w:color="auto"/>
        <w:left w:val="none" w:sz="0" w:space="0" w:color="auto"/>
        <w:bottom w:val="none" w:sz="0" w:space="0" w:color="auto"/>
        <w:right w:val="none" w:sz="0" w:space="0" w:color="auto"/>
      </w:divBdr>
    </w:div>
    <w:div w:id="245723491">
      <w:bodyDiv w:val="1"/>
      <w:marLeft w:val="0"/>
      <w:marRight w:val="0"/>
      <w:marTop w:val="0"/>
      <w:marBottom w:val="0"/>
      <w:divBdr>
        <w:top w:val="none" w:sz="0" w:space="0" w:color="auto"/>
        <w:left w:val="none" w:sz="0" w:space="0" w:color="auto"/>
        <w:bottom w:val="none" w:sz="0" w:space="0" w:color="auto"/>
        <w:right w:val="none" w:sz="0" w:space="0" w:color="auto"/>
      </w:divBdr>
    </w:div>
    <w:div w:id="246421888">
      <w:bodyDiv w:val="1"/>
      <w:marLeft w:val="0"/>
      <w:marRight w:val="0"/>
      <w:marTop w:val="0"/>
      <w:marBottom w:val="0"/>
      <w:divBdr>
        <w:top w:val="none" w:sz="0" w:space="0" w:color="auto"/>
        <w:left w:val="none" w:sz="0" w:space="0" w:color="auto"/>
        <w:bottom w:val="none" w:sz="0" w:space="0" w:color="auto"/>
        <w:right w:val="none" w:sz="0" w:space="0" w:color="auto"/>
      </w:divBdr>
    </w:div>
    <w:div w:id="247739291">
      <w:bodyDiv w:val="1"/>
      <w:marLeft w:val="0"/>
      <w:marRight w:val="0"/>
      <w:marTop w:val="0"/>
      <w:marBottom w:val="0"/>
      <w:divBdr>
        <w:top w:val="none" w:sz="0" w:space="0" w:color="auto"/>
        <w:left w:val="none" w:sz="0" w:space="0" w:color="auto"/>
        <w:bottom w:val="none" w:sz="0" w:space="0" w:color="auto"/>
        <w:right w:val="none" w:sz="0" w:space="0" w:color="auto"/>
      </w:divBdr>
    </w:div>
    <w:div w:id="248317964">
      <w:bodyDiv w:val="1"/>
      <w:marLeft w:val="0"/>
      <w:marRight w:val="0"/>
      <w:marTop w:val="0"/>
      <w:marBottom w:val="0"/>
      <w:divBdr>
        <w:top w:val="none" w:sz="0" w:space="0" w:color="auto"/>
        <w:left w:val="none" w:sz="0" w:space="0" w:color="auto"/>
        <w:bottom w:val="none" w:sz="0" w:space="0" w:color="auto"/>
        <w:right w:val="none" w:sz="0" w:space="0" w:color="auto"/>
      </w:divBdr>
    </w:div>
    <w:div w:id="252979859">
      <w:bodyDiv w:val="1"/>
      <w:marLeft w:val="0"/>
      <w:marRight w:val="0"/>
      <w:marTop w:val="0"/>
      <w:marBottom w:val="0"/>
      <w:divBdr>
        <w:top w:val="none" w:sz="0" w:space="0" w:color="auto"/>
        <w:left w:val="none" w:sz="0" w:space="0" w:color="auto"/>
        <w:bottom w:val="none" w:sz="0" w:space="0" w:color="auto"/>
        <w:right w:val="none" w:sz="0" w:space="0" w:color="auto"/>
      </w:divBdr>
    </w:div>
    <w:div w:id="256914070">
      <w:bodyDiv w:val="1"/>
      <w:marLeft w:val="0"/>
      <w:marRight w:val="0"/>
      <w:marTop w:val="0"/>
      <w:marBottom w:val="0"/>
      <w:divBdr>
        <w:top w:val="none" w:sz="0" w:space="0" w:color="auto"/>
        <w:left w:val="none" w:sz="0" w:space="0" w:color="auto"/>
        <w:bottom w:val="none" w:sz="0" w:space="0" w:color="auto"/>
        <w:right w:val="none" w:sz="0" w:space="0" w:color="auto"/>
      </w:divBdr>
    </w:div>
    <w:div w:id="257448093">
      <w:bodyDiv w:val="1"/>
      <w:marLeft w:val="0"/>
      <w:marRight w:val="0"/>
      <w:marTop w:val="0"/>
      <w:marBottom w:val="0"/>
      <w:divBdr>
        <w:top w:val="none" w:sz="0" w:space="0" w:color="auto"/>
        <w:left w:val="none" w:sz="0" w:space="0" w:color="auto"/>
        <w:bottom w:val="none" w:sz="0" w:space="0" w:color="auto"/>
        <w:right w:val="none" w:sz="0" w:space="0" w:color="auto"/>
      </w:divBdr>
    </w:div>
    <w:div w:id="262881755">
      <w:bodyDiv w:val="1"/>
      <w:marLeft w:val="0"/>
      <w:marRight w:val="0"/>
      <w:marTop w:val="0"/>
      <w:marBottom w:val="0"/>
      <w:divBdr>
        <w:top w:val="none" w:sz="0" w:space="0" w:color="auto"/>
        <w:left w:val="none" w:sz="0" w:space="0" w:color="auto"/>
        <w:bottom w:val="none" w:sz="0" w:space="0" w:color="auto"/>
        <w:right w:val="none" w:sz="0" w:space="0" w:color="auto"/>
      </w:divBdr>
    </w:div>
    <w:div w:id="263273474">
      <w:bodyDiv w:val="1"/>
      <w:marLeft w:val="0"/>
      <w:marRight w:val="0"/>
      <w:marTop w:val="0"/>
      <w:marBottom w:val="0"/>
      <w:divBdr>
        <w:top w:val="none" w:sz="0" w:space="0" w:color="auto"/>
        <w:left w:val="none" w:sz="0" w:space="0" w:color="auto"/>
        <w:bottom w:val="none" w:sz="0" w:space="0" w:color="auto"/>
        <w:right w:val="none" w:sz="0" w:space="0" w:color="auto"/>
      </w:divBdr>
    </w:div>
    <w:div w:id="263391770">
      <w:bodyDiv w:val="1"/>
      <w:marLeft w:val="0"/>
      <w:marRight w:val="0"/>
      <w:marTop w:val="0"/>
      <w:marBottom w:val="0"/>
      <w:divBdr>
        <w:top w:val="none" w:sz="0" w:space="0" w:color="auto"/>
        <w:left w:val="none" w:sz="0" w:space="0" w:color="auto"/>
        <w:bottom w:val="none" w:sz="0" w:space="0" w:color="auto"/>
        <w:right w:val="none" w:sz="0" w:space="0" w:color="auto"/>
      </w:divBdr>
    </w:div>
    <w:div w:id="264465765">
      <w:bodyDiv w:val="1"/>
      <w:marLeft w:val="0"/>
      <w:marRight w:val="0"/>
      <w:marTop w:val="0"/>
      <w:marBottom w:val="0"/>
      <w:divBdr>
        <w:top w:val="none" w:sz="0" w:space="0" w:color="auto"/>
        <w:left w:val="none" w:sz="0" w:space="0" w:color="auto"/>
        <w:bottom w:val="none" w:sz="0" w:space="0" w:color="auto"/>
        <w:right w:val="none" w:sz="0" w:space="0" w:color="auto"/>
      </w:divBdr>
    </w:div>
    <w:div w:id="268202915">
      <w:bodyDiv w:val="1"/>
      <w:marLeft w:val="0"/>
      <w:marRight w:val="0"/>
      <w:marTop w:val="0"/>
      <w:marBottom w:val="0"/>
      <w:divBdr>
        <w:top w:val="none" w:sz="0" w:space="0" w:color="auto"/>
        <w:left w:val="none" w:sz="0" w:space="0" w:color="auto"/>
        <w:bottom w:val="none" w:sz="0" w:space="0" w:color="auto"/>
        <w:right w:val="none" w:sz="0" w:space="0" w:color="auto"/>
      </w:divBdr>
    </w:div>
    <w:div w:id="268397088">
      <w:bodyDiv w:val="1"/>
      <w:marLeft w:val="0"/>
      <w:marRight w:val="0"/>
      <w:marTop w:val="0"/>
      <w:marBottom w:val="0"/>
      <w:divBdr>
        <w:top w:val="none" w:sz="0" w:space="0" w:color="auto"/>
        <w:left w:val="none" w:sz="0" w:space="0" w:color="auto"/>
        <w:bottom w:val="none" w:sz="0" w:space="0" w:color="auto"/>
        <w:right w:val="none" w:sz="0" w:space="0" w:color="auto"/>
      </w:divBdr>
    </w:div>
    <w:div w:id="274950757">
      <w:bodyDiv w:val="1"/>
      <w:marLeft w:val="0"/>
      <w:marRight w:val="0"/>
      <w:marTop w:val="0"/>
      <w:marBottom w:val="0"/>
      <w:divBdr>
        <w:top w:val="none" w:sz="0" w:space="0" w:color="auto"/>
        <w:left w:val="none" w:sz="0" w:space="0" w:color="auto"/>
        <w:bottom w:val="none" w:sz="0" w:space="0" w:color="auto"/>
        <w:right w:val="none" w:sz="0" w:space="0" w:color="auto"/>
      </w:divBdr>
    </w:div>
    <w:div w:id="275865624">
      <w:bodyDiv w:val="1"/>
      <w:marLeft w:val="0"/>
      <w:marRight w:val="0"/>
      <w:marTop w:val="0"/>
      <w:marBottom w:val="0"/>
      <w:divBdr>
        <w:top w:val="none" w:sz="0" w:space="0" w:color="auto"/>
        <w:left w:val="none" w:sz="0" w:space="0" w:color="auto"/>
        <w:bottom w:val="none" w:sz="0" w:space="0" w:color="auto"/>
        <w:right w:val="none" w:sz="0" w:space="0" w:color="auto"/>
      </w:divBdr>
    </w:div>
    <w:div w:id="276570922">
      <w:bodyDiv w:val="1"/>
      <w:marLeft w:val="0"/>
      <w:marRight w:val="0"/>
      <w:marTop w:val="0"/>
      <w:marBottom w:val="0"/>
      <w:divBdr>
        <w:top w:val="none" w:sz="0" w:space="0" w:color="auto"/>
        <w:left w:val="none" w:sz="0" w:space="0" w:color="auto"/>
        <w:bottom w:val="none" w:sz="0" w:space="0" w:color="auto"/>
        <w:right w:val="none" w:sz="0" w:space="0" w:color="auto"/>
      </w:divBdr>
    </w:div>
    <w:div w:id="283196300">
      <w:bodyDiv w:val="1"/>
      <w:marLeft w:val="0"/>
      <w:marRight w:val="0"/>
      <w:marTop w:val="0"/>
      <w:marBottom w:val="0"/>
      <w:divBdr>
        <w:top w:val="none" w:sz="0" w:space="0" w:color="auto"/>
        <w:left w:val="none" w:sz="0" w:space="0" w:color="auto"/>
        <w:bottom w:val="none" w:sz="0" w:space="0" w:color="auto"/>
        <w:right w:val="none" w:sz="0" w:space="0" w:color="auto"/>
      </w:divBdr>
    </w:div>
    <w:div w:id="283657340">
      <w:bodyDiv w:val="1"/>
      <w:marLeft w:val="0"/>
      <w:marRight w:val="0"/>
      <w:marTop w:val="0"/>
      <w:marBottom w:val="0"/>
      <w:divBdr>
        <w:top w:val="none" w:sz="0" w:space="0" w:color="auto"/>
        <w:left w:val="none" w:sz="0" w:space="0" w:color="auto"/>
        <w:bottom w:val="none" w:sz="0" w:space="0" w:color="auto"/>
        <w:right w:val="none" w:sz="0" w:space="0" w:color="auto"/>
      </w:divBdr>
    </w:div>
    <w:div w:id="286355058">
      <w:bodyDiv w:val="1"/>
      <w:marLeft w:val="0"/>
      <w:marRight w:val="0"/>
      <w:marTop w:val="0"/>
      <w:marBottom w:val="0"/>
      <w:divBdr>
        <w:top w:val="none" w:sz="0" w:space="0" w:color="auto"/>
        <w:left w:val="none" w:sz="0" w:space="0" w:color="auto"/>
        <w:bottom w:val="none" w:sz="0" w:space="0" w:color="auto"/>
        <w:right w:val="none" w:sz="0" w:space="0" w:color="auto"/>
      </w:divBdr>
    </w:div>
    <w:div w:id="303701642">
      <w:bodyDiv w:val="1"/>
      <w:marLeft w:val="0"/>
      <w:marRight w:val="0"/>
      <w:marTop w:val="0"/>
      <w:marBottom w:val="0"/>
      <w:divBdr>
        <w:top w:val="none" w:sz="0" w:space="0" w:color="auto"/>
        <w:left w:val="none" w:sz="0" w:space="0" w:color="auto"/>
        <w:bottom w:val="none" w:sz="0" w:space="0" w:color="auto"/>
        <w:right w:val="none" w:sz="0" w:space="0" w:color="auto"/>
      </w:divBdr>
    </w:div>
    <w:div w:id="305402215">
      <w:bodyDiv w:val="1"/>
      <w:marLeft w:val="0"/>
      <w:marRight w:val="0"/>
      <w:marTop w:val="0"/>
      <w:marBottom w:val="0"/>
      <w:divBdr>
        <w:top w:val="none" w:sz="0" w:space="0" w:color="auto"/>
        <w:left w:val="none" w:sz="0" w:space="0" w:color="auto"/>
        <w:bottom w:val="none" w:sz="0" w:space="0" w:color="auto"/>
        <w:right w:val="none" w:sz="0" w:space="0" w:color="auto"/>
      </w:divBdr>
    </w:div>
    <w:div w:id="315652750">
      <w:bodyDiv w:val="1"/>
      <w:marLeft w:val="0"/>
      <w:marRight w:val="0"/>
      <w:marTop w:val="0"/>
      <w:marBottom w:val="0"/>
      <w:divBdr>
        <w:top w:val="none" w:sz="0" w:space="0" w:color="auto"/>
        <w:left w:val="none" w:sz="0" w:space="0" w:color="auto"/>
        <w:bottom w:val="none" w:sz="0" w:space="0" w:color="auto"/>
        <w:right w:val="none" w:sz="0" w:space="0" w:color="auto"/>
      </w:divBdr>
    </w:div>
    <w:div w:id="319038238">
      <w:bodyDiv w:val="1"/>
      <w:marLeft w:val="0"/>
      <w:marRight w:val="0"/>
      <w:marTop w:val="0"/>
      <w:marBottom w:val="0"/>
      <w:divBdr>
        <w:top w:val="none" w:sz="0" w:space="0" w:color="auto"/>
        <w:left w:val="none" w:sz="0" w:space="0" w:color="auto"/>
        <w:bottom w:val="none" w:sz="0" w:space="0" w:color="auto"/>
        <w:right w:val="none" w:sz="0" w:space="0" w:color="auto"/>
      </w:divBdr>
    </w:div>
    <w:div w:id="320159541">
      <w:bodyDiv w:val="1"/>
      <w:marLeft w:val="0"/>
      <w:marRight w:val="0"/>
      <w:marTop w:val="0"/>
      <w:marBottom w:val="0"/>
      <w:divBdr>
        <w:top w:val="none" w:sz="0" w:space="0" w:color="auto"/>
        <w:left w:val="none" w:sz="0" w:space="0" w:color="auto"/>
        <w:bottom w:val="none" w:sz="0" w:space="0" w:color="auto"/>
        <w:right w:val="none" w:sz="0" w:space="0" w:color="auto"/>
      </w:divBdr>
    </w:div>
    <w:div w:id="324548964">
      <w:bodyDiv w:val="1"/>
      <w:marLeft w:val="0"/>
      <w:marRight w:val="0"/>
      <w:marTop w:val="0"/>
      <w:marBottom w:val="0"/>
      <w:divBdr>
        <w:top w:val="none" w:sz="0" w:space="0" w:color="auto"/>
        <w:left w:val="none" w:sz="0" w:space="0" w:color="auto"/>
        <w:bottom w:val="none" w:sz="0" w:space="0" w:color="auto"/>
        <w:right w:val="none" w:sz="0" w:space="0" w:color="auto"/>
      </w:divBdr>
    </w:div>
    <w:div w:id="332495908">
      <w:bodyDiv w:val="1"/>
      <w:marLeft w:val="0"/>
      <w:marRight w:val="0"/>
      <w:marTop w:val="0"/>
      <w:marBottom w:val="0"/>
      <w:divBdr>
        <w:top w:val="none" w:sz="0" w:space="0" w:color="auto"/>
        <w:left w:val="none" w:sz="0" w:space="0" w:color="auto"/>
        <w:bottom w:val="none" w:sz="0" w:space="0" w:color="auto"/>
        <w:right w:val="none" w:sz="0" w:space="0" w:color="auto"/>
      </w:divBdr>
    </w:div>
    <w:div w:id="335234432">
      <w:bodyDiv w:val="1"/>
      <w:marLeft w:val="0"/>
      <w:marRight w:val="0"/>
      <w:marTop w:val="0"/>
      <w:marBottom w:val="0"/>
      <w:divBdr>
        <w:top w:val="none" w:sz="0" w:space="0" w:color="auto"/>
        <w:left w:val="none" w:sz="0" w:space="0" w:color="auto"/>
        <w:bottom w:val="none" w:sz="0" w:space="0" w:color="auto"/>
        <w:right w:val="none" w:sz="0" w:space="0" w:color="auto"/>
      </w:divBdr>
    </w:div>
    <w:div w:id="340812525">
      <w:bodyDiv w:val="1"/>
      <w:marLeft w:val="0"/>
      <w:marRight w:val="0"/>
      <w:marTop w:val="0"/>
      <w:marBottom w:val="0"/>
      <w:divBdr>
        <w:top w:val="none" w:sz="0" w:space="0" w:color="auto"/>
        <w:left w:val="none" w:sz="0" w:space="0" w:color="auto"/>
        <w:bottom w:val="none" w:sz="0" w:space="0" w:color="auto"/>
        <w:right w:val="none" w:sz="0" w:space="0" w:color="auto"/>
      </w:divBdr>
    </w:div>
    <w:div w:id="349260736">
      <w:bodyDiv w:val="1"/>
      <w:marLeft w:val="0"/>
      <w:marRight w:val="0"/>
      <w:marTop w:val="0"/>
      <w:marBottom w:val="0"/>
      <w:divBdr>
        <w:top w:val="none" w:sz="0" w:space="0" w:color="auto"/>
        <w:left w:val="none" w:sz="0" w:space="0" w:color="auto"/>
        <w:bottom w:val="none" w:sz="0" w:space="0" w:color="auto"/>
        <w:right w:val="none" w:sz="0" w:space="0" w:color="auto"/>
      </w:divBdr>
    </w:div>
    <w:div w:id="353725114">
      <w:bodyDiv w:val="1"/>
      <w:marLeft w:val="0"/>
      <w:marRight w:val="0"/>
      <w:marTop w:val="0"/>
      <w:marBottom w:val="0"/>
      <w:divBdr>
        <w:top w:val="none" w:sz="0" w:space="0" w:color="auto"/>
        <w:left w:val="none" w:sz="0" w:space="0" w:color="auto"/>
        <w:bottom w:val="none" w:sz="0" w:space="0" w:color="auto"/>
        <w:right w:val="none" w:sz="0" w:space="0" w:color="auto"/>
      </w:divBdr>
      <w:divsChild>
        <w:div w:id="2027975882">
          <w:marLeft w:val="0"/>
          <w:marRight w:val="0"/>
          <w:marTop w:val="0"/>
          <w:marBottom w:val="0"/>
          <w:divBdr>
            <w:top w:val="none" w:sz="0" w:space="0" w:color="auto"/>
            <w:left w:val="none" w:sz="0" w:space="0" w:color="auto"/>
            <w:bottom w:val="none" w:sz="0" w:space="0" w:color="auto"/>
            <w:right w:val="none" w:sz="0" w:space="0" w:color="auto"/>
          </w:divBdr>
          <w:divsChild>
            <w:div w:id="2114519450">
              <w:marLeft w:val="0"/>
              <w:marRight w:val="0"/>
              <w:marTop w:val="0"/>
              <w:marBottom w:val="0"/>
              <w:divBdr>
                <w:top w:val="none" w:sz="0" w:space="0" w:color="auto"/>
                <w:left w:val="none" w:sz="0" w:space="0" w:color="auto"/>
                <w:bottom w:val="none" w:sz="0" w:space="0" w:color="auto"/>
                <w:right w:val="none" w:sz="0" w:space="0" w:color="auto"/>
              </w:divBdr>
              <w:divsChild>
                <w:div w:id="262803547">
                  <w:marLeft w:val="0"/>
                  <w:marRight w:val="0"/>
                  <w:marTop w:val="0"/>
                  <w:marBottom w:val="0"/>
                  <w:divBdr>
                    <w:top w:val="none" w:sz="0" w:space="0" w:color="auto"/>
                    <w:left w:val="none" w:sz="0" w:space="0" w:color="auto"/>
                    <w:bottom w:val="none" w:sz="0" w:space="0" w:color="auto"/>
                    <w:right w:val="none" w:sz="0" w:space="0" w:color="auto"/>
                  </w:divBdr>
                  <w:divsChild>
                    <w:div w:id="1733389887">
                      <w:marLeft w:val="0"/>
                      <w:marRight w:val="0"/>
                      <w:marTop w:val="0"/>
                      <w:marBottom w:val="0"/>
                      <w:divBdr>
                        <w:top w:val="none" w:sz="0" w:space="0" w:color="auto"/>
                        <w:left w:val="none" w:sz="0" w:space="0" w:color="auto"/>
                        <w:bottom w:val="none" w:sz="0" w:space="0" w:color="auto"/>
                        <w:right w:val="none" w:sz="0" w:space="0" w:color="auto"/>
                      </w:divBdr>
                      <w:divsChild>
                        <w:div w:id="39864214">
                          <w:marLeft w:val="0"/>
                          <w:marRight w:val="0"/>
                          <w:marTop w:val="0"/>
                          <w:marBottom w:val="0"/>
                          <w:divBdr>
                            <w:top w:val="none" w:sz="0" w:space="0" w:color="auto"/>
                            <w:left w:val="none" w:sz="0" w:space="0" w:color="auto"/>
                            <w:bottom w:val="none" w:sz="0" w:space="0" w:color="auto"/>
                            <w:right w:val="none" w:sz="0" w:space="0" w:color="auto"/>
                          </w:divBdr>
                          <w:divsChild>
                            <w:div w:id="29035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935496">
      <w:bodyDiv w:val="1"/>
      <w:marLeft w:val="0"/>
      <w:marRight w:val="0"/>
      <w:marTop w:val="0"/>
      <w:marBottom w:val="0"/>
      <w:divBdr>
        <w:top w:val="none" w:sz="0" w:space="0" w:color="auto"/>
        <w:left w:val="none" w:sz="0" w:space="0" w:color="auto"/>
        <w:bottom w:val="none" w:sz="0" w:space="0" w:color="auto"/>
        <w:right w:val="none" w:sz="0" w:space="0" w:color="auto"/>
      </w:divBdr>
    </w:div>
    <w:div w:id="364790365">
      <w:bodyDiv w:val="1"/>
      <w:marLeft w:val="0"/>
      <w:marRight w:val="0"/>
      <w:marTop w:val="0"/>
      <w:marBottom w:val="0"/>
      <w:divBdr>
        <w:top w:val="none" w:sz="0" w:space="0" w:color="auto"/>
        <w:left w:val="none" w:sz="0" w:space="0" w:color="auto"/>
        <w:bottom w:val="none" w:sz="0" w:space="0" w:color="auto"/>
        <w:right w:val="none" w:sz="0" w:space="0" w:color="auto"/>
      </w:divBdr>
    </w:div>
    <w:div w:id="370037261">
      <w:bodyDiv w:val="1"/>
      <w:marLeft w:val="0"/>
      <w:marRight w:val="0"/>
      <w:marTop w:val="0"/>
      <w:marBottom w:val="0"/>
      <w:divBdr>
        <w:top w:val="none" w:sz="0" w:space="0" w:color="auto"/>
        <w:left w:val="none" w:sz="0" w:space="0" w:color="auto"/>
        <w:bottom w:val="none" w:sz="0" w:space="0" w:color="auto"/>
        <w:right w:val="none" w:sz="0" w:space="0" w:color="auto"/>
      </w:divBdr>
    </w:div>
    <w:div w:id="371080783">
      <w:bodyDiv w:val="1"/>
      <w:marLeft w:val="0"/>
      <w:marRight w:val="0"/>
      <w:marTop w:val="0"/>
      <w:marBottom w:val="0"/>
      <w:divBdr>
        <w:top w:val="none" w:sz="0" w:space="0" w:color="auto"/>
        <w:left w:val="none" w:sz="0" w:space="0" w:color="auto"/>
        <w:bottom w:val="none" w:sz="0" w:space="0" w:color="auto"/>
        <w:right w:val="none" w:sz="0" w:space="0" w:color="auto"/>
      </w:divBdr>
    </w:div>
    <w:div w:id="375281476">
      <w:bodyDiv w:val="1"/>
      <w:marLeft w:val="0"/>
      <w:marRight w:val="0"/>
      <w:marTop w:val="0"/>
      <w:marBottom w:val="0"/>
      <w:divBdr>
        <w:top w:val="none" w:sz="0" w:space="0" w:color="auto"/>
        <w:left w:val="none" w:sz="0" w:space="0" w:color="auto"/>
        <w:bottom w:val="none" w:sz="0" w:space="0" w:color="auto"/>
        <w:right w:val="none" w:sz="0" w:space="0" w:color="auto"/>
      </w:divBdr>
    </w:div>
    <w:div w:id="383024601">
      <w:bodyDiv w:val="1"/>
      <w:marLeft w:val="0"/>
      <w:marRight w:val="0"/>
      <w:marTop w:val="0"/>
      <w:marBottom w:val="0"/>
      <w:divBdr>
        <w:top w:val="none" w:sz="0" w:space="0" w:color="auto"/>
        <w:left w:val="none" w:sz="0" w:space="0" w:color="auto"/>
        <w:bottom w:val="none" w:sz="0" w:space="0" w:color="auto"/>
        <w:right w:val="none" w:sz="0" w:space="0" w:color="auto"/>
      </w:divBdr>
    </w:div>
    <w:div w:id="388505221">
      <w:bodyDiv w:val="1"/>
      <w:marLeft w:val="0"/>
      <w:marRight w:val="0"/>
      <w:marTop w:val="0"/>
      <w:marBottom w:val="0"/>
      <w:divBdr>
        <w:top w:val="none" w:sz="0" w:space="0" w:color="auto"/>
        <w:left w:val="none" w:sz="0" w:space="0" w:color="auto"/>
        <w:bottom w:val="none" w:sz="0" w:space="0" w:color="auto"/>
        <w:right w:val="none" w:sz="0" w:space="0" w:color="auto"/>
      </w:divBdr>
    </w:div>
    <w:div w:id="394819470">
      <w:bodyDiv w:val="1"/>
      <w:marLeft w:val="0"/>
      <w:marRight w:val="0"/>
      <w:marTop w:val="0"/>
      <w:marBottom w:val="0"/>
      <w:divBdr>
        <w:top w:val="none" w:sz="0" w:space="0" w:color="auto"/>
        <w:left w:val="none" w:sz="0" w:space="0" w:color="auto"/>
        <w:bottom w:val="none" w:sz="0" w:space="0" w:color="auto"/>
        <w:right w:val="none" w:sz="0" w:space="0" w:color="auto"/>
      </w:divBdr>
    </w:div>
    <w:div w:id="400296918">
      <w:bodyDiv w:val="1"/>
      <w:marLeft w:val="0"/>
      <w:marRight w:val="0"/>
      <w:marTop w:val="0"/>
      <w:marBottom w:val="0"/>
      <w:divBdr>
        <w:top w:val="none" w:sz="0" w:space="0" w:color="auto"/>
        <w:left w:val="none" w:sz="0" w:space="0" w:color="auto"/>
        <w:bottom w:val="none" w:sz="0" w:space="0" w:color="auto"/>
        <w:right w:val="none" w:sz="0" w:space="0" w:color="auto"/>
      </w:divBdr>
    </w:div>
    <w:div w:id="406074386">
      <w:bodyDiv w:val="1"/>
      <w:marLeft w:val="0"/>
      <w:marRight w:val="0"/>
      <w:marTop w:val="0"/>
      <w:marBottom w:val="0"/>
      <w:divBdr>
        <w:top w:val="none" w:sz="0" w:space="0" w:color="auto"/>
        <w:left w:val="none" w:sz="0" w:space="0" w:color="auto"/>
        <w:bottom w:val="none" w:sz="0" w:space="0" w:color="auto"/>
        <w:right w:val="none" w:sz="0" w:space="0" w:color="auto"/>
      </w:divBdr>
    </w:div>
    <w:div w:id="408380865">
      <w:bodyDiv w:val="1"/>
      <w:marLeft w:val="0"/>
      <w:marRight w:val="0"/>
      <w:marTop w:val="0"/>
      <w:marBottom w:val="0"/>
      <w:divBdr>
        <w:top w:val="none" w:sz="0" w:space="0" w:color="auto"/>
        <w:left w:val="none" w:sz="0" w:space="0" w:color="auto"/>
        <w:bottom w:val="none" w:sz="0" w:space="0" w:color="auto"/>
        <w:right w:val="none" w:sz="0" w:space="0" w:color="auto"/>
      </w:divBdr>
    </w:div>
    <w:div w:id="408967957">
      <w:bodyDiv w:val="1"/>
      <w:marLeft w:val="0"/>
      <w:marRight w:val="0"/>
      <w:marTop w:val="0"/>
      <w:marBottom w:val="0"/>
      <w:divBdr>
        <w:top w:val="none" w:sz="0" w:space="0" w:color="auto"/>
        <w:left w:val="none" w:sz="0" w:space="0" w:color="auto"/>
        <w:bottom w:val="none" w:sz="0" w:space="0" w:color="auto"/>
        <w:right w:val="none" w:sz="0" w:space="0" w:color="auto"/>
      </w:divBdr>
    </w:div>
    <w:div w:id="410275893">
      <w:bodyDiv w:val="1"/>
      <w:marLeft w:val="0"/>
      <w:marRight w:val="0"/>
      <w:marTop w:val="0"/>
      <w:marBottom w:val="0"/>
      <w:divBdr>
        <w:top w:val="none" w:sz="0" w:space="0" w:color="auto"/>
        <w:left w:val="none" w:sz="0" w:space="0" w:color="auto"/>
        <w:bottom w:val="none" w:sz="0" w:space="0" w:color="auto"/>
        <w:right w:val="none" w:sz="0" w:space="0" w:color="auto"/>
      </w:divBdr>
    </w:div>
    <w:div w:id="419839127">
      <w:bodyDiv w:val="1"/>
      <w:marLeft w:val="0"/>
      <w:marRight w:val="0"/>
      <w:marTop w:val="0"/>
      <w:marBottom w:val="0"/>
      <w:divBdr>
        <w:top w:val="none" w:sz="0" w:space="0" w:color="auto"/>
        <w:left w:val="none" w:sz="0" w:space="0" w:color="auto"/>
        <w:bottom w:val="none" w:sz="0" w:space="0" w:color="auto"/>
        <w:right w:val="none" w:sz="0" w:space="0" w:color="auto"/>
      </w:divBdr>
    </w:div>
    <w:div w:id="421296046">
      <w:bodyDiv w:val="1"/>
      <w:marLeft w:val="0"/>
      <w:marRight w:val="0"/>
      <w:marTop w:val="0"/>
      <w:marBottom w:val="0"/>
      <w:divBdr>
        <w:top w:val="none" w:sz="0" w:space="0" w:color="auto"/>
        <w:left w:val="none" w:sz="0" w:space="0" w:color="auto"/>
        <w:bottom w:val="none" w:sz="0" w:space="0" w:color="auto"/>
        <w:right w:val="none" w:sz="0" w:space="0" w:color="auto"/>
      </w:divBdr>
    </w:div>
    <w:div w:id="424426352">
      <w:bodyDiv w:val="1"/>
      <w:marLeft w:val="0"/>
      <w:marRight w:val="0"/>
      <w:marTop w:val="0"/>
      <w:marBottom w:val="0"/>
      <w:divBdr>
        <w:top w:val="none" w:sz="0" w:space="0" w:color="auto"/>
        <w:left w:val="none" w:sz="0" w:space="0" w:color="auto"/>
        <w:bottom w:val="none" w:sz="0" w:space="0" w:color="auto"/>
        <w:right w:val="none" w:sz="0" w:space="0" w:color="auto"/>
      </w:divBdr>
    </w:div>
    <w:div w:id="432096203">
      <w:bodyDiv w:val="1"/>
      <w:marLeft w:val="0"/>
      <w:marRight w:val="0"/>
      <w:marTop w:val="0"/>
      <w:marBottom w:val="0"/>
      <w:divBdr>
        <w:top w:val="none" w:sz="0" w:space="0" w:color="auto"/>
        <w:left w:val="none" w:sz="0" w:space="0" w:color="auto"/>
        <w:bottom w:val="none" w:sz="0" w:space="0" w:color="auto"/>
        <w:right w:val="none" w:sz="0" w:space="0" w:color="auto"/>
      </w:divBdr>
    </w:div>
    <w:div w:id="439960031">
      <w:bodyDiv w:val="1"/>
      <w:marLeft w:val="0"/>
      <w:marRight w:val="0"/>
      <w:marTop w:val="0"/>
      <w:marBottom w:val="0"/>
      <w:divBdr>
        <w:top w:val="none" w:sz="0" w:space="0" w:color="auto"/>
        <w:left w:val="none" w:sz="0" w:space="0" w:color="auto"/>
        <w:bottom w:val="none" w:sz="0" w:space="0" w:color="auto"/>
        <w:right w:val="none" w:sz="0" w:space="0" w:color="auto"/>
      </w:divBdr>
    </w:div>
    <w:div w:id="440030964">
      <w:bodyDiv w:val="1"/>
      <w:marLeft w:val="0"/>
      <w:marRight w:val="0"/>
      <w:marTop w:val="0"/>
      <w:marBottom w:val="0"/>
      <w:divBdr>
        <w:top w:val="none" w:sz="0" w:space="0" w:color="auto"/>
        <w:left w:val="none" w:sz="0" w:space="0" w:color="auto"/>
        <w:bottom w:val="none" w:sz="0" w:space="0" w:color="auto"/>
        <w:right w:val="none" w:sz="0" w:space="0" w:color="auto"/>
      </w:divBdr>
    </w:div>
    <w:div w:id="440957540">
      <w:bodyDiv w:val="1"/>
      <w:marLeft w:val="0"/>
      <w:marRight w:val="0"/>
      <w:marTop w:val="0"/>
      <w:marBottom w:val="0"/>
      <w:divBdr>
        <w:top w:val="none" w:sz="0" w:space="0" w:color="auto"/>
        <w:left w:val="none" w:sz="0" w:space="0" w:color="auto"/>
        <w:bottom w:val="none" w:sz="0" w:space="0" w:color="auto"/>
        <w:right w:val="none" w:sz="0" w:space="0" w:color="auto"/>
      </w:divBdr>
    </w:div>
    <w:div w:id="444546973">
      <w:bodyDiv w:val="1"/>
      <w:marLeft w:val="0"/>
      <w:marRight w:val="0"/>
      <w:marTop w:val="0"/>
      <w:marBottom w:val="0"/>
      <w:divBdr>
        <w:top w:val="none" w:sz="0" w:space="0" w:color="auto"/>
        <w:left w:val="none" w:sz="0" w:space="0" w:color="auto"/>
        <w:bottom w:val="none" w:sz="0" w:space="0" w:color="auto"/>
        <w:right w:val="none" w:sz="0" w:space="0" w:color="auto"/>
      </w:divBdr>
    </w:div>
    <w:div w:id="445778118">
      <w:bodyDiv w:val="1"/>
      <w:marLeft w:val="0"/>
      <w:marRight w:val="0"/>
      <w:marTop w:val="0"/>
      <w:marBottom w:val="0"/>
      <w:divBdr>
        <w:top w:val="none" w:sz="0" w:space="0" w:color="auto"/>
        <w:left w:val="none" w:sz="0" w:space="0" w:color="auto"/>
        <w:bottom w:val="none" w:sz="0" w:space="0" w:color="auto"/>
        <w:right w:val="none" w:sz="0" w:space="0" w:color="auto"/>
      </w:divBdr>
    </w:div>
    <w:div w:id="447286035">
      <w:bodyDiv w:val="1"/>
      <w:marLeft w:val="0"/>
      <w:marRight w:val="0"/>
      <w:marTop w:val="0"/>
      <w:marBottom w:val="0"/>
      <w:divBdr>
        <w:top w:val="none" w:sz="0" w:space="0" w:color="auto"/>
        <w:left w:val="none" w:sz="0" w:space="0" w:color="auto"/>
        <w:bottom w:val="none" w:sz="0" w:space="0" w:color="auto"/>
        <w:right w:val="none" w:sz="0" w:space="0" w:color="auto"/>
      </w:divBdr>
    </w:div>
    <w:div w:id="450636852">
      <w:bodyDiv w:val="1"/>
      <w:marLeft w:val="0"/>
      <w:marRight w:val="0"/>
      <w:marTop w:val="0"/>
      <w:marBottom w:val="0"/>
      <w:divBdr>
        <w:top w:val="none" w:sz="0" w:space="0" w:color="auto"/>
        <w:left w:val="none" w:sz="0" w:space="0" w:color="auto"/>
        <w:bottom w:val="none" w:sz="0" w:space="0" w:color="auto"/>
        <w:right w:val="none" w:sz="0" w:space="0" w:color="auto"/>
      </w:divBdr>
    </w:div>
    <w:div w:id="452872977">
      <w:bodyDiv w:val="1"/>
      <w:marLeft w:val="0"/>
      <w:marRight w:val="0"/>
      <w:marTop w:val="0"/>
      <w:marBottom w:val="0"/>
      <w:divBdr>
        <w:top w:val="none" w:sz="0" w:space="0" w:color="auto"/>
        <w:left w:val="none" w:sz="0" w:space="0" w:color="auto"/>
        <w:bottom w:val="none" w:sz="0" w:space="0" w:color="auto"/>
        <w:right w:val="none" w:sz="0" w:space="0" w:color="auto"/>
      </w:divBdr>
    </w:div>
    <w:div w:id="458694388">
      <w:bodyDiv w:val="1"/>
      <w:marLeft w:val="0"/>
      <w:marRight w:val="0"/>
      <w:marTop w:val="0"/>
      <w:marBottom w:val="0"/>
      <w:divBdr>
        <w:top w:val="none" w:sz="0" w:space="0" w:color="auto"/>
        <w:left w:val="none" w:sz="0" w:space="0" w:color="auto"/>
        <w:bottom w:val="none" w:sz="0" w:space="0" w:color="auto"/>
        <w:right w:val="none" w:sz="0" w:space="0" w:color="auto"/>
      </w:divBdr>
    </w:div>
    <w:div w:id="459887200">
      <w:bodyDiv w:val="1"/>
      <w:marLeft w:val="0"/>
      <w:marRight w:val="0"/>
      <w:marTop w:val="0"/>
      <w:marBottom w:val="0"/>
      <w:divBdr>
        <w:top w:val="none" w:sz="0" w:space="0" w:color="auto"/>
        <w:left w:val="none" w:sz="0" w:space="0" w:color="auto"/>
        <w:bottom w:val="none" w:sz="0" w:space="0" w:color="auto"/>
        <w:right w:val="none" w:sz="0" w:space="0" w:color="auto"/>
      </w:divBdr>
    </w:div>
    <w:div w:id="464856303">
      <w:bodyDiv w:val="1"/>
      <w:marLeft w:val="0"/>
      <w:marRight w:val="0"/>
      <w:marTop w:val="0"/>
      <w:marBottom w:val="0"/>
      <w:divBdr>
        <w:top w:val="none" w:sz="0" w:space="0" w:color="auto"/>
        <w:left w:val="none" w:sz="0" w:space="0" w:color="auto"/>
        <w:bottom w:val="none" w:sz="0" w:space="0" w:color="auto"/>
        <w:right w:val="none" w:sz="0" w:space="0" w:color="auto"/>
      </w:divBdr>
    </w:div>
    <w:div w:id="474761910">
      <w:bodyDiv w:val="1"/>
      <w:marLeft w:val="0"/>
      <w:marRight w:val="0"/>
      <w:marTop w:val="0"/>
      <w:marBottom w:val="0"/>
      <w:divBdr>
        <w:top w:val="none" w:sz="0" w:space="0" w:color="auto"/>
        <w:left w:val="none" w:sz="0" w:space="0" w:color="auto"/>
        <w:bottom w:val="none" w:sz="0" w:space="0" w:color="auto"/>
        <w:right w:val="none" w:sz="0" w:space="0" w:color="auto"/>
      </w:divBdr>
    </w:div>
    <w:div w:id="474832205">
      <w:bodyDiv w:val="1"/>
      <w:marLeft w:val="0"/>
      <w:marRight w:val="0"/>
      <w:marTop w:val="0"/>
      <w:marBottom w:val="0"/>
      <w:divBdr>
        <w:top w:val="none" w:sz="0" w:space="0" w:color="auto"/>
        <w:left w:val="none" w:sz="0" w:space="0" w:color="auto"/>
        <w:bottom w:val="none" w:sz="0" w:space="0" w:color="auto"/>
        <w:right w:val="none" w:sz="0" w:space="0" w:color="auto"/>
      </w:divBdr>
    </w:div>
    <w:div w:id="477576431">
      <w:bodyDiv w:val="1"/>
      <w:marLeft w:val="0"/>
      <w:marRight w:val="0"/>
      <w:marTop w:val="0"/>
      <w:marBottom w:val="0"/>
      <w:divBdr>
        <w:top w:val="none" w:sz="0" w:space="0" w:color="auto"/>
        <w:left w:val="none" w:sz="0" w:space="0" w:color="auto"/>
        <w:bottom w:val="none" w:sz="0" w:space="0" w:color="auto"/>
        <w:right w:val="none" w:sz="0" w:space="0" w:color="auto"/>
      </w:divBdr>
    </w:div>
    <w:div w:id="484517613">
      <w:bodyDiv w:val="1"/>
      <w:marLeft w:val="0"/>
      <w:marRight w:val="0"/>
      <w:marTop w:val="0"/>
      <w:marBottom w:val="0"/>
      <w:divBdr>
        <w:top w:val="none" w:sz="0" w:space="0" w:color="auto"/>
        <w:left w:val="none" w:sz="0" w:space="0" w:color="auto"/>
        <w:bottom w:val="none" w:sz="0" w:space="0" w:color="auto"/>
        <w:right w:val="none" w:sz="0" w:space="0" w:color="auto"/>
      </w:divBdr>
    </w:div>
    <w:div w:id="485391782">
      <w:bodyDiv w:val="1"/>
      <w:marLeft w:val="0"/>
      <w:marRight w:val="0"/>
      <w:marTop w:val="0"/>
      <w:marBottom w:val="0"/>
      <w:divBdr>
        <w:top w:val="none" w:sz="0" w:space="0" w:color="auto"/>
        <w:left w:val="none" w:sz="0" w:space="0" w:color="auto"/>
        <w:bottom w:val="none" w:sz="0" w:space="0" w:color="auto"/>
        <w:right w:val="none" w:sz="0" w:space="0" w:color="auto"/>
      </w:divBdr>
    </w:div>
    <w:div w:id="486017258">
      <w:bodyDiv w:val="1"/>
      <w:marLeft w:val="0"/>
      <w:marRight w:val="0"/>
      <w:marTop w:val="0"/>
      <w:marBottom w:val="0"/>
      <w:divBdr>
        <w:top w:val="none" w:sz="0" w:space="0" w:color="auto"/>
        <w:left w:val="none" w:sz="0" w:space="0" w:color="auto"/>
        <w:bottom w:val="none" w:sz="0" w:space="0" w:color="auto"/>
        <w:right w:val="none" w:sz="0" w:space="0" w:color="auto"/>
      </w:divBdr>
    </w:div>
    <w:div w:id="486820991">
      <w:bodyDiv w:val="1"/>
      <w:marLeft w:val="0"/>
      <w:marRight w:val="0"/>
      <w:marTop w:val="0"/>
      <w:marBottom w:val="0"/>
      <w:divBdr>
        <w:top w:val="none" w:sz="0" w:space="0" w:color="auto"/>
        <w:left w:val="none" w:sz="0" w:space="0" w:color="auto"/>
        <w:bottom w:val="none" w:sz="0" w:space="0" w:color="auto"/>
        <w:right w:val="none" w:sz="0" w:space="0" w:color="auto"/>
      </w:divBdr>
    </w:div>
    <w:div w:id="487209038">
      <w:bodyDiv w:val="1"/>
      <w:marLeft w:val="0"/>
      <w:marRight w:val="0"/>
      <w:marTop w:val="0"/>
      <w:marBottom w:val="0"/>
      <w:divBdr>
        <w:top w:val="none" w:sz="0" w:space="0" w:color="auto"/>
        <w:left w:val="none" w:sz="0" w:space="0" w:color="auto"/>
        <w:bottom w:val="none" w:sz="0" w:space="0" w:color="auto"/>
        <w:right w:val="none" w:sz="0" w:space="0" w:color="auto"/>
      </w:divBdr>
    </w:div>
    <w:div w:id="491456081">
      <w:bodyDiv w:val="1"/>
      <w:marLeft w:val="0"/>
      <w:marRight w:val="0"/>
      <w:marTop w:val="0"/>
      <w:marBottom w:val="0"/>
      <w:divBdr>
        <w:top w:val="none" w:sz="0" w:space="0" w:color="auto"/>
        <w:left w:val="none" w:sz="0" w:space="0" w:color="auto"/>
        <w:bottom w:val="none" w:sz="0" w:space="0" w:color="auto"/>
        <w:right w:val="none" w:sz="0" w:space="0" w:color="auto"/>
      </w:divBdr>
    </w:div>
    <w:div w:id="492259552">
      <w:bodyDiv w:val="1"/>
      <w:marLeft w:val="0"/>
      <w:marRight w:val="0"/>
      <w:marTop w:val="0"/>
      <w:marBottom w:val="0"/>
      <w:divBdr>
        <w:top w:val="none" w:sz="0" w:space="0" w:color="auto"/>
        <w:left w:val="none" w:sz="0" w:space="0" w:color="auto"/>
        <w:bottom w:val="none" w:sz="0" w:space="0" w:color="auto"/>
        <w:right w:val="none" w:sz="0" w:space="0" w:color="auto"/>
      </w:divBdr>
    </w:div>
    <w:div w:id="496386799">
      <w:bodyDiv w:val="1"/>
      <w:marLeft w:val="0"/>
      <w:marRight w:val="0"/>
      <w:marTop w:val="0"/>
      <w:marBottom w:val="0"/>
      <w:divBdr>
        <w:top w:val="none" w:sz="0" w:space="0" w:color="auto"/>
        <w:left w:val="none" w:sz="0" w:space="0" w:color="auto"/>
        <w:bottom w:val="none" w:sz="0" w:space="0" w:color="auto"/>
        <w:right w:val="none" w:sz="0" w:space="0" w:color="auto"/>
      </w:divBdr>
    </w:div>
    <w:div w:id="503059356">
      <w:bodyDiv w:val="1"/>
      <w:marLeft w:val="0"/>
      <w:marRight w:val="0"/>
      <w:marTop w:val="0"/>
      <w:marBottom w:val="0"/>
      <w:divBdr>
        <w:top w:val="none" w:sz="0" w:space="0" w:color="auto"/>
        <w:left w:val="none" w:sz="0" w:space="0" w:color="auto"/>
        <w:bottom w:val="none" w:sz="0" w:space="0" w:color="auto"/>
        <w:right w:val="none" w:sz="0" w:space="0" w:color="auto"/>
      </w:divBdr>
    </w:div>
    <w:div w:id="510221431">
      <w:bodyDiv w:val="1"/>
      <w:marLeft w:val="0"/>
      <w:marRight w:val="0"/>
      <w:marTop w:val="0"/>
      <w:marBottom w:val="0"/>
      <w:divBdr>
        <w:top w:val="none" w:sz="0" w:space="0" w:color="auto"/>
        <w:left w:val="none" w:sz="0" w:space="0" w:color="auto"/>
        <w:bottom w:val="none" w:sz="0" w:space="0" w:color="auto"/>
        <w:right w:val="none" w:sz="0" w:space="0" w:color="auto"/>
      </w:divBdr>
    </w:div>
    <w:div w:id="518586805">
      <w:bodyDiv w:val="1"/>
      <w:marLeft w:val="0"/>
      <w:marRight w:val="0"/>
      <w:marTop w:val="0"/>
      <w:marBottom w:val="0"/>
      <w:divBdr>
        <w:top w:val="none" w:sz="0" w:space="0" w:color="auto"/>
        <w:left w:val="none" w:sz="0" w:space="0" w:color="auto"/>
        <w:bottom w:val="none" w:sz="0" w:space="0" w:color="auto"/>
        <w:right w:val="none" w:sz="0" w:space="0" w:color="auto"/>
      </w:divBdr>
    </w:div>
    <w:div w:id="520627122">
      <w:bodyDiv w:val="1"/>
      <w:marLeft w:val="0"/>
      <w:marRight w:val="0"/>
      <w:marTop w:val="0"/>
      <w:marBottom w:val="0"/>
      <w:divBdr>
        <w:top w:val="none" w:sz="0" w:space="0" w:color="auto"/>
        <w:left w:val="none" w:sz="0" w:space="0" w:color="auto"/>
        <w:bottom w:val="none" w:sz="0" w:space="0" w:color="auto"/>
        <w:right w:val="none" w:sz="0" w:space="0" w:color="auto"/>
      </w:divBdr>
    </w:div>
    <w:div w:id="523177849">
      <w:bodyDiv w:val="1"/>
      <w:marLeft w:val="0"/>
      <w:marRight w:val="0"/>
      <w:marTop w:val="0"/>
      <w:marBottom w:val="0"/>
      <w:divBdr>
        <w:top w:val="none" w:sz="0" w:space="0" w:color="auto"/>
        <w:left w:val="none" w:sz="0" w:space="0" w:color="auto"/>
        <w:bottom w:val="none" w:sz="0" w:space="0" w:color="auto"/>
        <w:right w:val="none" w:sz="0" w:space="0" w:color="auto"/>
      </w:divBdr>
    </w:div>
    <w:div w:id="528224969">
      <w:bodyDiv w:val="1"/>
      <w:marLeft w:val="0"/>
      <w:marRight w:val="0"/>
      <w:marTop w:val="0"/>
      <w:marBottom w:val="0"/>
      <w:divBdr>
        <w:top w:val="none" w:sz="0" w:space="0" w:color="auto"/>
        <w:left w:val="none" w:sz="0" w:space="0" w:color="auto"/>
        <w:bottom w:val="none" w:sz="0" w:space="0" w:color="auto"/>
        <w:right w:val="none" w:sz="0" w:space="0" w:color="auto"/>
      </w:divBdr>
      <w:divsChild>
        <w:div w:id="102189586">
          <w:marLeft w:val="0"/>
          <w:marRight w:val="0"/>
          <w:marTop w:val="0"/>
          <w:marBottom w:val="0"/>
          <w:divBdr>
            <w:top w:val="none" w:sz="0" w:space="0" w:color="auto"/>
            <w:left w:val="none" w:sz="0" w:space="0" w:color="auto"/>
            <w:bottom w:val="none" w:sz="0" w:space="0" w:color="auto"/>
            <w:right w:val="none" w:sz="0" w:space="0" w:color="auto"/>
          </w:divBdr>
        </w:div>
      </w:divsChild>
    </w:div>
    <w:div w:id="531261582">
      <w:bodyDiv w:val="1"/>
      <w:marLeft w:val="0"/>
      <w:marRight w:val="0"/>
      <w:marTop w:val="0"/>
      <w:marBottom w:val="0"/>
      <w:divBdr>
        <w:top w:val="none" w:sz="0" w:space="0" w:color="auto"/>
        <w:left w:val="none" w:sz="0" w:space="0" w:color="auto"/>
        <w:bottom w:val="none" w:sz="0" w:space="0" w:color="auto"/>
        <w:right w:val="none" w:sz="0" w:space="0" w:color="auto"/>
      </w:divBdr>
    </w:div>
    <w:div w:id="532619288">
      <w:bodyDiv w:val="1"/>
      <w:marLeft w:val="0"/>
      <w:marRight w:val="0"/>
      <w:marTop w:val="0"/>
      <w:marBottom w:val="0"/>
      <w:divBdr>
        <w:top w:val="none" w:sz="0" w:space="0" w:color="auto"/>
        <w:left w:val="none" w:sz="0" w:space="0" w:color="auto"/>
        <w:bottom w:val="none" w:sz="0" w:space="0" w:color="auto"/>
        <w:right w:val="none" w:sz="0" w:space="0" w:color="auto"/>
      </w:divBdr>
    </w:div>
    <w:div w:id="533225832">
      <w:bodyDiv w:val="1"/>
      <w:marLeft w:val="0"/>
      <w:marRight w:val="0"/>
      <w:marTop w:val="0"/>
      <w:marBottom w:val="0"/>
      <w:divBdr>
        <w:top w:val="none" w:sz="0" w:space="0" w:color="auto"/>
        <w:left w:val="none" w:sz="0" w:space="0" w:color="auto"/>
        <w:bottom w:val="none" w:sz="0" w:space="0" w:color="auto"/>
        <w:right w:val="none" w:sz="0" w:space="0" w:color="auto"/>
      </w:divBdr>
    </w:div>
    <w:div w:id="534468764">
      <w:bodyDiv w:val="1"/>
      <w:marLeft w:val="0"/>
      <w:marRight w:val="0"/>
      <w:marTop w:val="0"/>
      <w:marBottom w:val="0"/>
      <w:divBdr>
        <w:top w:val="none" w:sz="0" w:space="0" w:color="auto"/>
        <w:left w:val="none" w:sz="0" w:space="0" w:color="auto"/>
        <w:bottom w:val="none" w:sz="0" w:space="0" w:color="auto"/>
        <w:right w:val="none" w:sz="0" w:space="0" w:color="auto"/>
      </w:divBdr>
    </w:div>
    <w:div w:id="538903623">
      <w:bodyDiv w:val="1"/>
      <w:marLeft w:val="0"/>
      <w:marRight w:val="0"/>
      <w:marTop w:val="0"/>
      <w:marBottom w:val="0"/>
      <w:divBdr>
        <w:top w:val="none" w:sz="0" w:space="0" w:color="auto"/>
        <w:left w:val="none" w:sz="0" w:space="0" w:color="auto"/>
        <w:bottom w:val="none" w:sz="0" w:space="0" w:color="auto"/>
        <w:right w:val="none" w:sz="0" w:space="0" w:color="auto"/>
      </w:divBdr>
    </w:div>
    <w:div w:id="543756672">
      <w:bodyDiv w:val="1"/>
      <w:marLeft w:val="0"/>
      <w:marRight w:val="0"/>
      <w:marTop w:val="0"/>
      <w:marBottom w:val="0"/>
      <w:divBdr>
        <w:top w:val="none" w:sz="0" w:space="0" w:color="auto"/>
        <w:left w:val="none" w:sz="0" w:space="0" w:color="auto"/>
        <w:bottom w:val="none" w:sz="0" w:space="0" w:color="auto"/>
        <w:right w:val="none" w:sz="0" w:space="0" w:color="auto"/>
      </w:divBdr>
    </w:div>
    <w:div w:id="544876669">
      <w:bodyDiv w:val="1"/>
      <w:marLeft w:val="0"/>
      <w:marRight w:val="0"/>
      <w:marTop w:val="0"/>
      <w:marBottom w:val="0"/>
      <w:divBdr>
        <w:top w:val="none" w:sz="0" w:space="0" w:color="auto"/>
        <w:left w:val="none" w:sz="0" w:space="0" w:color="auto"/>
        <w:bottom w:val="none" w:sz="0" w:space="0" w:color="auto"/>
        <w:right w:val="none" w:sz="0" w:space="0" w:color="auto"/>
      </w:divBdr>
    </w:div>
    <w:div w:id="546837736">
      <w:bodyDiv w:val="1"/>
      <w:marLeft w:val="0"/>
      <w:marRight w:val="0"/>
      <w:marTop w:val="0"/>
      <w:marBottom w:val="0"/>
      <w:divBdr>
        <w:top w:val="none" w:sz="0" w:space="0" w:color="auto"/>
        <w:left w:val="none" w:sz="0" w:space="0" w:color="auto"/>
        <w:bottom w:val="none" w:sz="0" w:space="0" w:color="auto"/>
        <w:right w:val="none" w:sz="0" w:space="0" w:color="auto"/>
      </w:divBdr>
    </w:div>
    <w:div w:id="548494030">
      <w:bodyDiv w:val="1"/>
      <w:marLeft w:val="0"/>
      <w:marRight w:val="0"/>
      <w:marTop w:val="0"/>
      <w:marBottom w:val="0"/>
      <w:divBdr>
        <w:top w:val="none" w:sz="0" w:space="0" w:color="auto"/>
        <w:left w:val="none" w:sz="0" w:space="0" w:color="auto"/>
        <w:bottom w:val="none" w:sz="0" w:space="0" w:color="auto"/>
        <w:right w:val="none" w:sz="0" w:space="0" w:color="auto"/>
      </w:divBdr>
    </w:div>
    <w:div w:id="549610475">
      <w:bodyDiv w:val="1"/>
      <w:marLeft w:val="0"/>
      <w:marRight w:val="0"/>
      <w:marTop w:val="0"/>
      <w:marBottom w:val="0"/>
      <w:divBdr>
        <w:top w:val="none" w:sz="0" w:space="0" w:color="auto"/>
        <w:left w:val="none" w:sz="0" w:space="0" w:color="auto"/>
        <w:bottom w:val="none" w:sz="0" w:space="0" w:color="auto"/>
        <w:right w:val="none" w:sz="0" w:space="0" w:color="auto"/>
      </w:divBdr>
    </w:div>
    <w:div w:id="551576058">
      <w:bodyDiv w:val="1"/>
      <w:marLeft w:val="0"/>
      <w:marRight w:val="0"/>
      <w:marTop w:val="0"/>
      <w:marBottom w:val="0"/>
      <w:divBdr>
        <w:top w:val="none" w:sz="0" w:space="0" w:color="auto"/>
        <w:left w:val="none" w:sz="0" w:space="0" w:color="auto"/>
        <w:bottom w:val="none" w:sz="0" w:space="0" w:color="auto"/>
        <w:right w:val="none" w:sz="0" w:space="0" w:color="auto"/>
      </w:divBdr>
    </w:div>
    <w:div w:id="553466020">
      <w:bodyDiv w:val="1"/>
      <w:marLeft w:val="0"/>
      <w:marRight w:val="0"/>
      <w:marTop w:val="0"/>
      <w:marBottom w:val="0"/>
      <w:divBdr>
        <w:top w:val="none" w:sz="0" w:space="0" w:color="auto"/>
        <w:left w:val="none" w:sz="0" w:space="0" w:color="auto"/>
        <w:bottom w:val="none" w:sz="0" w:space="0" w:color="auto"/>
        <w:right w:val="none" w:sz="0" w:space="0" w:color="auto"/>
      </w:divBdr>
    </w:div>
    <w:div w:id="554244735">
      <w:bodyDiv w:val="1"/>
      <w:marLeft w:val="0"/>
      <w:marRight w:val="0"/>
      <w:marTop w:val="0"/>
      <w:marBottom w:val="0"/>
      <w:divBdr>
        <w:top w:val="none" w:sz="0" w:space="0" w:color="auto"/>
        <w:left w:val="none" w:sz="0" w:space="0" w:color="auto"/>
        <w:bottom w:val="none" w:sz="0" w:space="0" w:color="auto"/>
        <w:right w:val="none" w:sz="0" w:space="0" w:color="auto"/>
      </w:divBdr>
    </w:div>
    <w:div w:id="566771246">
      <w:bodyDiv w:val="1"/>
      <w:marLeft w:val="0"/>
      <w:marRight w:val="0"/>
      <w:marTop w:val="0"/>
      <w:marBottom w:val="0"/>
      <w:divBdr>
        <w:top w:val="none" w:sz="0" w:space="0" w:color="auto"/>
        <w:left w:val="none" w:sz="0" w:space="0" w:color="auto"/>
        <w:bottom w:val="none" w:sz="0" w:space="0" w:color="auto"/>
        <w:right w:val="none" w:sz="0" w:space="0" w:color="auto"/>
      </w:divBdr>
    </w:div>
    <w:div w:id="571700116">
      <w:bodyDiv w:val="1"/>
      <w:marLeft w:val="0"/>
      <w:marRight w:val="0"/>
      <w:marTop w:val="0"/>
      <w:marBottom w:val="0"/>
      <w:divBdr>
        <w:top w:val="none" w:sz="0" w:space="0" w:color="auto"/>
        <w:left w:val="none" w:sz="0" w:space="0" w:color="auto"/>
        <w:bottom w:val="none" w:sz="0" w:space="0" w:color="auto"/>
        <w:right w:val="none" w:sz="0" w:space="0" w:color="auto"/>
      </w:divBdr>
    </w:div>
    <w:div w:id="572205994">
      <w:bodyDiv w:val="1"/>
      <w:marLeft w:val="0"/>
      <w:marRight w:val="0"/>
      <w:marTop w:val="0"/>
      <w:marBottom w:val="0"/>
      <w:divBdr>
        <w:top w:val="none" w:sz="0" w:space="0" w:color="auto"/>
        <w:left w:val="none" w:sz="0" w:space="0" w:color="auto"/>
        <w:bottom w:val="none" w:sz="0" w:space="0" w:color="auto"/>
        <w:right w:val="none" w:sz="0" w:space="0" w:color="auto"/>
      </w:divBdr>
      <w:divsChild>
        <w:div w:id="554783767">
          <w:marLeft w:val="0"/>
          <w:marRight w:val="0"/>
          <w:marTop w:val="0"/>
          <w:marBottom w:val="0"/>
          <w:divBdr>
            <w:top w:val="none" w:sz="0" w:space="0" w:color="auto"/>
            <w:left w:val="none" w:sz="0" w:space="0" w:color="auto"/>
            <w:bottom w:val="none" w:sz="0" w:space="0" w:color="auto"/>
            <w:right w:val="none" w:sz="0" w:space="0" w:color="auto"/>
          </w:divBdr>
        </w:div>
      </w:divsChild>
    </w:div>
    <w:div w:id="573512532">
      <w:bodyDiv w:val="1"/>
      <w:marLeft w:val="0"/>
      <w:marRight w:val="0"/>
      <w:marTop w:val="0"/>
      <w:marBottom w:val="0"/>
      <w:divBdr>
        <w:top w:val="none" w:sz="0" w:space="0" w:color="auto"/>
        <w:left w:val="none" w:sz="0" w:space="0" w:color="auto"/>
        <w:bottom w:val="none" w:sz="0" w:space="0" w:color="auto"/>
        <w:right w:val="none" w:sz="0" w:space="0" w:color="auto"/>
      </w:divBdr>
    </w:div>
    <w:div w:id="577980799">
      <w:bodyDiv w:val="1"/>
      <w:marLeft w:val="0"/>
      <w:marRight w:val="0"/>
      <w:marTop w:val="0"/>
      <w:marBottom w:val="0"/>
      <w:divBdr>
        <w:top w:val="none" w:sz="0" w:space="0" w:color="auto"/>
        <w:left w:val="none" w:sz="0" w:space="0" w:color="auto"/>
        <w:bottom w:val="none" w:sz="0" w:space="0" w:color="auto"/>
        <w:right w:val="none" w:sz="0" w:space="0" w:color="auto"/>
      </w:divBdr>
    </w:div>
    <w:div w:id="581960094">
      <w:bodyDiv w:val="1"/>
      <w:marLeft w:val="0"/>
      <w:marRight w:val="0"/>
      <w:marTop w:val="0"/>
      <w:marBottom w:val="0"/>
      <w:divBdr>
        <w:top w:val="none" w:sz="0" w:space="0" w:color="auto"/>
        <w:left w:val="none" w:sz="0" w:space="0" w:color="auto"/>
        <w:bottom w:val="none" w:sz="0" w:space="0" w:color="auto"/>
        <w:right w:val="none" w:sz="0" w:space="0" w:color="auto"/>
      </w:divBdr>
    </w:div>
    <w:div w:id="592010368">
      <w:bodyDiv w:val="1"/>
      <w:marLeft w:val="0"/>
      <w:marRight w:val="0"/>
      <w:marTop w:val="0"/>
      <w:marBottom w:val="0"/>
      <w:divBdr>
        <w:top w:val="none" w:sz="0" w:space="0" w:color="auto"/>
        <w:left w:val="none" w:sz="0" w:space="0" w:color="auto"/>
        <w:bottom w:val="none" w:sz="0" w:space="0" w:color="auto"/>
        <w:right w:val="none" w:sz="0" w:space="0" w:color="auto"/>
      </w:divBdr>
    </w:div>
    <w:div w:id="604852389">
      <w:bodyDiv w:val="1"/>
      <w:marLeft w:val="0"/>
      <w:marRight w:val="0"/>
      <w:marTop w:val="0"/>
      <w:marBottom w:val="0"/>
      <w:divBdr>
        <w:top w:val="none" w:sz="0" w:space="0" w:color="auto"/>
        <w:left w:val="none" w:sz="0" w:space="0" w:color="auto"/>
        <w:bottom w:val="none" w:sz="0" w:space="0" w:color="auto"/>
        <w:right w:val="none" w:sz="0" w:space="0" w:color="auto"/>
      </w:divBdr>
    </w:div>
    <w:div w:id="605356996">
      <w:bodyDiv w:val="1"/>
      <w:marLeft w:val="0"/>
      <w:marRight w:val="0"/>
      <w:marTop w:val="0"/>
      <w:marBottom w:val="0"/>
      <w:divBdr>
        <w:top w:val="none" w:sz="0" w:space="0" w:color="auto"/>
        <w:left w:val="none" w:sz="0" w:space="0" w:color="auto"/>
        <w:bottom w:val="none" w:sz="0" w:space="0" w:color="auto"/>
        <w:right w:val="none" w:sz="0" w:space="0" w:color="auto"/>
      </w:divBdr>
    </w:div>
    <w:div w:id="608196951">
      <w:bodyDiv w:val="1"/>
      <w:marLeft w:val="0"/>
      <w:marRight w:val="0"/>
      <w:marTop w:val="0"/>
      <w:marBottom w:val="0"/>
      <w:divBdr>
        <w:top w:val="none" w:sz="0" w:space="0" w:color="auto"/>
        <w:left w:val="none" w:sz="0" w:space="0" w:color="auto"/>
        <w:bottom w:val="none" w:sz="0" w:space="0" w:color="auto"/>
        <w:right w:val="none" w:sz="0" w:space="0" w:color="auto"/>
      </w:divBdr>
    </w:div>
    <w:div w:id="610480610">
      <w:bodyDiv w:val="1"/>
      <w:marLeft w:val="0"/>
      <w:marRight w:val="0"/>
      <w:marTop w:val="0"/>
      <w:marBottom w:val="0"/>
      <w:divBdr>
        <w:top w:val="none" w:sz="0" w:space="0" w:color="auto"/>
        <w:left w:val="none" w:sz="0" w:space="0" w:color="auto"/>
        <w:bottom w:val="none" w:sz="0" w:space="0" w:color="auto"/>
        <w:right w:val="none" w:sz="0" w:space="0" w:color="auto"/>
      </w:divBdr>
    </w:div>
    <w:div w:id="612782861">
      <w:bodyDiv w:val="1"/>
      <w:marLeft w:val="0"/>
      <w:marRight w:val="0"/>
      <w:marTop w:val="0"/>
      <w:marBottom w:val="0"/>
      <w:divBdr>
        <w:top w:val="none" w:sz="0" w:space="0" w:color="auto"/>
        <w:left w:val="none" w:sz="0" w:space="0" w:color="auto"/>
        <w:bottom w:val="none" w:sz="0" w:space="0" w:color="auto"/>
        <w:right w:val="none" w:sz="0" w:space="0" w:color="auto"/>
      </w:divBdr>
    </w:div>
    <w:div w:id="613636003">
      <w:bodyDiv w:val="1"/>
      <w:marLeft w:val="0"/>
      <w:marRight w:val="0"/>
      <w:marTop w:val="0"/>
      <w:marBottom w:val="0"/>
      <w:divBdr>
        <w:top w:val="none" w:sz="0" w:space="0" w:color="auto"/>
        <w:left w:val="none" w:sz="0" w:space="0" w:color="auto"/>
        <w:bottom w:val="none" w:sz="0" w:space="0" w:color="auto"/>
        <w:right w:val="none" w:sz="0" w:space="0" w:color="auto"/>
      </w:divBdr>
    </w:div>
    <w:div w:id="619067708">
      <w:bodyDiv w:val="1"/>
      <w:marLeft w:val="0"/>
      <w:marRight w:val="0"/>
      <w:marTop w:val="0"/>
      <w:marBottom w:val="0"/>
      <w:divBdr>
        <w:top w:val="none" w:sz="0" w:space="0" w:color="auto"/>
        <w:left w:val="none" w:sz="0" w:space="0" w:color="auto"/>
        <w:bottom w:val="none" w:sz="0" w:space="0" w:color="auto"/>
        <w:right w:val="none" w:sz="0" w:space="0" w:color="auto"/>
      </w:divBdr>
    </w:div>
    <w:div w:id="620649524">
      <w:bodyDiv w:val="1"/>
      <w:marLeft w:val="0"/>
      <w:marRight w:val="0"/>
      <w:marTop w:val="0"/>
      <w:marBottom w:val="0"/>
      <w:divBdr>
        <w:top w:val="none" w:sz="0" w:space="0" w:color="auto"/>
        <w:left w:val="none" w:sz="0" w:space="0" w:color="auto"/>
        <w:bottom w:val="none" w:sz="0" w:space="0" w:color="auto"/>
        <w:right w:val="none" w:sz="0" w:space="0" w:color="auto"/>
      </w:divBdr>
    </w:div>
    <w:div w:id="627586825">
      <w:bodyDiv w:val="1"/>
      <w:marLeft w:val="0"/>
      <w:marRight w:val="0"/>
      <w:marTop w:val="0"/>
      <w:marBottom w:val="0"/>
      <w:divBdr>
        <w:top w:val="none" w:sz="0" w:space="0" w:color="auto"/>
        <w:left w:val="none" w:sz="0" w:space="0" w:color="auto"/>
        <w:bottom w:val="none" w:sz="0" w:space="0" w:color="auto"/>
        <w:right w:val="none" w:sz="0" w:space="0" w:color="auto"/>
      </w:divBdr>
    </w:div>
    <w:div w:id="628324642">
      <w:bodyDiv w:val="1"/>
      <w:marLeft w:val="0"/>
      <w:marRight w:val="0"/>
      <w:marTop w:val="0"/>
      <w:marBottom w:val="0"/>
      <w:divBdr>
        <w:top w:val="none" w:sz="0" w:space="0" w:color="auto"/>
        <w:left w:val="none" w:sz="0" w:space="0" w:color="auto"/>
        <w:bottom w:val="none" w:sz="0" w:space="0" w:color="auto"/>
        <w:right w:val="none" w:sz="0" w:space="0" w:color="auto"/>
      </w:divBdr>
    </w:div>
    <w:div w:id="641496583">
      <w:bodyDiv w:val="1"/>
      <w:marLeft w:val="0"/>
      <w:marRight w:val="0"/>
      <w:marTop w:val="0"/>
      <w:marBottom w:val="0"/>
      <w:divBdr>
        <w:top w:val="none" w:sz="0" w:space="0" w:color="auto"/>
        <w:left w:val="none" w:sz="0" w:space="0" w:color="auto"/>
        <w:bottom w:val="none" w:sz="0" w:space="0" w:color="auto"/>
        <w:right w:val="none" w:sz="0" w:space="0" w:color="auto"/>
      </w:divBdr>
    </w:div>
    <w:div w:id="643705377">
      <w:bodyDiv w:val="1"/>
      <w:marLeft w:val="0"/>
      <w:marRight w:val="0"/>
      <w:marTop w:val="0"/>
      <w:marBottom w:val="0"/>
      <w:divBdr>
        <w:top w:val="none" w:sz="0" w:space="0" w:color="auto"/>
        <w:left w:val="none" w:sz="0" w:space="0" w:color="auto"/>
        <w:bottom w:val="none" w:sz="0" w:space="0" w:color="auto"/>
        <w:right w:val="none" w:sz="0" w:space="0" w:color="auto"/>
      </w:divBdr>
    </w:div>
    <w:div w:id="646208368">
      <w:bodyDiv w:val="1"/>
      <w:marLeft w:val="0"/>
      <w:marRight w:val="0"/>
      <w:marTop w:val="0"/>
      <w:marBottom w:val="0"/>
      <w:divBdr>
        <w:top w:val="none" w:sz="0" w:space="0" w:color="auto"/>
        <w:left w:val="none" w:sz="0" w:space="0" w:color="auto"/>
        <w:bottom w:val="none" w:sz="0" w:space="0" w:color="auto"/>
        <w:right w:val="none" w:sz="0" w:space="0" w:color="auto"/>
      </w:divBdr>
    </w:div>
    <w:div w:id="651568584">
      <w:bodyDiv w:val="1"/>
      <w:marLeft w:val="0"/>
      <w:marRight w:val="0"/>
      <w:marTop w:val="0"/>
      <w:marBottom w:val="0"/>
      <w:divBdr>
        <w:top w:val="none" w:sz="0" w:space="0" w:color="auto"/>
        <w:left w:val="none" w:sz="0" w:space="0" w:color="auto"/>
        <w:bottom w:val="none" w:sz="0" w:space="0" w:color="auto"/>
        <w:right w:val="none" w:sz="0" w:space="0" w:color="auto"/>
      </w:divBdr>
    </w:div>
    <w:div w:id="653292810">
      <w:bodyDiv w:val="1"/>
      <w:marLeft w:val="0"/>
      <w:marRight w:val="0"/>
      <w:marTop w:val="0"/>
      <w:marBottom w:val="0"/>
      <w:divBdr>
        <w:top w:val="none" w:sz="0" w:space="0" w:color="auto"/>
        <w:left w:val="none" w:sz="0" w:space="0" w:color="auto"/>
        <w:bottom w:val="none" w:sz="0" w:space="0" w:color="auto"/>
        <w:right w:val="none" w:sz="0" w:space="0" w:color="auto"/>
      </w:divBdr>
    </w:div>
    <w:div w:id="653992133">
      <w:bodyDiv w:val="1"/>
      <w:marLeft w:val="0"/>
      <w:marRight w:val="0"/>
      <w:marTop w:val="0"/>
      <w:marBottom w:val="0"/>
      <w:divBdr>
        <w:top w:val="none" w:sz="0" w:space="0" w:color="auto"/>
        <w:left w:val="none" w:sz="0" w:space="0" w:color="auto"/>
        <w:bottom w:val="none" w:sz="0" w:space="0" w:color="auto"/>
        <w:right w:val="none" w:sz="0" w:space="0" w:color="auto"/>
      </w:divBdr>
    </w:div>
    <w:div w:id="655843702">
      <w:bodyDiv w:val="1"/>
      <w:marLeft w:val="0"/>
      <w:marRight w:val="0"/>
      <w:marTop w:val="0"/>
      <w:marBottom w:val="0"/>
      <w:divBdr>
        <w:top w:val="none" w:sz="0" w:space="0" w:color="auto"/>
        <w:left w:val="none" w:sz="0" w:space="0" w:color="auto"/>
        <w:bottom w:val="none" w:sz="0" w:space="0" w:color="auto"/>
        <w:right w:val="none" w:sz="0" w:space="0" w:color="auto"/>
      </w:divBdr>
    </w:div>
    <w:div w:id="656497224">
      <w:bodyDiv w:val="1"/>
      <w:marLeft w:val="0"/>
      <w:marRight w:val="0"/>
      <w:marTop w:val="0"/>
      <w:marBottom w:val="0"/>
      <w:divBdr>
        <w:top w:val="none" w:sz="0" w:space="0" w:color="auto"/>
        <w:left w:val="none" w:sz="0" w:space="0" w:color="auto"/>
        <w:bottom w:val="none" w:sz="0" w:space="0" w:color="auto"/>
        <w:right w:val="none" w:sz="0" w:space="0" w:color="auto"/>
      </w:divBdr>
    </w:div>
    <w:div w:id="661009735">
      <w:bodyDiv w:val="1"/>
      <w:marLeft w:val="0"/>
      <w:marRight w:val="0"/>
      <w:marTop w:val="0"/>
      <w:marBottom w:val="0"/>
      <w:divBdr>
        <w:top w:val="none" w:sz="0" w:space="0" w:color="auto"/>
        <w:left w:val="none" w:sz="0" w:space="0" w:color="auto"/>
        <w:bottom w:val="none" w:sz="0" w:space="0" w:color="auto"/>
        <w:right w:val="none" w:sz="0" w:space="0" w:color="auto"/>
      </w:divBdr>
    </w:div>
    <w:div w:id="661933804">
      <w:bodyDiv w:val="1"/>
      <w:marLeft w:val="0"/>
      <w:marRight w:val="0"/>
      <w:marTop w:val="0"/>
      <w:marBottom w:val="0"/>
      <w:divBdr>
        <w:top w:val="none" w:sz="0" w:space="0" w:color="auto"/>
        <w:left w:val="none" w:sz="0" w:space="0" w:color="auto"/>
        <w:bottom w:val="none" w:sz="0" w:space="0" w:color="auto"/>
        <w:right w:val="none" w:sz="0" w:space="0" w:color="auto"/>
      </w:divBdr>
    </w:div>
    <w:div w:id="665860274">
      <w:bodyDiv w:val="1"/>
      <w:marLeft w:val="0"/>
      <w:marRight w:val="0"/>
      <w:marTop w:val="0"/>
      <w:marBottom w:val="0"/>
      <w:divBdr>
        <w:top w:val="none" w:sz="0" w:space="0" w:color="auto"/>
        <w:left w:val="none" w:sz="0" w:space="0" w:color="auto"/>
        <w:bottom w:val="none" w:sz="0" w:space="0" w:color="auto"/>
        <w:right w:val="none" w:sz="0" w:space="0" w:color="auto"/>
      </w:divBdr>
    </w:div>
    <w:div w:id="671185521">
      <w:bodyDiv w:val="1"/>
      <w:marLeft w:val="0"/>
      <w:marRight w:val="0"/>
      <w:marTop w:val="0"/>
      <w:marBottom w:val="0"/>
      <w:divBdr>
        <w:top w:val="none" w:sz="0" w:space="0" w:color="auto"/>
        <w:left w:val="none" w:sz="0" w:space="0" w:color="auto"/>
        <w:bottom w:val="none" w:sz="0" w:space="0" w:color="auto"/>
        <w:right w:val="none" w:sz="0" w:space="0" w:color="auto"/>
      </w:divBdr>
    </w:div>
    <w:div w:id="676419405">
      <w:bodyDiv w:val="1"/>
      <w:marLeft w:val="0"/>
      <w:marRight w:val="0"/>
      <w:marTop w:val="0"/>
      <w:marBottom w:val="0"/>
      <w:divBdr>
        <w:top w:val="none" w:sz="0" w:space="0" w:color="auto"/>
        <w:left w:val="none" w:sz="0" w:space="0" w:color="auto"/>
        <w:bottom w:val="none" w:sz="0" w:space="0" w:color="auto"/>
        <w:right w:val="none" w:sz="0" w:space="0" w:color="auto"/>
      </w:divBdr>
    </w:div>
    <w:div w:id="679504441">
      <w:bodyDiv w:val="1"/>
      <w:marLeft w:val="0"/>
      <w:marRight w:val="0"/>
      <w:marTop w:val="0"/>
      <w:marBottom w:val="0"/>
      <w:divBdr>
        <w:top w:val="none" w:sz="0" w:space="0" w:color="auto"/>
        <w:left w:val="none" w:sz="0" w:space="0" w:color="auto"/>
        <w:bottom w:val="none" w:sz="0" w:space="0" w:color="auto"/>
        <w:right w:val="none" w:sz="0" w:space="0" w:color="auto"/>
      </w:divBdr>
    </w:div>
    <w:div w:id="680818189">
      <w:bodyDiv w:val="1"/>
      <w:marLeft w:val="0"/>
      <w:marRight w:val="0"/>
      <w:marTop w:val="0"/>
      <w:marBottom w:val="0"/>
      <w:divBdr>
        <w:top w:val="none" w:sz="0" w:space="0" w:color="auto"/>
        <w:left w:val="none" w:sz="0" w:space="0" w:color="auto"/>
        <w:bottom w:val="none" w:sz="0" w:space="0" w:color="auto"/>
        <w:right w:val="none" w:sz="0" w:space="0" w:color="auto"/>
      </w:divBdr>
    </w:div>
    <w:div w:id="680935470">
      <w:bodyDiv w:val="1"/>
      <w:marLeft w:val="0"/>
      <w:marRight w:val="0"/>
      <w:marTop w:val="0"/>
      <w:marBottom w:val="0"/>
      <w:divBdr>
        <w:top w:val="none" w:sz="0" w:space="0" w:color="auto"/>
        <w:left w:val="none" w:sz="0" w:space="0" w:color="auto"/>
        <w:bottom w:val="none" w:sz="0" w:space="0" w:color="auto"/>
        <w:right w:val="none" w:sz="0" w:space="0" w:color="auto"/>
      </w:divBdr>
    </w:div>
    <w:div w:id="690957321">
      <w:bodyDiv w:val="1"/>
      <w:marLeft w:val="0"/>
      <w:marRight w:val="0"/>
      <w:marTop w:val="0"/>
      <w:marBottom w:val="0"/>
      <w:divBdr>
        <w:top w:val="none" w:sz="0" w:space="0" w:color="auto"/>
        <w:left w:val="none" w:sz="0" w:space="0" w:color="auto"/>
        <w:bottom w:val="none" w:sz="0" w:space="0" w:color="auto"/>
        <w:right w:val="none" w:sz="0" w:space="0" w:color="auto"/>
      </w:divBdr>
    </w:div>
    <w:div w:id="700206812">
      <w:bodyDiv w:val="1"/>
      <w:marLeft w:val="0"/>
      <w:marRight w:val="0"/>
      <w:marTop w:val="0"/>
      <w:marBottom w:val="0"/>
      <w:divBdr>
        <w:top w:val="none" w:sz="0" w:space="0" w:color="auto"/>
        <w:left w:val="none" w:sz="0" w:space="0" w:color="auto"/>
        <w:bottom w:val="none" w:sz="0" w:space="0" w:color="auto"/>
        <w:right w:val="none" w:sz="0" w:space="0" w:color="auto"/>
      </w:divBdr>
    </w:div>
    <w:div w:id="701243905">
      <w:bodyDiv w:val="1"/>
      <w:marLeft w:val="0"/>
      <w:marRight w:val="0"/>
      <w:marTop w:val="0"/>
      <w:marBottom w:val="0"/>
      <w:divBdr>
        <w:top w:val="none" w:sz="0" w:space="0" w:color="auto"/>
        <w:left w:val="none" w:sz="0" w:space="0" w:color="auto"/>
        <w:bottom w:val="none" w:sz="0" w:space="0" w:color="auto"/>
        <w:right w:val="none" w:sz="0" w:space="0" w:color="auto"/>
      </w:divBdr>
    </w:div>
    <w:div w:id="703335081">
      <w:bodyDiv w:val="1"/>
      <w:marLeft w:val="0"/>
      <w:marRight w:val="0"/>
      <w:marTop w:val="0"/>
      <w:marBottom w:val="0"/>
      <w:divBdr>
        <w:top w:val="none" w:sz="0" w:space="0" w:color="auto"/>
        <w:left w:val="none" w:sz="0" w:space="0" w:color="auto"/>
        <w:bottom w:val="none" w:sz="0" w:space="0" w:color="auto"/>
        <w:right w:val="none" w:sz="0" w:space="0" w:color="auto"/>
      </w:divBdr>
    </w:div>
    <w:div w:id="707267007">
      <w:bodyDiv w:val="1"/>
      <w:marLeft w:val="0"/>
      <w:marRight w:val="0"/>
      <w:marTop w:val="0"/>
      <w:marBottom w:val="0"/>
      <w:divBdr>
        <w:top w:val="none" w:sz="0" w:space="0" w:color="auto"/>
        <w:left w:val="none" w:sz="0" w:space="0" w:color="auto"/>
        <w:bottom w:val="none" w:sz="0" w:space="0" w:color="auto"/>
        <w:right w:val="none" w:sz="0" w:space="0" w:color="auto"/>
      </w:divBdr>
    </w:div>
    <w:div w:id="710887784">
      <w:bodyDiv w:val="1"/>
      <w:marLeft w:val="0"/>
      <w:marRight w:val="0"/>
      <w:marTop w:val="0"/>
      <w:marBottom w:val="0"/>
      <w:divBdr>
        <w:top w:val="none" w:sz="0" w:space="0" w:color="auto"/>
        <w:left w:val="none" w:sz="0" w:space="0" w:color="auto"/>
        <w:bottom w:val="none" w:sz="0" w:space="0" w:color="auto"/>
        <w:right w:val="none" w:sz="0" w:space="0" w:color="auto"/>
      </w:divBdr>
    </w:div>
    <w:div w:id="712191032">
      <w:bodyDiv w:val="1"/>
      <w:marLeft w:val="0"/>
      <w:marRight w:val="0"/>
      <w:marTop w:val="0"/>
      <w:marBottom w:val="0"/>
      <w:divBdr>
        <w:top w:val="none" w:sz="0" w:space="0" w:color="auto"/>
        <w:left w:val="none" w:sz="0" w:space="0" w:color="auto"/>
        <w:bottom w:val="none" w:sz="0" w:space="0" w:color="auto"/>
        <w:right w:val="none" w:sz="0" w:space="0" w:color="auto"/>
      </w:divBdr>
    </w:div>
    <w:div w:id="714164335">
      <w:bodyDiv w:val="1"/>
      <w:marLeft w:val="0"/>
      <w:marRight w:val="0"/>
      <w:marTop w:val="0"/>
      <w:marBottom w:val="0"/>
      <w:divBdr>
        <w:top w:val="none" w:sz="0" w:space="0" w:color="auto"/>
        <w:left w:val="none" w:sz="0" w:space="0" w:color="auto"/>
        <w:bottom w:val="none" w:sz="0" w:space="0" w:color="auto"/>
        <w:right w:val="none" w:sz="0" w:space="0" w:color="auto"/>
      </w:divBdr>
    </w:div>
    <w:div w:id="715088248">
      <w:bodyDiv w:val="1"/>
      <w:marLeft w:val="0"/>
      <w:marRight w:val="0"/>
      <w:marTop w:val="0"/>
      <w:marBottom w:val="0"/>
      <w:divBdr>
        <w:top w:val="none" w:sz="0" w:space="0" w:color="auto"/>
        <w:left w:val="none" w:sz="0" w:space="0" w:color="auto"/>
        <w:bottom w:val="none" w:sz="0" w:space="0" w:color="auto"/>
        <w:right w:val="none" w:sz="0" w:space="0" w:color="auto"/>
      </w:divBdr>
    </w:div>
    <w:div w:id="716122204">
      <w:bodyDiv w:val="1"/>
      <w:marLeft w:val="0"/>
      <w:marRight w:val="0"/>
      <w:marTop w:val="0"/>
      <w:marBottom w:val="0"/>
      <w:divBdr>
        <w:top w:val="none" w:sz="0" w:space="0" w:color="auto"/>
        <w:left w:val="none" w:sz="0" w:space="0" w:color="auto"/>
        <w:bottom w:val="none" w:sz="0" w:space="0" w:color="auto"/>
        <w:right w:val="none" w:sz="0" w:space="0" w:color="auto"/>
      </w:divBdr>
    </w:div>
    <w:div w:id="719746132">
      <w:bodyDiv w:val="1"/>
      <w:marLeft w:val="0"/>
      <w:marRight w:val="0"/>
      <w:marTop w:val="0"/>
      <w:marBottom w:val="0"/>
      <w:divBdr>
        <w:top w:val="none" w:sz="0" w:space="0" w:color="auto"/>
        <w:left w:val="none" w:sz="0" w:space="0" w:color="auto"/>
        <w:bottom w:val="none" w:sz="0" w:space="0" w:color="auto"/>
        <w:right w:val="none" w:sz="0" w:space="0" w:color="auto"/>
      </w:divBdr>
    </w:div>
    <w:div w:id="733165813">
      <w:bodyDiv w:val="1"/>
      <w:marLeft w:val="0"/>
      <w:marRight w:val="0"/>
      <w:marTop w:val="0"/>
      <w:marBottom w:val="0"/>
      <w:divBdr>
        <w:top w:val="none" w:sz="0" w:space="0" w:color="auto"/>
        <w:left w:val="none" w:sz="0" w:space="0" w:color="auto"/>
        <w:bottom w:val="none" w:sz="0" w:space="0" w:color="auto"/>
        <w:right w:val="none" w:sz="0" w:space="0" w:color="auto"/>
      </w:divBdr>
    </w:div>
    <w:div w:id="733746810">
      <w:bodyDiv w:val="1"/>
      <w:marLeft w:val="0"/>
      <w:marRight w:val="0"/>
      <w:marTop w:val="0"/>
      <w:marBottom w:val="0"/>
      <w:divBdr>
        <w:top w:val="none" w:sz="0" w:space="0" w:color="auto"/>
        <w:left w:val="none" w:sz="0" w:space="0" w:color="auto"/>
        <w:bottom w:val="none" w:sz="0" w:space="0" w:color="auto"/>
        <w:right w:val="none" w:sz="0" w:space="0" w:color="auto"/>
      </w:divBdr>
    </w:div>
    <w:div w:id="734013366">
      <w:bodyDiv w:val="1"/>
      <w:marLeft w:val="0"/>
      <w:marRight w:val="0"/>
      <w:marTop w:val="0"/>
      <w:marBottom w:val="0"/>
      <w:divBdr>
        <w:top w:val="none" w:sz="0" w:space="0" w:color="auto"/>
        <w:left w:val="none" w:sz="0" w:space="0" w:color="auto"/>
        <w:bottom w:val="none" w:sz="0" w:space="0" w:color="auto"/>
        <w:right w:val="none" w:sz="0" w:space="0" w:color="auto"/>
      </w:divBdr>
    </w:div>
    <w:div w:id="739863584">
      <w:bodyDiv w:val="1"/>
      <w:marLeft w:val="0"/>
      <w:marRight w:val="0"/>
      <w:marTop w:val="0"/>
      <w:marBottom w:val="0"/>
      <w:divBdr>
        <w:top w:val="none" w:sz="0" w:space="0" w:color="auto"/>
        <w:left w:val="none" w:sz="0" w:space="0" w:color="auto"/>
        <w:bottom w:val="none" w:sz="0" w:space="0" w:color="auto"/>
        <w:right w:val="none" w:sz="0" w:space="0" w:color="auto"/>
      </w:divBdr>
    </w:div>
    <w:div w:id="741485443">
      <w:bodyDiv w:val="1"/>
      <w:marLeft w:val="0"/>
      <w:marRight w:val="0"/>
      <w:marTop w:val="0"/>
      <w:marBottom w:val="0"/>
      <w:divBdr>
        <w:top w:val="none" w:sz="0" w:space="0" w:color="auto"/>
        <w:left w:val="none" w:sz="0" w:space="0" w:color="auto"/>
        <w:bottom w:val="none" w:sz="0" w:space="0" w:color="auto"/>
        <w:right w:val="none" w:sz="0" w:space="0" w:color="auto"/>
      </w:divBdr>
    </w:div>
    <w:div w:id="743188853">
      <w:bodyDiv w:val="1"/>
      <w:marLeft w:val="0"/>
      <w:marRight w:val="0"/>
      <w:marTop w:val="0"/>
      <w:marBottom w:val="0"/>
      <w:divBdr>
        <w:top w:val="none" w:sz="0" w:space="0" w:color="auto"/>
        <w:left w:val="none" w:sz="0" w:space="0" w:color="auto"/>
        <w:bottom w:val="none" w:sz="0" w:space="0" w:color="auto"/>
        <w:right w:val="none" w:sz="0" w:space="0" w:color="auto"/>
      </w:divBdr>
    </w:div>
    <w:div w:id="748428967">
      <w:bodyDiv w:val="1"/>
      <w:marLeft w:val="0"/>
      <w:marRight w:val="0"/>
      <w:marTop w:val="0"/>
      <w:marBottom w:val="0"/>
      <w:divBdr>
        <w:top w:val="none" w:sz="0" w:space="0" w:color="auto"/>
        <w:left w:val="none" w:sz="0" w:space="0" w:color="auto"/>
        <w:bottom w:val="none" w:sz="0" w:space="0" w:color="auto"/>
        <w:right w:val="none" w:sz="0" w:space="0" w:color="auto"/>
      </w:divBdr>
    </w:div>
    <w:div w:id="749083732">
      <w:bodyDiv w:val="1"/>
      <w:marLeft w:val="0"/>
      <w:marRight w:val="0"/>
      <w:marTop w:val="0"/>
      <w:marBottom w:val="0"/>
      <w:divBdr>
        <w:top w:val="none" w:sz="0" w:space="0" w:color="auto"/>
        <w:left w:val="none" w:sz="0" w:space="0" w:color="auto"/>
        <w:bottom w:val="none" w:sz="0" w:space="0" w:color="auto"/>
        <w:right w:val="none" w:sz="0" w:space="0" w:color="auto"/>
      </w:divBdr>
    </w:div>
    <w:div w:id="751895319">
      <w:bodyDiv w:val="1"/>
      <w:marLeft w:val="0"/>
      <w:marRight w:val="0"/>
      <w:marTop w:val="0"/>
      <w:marBottom w:val="0"/>
      <w:divBdr>
        <w:top w:val="none" w:sz="0" w:space="0" w:color="auto"/>
        <w:left w:val="none" w:sz="0" w:space="0" w:color="auto"/>
        <w:bottom w:val="none" w:sz="0" w:space="0" w:color="auto"/>
        <w:right w:val="none" w:sz="0" w:space="0" w:color="auto"/>
      </w:divBdr>
    </w:div>
    <w:div w:id="752319803">
      <w:bodyDiv w:val="1"/>
      <w:marLeft w:val="0"/>
      <w:marRight w:val="0"/>
      <w:marTop w:val="0"/>
      <w:marBottom w:val="0"/>
      <w:divBdr>
        <w:top w:val="none" w:sz="0" w:space="0" w:color="auto"/>
        <w:left w:val="none" w:sz="0" w:space="0" w:color="auto"/>
        <w:bottom w:val="none" w:sz="0" w:space="0" w:color="auto"/>
        <w:right w:val="none" w:sz="0" w:space="0" w:color="auto"/>
      </w:divBdr>
    </w:div>
    <w:div w:id="763189030">
      <w:bodyDiv w:val="1"/>
      <w:marLeft w:val="0"/>
      <w:marRight w:val="0"/>
      <w:marTop w:val="0"/>
      <w:marBottom w:val="0"/>
      <w:divBdr>
        <w:top w:val="none" w:sz="0" w:space="0" w:color="auto"/>
        <w:left w:val="none" w:sz="0" w:space="0" w:color="auto"/>
        <w:bottom w:val="none" w:sz="0" w:space="0" w:color="auto"/>
        <w:right w:val="none" w:sz="0" w:space="0" w:color="auto"/>
      </w:divBdr>
    </w:div>
    <w:div w:id="766653856">
      <w:bodyDiv w:val="1"/>
      <w:marLeft w:val="0"/>
      <w:marRight w:val="0"/>
      <w:marTop w:val="0"/>
      <w:marBottom w:val="0"/>
      <w:divBdr>
        <w:top w:val="none" w:sz="0" w:space="0" w:color="auto"/>
        <w:left w:val="none" w:sz="0" w:space="0" w:color="auto"/>
        <w:bottom w:val="none" w:sz="0" w:space="0" w:color="auto"/>
        <w:right w:val="none" w:sz="0" w:space="0" w:color="auto"/>
      </w:divBdr>
    </w:div>
    <w:div w:id="767039672">
      <w:bodyDiv w:val="1"/>
      <w:marLeft w:val="0"/>
      <w:marRight w:val="0"/>
      <w:marTop w:val="0"/>
      <w:marBottom w:val="0"/>
      <w:divBdr>
        <w:top w:val="none" w:sz="0" w:space="0" w:color="auto"/>
        <w:left w:val="none" w:sz="0" w:space="0" w:color="auto"/>
        <w:bottom w:val="none" w:sz="0" w:space="0" w:color="auto"/>
        <w:right w:val="none" w:sz="0" w:space="0" w:color="auto"/>
      </w:divBdr>
    </w:div>
    <w:div w:id="771125889">
      <w:bodyDiv w:val="1"/>
      <w:marLeft w:val="0"/>
      <w:marRight w:val="0"/>
      <w:marTop w:val="0"/>
      <w:marBottom w:val="0"/>
      <w:divBdr>
        <w:top w:val="none" w:sz="0" w:space="0" w:color="auto"/>
        <w:left w:val="none" w:sz="0" w:space="0" w:color="auto"/>
        <w:bottom w:val="none" w:sz="0" w:space="0" w:color="auto"/>
        <w:right w:val="none" w:sz="0" w:space="0" w:color="auto"/>
      </w:divBdr>
    </w:div>
    <w:div w:id="771823430">
      <w:bodyDiv w:val="1"/>
      <w:marLeft w:val="0"/>
      <w:marRight w:val="0"/>
      <w:marTop w:val="0"/>
      <w:marBottom w:val="0"/>
      <w:divBdr>
        <w:top w:val="none" w:sz="0" w:space="0" w:color="auto"/>
        <w:left w:val="none" w:sz="0" w:space="0" w:color="auto"/>
        <w:bottom w:val="none" w:sz="0" w:space="0" w:color="auto"/>
        <w:right w:val="none" w:sz="0" w:space="0" w:color="auto"/>
      </w:divBdr>
    </w:div>
    <w:div w:id="777871182">
      <w:bodyDiv w:val="1"/>
      <w:marLeft w:val="0"/>
      <w:marRight w:val="0"/>
      <w:marTop w:val="0"/>
      <w:marBottom w:val="0"/>
      <w:divBdr>
        <w:top w:val="none" w:sz="0" w:space="0" w:color="auto"/>
        <w:left w:val="none" w:sz="0" w:space="0" w:color="auto"/>
        <w:bottom w:val="none" w:sz="0" w:space="0" w:color="auto"/>
        <w:right w:val="none" w:sz="0" w:space="0" w:color="auto"/>
      </w:divBdr>
    </w:div>
    <w:div w:id="779570050">
      <w:bodyDiv w:val="1"/>
      <w:marLeft w:val="0"/>
      <w:marRight w:val="0"/>
      <w:marTop w:val="0"/>
      <w:marBottom w:val="0"/>
      <w:divBdr>
        <w:top w:val="none" w:sz="0" w:space="0" w:color="auto"/>
        <w:left w:val="none" w:sz="0" w:space="0" w:color="auto"/>
        <w:bottom w:val="none" w:sz="0" w:space="0" w:color="auto"/>
        <w:right w:val="none" w:sz="0" w:space="0" w:color="auto"/>
      </w:divBdr>
    </w:div>
    <w:div w:id="782916221">
      <w:bodyDiv w:val="1"/>
      <w:marLeft w:val="0"/>
      <w:marRight w:val="0"/>
      <w:marTop w:val="0"/>
      <w:marBottom w:val="0"/>
      <w:divBdr>
        <w:top w:val="none" w:sz="0" w:space="0" w:color="auto"/>
        <w:left w:val="none" w:sz="0" w:space="0" w:color="auto"/>
        <w:bottom w:val="none" w:sz="0" w:space="0" w:color="auto"/>
        <w:right w:val="none" w:sz="0" w:space="0" w:color="auto"/>
      </w:divBdr>
    </w:div>
    <w:div w:id="785930774">
      <w:bodyDiv w:val="1"/>
      <w:marLeft w:val="0"/>
      <w:marRight w:val="0"/>
      <w:marTop w:val="0"/>
      <w:marBottom w:val="0"/>
      <w:divBdr>
        <w:top w:val="none" w:sz="0" w:space="0" w:color="auto"/>
        <w:left w:val="none" w:sz="0" w:space="0" w:color="auto"/>
        <w:bottom w:val="none" w:sz="0" w:space="0" w:color="auto"/>
        <w:right w:val="none" w:sz="0" w:space="0" w:color="auto"/>
      </w:divBdr>
    </w:div>
    <w:div w:id="787358838">
      <w:bodyDiv w:val="1"/>
      <w:marLeft w:val="0"/>
      <w:marRight w:val="0"/>
      <w:marTop w:val="0"/>
      <w:marBottom w:val="0"/>
      <w:divBdr>
        <w:top w:val="none" w:sz="0" w:space="0" w:color="auto"/>
        <w:left w:val="none" w:sz="0" w:space="0" w:color="auto"/>
        <w:bottom w:val="none" w:sz="0" w:space="0" w:color="auto"/>
        <w:right w:val="none" w:sz="0" w:space="0" w:color="auto"/>
      </w:divBdr>
    </w:div>
    <w:div w:id="794102032">
      <w:bodyDiv w:val="1"/>
      <w:marLeft w:val="0"/>
      <w:marRight w:val="0"/>
      <w:marTop w:val="0"/>
      <w:marBottom w:val="0"/>
      <w:divBdr>
        <w:top w:val="none" w:sz="0" w:space="0" w:color="auto"/>
        <w:left w:val="none" w:sz="0" w:space="0" w:color="auto"/>
        <w:bottom w:val="none" w:sz="0" w:space="0" w:color="auto"/>
        <w:right w:val="none" w:sz="0" w:space="0" w:color="auto"/>
      </w:divBdr>
    </w:div>
    <w:div w:id="798377309">
      <w:bodyDiv w:val="1"/>
      <w:marLeft w:val="0"/>
      <w:marRight w:val="0"/>
      <w:marTop w:val="0"/>
      <w:marBottom w:val="0"/>
      <w:divBdr>
        <w:top w:val="none" w:sz="0" w:space="0" w:color="auto"/>
        <w:left w:val="none" w:sz="0" w:space="0" w:color="auto"/>
        <w:bottom w:val="none" w:sz="0" w:space="0" w:color="auto"/>
        <w:right w:val="none" w:sz="0" w:space="0" w:color="auto"/>
      </w:divBdr>
    </w:div>
    <w:div w:id="799610578">
      <w:bodyDiv w:val="1"/>
      <w:marLeft w:val="0"/>
      <w:marRight w:val="0"/>
      <w:marTop w:val="0"/>
      <w:marBottom w:val="0"/>
      <w:divBdr>
        <w:top w:val="none" w:sz="0" w:space="0" w:color="auto"/>
        <w:left w:val="none" w:sz="0" w:space="0" w:color="auto"/>
        <w:bottom w:val="none" w:sz="0" w:space="0" w:color="auto"/>
        <w:right w:val="none" w:sz="0" w:space="0" w:color="auto"/>
      </w:divBdr>
    </w:div>
    <w:div w:id="810514845">
      <w:bodyDiv w:val="1"/>
      <w:marLeft w:val="0"/>
      <w:marRight w:val="0"/>
      <w:marTop w:val="0"/>
      <w:marBottom w:val="0"/>
      <w:divBdr>
        <w:top w:val="none" w:sz="0" w:space="0" w:color="auto"/>
        <w:left w:val="none" w:sz="0" w:space="0" w:color="auto"/>
        <w:bottom w:val="none" w:sz="0" w:space="0" w:color="auto"/>
        <w:right w:val="none" w:sz="0" w:space="0" w:color="auto"/>
      </w:divBdr>
    </w:div>
    <w:div w:id="811098559">
      <w:bodyDiv w:val="1"/>
      <w:marLeft w:val="0"/>
      <w:marRight w:val="0"/>
      <w:marTop w:val="0"/>
      <w:marBottom w:val="0"/>
      <w:divBdr>
        <w:top w:val="none" w:sz="0" w:space="0" w:color="auto"/>
        <w:left w:val="none" w:sz="0" w:space="0" w:color="auto"/>
        <w:bottom w:val="none" w:sz="0" w:space="0" w:color="auto"/>
        <w:right w:val="none" w:sz="0" w:space="0" w:color="auto"/>
      </w:divBdr>
    </w:div>
    <w:div w:id="812260440">
      <w:bodyDiv w:val="1"/>
      <w:marLeft w:val="0"/>
      <w:marRight w:val="0"/>
      <w:marTop w:val="0"/>
      <w:marBottom w:val="0"/>
      <w:divBdr>
        <w:top w:val="none" w:sz="0" w:space="0" w:color="auto"/>
        <w:left w:val="none" w:sz="0" w:space="0" w:color="auto"/>
        <w:bottom w:val="none" w:sz="0" w:space="0" w:color="auto"/>
        <w:right w:val="none" w:sz="0" w:space="0" w:color="auto"/>
      </w:divBdr>
    </w:div>
    <w:div w:id="820578735">
      <w:bodyDiv w:val="1"/>
      <w:marLeft w:val="0"/>
      <w:marRight w:val="0"/>
      <w:marTop w:val="0"/>
      <w:marBottom w:val="0"/>
      <w:divBdr>
        <w:top w:val="none" w:sz="0" w:space="0" w:color="auto"/>
        <w:left w:val="none" w:sz="0" w:space="0" w:color="auto"/>
        <w:bottom w:val="none" w:sz="0" w:space="0" w:color="auto"/>
        <w:right w:val="none" w:sz="0" w:space="0" w:color="auto"/>
      </w:divBdr>
    </w:div>
    <w:div w:id="822309293">
      <w:bodyDiv w:val="1"/>
      <w:marLeft w:val="0"/>
      <w:marRight w:val="0"/>
      <w:marTop w:val="0"/>
      <w:marBottom w:val="0"/>
      <w:divBdr>
        <w:top w:val="none" w:sz="0" w:space="0" w:color="auto"/>
        <w:left w:val="none" w:sz="0" w:space="0" w:color="auto"/>
        <w:bottom w:val="none" w:sz="0" w:space="0" w:color="auto"/>
        <w:right w:val="none" w:sz="0" w:space="0" w:color="auto"/>
      </w:divBdr>
    </w:div>
    <w:div w:id="837381111">
      <w:bodyDiv w:val="1"/>
      <w:marLeft w:val="0"/>
      <w:marRight w:val="0"/>
      <w:marTop w:val="0"/>
      <w:marBottom w:val="0"/>
      <w:divBdr>
        <w:top w:val="none" w:sz="0" w:space="0" w:color="auto"/>
        <w:left w:val="none" w:sz="0" w:space="0" w:color="auto"/>
        <w:bottom w:val="none" w:sz="0" w:space="0" w:color="auto"/>
        <w:right w:val="none" w:sz="0" w:space="0" w:color="auto"/>
      </w:divBdr>
    </w:div>
    <w:div w:id="837691111">
      <w:bodyDiv w:val="1"/>
      <w:marLeft w:val="0"/>
      <w:marRight w:val="0"/>
      <w:marTop w:val="0"/>
      <w:marBottom w:val="0"/>
      <w:divBdr>
        <w:top w:val="none" w:sz="0" w:space="0" w:color="auto"/>
        <w:left w:val="none" w:sz="0" w:space="0" w:color="auto"/>
        <w:bottom w:val="none" w:sz="0" w:space="0" w:color="auto"/>
        <w:right w:val="none" w:sz="0" w:space="0" w:color="auto"/>
      </w:divBdr>
    </w:div>
    <w:div w:id="839390093">
      <w:bodyDiv w:val="1"/>
      <w:marLeft w:val="0"/>
      <w:marRight w:val="0"/>
      <w:marTop w:val="0"/>
      <w:marBottom w:val="0"/>
      <w:divBdr>
        <w:top w:val="none" w:sz="0" w:space="0" w:color="auto"/>
        <w:left w:val="none" w:sz="0" w:space="0" w:color="auto"/>
        <w:bottom w:val="none" w:sz="0" w:space="0" w:color="auto"/>
        <w:right w:val="none" w:sz="0" w:space="0" w:color="auto"/>
      </w:divBdr>
    </w:div>
    <w:div w:id="842159010">
      <w:bodyDiv w:val="1"/>
      <w:marLeft w:val="0"/>
      <w:marRight w:val="0"/>
      <w:marTop w:val="0"/>
      <w:marBottom w:val="0"/>
      <w:divBdr>
        <w:top w:val="none" w:sz="0" w:space="0" w:color="auto"/>
        <w:left w:val="none" w:sz="0" w:space="0" w:color="auto"/>
        <w:bottom w:val="none" w:sz="0" w:space="0" w:color="auto"/>
        <w:right w:val="none" w:sz="0" w:space="0" w:color="auto"/>
      </w:divBdr>
    </w:div>
    <w:div w:id="845751978">
      <w:bodyDiv w:val="1"/>
      <w:marLeft w:val="0"/>
      <w:marRight w:val="0"/>
      <w:marTop w:val="0"/>
      <w:marBottom w:val="0"/>
      <w:divBdr>
        <w:top w:val="none" w:sz="0" w:space="0" w:color="auto"/>
        <w:left w:val="none" w:sz="0" w:space="0" w:color="auto"/>
        <w:bottom w:val="none" w:sz="0" w:space="0" w:color="auto"/>
        <w:right w:val="none" w:sz="0" w:space="0" w:color="auto"/>
      </w:divBdr>
    </w:div>
    <w:div w:id="851605640">
      <w:bodyDiv w:val="1"/>
      <w:marLeft w:val="0"/>
      <w:marRight w:val="0"/>
      <w:marTop w:val="0"/>
      <w:marBottom w:val="0"/>
      <w:divBdr>
        <w:top w:val="none" w:sz="0" w:space="0" w:color="auto"/>
        <w:left w:val="none" w:sz="0" w:space="0" w:color="auto"/>
        <w:bottom w:val="none" w:sz="0" w:space="0" w:color="auto"/>
        <w:right w:val="none" w:sz="0" w:space="0" w:color="auto"/>
      </w:divBdr>
      <w:divsChild>
        <w:div w:id="131291555">
          <w:marLeft w:val="0"/>
          <w:marRight w:val="0"/>
          <w:marTop w:val="0"/>
          <w:marBottom w:val="0"/>
          <w:divBdr>
            <w:top w:val="none" w:sz="0" w:space="0" w:color="auto"/>
            <w:left w:val="none" w:sz="0" w:space="0" w:color="auto"/>
            <w:bottom w:val="none" w:sz="0" w:space="0" w:color="auto"/>
            <w:right w:val="none" w:sz="0" w:space="0" w:color="auto"/>
          </w:divBdr>
        </w:div>
        <w:div w:id="1887989772">
          <w:marLeft w:val="0"/>
          <w:marRight w:val="0"/>
          <w:marTop w:val="0"/>
          <w:marBottom w:val="0"/>
          <w:divBdr>
            <w:top w:val="none" w:sz="0" w:space="0" w:color="auto"/>
            <w:left w:val="none" w:sz="0" w:space="0" w:color="auto"/>
            <w:bottom w:val="none" w:sz="0" w:space="0" w:color="auto"/>
            <w:right w:val="none" w:sz="0" w:space="0" w:color="auto"/>
          </w:divBdr>
        </w:div>
      </w:divsChild>
    </w:div>
    <w:div w:id="858128951">
      <w:bodyDiv w:val="1"/>
      <w:marLeft w:val="0"/>
      <w:marRight w:val="0"/>
      <w:marTop w:val="0"/>
      <w:marBottom w:val="0"/>
      <w:divBdr>
        <w:top w:val="none" w:sz="0" w:space="0" w:color="auto"/>
        <w:left w:val="none" w:sz="0" w:space="0" w:color="auto"/>
        <w:bottom w:val="none" w:sz="0" w:space="0" w:color="auto"/>
        <w:right w:val="none" w:sz="0" w:space="0" w:color="auto"/>
      </w:divBdr>
    </w:div>
    <w:div w:id="860430899">
      <w:bodyDiv w:val="1"/>
      <w:marLeft w:val="0"/>
      <w:marRight w:val="0"/>
      <w:marTop w:val="0"/>
      <w:marBottom w:val="0"/>
      <w:divBdr>
        <w:top w:val="none" w:sz="0" w:space="0" w:color="auto"/>
        <w:left w:val="none" w:sz="0" w:space="0" w:color="auto"/>
        <w:bottom w:val="none" w:sz="0" w:space="0" w:color="auto"/>
        <w:right w:val="none" w:sz="0" w:space="0" w:color="auto"/>
      </w:divBdr>
    </w:div>
    <w:div w:id="864093868">
      <w:bodyDiv w:val="1"/>
      <w:marLeft w:val="0"/>
      <w:marRight w:val="0"/>
      <w:marTop w:val="0"/>
      <w:marBottom w:val="0"/>
      <w:divBdr>
        <w:top w:val="none" w:sz="0" w:space="0" w:color="auto"/>
        <w:left w:val="none" w:sz="0" w:space="0" w:color="auto"/>
        <w:bottom w:val="none" w:sz="0" w:space="0" w:color="auto"/>
        <w:right w:val="none" w:sz="0" w:space="0" w:color="auto"/>
      </w:divBdr>
    </w:div>
    <w:div w:id="876819390">
      <w:bodyDiv w:val="1"/>
      <w:marLeft w:val="0"/>
      <w:marRight w:val="0"/>
      <w:marTop w:val="0"/>
      <w:marBottom w:val="0"/>
      <w:divBdr>
        <w:top w:val="none" w:sz="0" w:space="0" w:color="auto"/>
        <w:left w:val="none" w:sz="0" w:space="0" w:color="auto"/>
        <w:bottom w:val="none" w:sz="0" w:space="0" w:color="auto"/>
        <w:right w:val="none" w:sz="0" w:space="0" w:color="auto"/>
      </w:divBdr>
    </w:div>
    <w:div w:id="880676687">
      <w:bodyDiv w:val="1"/>
      <w:marLeft w:val="0"/>
      <w:marRight w:val="0"/>
      <w:marTop w:val="0"/>
      <w:marBottom w:val="0"/>
      <w:divBdr>
        <w:top w:val="none" w:sz="0" w:space="0" w:color="auto"/>
        <w:left w:val="none" w:sz="0" w:space="0" w:color="auto"/>
        <w:bottom w:val="none" w:sz="0" w:space="0" w:color="auto"/>
        <w:right w:val="none" w:sz="0" w:space="0" w:color="auto"/>
      </w:divBdr>
    </w:div>
    <w:div w:id="880941877">
      <w:bodyDiv w:val="1"/>
      <w:marLeft w:val="0"/>
      <w:marRight w:val="0"/>
      <w:marTop w:val="0"/>
      <w:marBottom w:val="0"/>
      <w:divBdr>
        <w:top w:val="none" w:sz="0" w:space="0" w:color="auto"/>
        <w:left w:val="none" w:sz="0" w:space="0" w:color="auto"/>
        <w:bottom w:val="none" w:sz="0" w:space="0" w:color="auto"/>
        <w:right w:val="none" w:sz="0" w:space="0" w:color="auto"/>
      </w:divBdr>
    </w:div>
    <w:div w:id="881939083">
      <w:bodyDiv w:val="1"/>
      <w:marLeft w:val="0"/>
      <w:marRight w:val="0"/>
      <w:marTop w:val="0"/>
      <w:marBottom w:val="0"/>
      <w:divBdr>
        <w:top w:val="none" w:sz="0" w:space="0" w:color="auto"/>
        <w:left w:val="none" w:sz="0" w:space="0" w:color="auto"/>
        <w:bottom w:val="none" w:sz="0" w:space="0" w:color="auto"/>
        <w:right w:val="none" w:sz="0" w:space="0" w:color="auto"/>
      </w:divBdr>
    </w:div>
    <w:div w:id="885215424">
      <w:bodyDiv w:val="1"/>
      <w:marLeft w:val="0"/>
      <w:marRight w:val="0"/>
      <w:marTop w:val="0"/>
      <w:marBottom w:val="0"/>
      <w:divBdr>
        <w:top w:val="none" w:sz="0" w:space="0" w:color="auto"/>
        <w:left w:val="none" w:sz="0" w:space="0" w:color="auto"/>
        <w:bottom w:val="none" w:sz="0" w:space="0" w:color="auto"/>
        <w:right w:val="none" w:sz="0" w:space="0" w:color="auto"/>
      </w:divBdr>
    </w:div>
    <w:div w:id="891228932">
      <w:bodyDiv w:val="1"/>
      <w:marLeft w:val="0"/>
      <w:marRight w:val="0"/>
      <w:marTop w:val="0"/>
      <w:marBottom w:val="0"/>
      <w:divBdr>
        <w:top w:val="none" w:sz="0" w:space="0" w:color="auto"/>
        <w:left w:val="none" w:sz="0" w:space="0" w:color="auto"/>
        <w:bottom w:val="none" w:sz="0" w:space="0" w:color="auto"/>
        <w:right w:val="none" w:sz="0" w:space="0" w:color="auto"/>
      </w:divBdr>
    </w:div>
    <w:div w:id="891355792">
      <w:bodyDiv w:val="1"/>
      <w:marLeft w:val="0"/>
      <w:marRight w:val="0"/>
      <w:marTop w:val="0"/>
      <w:marBottom w:val="0"/>
      <w:divBdr>
        <w:top w:val="none" w:sz="0" w:space="0" w:color="auto"/>
        <w:left w:val="none" w:sz="0" w:space="0" w:color="auto"/>
        <w:bottom w:val="none" w:sz="0" w:space="0" w:color="auto"/>
        <w:right w:val="none" w:sz="0" w:space="0" w:color="auto"/>
      </w:divBdr>
    </w:div>
    <w:div w:id="893002385">
      <w:bodyDiv w:val="1"/>
      <w:marLeft w:val="0"/>
      <w:marRight w:val="0"/>
      <w:marTop w:val="0"/>
      <w:marBottom w:val="0"/>
      <w:divBdr>
        <w:top w:val="none" w:sz="0" w:space="0" w:color="auto"/>
        <w:left w:val="none" w:sz="0" w:space="0" w:color="auto"/>
        <w:bottom w:val="none" w:sz="0" w:space="0" w:color="auto"/>
        <w:right w:val="none" w:sz="0" w:space="0" w:color="auto"/>
      </w:divBdr>
    </w:div>
    <w:div w:id="901868836">
      <w:bodyDiv w:val="1"/>
      <w:marLeft w:val="0"/>
      <w:marRight w:val="0"/>
      <w:marTop w:val="0"/>
      <w:marBottom w:val="0"/>
      <w:divBdr>
        <w:top w:val="none" w:sz="0" w:space="0" w:color="auto"/>
        <w:left w:val="none" w:sz="0" w:space="0" w:color="auto"/>
        <w:bottom w:val="none" w:sz="0" w:space="0" w:color="auto"/>
        <w:right w:val="none" w:sz="0" w:space="0" w:color="auto"/>
      </w:divBdr>
      <w:divsChild>
        <w:div w:id="1438132919">
          <w:marLeft w:val="0"/>
          <w:marRight w:val="0"/>
          <w:marTop w:val="0"/>
          <w:marBottom w:val="0"/>
          <w:divBdr>
            <w:top w:val="none" w:sz="0" w:space="0" w:color="auto"/>
            <w:left w:val="none" w:sz="0" w:space="0" w:color="auto"/>
            <w:bottom w:val="none" w:sz="0" w:space="0" w:color="auto"/>
            <w:right w:val="none" w:sz="0" w:space="0" w:color="auto"/>
          </w:divBdr>
        </w:div>
      </w:divsChild>
    </w:div>
    <w:div w:id="908812217">
      <w:bodyDiv w:val="1"/>
      <w:marLeft w:val="0"/>
      <w:marRight w:val="0"/>
      <w:marTop w:val="0"/>
      <w:marBottom w:val="0"/>
      <w:divBdr>
        <w:top w:val="none" w:sz="0" w:space="0" w:color="auto"/>
        <w:left w:val="none" w:sz="0" w:space="0" w:color="auto"/>
        <w:bottom w:val="none" w:sz="0" w:space="0" w:color="auto"/>
        <w:right w:val="none" w:sz="0" w:space="0" w:color="auto"/>
      </w:divBdr>
    </w:div>
    <w:div w:id="909004326">
      <w:bodyDiv w:val="1"/>
      <w:marLeft w:val="0"/>
      <w:marRight w:val="0"/>
      <w:marTop w:val="0"/>
      <w:marBottom w:val="0"/>
      <w:divBdr>
        <w:top w:val="none" w:sz="0" w:space="0" w:color="auto"/>
        <w:left w:val="none" w:sz="0" w:space="0" w:color="auto"/>
        <w:bottom w:val="none" w:sz="0" w:space="0" w:color="auto"/>
        <w:right w:val="none" w:sz="0" w:space="0" w:color="auto"/>
      </w:divBdr>
    </w:div>
    <w:div w:id="909198146">
      <w:bodyDiv w:val="1"/>
      <w:marLeft w:val="0"/>
      <w:marRight w:val="0"/>
      <w:marTop w:val="0"/>
      <w:marBottom w:val="0"/>
      <w:divBdr>
        <w:top w:val="none" w:sz="0" w:space="0" w:color="auto"/>
        <w:left w:val="none" w:sz="0" w:space="0" w:color="auto"/>
        <w:bottom w:val="none" w:sz="0" w:space="0" w:color="auto"/>
        <w:right w:val="none" w:sz="0" w:space="0" w:color="auto"/>
      </w:divBdr>
    </w:div>
    <w:div w:id="909461605">
      <w:bodyDiv w:val="1"/>
      <w:marLeft w:val="0"/>
      <w:marRight w:val="0"/>
      <w:marTop w:val="0"/>
      <w:marBottom w:val="0"/>
      <w:divBdr>
        <w:top w:val="none" w:sz="0" w:space="0" w:color="auto"/>
        <w:left w:val="none" w:sz="0" w:space="0" w:color="auto"/>
        <w:bottom w:val="none" w:sz="0" w:space="0" w:color="auto"/>
        <w:right w:val="none" w:sz="0" w:space="0" w:color="auto"/>
      </w:divBdr>
      <w:divsChild>
        <w:div w:id="1031690604">
          <w:marLeft w:val="0"/>
          <w:marRight w:val="0"/>
          <w:marTop w:val="0"/>
          <w:marBottom w:val="0"/>
          <w:divBdr>
            <w:top w:val="none" w:sz="0" w:space="0" w:color="auto"/>
            <w:left w:val="none" w:sz="0" w:space="0" w:color="auto"/>
            <w:bottom w:val="none" w:sz="0" w:space="0" w:color="auto"/>
            <w:right w:val="none" w:sz="0" w:space="0" w:color="auto"/>
          </w:divBdr>
          <w:divsChild>
            <w:div w:id="1639456722">
              <w:marLeft w:val="0"/>
              <w:marRight w:val="0"/>
              <w:marTop w:val="0"/>
              <w:marBottom w:val="0"/>
              <w:divBdr>
                <w:top w:val="none" w:sz="0" w:space="0" w:color="auto"/>
                <w:left w:val="none" w:sz="0" w:space="0" w:color="auto"/>
                <w:bottom w:val="none" w:sz="0" w:space="0" w:color="auto"/>
                <w:right w:val="none" w:sz="0" w:space="0" w:color="auto"/>
              </w:divBdr>
              <w:divsChild>
                <w:div w:id="530606070">
                  <w:marLeft w:val="0"/>
                  <w:marRight w:val="0"/>
                  <w:marTop w:val="0"/>
                  <w:marBottom w:val="0"/>
                  <w:divBdr>
                    <w:top w:val="none" w:sz="0" w:space="0" w:color="auto"/>
                    <w:left w:val="none" w:sz="0" w:space="0" w:color="auto"/>
                    <w:bottom w:val="none" w:sz="0" w:space="0" w:color="auto"/>
                    <w:right w:val="none" w:sz="0" w:space="0" w:color="auto"/>
                  </w:divBdr>
                  <w:divsChild>
                    <w:div w:id="528296650">
                      <w:marLeft w:val="0"/>
                      <w:marRight w:val="0"/>
                      <w:marTop w:val="0"/>
                      <w:marBottom w:val="0"/>
                      <w:divBdr>
                        <w:top w:val="none" w:sz="0" w:space="0" w:color="auto"/>
                        <w:left w:val="none" w:sz="0" w:space="0" w:color="auto"/>
                        <w:bottom w:val="none" w:sz="0" w:space="0" w:color="auto"/>
                        <w:right w:val="none" w:sz="0" w:space="0" w:color="auto"/>
                      </w:divBdr>
                      <w:divsChild>
                        <w:div w:id="13701085">
                          <w:marLeft w:val="0"/>
                          <w:marRight w:val="0"/>
                          <w:marTop w:val="0"/>
                          <w:marBottom w:val="0"/>
                          <w:divBdr>
                            <w:top w:val="none" w:sz="0" w:space="0" w:color="auto"/>
                            <w:left w:val="none" w:sz="0" w:space="0" w:color="auto"/>
                            <w:bottom w:val="none" w:sz="0" w:space="0" w:color="auto"/>
                            <w:right w:val="none" w:sz="0" w:space="0" w:color="auto"/>
                          </w:divBdr>
                          <w:divsChild>
                            <w:div w:id="64712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398457">
      <w:bodyDiv w:val="1"/>
      <w:marLeft w:val="0"/>
      <w:marRight w:val="0"/>
      <w:marTop w:val="0"/>
      <w:marBottom w:val="0"/>
      <w:divBdr>
        <w:top w:val="none" w:sz="0" w:space="0" w:color="auto"/>
        <w:left w:val="none" w:sz="0" w:space="0" w:color="auto"/>
        <w:bottom w:val="none" w:sz="0" w:space="0" w:color="auto"/>
        <w:right w:val="none" w:sz="0" w:space="0" w:color="auto"/>
      </w:divBdr>
    </w:div>
    <w:div w:id="918028941">
      <w:bodyDiv w:val="1"/>
      <w:marLeft w:val="0"/>
      <w:marRight w:val="0"/>
      <w:marTop w:val="0"/>
      <w:marBottom w:val="0"/>
      <w:divBdr>
        <w:top w:val="none" w:sz="0" w:space="0" w:color="auto"/>
        <w:left w:val="none" w:sz="0" w:space="0" w:color="auto"/>
        <w:bottom w:val="none" w:sz="0" w:space="0" w:color="auto"/>
        <w:right w:val="none" w:sz="0" w:space="0" w:color="auto"/>
      </w:divBdr>
    </w:div>
    <w:div w:id="931276358">
      <w:bodyDiv w:val="1"/>
      <w:marLeft w:val="0"/>
      <w:marRight w:val="0"/>
      <w:marTop w:val="0"/>
      <w:marBottom w:val="0"/>
      <w:divBdr>
        <w:top w:val="none" w:sz="0" w:space="0" w:color="auto"/>
        <w:left w:val="none" w:sz="0" w:space="0" w:color="auto"/>
        <w:bottom w:val="none" w:sz="0" w:space="0" w:color="auto"/>
        <w:right w:val="none" w:sz="0" w:space="0" w:color="auto"/>
      </w:divBdr>
    </w:div>
    <w:div w:id="932781401">
      <w:bodyDiv w:val="1"/>
      <w:marLeft w:val="0"/>
      <w:marRight w:val="0"/>
      <w:marTop w:val="0"/>
      <w:marBottom w:val="0"/>
      <w:divBdr>
        <w:top w:val="none" w:sz="0" w:space="0" w:color="auto"/>
        <w:left w:val="none" w:sz="0" w:space="0" w:color="auto"/>
        <w:bottom w:val="none" w:sz="0" w:space="0" w:color="auto"/>
        <w:right w:val="none" w:sz="0" w:space="0" w:color="auto"/>
      </w:divBdr>
    </w:div>
    <w:div w:id="933822787">
      <w:bodyDiv w:val="1"/>
      <w:marLeft w:val="0"/>
      <w:marRight w:val="0"/>
      <w:marTop w:val="0"/>
      <w:marBottom w:val="0"/>
      <w:divBdr>
        <w:top w:val="none" w:sz="0" w:space="0" w:color="auto"/>
        <w:left w:val="none" w:sz="0" w:space="0" w:color="auto"/>
        <w:bottom w:val="none" w:sz="0" w:space="0" w:color="auto"/>
        <w:right w:val="none" w:sz="0" w:space="0" w:color="auto"/>
      </w:divBdr>
    </w:div>
    <w:div w:id="937256381">
      <w:bodyDiv w:val="1"/>
      <w:marLeft w:val="0"/>
      <w:marRight w:val="0"/>
      <w:marTop w:val="0"/>
      <w:marBottom w:val="0"/>
      <w:divBdr>
        <w:top w:val="none" w:sz="0" w:space="0" w:color="auto"/>
        <w:left w:val="none" w:sz="0" w:space="0" w:color="auto"/>
        <w:bottom w:val="none" w:sz="0" w:space="0" w:color="auto"/>
        <w:right w:val="none" w:sz="0" w:space="0" w:color="auto"/>
      </w:divBdr>
    </w:div>
    <w:div w:id="937447520">
      <w:bodyDiv w:val="1"/>
      <w:marLeft w:val="0"/>
      <w:marRight w:val="0"/>
      <w:marTop w:val="0"/>
      <w:marBottom w:val="0"/>
      <w:divBdr>
        <w:top w:val="none" w:sz="0" w:space="0" w:color="auto"/>
        <w:left w:val="none" w:sz="0" w:space="0" w:color="auto"/>
        <w:bottom w:val="none" w:sz="0" w:space="0" w:color="auto"/>
        <w:right w:val="none" w:sz="0" w:space="0" w:color="auto"/>
      </w:divBdr>
    </w:div>
    <w:div w:id="938833013">
      <w:bodyDiv w:val="1"/>
      <w:marLeft w:val="0"/>
      <w:marRight w:val="0"/>
      <w:marTop w:val="0"/>
      <w:marBottom w:val="0"/>
      <w:divBdr>
        <w:top w:val="none" w:sz="0" w:space="0" w:color="auto"/>
        <w:left w:val="none" w:sz="0" w:space="0" w:color="auto"/>
        <w:bottom w:val="none" w:sz="0" w:space="0" w:color="auto"/>
        <w:right w:val="none" w:sz="0" w:space="0" w:color="auto"/>
      </w:divBdr>
    </w:div>
    <w:div w:id="939878407">
      <w:bodyDiv w:val="1"/>
      <w:marLeft w:val="0"/>
      <w:marRight w:val="0"/>
      <w:marTop w:val="0"/>
      <w:marBottom w:val="0"/>
      <w:divBdr>
        <w:top w:val="none" w:sz="0" w:space="0" w:color="auto"/>
        <w:left w:val="none" w:sz="0" w:space="0" w:color="auto"/>
        <w:bottom w:val="none" w:sz="0" w:space="0" w:color="auto"/>
        <w:right w:val="none" w:sz="0" w:space="0" w:color="auto"/>
      </w:divBdr>
    </w:div>
    <w:div w:id="941182096">
      <w:bodyDiv w:val="1"/>
      <w:marLeft w:val="0"/>
      <w:marRight w:val="0"/>
      <w:marTop w:val="0"/>
      <w:marBottom w:val="0"/>
      <w:divBdr>
        <w:top w:val="none" w:sz="0" w:space="0" w:color="auto"/>
        <w:left w:val="none" w:sz="0" w:space="0" w:color="auto"/>
        <w:bottom w:val="none" w:sz="0" w:space="0" w:color="auto"/>
        <w:right w:val="none" w:sz="0" w:space="0" w:color="auto"/>
      </w:divBdr>
    </w:div>
    <w:div w:id="948007518">
      <w:bodyDiv w:val="1"/>
      <w:marLeft w:val="0"/>
      <w:marRight w:val="0"/>
      <w:marTop w:val="0"/>
      <w:marBottom w:val="0"/>
      <w:divBdr>
        <w:top w:val="none" w:sz="0" w:space="0" w:color="auto"/>
        <w:left w:val="none" w:sz="0" w:space="0" w:color="auto"/>
        <w:bottom w:val="none" w:sz="0" w:space="0" w:color="auto"/>
        <w:right w:val="none" w:sz="0" w:space="0" w:color="auto"/>
      </w:divBdr>
    </w:div>
    <w:div w:id="956906427">
      <w:bodyDiv w:val="1"/>
      <w:marLeft w:val="0"/>
      <w:marRight w:val="0"/>
      <w:marTop w:val="0"/>
      <w:marBottom w:val="0"/>
      <w:divBdr>
        <w:top w:val="none" w:sz="0" w:space="0" w:color="auto"/>
        <w:left w:val="none" w:sz="0" w:space="0" w:color="auto"/>
        <w:bottom w:val="none" w:sz="0" w:space="0" w:color="auto"/>
        <w:right w:val="none" w:sz="0" w:space="0" w:color="auto"/>
      </w:divBdr>
    </w:div>
    <w:div w:id="959073326">
      <w:bodyDiv w:val="1"/>
      <w:marLeft w:val="0"/>
      <w:marRight w:val="0"/>
      <w:marTop w:val="0"/>
      <w:marBottom w:val="0"/>
      <w:divBdr>
        <w:top w:val="none" w:sz="0" w:space="0" w:color="auto"/>
        <w:left w:val="none" w:sz="0" w:space="0" w:color="auto"/>
        <w:bottom w:val="none" w:sz="0" w:space="0" w:color="auto"/>
        <w:right w:val="none" w:sz="0" w:space="0" w:color="auto"/>
      </w:divBdr>
    </w:div>
    <w:div w:id="959456911">
      <w:bodyDiv w:val="1"/>
      <w:marLeft w:val="0"/>
      <w:marRight w:val="0"/>
      <w:marTop w:val="0"/>
      <w:marBottom w:val="0"/>
      <w:divBdr>
        <w:top w:val="none" w:sz="0" w:space="0" w:color="auto"/>
        <w:left w:val="none" w:sz="0" w:space="0" w:color="auto"/>
        <w:bottom w:val="none" w:sz="0" w:space="0" w:color="auto"/>
        <w:right w:val="none" w:sz="0" w:space="0" w:color="auto"/>
      </w:divBdr>
    </w:div>
    <w:div w:id="960574920">
      <w:bodyDiv w:val="1"/>
      <w:marLeft w:val="0"/>
      <w:marRight w:val="0"/>
      <w:marTop w:val="0"/>
      <w:marBottom w:val="0"/>
      <w:divBdr>
        <w:top w:val="none" w:sz="0" w:space="0" w:color="auto"/>
        <w:left w:val="none" w:sz="0" w:space="0" w:color="auto"/>
        <w:bottom w:val="none" w:sz="0" w:space="0" w:color="auto"/>
        <w:right w:val="none" w:sz="0" w:space="0" w:color="auto"/>
      </w:divBdr>
    </w:div>
    <w:div w:id="967246561">
      <w:bodyDiv w:val="1"/>
      <w:marLeft w:val="0"/>
      <w:marRight w:val="0"/>
      <w:marTop w:val="0"/>
      <w:marBottom w:val="0"/>
      <w:divBdr>
        <w:top w:val="none" w:sz="0" w:space="0" w:color="auto"/>
        <w:left w:val="none" w:sz="0" w:space="0" w:color="auto"/>
        <w:bottom w:val="none" w:sz="0" w:space="0" w:color="auto"/>
        <w:right w:val="none" w:sz="0" w:space="0" w:color="auto"/>
      </w:divBdr>
    </w:div>
    <w:div w:id="972979823">
      <w:bodyDiv w:val="1"/>
      <w:marLeft w:val="0"/>
      <w:marRight w:val="0"/>
      <w:marTop w:val="0"/>
      <w:marBottom w:val="0"/>
      <w:divBdr>
        <w:top w:val="none" w:sz="0" w:space="0" w:color="auto"/>
        <w:left w:val="none" w:sz="0" w:space="0" w:color="auto"/>
        <w:bottom w:val="none" w:sz="0" w:space="0" w:color="auto"/>
        <w:right w:val="none" w:sz="0" w:space="0" w:color="auto"/>
      </w:divBdr>
    </w:div>
    <w:div w:id="976106774">
      <w:bodyDiv w:val="1"/>
      <w:marLeft w:val="0"/>
      <w:marRight w:val="0"/>
      <w:marTop w:val="0"/>
      <w:marBottom w:val="0"/>
      <w:divBdr>
        <w:top w:val="none" w:sz="0" w:space="0" w:color="auto"/>
        <w:left w:val="none" w:sz="0" w:space="0" w:color="auto"/>
        <w:bottom w:val="none" w:sz="0" w:space="0" w:color="auto"/>
        <w:right w:val="none" w:sz="0" w:space="0" w:color="auto"/>
      </w:divBdr>
    </w:div>
    <w:div w:id="980424695">
      <w:bodyDiv w:val="1"/>
      <w:marLeft w:val="0"/>
      <w:marRight w:val="0"/>
      <w:marTop w:val="0"/>
      <w:marBottom w:val="0"/>
      <w:divBdr>
        <w:top w:val="none" w:sz="0" w:space="0" w:color="auto"/>
        <w:left w:val="none" w:sz="0" w:space="0" w:color="auto"/>
        <w:bottom w:val="none" w:sz="0" w:space="0" w:color="auto"/>
        <w:right w:val="none" w:sz="0" w:space="0" w:color="auto"/>
      </w:divBdr>
    </w:div>
    <w:div w:id="988166359">
      <w:bodyDiv w:val="1"/>
      <w:marLeft w:val="0"/>
      <w:marRight w:val="0"/>
      <w:marTop w:val="0"/>
      <w:marBottom w:val="0"/>
      <w:divBdr>
        <w:top w:val="none" w:sz="0" w:space="0" w:color="auto"/>
        <w:left w:val="none" w:sz="0" w:space="0" w:color="auto"/>
        <w:bottom w:val="none" w:sz="0" w:space="0" w:color="auto"/>
        <w:right w:val="none" w:sz="0" w:space="0" w:color="auto"/>
      </w:divBdr>
    </w:div>
    <w:div w:id="989867019">
      <w:bodyDiv w:val="1"/>
      <w:marLeft w:val="0"/>
      <w:marRight w:val="0"/>
      <w:marTop w:val="0"/>
      <w:marBottom w:val="0"/>
      <w:divBdr>
        <w:top w:val="none" w:sz="0" w:space="0" w:color="auto"/>
        <w:left w:val="none" w:sz="0" w:space="0" w:color="auto"/>
        <w:bottom w:val="none" w:sz="0" w:space="0" w:color="auto"/>
        <w:right w:val="none" w:sz="0" w:space="0" w:color="auto"/>
      </w:divBdr>
    </w:div>
    <w:div w:id="991370811">
      <w:bodyDiv w:val="1"/>
      <w:marLeft w:val="0"/>
      <w:marRight w:val="0"/>
      <w:marTop w:val="0"/>
      <w:marBottom w:val="0"/>
      <w:divBdr>
        <w:top w:val="none" w:sz="0" w:space="0" w:color="auto"/>
        <w:left w:val="none" w:sz="0" w:space="0" w:color="auto"/>
        <w:bottom w:val="none" w:sz="0" w:space="0" w:color="auto"/>
        <w:right w:val="none" w:sz="0" w:space="0" w:color="auto"/>
      </w:divBdr>
    </w:div>
    <w:div w:id="999040566">
      <w:bodyDiv w:val="1"/>
      <w:marLeft w:val="0"/>
      <w:marRight w:val="0"/>
      <w:marTop w:val="0"/>
      <w:marBottom w:val="0"/>
      <w:divBdr>
        <w:top w:val="none" w:sz="0" w:space="0" w:color="auto"/>
        <w:left w:val="none" w:sz="0" w:space="0" w:color="auto"/>
        <w:bottom w:val="none" w:sz="0" w:space="0" w:color="auto"/>
        <w:right w:val="none" w:sz="0" w:space="0" w:color="auto"/>
      </w:divBdr>
    </w:div>
    <w:div w:id="1005132763">
      <w:bodyDiv w:val="1"/>
      <w:marLeft w:val="0"/>
      <w:marRight w:val="0"/>
      <w:marTop w:val="0"/>
      <w:marBottom w:val="0"/>
      <w:divBdr>
        <w:top w:val="none" w:sz="0" w:space="0" w:color="auto"/>
        <w:left w:val="none" w:sz="0" w:space="0" w:color="auto"/>
        <w:bottom w:val="none" w:sz="0" w:space="0" w:color="auto"/>
        <w:right w:val="none" w:sz="0" w:space="0" w:color="auto"/>
      </w:divBdr>
    </w:div>
    <w:div w:id="1012072482">
      <w:bodyDiv w:val="1"/>
      <w:marLeft w:val="0"/>
      <w:marRight w:val="0"/>
      <w:marTop w:val="0"/>
      <w:marBottom w:val="0"/>
      <w:divBdr>
        <w:top w:val="none" w:sz="0" w:space="0" w:color="auto"/>
        <w:left w:val="none" w:sz="0" w:space="0" w:color="auto"/>
        <w:bottom w:val="none" w:sz="0" w:space="0" w:color="auto"/>
        <w:right w:val="none" w:sz="0" w:space="0" w:color="auto"/>
      </w:divBdr>
    </w:div>
    <w:div w:id="1014109248">
      <w:bodyDiv w:val="1"/>
      <w:marLeft w:val="0"/>
      <w:marRight w:val="0"/>
      <w:marTop w:val="0"/>
      <w:marBottom w:val="0"/>
      <w:divBdr>
        <w:top w:val="none" w:sz="0" w:space="0" w:color="auto"/>
        <w:left w:val="none" w:sz="0" w:space="0" w:color="auto"/>
        <w:bottom w:val="none" w:sz="0" w:space="0" w:color="auto"/>
        <w:right w:val="none" w:sz="0" w:space="0" w:color="auto"/>
      </w:divBdr>
    </w:div>
    <w:div w:id="1014304642">
      <w:bodyDiv w:val="1"/>
      <w:marLeft w:val="0"/>
      <w:marRight w:val="0"/>
      <w:marTop w:val="0"/>
      <w:marBottom w:val="0"/>
      <w:divBdr>
        <w:top w:val="none" w:sz="0" w:space="0" w:color="auto"/>
        <w:left w:val="none" w:sz="0" w:space="0" w:color="auto"/>
        <w:bottom w:val="none" w:sz="0" w:space="0" w:color="auto"/>
        <w:right w:val="none" w:sz="0" w:space="0" w:color="auto"/>
      </w:divBdr>
    </w:div>
    <w:div w:id="1021319622">
      <w:bodyDiv w:val="1"/>
      <w:marLeft w:val="0"/>
      <w:marRight w:val="0"/>
      <w:marTop w:val="0"/>
      <w:marBottom w:val="0"/>
      <w:divBdr>
        <w:top w:val="none" w:sz="0" w:space="0" w:color="auto"/>
        <w:left w:val="none" w:sz="0" w:space="0" w:color="auto"/>
        <w:bottom w:val="none" w:sz="0" w:space="0" w:color="auto"/>
        <w:right w:val="none" w:sz="0" w:space="0" w:color="auto"/>
      </w:divBdr>
    </w:div>
    <w:div w:id="1027370538">
      <w:bodyDiv w:val="1"/>
      <w:marLeft w:val="0"/>
      <w:marRight w:val="0"/>
      <w:marTop w:val="0"/>
      <w:marBottom w:val="0"/>
      <w:divBdr>
        <w:top w:val="none" w:sz="0" w:space="0" w:color="auto"/>
        <w:left w:val="none" w:sz="0" w:space="0" w:color="auto"/>
        <w:bottom w:val="none" w:sz="0" w:space="0" w:color="auto"/>
        <w:right w:val="none" w:sz="0" w:space="0" w:color="auto"/>
      </w:divBdr>
    </w:div>
    <w:div w:id="1028987659">
      <w:bodyDiv w:val="1"/>
      <w:marLeft w:val="0"/>
      <w:marRight w:val="0"/>
      <w:marTop w:val="0"/>
      <w:marBottom w:val="0"/>
      <w:divBdr>
        <w:top w:val="none" w:sz="0" w:space="0" w:color="auto"/>
        <w:left w:val="none" w:sz="0" w:space="0" w:color="auto"/>
        <w:bottom w:val="none" w:sz="0" w:space="0" w:color="auto"/>
        <w:right w:val="none" w:sz="0" w:space="0" w:color="auto"/>
      </w:divBdr>
    </w:div>
    <w:div w:id="1030379565">
      <w:bodyDiv w:val="1"/>
      <w:marLeft w:val="0"/>
      <w:marRight w:val="0"/>
      <w:marTop w:val="0"/>
      <w:marBottom w:val="0"/>
      <w:divBdr>
        <w:top w:val="none" w:sz="0" w:space="0" w:color="auto"/>
        <w:left w:val="none" w:sz="0" w:space="0" w:color="auto"/>
        <w:bottom w:val="none" w:sz="0" w:space="0" w:color="auto"/>
        <w:right w:val="none" w:sz="0" w:space="0" w:color="auto"/>
      </w:divBdr>
    </w:div>
    <w:div w:id="1035428963">
      <w:bodyDiv w:val="1"/>
      <w:marLeft w:val="0"/>
      <w:marRight w:val="0"/>
      <w:marTop w:val="0"/>
      <w:marBottom w:val="0"/>
      <w:divBdr>
        <w:top w:val="none" w:sz="0" w:space="0" w:color="auto"/>
        <w:left w:val="none" w:sz="0" w:space="0" w:color="auto"/>
        <w:bottom w:val="none" w:sz="0" w:space="0" w:color="auto"/>
        <w:right w:val="none" w:sz="0" w:space="0" w:color="auto"/>
      </w:divBdr>
    </w:div>
    <w:div w:id="1045569181">
      <w:bodyDiv w:val="1"/>
      <w:marLeft w:val="0"/>
      <w:marRight w:val="0"/>
      <w:marTop w:val="0"/>
      <w:marBottom w:val="0"/>
      <w:divBdr>
        <w:top w:val="none" w:sz="0" w:space="0" w:color="auto"/>
        <w:left w:val="none" w:sz="0" w:space="0" w:color="auto"/>
        <w:bottom w:val="none" w:sz="0" w:space="0" w:color="auto"/>
        <w:right w:val="none" w:sz="0" w:space="0" w:color="auto"/>
      </w:divBdr>
    </w:div>
    <w:div w:id="1047295675">
      <w:bodyDiv w:val="1"/>
      <w:marLeft w:val="0"/>
      <w:marRight w:val="0"/>
      <w:marTop w:val="0"/>
      <w:marBottom w:val="0"/>
      <w:divBdr>
        <w:top w:val="none" w:sz="0" w:space="0" w:color="auto"/>
        <w:left w:val="none" w:sz="0" w:space="0" w:color="auto"/>
        <w:bottom w:val="none" w:sz="0" w:space="0" w:color="auto"/>
        <w:right w:val="none" w:sz="0" w:space="0" w:color="auto"/>
      </w:divBdr>
    </w:div>
    <w:div w:id="1053651222">
      <w:bodyDiv w:val="1"/>
      <w:marLeft w:val="0"/>
      <w:marRight w:val="0"/>
      <w:marTop w:val="0"/>
      <w:marBottom w:val="0"/>
      <w:divBdr>
        <w:top w:val="none" w:sz="0" w:space="0" w:color="auto"/>
        <w:left w:val="none" w:sz="0" w:space="0" w:color="auto"/>
        <w:bottom w:val="none" w:sz="0" w:space="0" w:color="auto"/>
        <w:right w:val="none" w:sz="0" w:space="0" w:color="auto"/>
      </w:divBdr>
    </w:div>
    <w:div w:id="1055541757">
      <w:bodyDiv w:val="1"/>
      <w:marLeft w:val="0"/>
      <w:marRight w:val="0"/>
      <w:marTop w:val="0"/>
      <w:marBottom w:val="0"/>
      <w:divBdr>
        <w:top w:val="none" w:sz="0" w:space="0" w:color="auto"/>
        <w:left w:val="none" w:sz="0" w:space="0" w:color="auto"/>
        <w:bottom w:val="none" w:sz="0" w:space="0" w:color="auto"/>
        <w:right w:val="none" w:sz="0" w:space="0" w:color="auto"/>
      </w:divBdr>
    </w:div>
    <w:div w:id="1058866474">
      <w:bodyDiv w:val="1"/>
      <w:marLeft w:val="0"/>
      <w:marRight w:val="0"/>
      <w:marTop w:val="0"/>
      <w:marBottom w:val="0"/>
      <w:divBdr>
        <w:top w:val="none" w:sz="0" w:space="0" w:color="auto"/>
        <w:left w:val="none" w:sz="0" w:space="0" w:color="auto"/>
        <w:bottom w:val="none" w:sz="0" w:space="0" w:color="auto"/>
        <w:right w:val="none" w:sz="0" w:space="0" w:color="auto"/>
      </w:divBdr>
    </w:div>
    <w:div w:id="1063262405">
      <w:bodyDiv w:val="1"/>
      <w:marLeft w:val="0"/>
      <w:marRight w:val="0"/>
      <w:marTop w:val="0"/>
      <w:marBottom w:val="0"/>
      <w:divBdr>
        <w:top w:val="none" w:sz="0" w:space="0" w:color="auto"/>
        <w:left w:val="none" w:sz="0" w:space="0" w:color="auto"/>
        <w:bottom w:val="none" w:sz="0" w:space="0" w:color="auto"/>
        <w:right w:val="none" w:sz="0" w:space="0" w:color="auto"/>
      </w:divBdr>
    </w:div>
    <w:div w:id="1063337242">
      <w:bodyDiv w:val="1"/>
      <w:marLeft w:val="0"/>
      <w:marRight w:val="0"/>
      <w:marTop w:val="0"/>
      <w:marBottom w:val="0"/>
      <w:divBdr>
        <w:top w:val="none" w:sz="0" w:space="0" w:color="auto"/>
        <w:left w:val="none" w:sz="0" w:space="0" w:color="auto"/>
        <w:bottom w:val="none" w:sz="0" w:space="0" w:color="auto"/>
        <w:right w:val="none" w:sz="0" w:space="0" w:color="auto"/>
      </w:divBdr>
      <w:divsChild>
        <w:div w:id="2000186834">
          <w:marLeft w:val="0"/>
          <w:marRight w:val="0"/>
          <w:marTop w:val="0"/>
          <w:marBottom w:val="0"/>
          <w:divBdr>
            <w:top w:val="none" w:sz="0" w:space="0" w:color="auto"/>
            <w:left w:val="none" w:sz="0" w:space="0" w:color="auto"/>
            <w:bottom w:val="none" w:sz="0" w:space="0" w:color="auto"/>
            <w:right w:val="none" w:sz="0" w:space="0" w:color="auto"/>
          </w:divBdr>
          <w:divsChild>
            <w:div w:id="1613317935">
              <w:marLeft w:val="0"/>
              <w:marRight w:val="0"/>
              <w:marTop w:val="0"/>
              <w:marBottom w:val="0"/>
              <w:divBdr>
                <w:top w:val="none" w:sz="0" w:space="0" w:color="auto"/>
                <w:left w:val="none" w:sz="0" w:space="0" w:color="auto"/>
                <w:bottom w:val="none" w:sz="0" w:space="0" w:color="auto"/>
                <w:right w:val="none" w:sz="0" w:space="0" w:color="auto"/>
              </w:divBdr>
              <w:divsChild>
                <w:div w:id="1850825290">
                  <w:marLeft w:val="0"/>
                  <w:marRight w:val="0"/>
                  <w:marTop w:val="0"/>
                  <w:marBottom w:val="0"/>
                  <w:divBdr>
                    <w:top w:val="none" w:sz="0" w:space="0" w:color="auto"/>
                    <w:left w:val="none" w:sz="0" w:space="0" w:color="auto"/>
                    <w:bottom w:val="none" w:sz="0" w:space="0" w:color="auto"/>
                    <w:right w:val="none" w:sz="0" w:space="0" w:color="auto"/>
                  </w:divBdr>
                  <w:divsChild>
                    <w:div w:id="544949155">
                      <w:marLeft w:val="0"/>
                      <w:marRight w:val="0"/>
                      <w:marTop w:val="0"/>
                      <w:marBottom w:val="0"/>
                      <w:divBdr>
                        <w:top w:val="none" w:sz="0" w:space="0" w:color="auto"/>
                        <w:left w:val="none" w:sz="0" w:space="0" w:color="auto"/>
                        <w:bottom w:val="none" w:sz="0" w:space="0" w:color="auto"/>
                        <w:right w:val="none" w:sz="0" w:space="0" w:color="auto"/>
                      </w:divBdr>
                      <w:divsChild>
                        <w:div w:id="539823392">
                          <w:marLeft w:val="0"/>
                          <w:marRight w:val="0"/>
                          <w:marTop w:val="0"/>
                          <w:marBottom w:val="0"/>
                          <w:divBdr>
                            <w:top w:val="none" w:sz="0" w:space="0" w:color="auto"/>
                            <w:left w:val="none" w:sz="0" w:space="0" w:color="auto"/>
                            <w:bottom w:val="none" w:sz="0" w:space="0" w:color="auto"/>
                            <w:right w:val="none" w:sz="0" w:space="0" w:color="auto"/>
                          </w:divBdr>
                          <w:divsChild>
                            <w:div w:id="190598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415780">
      <w:bodyDiv w:val="1"/>
      <w:marLeft w:val="0"/>
      <w:marRight w:val="0"/>
      <w:marTop w:val="0"/>
      <w:marBottom w:val="0"/>
      <w:divBdr>
        <w:top w:val="none" w:sz="0" w:space="0" w:color="auto"/>
        <w:left w:val="none" w:sz="0" w:space="0" w:color="auto"/>
        <w:bottom w:val="none" w:sz="0" w:space="0" w:color="auto"/>
        <w:right w:val="none" w:sz="0" w:space="0" w:color="auto"/>
      </w:divBdr>
    </w:div>
    <w:div w:id="1069964414">
      <w:bodyDiv w:val="1"/>
      <w:marLeft w:val="0"/>
      <w:marRight w:val="0"/>
      <w:marTop w:val="0"/>
      <w:marBottom w:val="0"/>
      <w:divBdr>
        <w:top w:val="none" w:sz="0" w:space="0" w:color="auto"/>
        <w:left w:val="none" w:sz="0" w:space="0" w:color="auto"/>
        <w:bottom w:val="none" w:sz="0" w:space="0" w:color="auto"/>
        <w:right w:val="none" w:sz="0" w:space="0" w:color="auto"/>
      </w:divBdr>
    </w:div>
    <w:div w:id="1071394310">
      <w:bodyDiv w:val="1"/>
      <w:marLeft w:val="0"/>
      <w:marRight w:val="0"/>
      <w:marTop w:val="0"/>
      <w:marBottom w:val="0"/>
      <w:divBdr>
        <w:top w:val="none" w:sz="0" w:space="0" w:color="auto"/>
        <w:left w:val="none" w:sz="0" w:space="0" w:color="auto"/>
        <w:bottom w:val="none" w:sz="0" w:space="0" w:color="auto"/>
        <w:right w:val="none" w:sz="0" w:space="0" w:color="auto"/>
      </w:divBdr>
    </w:div>
    <w:div w:id="1074595380">
      <w:bodyDiv w:val="1"/>
      <w:marLeft w:val="0"/>
      <w:marRight w:val="0"/>
      <w:marTop w:val="0"/>
      <w:marBottom w:val="0"/>
      <w:divBdr>
        <w:top w:val="none" w:sz="0" w:space="0" w:color="auto"/>
        <w:left w:val="none" w:sz="0" w:space="0" w:color="auto"/>
        <w:bottom w:val="none" w:sz="0" w:space="0" w:color="auto"/>
        <w:right w:val="none" w:sz="0" w:space="0" w:color="auto"/>
      </w:divBdr>
    </w:div>
    <w:div w:id="1075008270">
      <w:bodyDiv w:val="1"/>
      <w:marLeft w:val="0"/>
      <w:marRight w:val="0"/>
      <w:marTop w:val="0"/>
      <w:marBottom w:val="0"/>
      <w:divBdr>
        <w:top w:val="none" w:sz="0" w:space="0" w:color="auto"/>
        <w:left w:val="none" w:sz="0" w:space="0" w:color="auto"/>
        <w:bottom w:val="none" w:sz="0" w:space="0" w:color="auto"/>
        <w:right w:val="none" w:sz="0" w:space="0" w:color="auto"/>
      </w:divBdr>
    </w:div>
    <w:div w:id="1075129212">
      <w:bodyDiv w:val="1"/>
      <w:marLeft w:val="0"/>
      <w:marRight w:val="0"/>
      <w:marTop w:val="0"/>
      <w:marBottom w:val="0"/>
      <w:divBdr>
        <w:top w:val="none" w:sz="0" w:space="0" w:color="auto"/>
        <w:left w:val="none" w:sz="0" w:space="0" w:color="auto"/>
        <w:bottom w:val="none" w:sz="0" w:space="0" w:color="auto"/>
        <w:right w:val="none" w:sz="0" w:space="0" w:color="auto"/>
      </w:divBdr>
    </w:div>
    <w:div w:id="1089231763">
      <w:bodyDiv w:val="1"/>
      <w:marLeft w:val="0"/>
      <w:marRight w:val="0"/>
      <w:marTop w:val="0"/>
      <w:marBottom w:val="0"/>
      <w:divBdr>
        <w:top w:val="none" w:sz="0" w:space="0" w:color="auto"/>
        <w:left w:val="none" w:sz="0" w:space="0" w:color="auto"/>
        <w:bottom w:val="none" w:sz="0" w:space="0" w:color="auto"/>
        <w:right w:val="none" w:sz="0" w:space="0" w:color="auto"/>
      </w:divBdr>
    </w:div>
    <w:div w:id="1094403414">
      <w:bodyDiv w:val="1"/>
      <w:marLeft w:val="0"/>
      <w:marRight w:val="0"/>
      <w:marTop w:val="0"/>
      <w:marBottom w:val="0"/>
      <w:divBdr>
        <w:top w:val="none" w:sz="0" w:space="0" w:color="auto"/>
        <w:left w:val="none" w:sz="0" w:space="0" w:color="auto"/>
        <w:bottom w:val="none" w:sz="0" w:space="0" w:color="auto"/>
        <w:right w:val="none" w:sz="0" w:space="0" w:color="auto"/>
      </w:divBdr>
    </w:div>
    <w:div w:id="1096094097">
      <w:bodyDiv w:val="1"/>
      <w:marLeft w:val="0"/>
      <w:marRight w:val="0"/>
      <w:marTop w:val="0"/>
      <w:marBottom w:val="0"/>
      <w:divBdr>
        <w:top w:val="none" w:sz="0" w:space="0" w:color="auto"/>
        <w:left w:val="none" w:sz="0" w:space="0" w:color="auto"/>
        <w:bottom w:val="none" w:sz="0" w:space="0" w:color="auto"/>
        <w:right w:val="none" w:sz="0" w:space="0" w:color="auto"/>
      </w:divBdr>
    </w:div>
    <w:div w:id="1098791554">
      <w:bodyDiv w:val="1"/>
      <w:marLeft w:val="0"/>
      <w:marRight w:val="0"/>
      <w:marTop w:val="0"/>
      <w:marBottom w:val="0"/>
      <w:divBdr>
        <w:top w:val="none" w:sz="0" w:space="0" w:color="auto"/>
        <w:left w:val="none" w:sz="0" w:space="0" w:color="auto"/>
        <w:bottom w:val="none" w:sz="0" w:space="0" w:color="auto"/>
        <w:right w:val="none" w:sz="0" w:space="0" w:color="auto"/>
      </w:divBdr>
    </w:div>
    <w:div w:id="1099565232">
      <w:bodyDiv w:val="1"/>
      <w:marLeft w:val="0"/>
      <w:marRight w:val="0"/>
      <w:marTop w:val="0"/>
      <w:marBottom w:val="0"/>
      <w:divBdr>
        <w:top w:val="none" w:sz="0" w:space="0" w:color="auto"/>
        <w:left w:val="none" w:sz="0" w:space="0" w:color="auto"/>
        <w:bottom w:val="none" w:sz="0" w:space="0" w:color="auto"/>
        <w:right w:val="none" w:sz="0" w:space="0" w:color="auto"/>
      </w:divBdr>
    </w:div>
    <w:div w:id="1100680523">
      <w:bodyDiv w:val="1"/>
      <w:marLeft w:val="0"/>
      <w:marRight w:val="0"/>
      <w:marTop w:val="0"/>
      <w:marBottom w:val="0"/>
      <w:divBdr>
        <w:top w:val="none" w:sz="0" w:space="0" w:color="auto"/>
        <w:left w:val="none" w:sz="0" w:space="0" w:color="auto"/>
        <w:bottom w:val="none" w:sz="0" w:space="0" w:color="auto"/>
        <w:right w:val="none" w:sz="0" w:space="0" w:color="auto"/>
      </w:divBdr>
    </w:div>
    <w:div w:id="1101610010">
      <w:bodyDiv w:val="1"/>
      <w:marLeft w:val="0"/>
      <w:marRight w:val="0"/>
      <w:marTop w:val="0"/>
      <w:marBottom w:val="0"/>
      <w:divBdr>
        <w:top w:val="none" w:sz="0" w:space="0" w:color="auto"/>
        <w:left w:val="none" w:sz="0" w:space="0" w:color="auto"/>
        <w:bottom w:val="none" w:sz="0" w:space="0" w:color="auto"/>
        <w:right w:val="none" w:sz="0" w:space="0" w:color="auto"/>
      </w:divBdr>
    </w:div>
    <w:div w:id="1102721298">
      <w:bodyDiv w:val="1"/>
      <w:marLeft w:val="0"/>
      <w:marRight w:val="0"/>
      <w:marTop w:val="0"/>
      <w:marBottom w:val="0"/>
      <w:divBdr>
        <w:top w:val="none" w:sz="0" w:space="0" w:color="auto"/>
        <w:left w:val="none" w:sz="0" w:space="0" w:color="auto"/>
        <w:bottom w:val="none" w:sz="0" w:space="0" w:color="auto"/>
        <w:right w:val="none" w:sz="0" w:space="0" w:color="auto"/>
      </w:divBdr>
    </w:div>
    <w:div w:id="1104300298">
      <w:bodyDiv w:val="1"/>
      <w:marLeft w:val="0"/>
      <w:marRight w:val="0"/>
      <w:marTop w:val="0"/>
      <w:marBottom w:val="0"/>
      <w:divBdr>
        <w:top w:val="none" w:sz="0" w:space="0" w:color="auto"/>
        <w:left w:val="none" w:sz="0" w:space="0" w:color="auto"/>
        <w:bottom w:val="none" w:sz="0" w:space="0" w:color="auto"/>
        <w:right w:val="none" w:sz="0" w:space="0" w:color="auto"/>
      </w:divBdr>
    </w:div>
    <w:div w:id="1116634838">
      <w:bodyDiv w:val="1"/>
      <w:marLeft w:val="0"/>
      <w:marRight w:val="0"/>
      <w:marTop w:val="0"/>
      <w:marBottom w:val="0"/>
      <w:divBdr>
        <w:top w:val="none" w:sz="0" w:space="0" w:color="auto"/>
        <w:left w:val="none" w:sz="0" w:space="0" w:color="auto"/>
        <w:bottom w:val="none" w:sz="0" w:space="0" w:color="auto"/>
        <w:right w:val="none" w:sz="0" w:space="0" w:color="auto"/>
      </w:divBdr>
      <w:divsChild>
        <w:div w:id="103312311">
          <w:marLeft w:val="1166"/>
          <w:marRight w:val="0"/>
          <w:marTop w:val="86"/>
          <w:marBottom w:val="0"/>
          <w:divBdr>
            <w:top w:val="none" w:sz="0" w:space="0" w:color="auto"/>
            <w:left w:val="none" w:sz="0" w:space="0" w:color="auto"/>
            <w:bottom w:val="none" w:sz="0" w:space="0" w:color="auto"/>
            <w:right w:val="none" w:sz="0" w:space="0" w:color="auto"/>
          </w:divBdr>
        </w:div>
        <w:div w:id="254679666">
          <w:marLeft w:val="547"/>
          <w:marRight w:val="0"/>
          <w:marTop w:val="96"/>
          <w:marBottom w:val="0"/>
          <w:divBdr>
            <w:top w:val="none" w:sz="0" w:space="0" w:color="auto"/>
            <w:left w:val="none" w:sz="0" w:space="0" w:color="auto"/>
            <w:bottom w:val="none" w:sz="0" w:space="0" w:color="auto"/>
            <w:right w:val="none" w:sz="0" w:space="0" w:color="auto"/>
          </w:divBdr>
        </w:div>
        <w:div w:id="324435108">
          <w:marLeft w:val="547"/>
          <w:marRight w:val="0"/>
          <w:marTop w:val="96"/>
          <w:marBottom w:val="0"/>
          <w:divBdr>
            <w:top w:val="none" w:sz="0" w:space="0" w:color="auto"/>
            <w:left w:val="none" w:sz="0" w:space="0" w:color="auto"/>
            <w:bottom w:val="none" w:sz="0" w:space="0" w:color="auto"/>
            <w:right w:val="none" w:sz="0" w:space="0" w:color="auto"/>
          </w:divBdr>
        </w:div>
        <w:div w:id="330065955">
          <w:marLeft w:val="1166"/>
          <w:marRight w:val="0"/>
          <w:marTop w:val="86"/>
          <w:marBottom w:val="0"/>
          <w:divBdr>
            <w:top w:val="none" w:sz="0" w:space="0" w:color="auto"/>
            <w:left w:val="none" w:sz="0" w:space="0" w:color="auto"/>
            <w:bottom w:val="none" w:sz="0" w:space="0" w:color="auto"/>
            <w:right w:val="none" w:sz="0" w:space="0" w:color="auto"/>
          </w:divBdr>
        </w:div>
        <w:div w:id="514853959">
          <w:marLeft w:val="1166"/>
          <w:marRight w:val="0"/>
          <w:marTop w:val="86"/>
          <w:marBottom w:val="0"/>
          <w:divBdr>
            <w:top w:val="none" w:sz="0" w:space="0" w:color="auto"/>
            <w:left w:val="none" w:sz="0" w:space="0" w:color="auto"/>
            <w:bottom w:val="none" w:sz="0" w:space="0" w:color="auto"/>
            <w:right w:val="none" w:sz="0" w:space="0" w:color="auto"/>
          </w:divBdr>
        </w:div>
        <w:div w:id="761338336">
          <w:marLeft w:val="547"/>
          <w:marRight w:val="0"/>
          <w:marTop w:val="96"/>
          <w:marBottom w:val="0"/>
          <w:divBdr>
            <w:top w:val="none" w:sz="0" w:space="0" w:color="auto"/>
            <w:left w:val="none" w:sz="0" w:space="0" w:color="auto"/>
            <w:bottom w:val="none" w:sz="0" w:space="0" w:color="auto"/>
            <w:right w:val="none" w:sz="0" w:space="0" w:color="auto"/>
          </w:divBdr>
        </w:div>
        <w:div w:id="823545675">
          <w:marLeft w:val="1166"/>
          <w:marRight w:val="0"/>
          <w:marTop w:val="86"/>
          <w:marBottom w:val="0"/>
          <w:divBdr>
            <w:top w:val="none" w:sz="0" w:space="0" w:color="auto"/>
            <w:left w:val="none" w:sz="0" w:space="0" w:color="auto"/>
            <w:bottom w:val="none" w:sz="0" w:space="0" w:color="auto"/>
            <w:right w:val="none" w:sz="0" w:space="0" w:color="auto"/>
          </w:divBdr>
        </w:div>
        <w:div w:id="841823119">
          <w:marLeft w:val="1800"/>
          <w:marRight w:val="0"/>
          <w:marTop w:val="77"/>
          <w:marBottom w:val="0"/>
          <w:divBdr>
            <w:top w:val="none" w:sz="0" w:space="0" w:color="auto"/>
            <w:left w:val="none" w:sz="0" w:space="0" w:color="auto"/>
            <w:bottom w:val="none" w:sz="0" w:space="0" w:color="auto"/>
            <w:right w:val="none" w:sz="0" w:space="0" w:color="auto"/>
          </w:divBdr>
        </w:div>
        <w:div w:id="904141407">
          <w:marLeft w:val="1166"/>
          <w:marRight w:val="0"/>
          <w:marTop w:val="86"/>
          <w:marBottom w:val="0"/>
          <w:divBdr>
            <w:top w:val="none" w:sz="0" w:space="0" w:color="auto"/>
            <w:left w:val="none" w:sz="0" w:space="0" w:color="auto"/>
            <w:bottom w:val="none" w:sz="0" w:space="0" w:color="auto"/>
            <w:right w:val="none" w:sz="0" w:space="0" w:color="auto"/>
          </w:divBdr>
        </w:div>
        <w:div w:id="1122265270">
          <w:marLeft w:val="1800"/>
          <w:marRight w:val="0"/>
          <w:marTop w:val="77"/>
          <w:marBottom w:val="0"/>
          <w:divBdr>
            <w:top w:val="none" w:sz="0" w:space="0" w:color="auto"/>
            <w:left w:val="none" w:sz="0" w:space="0" w:color="auto"/>
            <w:bottom w:val="none" w:sz="0" w:space="0" w:color="auto"/>
            <w:right w:val="none" w:sz="0" w:space="0" w:color="auto"/>
          </w:divBdr>
        </w:div>
        <w:div w:id="1238784315">
          <w:marLeft w:val="1166"/>
          <w:marRight w:val="0"/>
          <w:marTop w:val="86"/>
          <w:marBottom w:val="0"/>
          <w:divBdr>
            <w:top w:val="none" w:sz="0" w:space="0" w:color="auto"/>
            <w:left w:val="none" w:sz="0" w:space="0" w:color="auto"/>
            <w:bottom w:val="none" w:sz="0" w:space="0" w:color="auto"/>
            <w:right w:val="none" w:sz="0" w:space="0" w:color="auto"/>
          </w:divBdr>
        </w:div>
        <w:div w:id="1581939627">
          <w:marLeft w:val="1800"/>
          <w:marRight w:val="0"/>
          <w:marTop w:val="77"/>
          <w:marBottom w:val="0"/>
          <w:divBdr>
            <w:top w:val="none" w:sz="0" w:space="0" w:color="auto"/>
            <w:left w:val="none" w:sz="0" w:space="0" w:color="auto"/>
            <w:bottom w:val="none" w:sz="0" w:space="0" w:color="auto"/>
            <w:right w:val="none" w:sz="0" w:space="0" w:color="auto"/>
          </w:divBdr>
        </w:div>
        <w:div w:id="1614433299">
          <w:marLeft w:val="1166"/>
          <w:marRight w:val="0"/>
          <w:marTop w:val="86"/>
          <w:marBottom w:val="0"/>
          <w:divBdr>
            <w:top w:val="none" w:sz="0" w:space="0" w:color="auto"/>
            <w:left w:val="none" w:sz="0" w:space="0" w:color="auto"/>
            <w:bottom w:val="none" w:sz="0" w:space="0" w:color="auto"/>
            <w:right w:val="none" w:sz="0" w:space="0" w:color="auto"/>
          </w:divBdr>
        </w:div>
        <w:div w:id="1734231451">
          <w:marLeft w:val="547"/>
          <w:marRight w:val="0"/>
          <w:marTop w:val="96"/>
          <w:marBottom w:val="0"/>
          <w:divBdr>
            <w:top w:val="none" w:sz="0" w:space="0" w:color="auto"/>
            <w:left w:val="none" w:sz="0" w:space="0" w:color="auto"/>
            <w:bottom w:val="none" w:sz="0" w:space="0" w:color="auto"/>
            <w:right w:val="none" w:sz="0" w:space="0" w:color="auto"/>
          </w:divBdr>
        </w:div>
        <w:div w:id="2062246525">
          <w:marLeft w:val="1800"/>
          <w:marRight w:val="0"/>
          <w:marTop w:val="77"/>
          <w:marBottom w:val="0"/>
          <w:divBdr>
            <w:top w:val="none" w:sz="0" w:space="0" w:color="auto"/>
            <w:left w:val="none" w:sz="0" w:space="0" w:color="auto"/>
            <w:bottom w:val="none" w:sz="0" w:space="0" w:color="auto"/>
            <w:right w:val="none" w:sz="0" w:space="0" w:color="auto"/>
          </w:divBdr>
        </w:div>
      </w:divsChild>
    </w:div>
    <w:div w:id="1118992457">
      <w:bodyDiv w:val="1"/>
      <w:marLeft w:val="0"/>
      <w:marRight w:val="0"/>
      <w:marTop w:val="0"/>
      <w:marBottom w:val="0"/>
      <w:divBdr>
        <w:top w:val="none" w:sz="0" w:space="0" w:color="auto"/>
        <w:left w:val="none" w:sz="0" w:space="0" w:color="auto"/>
        <w:bottom w:val="none" w:sz="0" w:space="0" w:color="auto"/>
        <w:right w:val="none" w:sz="0" w:space="0" w:color="auto"/>
      </w:divBdr>
    </w:div>
    <w:div w:id="1119686878">
      <w:bodyDiv w:val="1"/>
      <w:marLeft w:val="0"/>
      <w:marRight w:val="0"/>
      <w:marTop w:val="0"/>
      <w:marBottom w:val="0"/>
      <w:divBdr>
        <w:top w:val="none" w:sz="0" w:space="0" w:color="auto"/>
        <w:left w:val="none" w:sz="0" w:space="0" w:color="auto"/>
        <w:bottom w:val="none" w:sz="0" w:space="0" w:color="auto"/>
        <w:right w:val="none" w:sz="0" w:space="0" w:color="auto"/>
      </w:divBdr>
    </w:div>
    <w:div w:id="1126582547">
      <w:bodyDiv w:val="1"/>
      <w:marLeft w:val="0"/>
      <w:marRight w:val="0"/>
      <w:marTop w:val="0"/>
      <w:marBottom w:val="0"/>
      <w:divBdr>
        <w:top w:val="none" w:sz="0" w:space="0" w:color="auto"/>
        <w:left w:val="none" w:sz="0" w:space="0" w:color="auto"/>
        <w:bottom w:val="none" w:sz="0" w:space="0" w:color="auto"/>
        <w:right w:val="none" w:sz="0" w:space="0" w:color="auto"/>
      </w:divBdr>
    </w:div>
    <w:div w:id="1129929973">
      <w:bodyDiv w:val="1"/>
      <w:marLeft w:val="0"/>
      <w:marRight w:val="0"/>
      <w:marTop w:val="0"/>
      <w:marBottom w:val="0"/>
      <w:divBdr>
        <w:top w:val="none" w:sz="0" w:space="0" w:color="auto"/>
        <w:left w:val="none" w:sz="0" w:space="0" w:color="auto"/>
        <w:bottom w:val="none" w:sz="0" w:space="0" w:color="auto"/>
        <w:right w:val="none" w:sz="0" w:space="0" w:color="auto"/>
      </w:divBdr>
    </w:div>
    <w:div w:id="1131480797">
      <w:bodyDiv w:val="1"/>
      <w:marLeft w:val="0"/>
      <w:marRight w:val="0"/>
      <w:marTop w:val="0"/>
      <w:marBottom w:val="0"/>
      <w:divBdr>
        <w:top w:val="none" w:sz="0" w:space="0" w:color="auto"/>
        <w:left w:val="none" w:sz="0" w:space="0" w:color="auto"/>
        <w:bottom w:val="none" w:sz="0" w:space="0" w:color="auto"/>
        <w:right w:val="none" w:sz="0" w:space="0" w:color="auto"/>
      </w:divBdr>
    </w:div>
    <w:div w:id="1137531494">
      <w:bodyDiv w:val="1"/>
      <w:marLeft w:val="0"/>
      <w:marRight w:val="0"/>
      <w:marTop w:val="0"/>
      <w:marBottom w:val="0"/>
      <w:divBdr>
        <w:top w:val="none" w:sz="0" w:space="0" w:color="auto"/>
        <w:left w:val="none" w:sz="0" w:space="0" w:color="auto"/>
        <w:bottom w:val="none" w:sz="0" w:space="0" w:color="auto"/>
        <w:right w:val="none" w:sz="0" w:space="0" w:color="auto"/>
      </w:divBdr>
    </w:div>
    <w:div w:id="1144351980">
      <w:bodyDiv w:val="1"/>
      <w:marLeft w:val="0"/>
      <w:marRight w:val="0"/>
      <w:marTop w:val="0"/>
      <w:marBottom w:val="0"/>
      <w:divBdr>
        <w:top w:val="none" w:sz="0" w:space="0" w:color="auto"/>
        <w:left w:val="none" w:sz="0" w:space="0" w:color="auto"/>
        <w:bottom w:val="none" w:sz="0" w:space="0" w:color="auto"/>
        <w:right w:val="none" w:sz="0" w:space="0" w:color="auto"/>
      </w:divBdr>
    </w:div>
    <w:div w:id="1153642543">
      <w:bodyDiv w:val="1"/>
      <w:marLeft w:val="0"/>
      <w:marRight w:val="0"/>
      <w:marTop w:val="0"/>
      <w:marBottom w:val="0"/>
      <w:divBdr>
        <w:top w:val="none" w:sz="0" w:space="0" w:color="auto"/>
        <w:left w:val="none" w:sz="0" w:space="0" w:color="auto"/>
        <w:bottom w:val="none" w:sz="0" w:space="0" w:color="auto"/>
        <w:right w:val="none" w:sz="0" w:space="0" w:color="auto"/>
      </w:divBdr>
    </w:div>
    <w:div w:id="1159618126">
      <w:bodyDiv w:val="1"/>
      <w:marLeft w:val="0"/>
      <w:marRight w:val="0"/>
      <w:marTop w:val="0"/>
      <w:marBottom w:val="0"/>
      <w:divBdr>
        <w:top w:val="none" w:sz="0" w:space="0" w:color="auto"/>
        <w:left w:val="none" w:sz="0" w:space="0" w:color="auto"/>
        <w:bottom w:val="none" w:sz="0" w:space="0" w:color="auto"/>
        <w:right w:val="none" w:sz="0" w:space="0" w:color="auto"/>
      </w:divBdr>
      <w:divsChild>
        <w:div w:id="349451233">
          <w:marLeft w:val="0"/>
          <w:marRight w:val="0"/>
          <w:marTop w:val="0"/>
          <w:marBottom w:val="0"/>
          <w:divBdr>
            <w:top w:val="none" w:sz="0" w:space="0" w:color="auto"/>
            <w:left w:val="none" w:sz="0" w:space="0" w:color="auto"/>
            <w:bottom w:val="none" w:sz="0" w:space="0" w:color="auto"/>
            <w:right w:val="none" w:sz="0" w:space="0" w:color="auto"/>
          </w:divBdr>
        </w:div>
        <w:div w:id="879901307">
          <w:marLeft w:val="0"/>
          <w:marRight w:val="0"/>
          <w:marTop w:val="0"/>
          <w:marBottom w:val="0"/>
          <w:divBdr>
            <w:top w:val="none" w:sz="0" w:space="0" w:color="auto"/>
            <w:left w:val="none" w:sz="0" w:space="0" w:color="auto"/>
            <w:bottom w:val="none" w:sz="0" w:space="0" w:color="auto"/>
            <w:right w:val="none" w:sz="0" w:space="0" w:color="auto"/>
          </w:divBdr>
        </w:div>
      </w:divsChild>
    </w:div>
    <w:div w:id="1163932840">
      <w:bodyDiv w:val="1"/>
      <w:marLeft w:val="0"/>
      <w:marRight w:val="0"/>
      <w:marTop w:val="0"/>
      <w:marBottom w:val="0"/>
      <w:divBdr>
        <w:top w:val="none" w:sz="0" w:space="0" w:color="auto"/>
        <w:left w:val="none" w:sz="0" w:space="0" w:color="auto"/>
        <w:bottom w:val="none" w:sz="0" w:space="0" w:color="auto"/>
        <w:right w:val="none" w:sz="0" w:space="0" w:color="auto"/>
      </w:divBdr>
    </w:div>
    <w:div w:id="1164007845">
      <w:bodyDiv w:val="1"/>
      <w:marLeft w:val="0"/>
      <w:marRight w:val="0"/>
      <w:marTop w:val="0"/>
      <w:marBottom w:val="0"/>
      <w:divBdr>
        <w:top w:val="none" w:sz="0" w:space="0" w:color="auto"/>
        <w:left w:val="none" w:sz="0" w:space="0" w:color="auto"/>
        <w:bottom w:val="none" w:sz="0" w:space="0" w:color="auto"/>
        <w:right w:val="none" w:sz="0" w:space="0" w:color="auto"/>
      </w:divBdr>
    </w:div>
    <w:div w:id="1168473295">
      <w:bodyDiv w:val="1"/>
      <w:marLeft w:val="0"/>
      <w:marRight w:val="0"/>
      <w:marTop w:val="0"/>
      <w:marBottom w:val="0"/>
      <w:divBdr>
        <w:top w:val="none" w:sz="0" w:space="0" w:color="auto"/>
        <w:left w:val="none" w:sz="0" w:space="0" w:color="auto"/>
        <w:bottom w:val="none" w:sz="0" w:space="0" w:color="auto"/>
        <w:right w:val="none" w:sz="0" w:space="0" w:color="auto"/>
      </w:divBdr>
    </w:div>
    <w:div w:id="1168713573">
      <w:bodyDiv w:val="1"/>
      <w:marLeft w:val="0"/>
      <w:marRight w:val="0"/>
      <w:marTop w:val="0"/>
      <w:marBottom w:val="0"/>
      <w:divBdr>
        <w:top w:val="none" w:sz="0" w:space="0" w:color="auto"/>
        <w:left w:val="none" w:sz="0" w:space="0" w:color="auto"/>
        <w:bottom w:val="none" w:sz="0" w:space="0" w:color="auto"/>
        <w:right w:val="none" w:sz="0" w:space="0" w:color="auto"/>
      </w:divBdr>
    </w:div>
    <w:div w:id="1177884652">
      <w:bodyDiv w:val="1"/>
      <w:marLeft w:val="0"/>
      <w:marRight w:val="0"/>
      <w:marTop w:val="0"/>
      <w:marBottom w:val="0"/>
      <w:divBdr>
        <w:top w:val="none" w:sz="0" w:space="0" w:color="auto"/>
        <w:left w:val="none" w:sz="0" w:space="0" w:color="auto"/>
        <w:bottom w:val="none" w:sz="0" w:space="0" w:color="auto"/>
        <w:right w:val="none" w:sz="0" w:space="0" w:color="auto"/>
      </w:divBdr>
    </w:div>
    <w:div w:id="1179150923">
      <w:bodyDiv w:val="1"/>
      <w:marLeft w:val="0"/>
      <w:marRight w:val="0"/>
      <w:marTop w:val="0"/>
      <w:marBottom w:val="0"/>
      <w:divBdr>
        <w:top w:val="none" w:sz="0" w:space="0" w:color="auto"/>
        <w:left w:val="none" w:sz="0" w:space="0" w:color="auto"/>
        <w:bottom w:val="none" w:sz="0" w:space="0" w:color="auto"/>
        <w:right w:val="none" w:sz="0" w:space="0" w:color="auto"/>
      </w:divBdr>
    </w:div>
    <w:div w:id="1179931472">
      <w:bodyDiv w:val="1"/>
      <w:marLeft w:val="0"/>
      <w:marRight w:val="0"/>
      <w:marTop w:val="0"/>
      <w:marBottom w:val="0"/>
      <w:divBdr>
        <w:top w:val="none" w:sz="0" w:space="0" w:color="auto"/>
        <w:left w:val="none" w:sz="0" w:space="0" w:color="auto"/>
        <w:bottom w:val="none" w:sz="0" w:space="0" w:color="auto"/>
        <w:right w:val="none" w:sz="0" w:space="0" w:color="auto"/>
      </w:divBdr>
    </w:div>
    <w:div w:id="1184703937">
      <w:bodyDiv w:val="1"/>
      <w:marLeft w:val="0"/>
      <w:marRight w:val="0"/>
      <w:marTop w:val="0"/>
      <w:marBottom w:val="0"/>
      <w:divBdr>
        <w:top w:val="none" w:sz="0" w:space="0" w:color="auto"/>
        <w:left w:val="none" w:sz="0" w:space="0" w:color="auto"/>
        <w:bottom w:val="none" w:sz="0" w:space="0" w:color="auto"/>
        <w:right w:val="none" w:sz="0" w:space="0" w:color="auto"/>
      </w:divBdr>
    </w:div>
    <w:div w:id="1189248157">
      <w:bodyDiv w:val="1"/>
      <w:marLeft w:val="0"/>
      <w:marRight w:val="0"/>
      <w:marTop w:val="0"/>
      <w:marBottom w:val="0"/>
      <w:divBdr>
        <w:top w:val="none" w:sz="0" w:space="0" w:color="auto"/>
        <w:left w:val="none" w:sz="0" w:space="0" w:color="auto"/>
        <w:bottom w:val="none" w:sz="0" w:space="0" w:color="auto"/>
        <w:right w:val="none" w:sz="0" w:space="0" w:color="auto"/>
      </w:divBdr>
    </w:div>
    <w:div w:id="1190028042">
      <w:bodyDiv w:val="1"/>
      <w:marLeft w:val="0"/>
      <w:marRight w:val="0"/>
      <w:marTop w:val="0"/>
      <w:marBottom w:val="0"/>
      <w:divBdr>
        <w:top w:val="none" w:sz="0" w:space="0" w:color="auto"/>
        <w:left w:val="none" w:sz="0" w:space="0" w:color="auto"/>
        <w:bottom w:val="none" w:sz="0" w:space="0" w:color="auto"/>
        <w:right w:val="none" w:sz="0" w:space="0" w:color="auto"/>
      </w:divBdr>
    </w:div>
    <w:div w:id="1192259938">
      <w:bodyDiv w:val="1"/>
      <w:marLeft w:val="0"/>
      <w:marRight w:val="0"/>
      <w:marTop w:val="0"/>
      <w:marBottom w:val="0"/>
      <w:divBdr>
        <w:top w:val="none" w:sz="0" w:space="0" w:color="auto"/>
        <w:left w:val="none" w:sz="0" w:space="0" w:color="auto"/>
        <w:bottom w:val="none" w:sz="0" w:space="0" w:color="auto"/>
        <w:right w:val="none" w:sz="0" w:space="0" w:color="auto"/>
      </w:divBdr>
    </w:div>
    <w:div w:id="1193542533">
      <w:bodyDiv w:val="1"/>
      <w:marLeft w:val="0"/>
      <w:marRight w:val="0"/>
      <w:marTop w:val="0"/>
      <w:marBottom w:val="0"/>
      <w:divBdr>
        <w:top w:val="none" w:sz="0" w:space="0" w:color="auto"/>
        <w:left w:val="none" w:sz="0" w:space="0" w:color="auto"/>
        <w:bottom w:val="none" w:sz="0" w:space="0" w:color="auto"/>
        <w:right w:val="none" w:sz="0" w:space="0" w:color="auto"/>
      </w:divBdr>
    </w:div>
    <w:div w:id="1199705963">
      <w:bodyDiv w:val="1"/>
      <w:marLeft w:val="0"/>
      <w:marRight w:val="0"/>
      <w:marTop w:val="0"/>
      <w:marBottom w:val="0"/>
      <w:divBdr>
        <w:top w:val="none" w:sz="0" w:space="0" w:color="auto"/>
        <w:left w:val="none" w:sz="0" w:space="0" w:color="auto"/>
        <w:bottom w:val="none" w:sz="0" w:space="0" w:color="auto"/>
        <w:right w:val="none" w:sz="0" w:space="0" w:color="auto"/>
      </w:divBdr>
    </w:div>
    <w:div w:id="1203055073">
      <w:bodyDiv w:val="1"/>
      <w:marLeft w:val="0"/>
      <w:marRight w:val="0"/>
      <w:marTop w:val="0"/>
      <w:marBottom w:val="0"/>
      <w:divBdr>
        <w:top w:val="none" w:sz="0" w:space="0" w:color="auto"/>
        <w:left w:val="none" w:sz="0" w:space="0" w:color="auto"/>
        <w:bottom w:val="none" w:sz="0" w:space="0" w:color="auto"/>
        <w:right w:val="none" w:sz="0" w:space="0" w:color="auto"/>
      </w:divBdr>
    </w:div>
    <w:div w:id="1204826281">
      <w:bodyDiv w:val="1"/>
      <w:marLeft w:val="0"/>
      <w:marRight w:val="0"/>
      <w:marTop w:val="0"/>
      <w:marBottom w:val="0"/>
      <w:divBdr>
        <w:top w:val="none" w:sz="0" w:space="0" w:color="auto"/>
        <w:left w:val="none" w:sz="0" w:space="0" w:color="auto"/>
        <w:bottom w:val="none" w:sz="0" w:space="0" w:color="auto"/>
        <w:right w:val="none" w:sz="0" w:space="0" w:color="auto"/>
      </w:divBdr>
    </w:div>
    <w:div w:id="1205828192">
      <w:bodyDiv w:val="1"/>
      <w:marLeft w:val="0"/>
      <w:marRight w:val="0"/>
      <w:marTop w:val="0"/>
      <w:marBottom w:val="0"/>
      <w:divBdr>
        <w:top w:val="none" w:sz="0" w:space="0" w:color="auto"/>
        <w:left w:val="none" w:sz="0" w:space="0" w:color="auto"/>
        <w:bottom w:val="none" w:sz="0" w:space="0" w:color="auto"/>
        <w:right w:val="none" w:sz="0" w:space="0" w:color="auto"/>
      </w:divBdr>
      <w:divsChild>
        <w:div w:id="5327944">
          <w:marLeft w:val="0"/>
          <w:marRight w:val="0"/>
          <w:marTop w:val="0"/>
          <w:marBottom w:val="0"/>
          <w:divBdr>
            <w:top w:val="none" w:sz="0" w:space="0" w:color="auto"/>
            <w:left w:val="none" w:sz="0" w:space="0" w:color="auto"/>
            <w:bottom w:val="none" w:sz="0" w:space="0" w:color="auto"/>
            <w:right w:val="none" w:sz="0" w:space="0" w:color="auto"/>
          </w:divBdr>
        </w:div>
        <w:div w:id="101804598">
          <w:marLeft w:val="0"/>
          <w:marRight w:val="0"/>
          <w:marTop w:val="0"/>
          <w:marBottom w:val="0"/>
          <w:divBdr>
            <w:top w:val="none" w:sz="0" w:space="0" w:color="auto"/>
            <w:left w:val="none" w:sz="0" w:space="0" w:color="auto"/>
            <w:bottom w:val="none" w:sz="0" w:space="0" w:color="auto"/>
            <w:right w:val="none" w:sz="0" w:space="0" w:color="auto"/>
          </w:divBdr>
        </w:div>
      </w:divsChild>
    </w:div>
    <w:div w:id="1207639703">
      <w:bodyDiv w:val="1"/>
      <w:marLeft w:val="0"/>
      <w:marRight w:val="0"/>
      <w:marTop w:val="0"/>
      <w:marBottom w:val="0"/>
      <w:divBdr>
        <w:top w:val="none" w:sz="0" w:space="0" w:color="auto"/>
        <w:left w:val="none" w:sz="0" w:space="0" w:color="auto"/>
        <w:bottom w:val="none" w:sz="0" w:space="0" w:color="auto"/>
        <w:right w:val="none" w:sz="0" w:space="0" w:color="auto"/>
      </w:divBdr>
    </w:div>
    <w:div w:id="1208758454">
      <w:bodyDiv w:val="1"/>
      <w:marLeft w:val="0"/>
      <w:marRight w:val="0"/>
      <w:marTop w:val="0"/>
      <w:marBottom w:val="0"/>
      <w:divBdr>
        <w:top w:val="none" w:sz="0" w:space="0" w:color="auto"/>
        <w:left w:val="none" w:sz="0" w:space="0" w:color="auto"/>
        <w:bottom w:val="none" w:sz="0" w:space="0" w:color="auto"/>
        <w:right w:val="none" w:sz="0" w:space="0" w:color="auto"/>
      </w:divBdr>
    </w:div>
    <w:div w:id="1211453986">
      <w:bodyDiv w:val="1"/>
      <w:marLeft w:val="0"/>
      <w:marRight w:val="0"/>
      <w:marTop w:val="0"/>
      <w:marBottom w:val="0"/>
      <w:divBdr>
        <w:top w:val="none" w:sz="0" w:space="0" w:color="auto"/>
        <w:left w:val="none" w:sz="0" w:space="0" w:color="auto"/>
        <w:bottom w:val="none" w:sz="0" w:space="0" w:color="auto"/>
        <w:right w:val="none" w:sz="0" w:space="0" w:color="auto"/>
      </w:divBdr>
    </w:div>
    <w:div w:id="1225264599">
      <w:bodyDiv w:val="1"/>
      <w:marLeft w:val="0"/>
      <w:marRight w:val="0"/>
      <w:marTop w:val="0"/>
      <w:marBottom w:val="0"/>
      <w:divBdr>
        <w:top w:val="none" w:sz="0" w:space="0" w:color="auto"/>
        <w:left w:val="none" w:sz="0" w:space="0" w:color="auto"/>
        <w:bottom w:val="none" w:sz="0" w:space="0" w:color="auto"/>
        <w:right w:val="none" w:sz="0" w:space="0" w:color="auto"/>
      </w:divBdr>
    </w:div>
    <w:div w:id="1225407207">
      <w:bodyDiv w:val="1"/>
      <w:marLeft w:val="0"/>
      <w:marRight w:val="0"/>
      <w:marTop w:val="0"/>
      <w:marBottom w:val="0"/>
      <w:divBdr>
        <w:top w:val="none" w:sz="0" w:space="0" w:color="auto"/>
        <w:left w:val="none" w:sz="0" w:space="0" w:color="auto"/>
        <w:bottom w:val="none" w:sz="0" w:space="0" w:color="auto"/>
        <w:right w:val="none" w:sz="0" w:space="0" w:color="auto"/>
      </w:divBdr>
    </w:div>
    <w:div w:id="1226449273">
      <w:bodyDiv w:val="1"/>
      <w:marLeft w:val="0"/>
      <w:marRight w:val="0"/>
      <w:marTop w:val="0"/>
      <w:marBottom w:val="0"/>
      <w:divBdr>
        <w:top w:val="none" w:sz="0" w:space="0" w:color="auto"/>
        <w:left w:val="none" w:sz="0" w:space="0" w:color="auto"/>
        <w:bottom w:val="none" w:sz="0" w:space="0" w:color="auto"/>
        <w:right w:val="none" w:sz="0" w:space="0" w:color="auto"/>
      </w:divBdr>
    </w:div>
    <w:div w:id="1229341022">
      <w:bodyDiv w:val="1"/>
      <w:marLeft w:val="0"/>
      <w:marRight w:val="0"/>
      <w:marTop w:val="0"/>
      <w:marBottom w:val="0"/>
      <w:divBdr>
        <w:top w:val="none" w:sz="0" w:space="0" w:color="auto"/>
        <w:left w:val="none" w:sz="0" w:space="0" w:color="auto"/>
        <w:bottom w:val="none" w:sz="0" w:space="0" w:color="auto"/>
        <w:right w:val="none" w:sz="0" w:space="0" w:color="auto"/>
      </w:divBdr>
    </w:div>
    <w:div w:id="1230457962">
      <w:bodyDiv w:val="1"/>
      <w:marLeft w:val="0"/>
      <w:marRight w:val="0"/>
      <w:marTop w:val="0"/>
      <w:marBottom w:val="0"/>
      <w:divBdr>
        <w:top w:val="none" w:sz="0" w:space="0" w:color="auto"/>
        <w:left w:val="none" w:sz="0" w:space="0" w:color="auto"/>
        <w:bottom w:val="none" w:sz="0" w:space="0" w:color="auto"/>
        <w:right w:val="none" w:sz="0" w:space="0" w:color="auto"/>
      </w:divBdr>
    </w:div>
    <w:div w:id="1238049775">
      <w:bodyDiv w:val="1"/>
      <w:marLeft w:val="0"/>
      <w:marRight w:val="0"/>
      <w:marTop w:val="0"/>
      <w:marBottom w:val="0"/>
      <w:divBdr>
        <w:top w:val="none" w:sz="0" w:space="0" w:color="auto"/>
        <w:left w:val="none" w:sz="0" w:space="0" w:color="auto"/>
        <w:bottom w:val="none" w:sz="0" w:space="0" w:color="auto"/>
        <w:right w:val="none" w:sz="0" w:space="0" w:color="auto"/>
      </w:divBdr>
    </w:div>
    <w:div w:id="1245721349">
      <w:bodyDiv w:val="1"/>
      <w:marLeft w:val="0"/>
      <w:marRight w:val="0"/>
      <w:marTop w:val="0"/>
      <w:marBottom w:val="0"/>
      <w:divBdr>
        <w:top w:val="none" w:sz="0" w:space="0" w:color="auto"/>
        <w:left w:val="none" w:sz="0" w:space="0" w:color="auto"/>
        <w:bottom w:val="none" w:sz="0" w:space="0" w:color="auto"/>
        <w:right w:val="none" w:sz="0" w:space="0" w:color="auto"/>
      </w:divBdr>
    </w:div>
    <w:div w:id="1249658388">
      <w:bodyDiv w:val="1"/>
      <w:marLeft w:val="0"/>
      <w:marRight w:val="0"/>
      <w:marTop w:val="0"/>
      <w:marBottom w:val="0"/>
      <w:divBdr>
        <w:top w:val="none" w:sz="0" w:space="0" w:color="auto"/>
        <w:left w:val="none" w:sz="0" w:space="0" w:color="auto"/>
        <w:bottom w:val="none" w:sz="0" w:space="0" w:color="auto"/>
        <w:right w:val="none" w:sz="0" w:space="0" w:color="auto"/>
      </w:divBdr>
    </w:div>
    <w:div w:id="1249802447">
      <w:bodyDiv w:val="1"/>
      <w:marLeft w:val="0"/>
      <w:marRight w:val="0"/>
      <w:marTop w:val="0"/>
      <w:marBottom w:val="0"/>
      <w:divBdr>
        <w:top w:val="none" w:sz="0" w:space="0" w:color="auto"/>
        <w:left w:val="none" w:sz="0" w:space="0" w:color="auto"/>
        <w:bottom w:val="none" w:sz="0" w:space="0" w:color="auto"/>
        <w:right w:val="none" w:sz="0" w:space="0" w:color="auto"/>
      </w:divBdr>
    </w:div>
    <w:div w:id="1250386729">
      <w:bodyDiv w:val="1"/>
      <w:marLeft w:val="0"/>
      <w:marRight w:val="0"/>
      <w:marTop w:val="0"/>
      <w:marBottom w:val="0"/>
      <w:divBdr>
        <w:top w:val="none" w:sz="0" w:space="0" w:color="auto"/>
        <w:left w:val="none" w:sz="0" w:space="0" w:color="auto"/>
        <w:bottom w:val="none" w:sz="0" w:space="0" w:color="auto"/>
        <w:right w:val="none" w:sz="0" w:space="0" w:color="auto"/>
      </w:divBdr>
      <w:divsChild>
        <w:div w:id="928463428">
          <w:marLeft w:val="0"/>
          <w:marRight w:val="0"/>
          <w:marTop w:val="0"/>
          <w:marBottom w:val="0"/>
          <w:divBdr>
            <w:top w:val="none" w:sz="0" w:space="0" w:color="auto"/>
            <w:left w:val="none" w:sz="0" w:space="0" w:color="auto"/>
            <w:bottom w:val="none" w:sz="0" w:space="0" w:color="auto"/>
            <w:right w:val="none" w:sz="0" w:space="0" w:color="auto"/>
          </w:divBdr>
          <w:divsChild>
            <w:div w:id="2017415268">
              <w:marLeft w:val="0"/>
              <w:marRight w:val="0"/>
              <w:marTop w:val="0"/>
              <w:marBottom w:val="0"/>
              <w:divBdr>
                <w:top w:val="none" w:sz="0" w:space="0" w:color="auto"/>
                <w:left w:val="none" w:sz="0" w:space="0" w:color="auto"/>
                <w:bottom w:val="none" w:sz="0" w:space="0" w:color="auto"/>
                <w:right w:val="none" w:sz="0" w:space="0" w:color="auto"/>
              </w:divBdr>
              <w:divsChild>
                <w:div w:id="1383358524">
                  <w:marLeft w:val="0"/>
                  <w:marRight w:val="0"/>
                  <w:marTop w:val="0"/>
                  <w:marBottom w:val="0"/>
                  <w:divBdr>
                    <w:top w:val="none" w:sz="0" w:space="0" w:color="auto"/>
                    <w:left w:val="none" w:sz="0" w:space="0" w:color="auto"/>
                    <w:bottom w:val="none" w:sz="0" w:space="0" w:color="auto"/>
                    <w:right w:val="none" w:sz="0" w:space="0" w:color="auto"/>
                  </w:divBdr>
                  <w:divsChild>
                    <w:div w:id="1348560368">
                      <w:marLeft w:val="0"/>
                      <w:marRight w:val="0"/>
                      <w:marTop w:val="0"/>
                      <w:marBottom w:val="0"/>
                      <w:divBdr>
                        <w:top w:val="none" w:sz="0" w:space="0" w:color="auto"/>
                        <w:left w:val="none" w:sz="0" w:space="0" w:color="auto"/>
                        <w:bottom w:val="none" w:sz="0" w:space="0" w:color="auto"/>
                        <w:right w:val="none" w:sz="0" w:space="0" w:color="auto"/>
                      </w:divBdr>
                      <w:divsChild>
                        <w:div w:id="160776215">
                          <w:marLeft w:val="0"/>
                          <w:marRight w:val="0"/>
                          <w:marTop w:val="0"/>
                          <w:marBottom w:val="0"/>
                          <w:divBdr>
                            <w:top w:val="none" w:sz="0" w:space="0" w:color="auto"/>
                            <w:left w:val="none" w:sz="0" w:space="0" w:color="auto"/>
                            <w:bottom w:val="none" w:sz="0" w:space="0" w:color="auto"/>
                            <w:right w:val="none" w:sz="0" w:space="0" w:color="auto"/>
                          </w:divBdr>
                          <w:divsChild>
                            <w:div w:id="61926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698921">
      <w:bodyDiv w:val="1"/>
      <w:marLeft w:val="0"/>
      <w:marRight w:val="0"/>
      <w:marTop w:val="0"/>
      <w:marBottom w:val="0"/>
      <w:divBdr>
        <w:top w:val="none" w:sz="0" w:space="0" w:color="auto"/>
        <w:left w:val="none" w:sz="0" w:space="0" w:color="auto"/>
        <w:bottom w:val="none" w:sz="0" w:space="0" w:color="auto"/>
        <w:right w:val="none" w:sz="0" w:space="0" w:color="auto"/>
      </w:divBdr>
    </w:div>
    <w:div w:id="1250701134">
      <w:bodyDiv w:val="1"/>
      <w:marLeft w:val="0"/>
      <w:marRight w:val="0"/>
      <w:marTop w:val="0"/>
      <w:marBottom w:val="0"/>
      <w:divBdr>
        <w:top w:val="none" w:sz="0" w:space="0" w:color="auto"/>
        <w:left w:val="none" w:sz="0" w:space="0" w:color="auto"/>
        <w:bottom w:val="none" w:sz="0" w:space="0" w:color="auto"/>
        <w:right w:val="none" w:sz="0" w:space="0" w:color="auto"/>
      </w:divBdr>
    </w:div>
    <w:div w:id="1253009000">
      <w:bodyDiv w:val="1"/>
      <w:marLeft w:val="0"/>
      <w:marRight w:val="0"/>
      <w:marTop w:val="0"/>
      <w:marBottom w:val="0"/>
      <w:divBdr>
        <w:top w:val="none" w:sz="0" w:space="0" w:color="auto"/>
        <w:left w:val="none" w:sz="0" w:space="0" w:color="auto"/>
        <w:bottom w:val="none" w:sz="0" w:space="0" w:color="auto"/>
        <w:right w:val="none" w:sz="0" w:space="0" w:color="auto"/>
      </w:divBdr>
    </w:div>
    <w:div w:id="1256018350">
      <w:bodyDiv w:val="1"/>
      <w:marLeft w:val="0"/>
      <w:marRight w:val="0"/>
      <w:marTop w:val="0"/>
      <w:marBottom w:val="0"/>
      <w:divBdr>
        <w:top w:val="none" w:sz="0" w:space="0" w:color="auto"/>
        <w:left w:val="none" w:sz="0" w:space="0" w:color="auto"/>
        <w:bottom w:val="none" w:sz="0" w:space="0" w:color="auto"/>
        <w:right w:val="none" w:sz="0" w:space="0" w:color="auto"/>
      </w:divBdr>
    </w:div>
    <w:div w:id="1258782289">
      <w:bodyDiv w:val="1"/>
      <w:marLeft w:val="0"/>
      <w:marRight w:val="0"/>
      <w:marTop w:val="0"/>
      <w:marBottom w:val="0"/>
      <w:divBdr>
        <w:top w:val="none" w:sz="0" w:space="0" w:color="auto"/>
        <w:left w:val="none" w:sz="0" w:space="0" w:color="auto"/>
        <w:bottom w:val="none" w:sz="0" w:space="0" w:color="auto"/>
        <w:right w:val="none" w:sz="0" w:space="0" w:color="auto"/>
      </w:divBdr>
    </w:div>
    <w:div w:id="1261836890">
      <w:bodyDiv w:val="1"/>
      <w:marLeft w:val="0"/>
      <w:marRight w:val="0"/>
      <w:marTop w:val="0"/>
      <w:marBottom w:val="0"/>
      <w:divBdr>
        <w:top w:val="none" w:sz="0" w:space="0" w:color="auto"/>
        <w:left w:val="none" w:sz="0" w:space="0" w:color="auto"/>
        <w:bottom w:val="none" w:sz="0" w:space="0" w:color="auto"/>
        <w:right w:val="none" w:sz="0" w:space="0" w:color="auto"/>
      </w:divBdr>
    </w:div>
    <w:div w:id="1271207498">
      <w:bodyDiv w:val="1"/>
      <w:marLeft w:val="0"/>
      <w:marRight w:val="0"/>
      <w:marTop w:val="0"/>
      <w:marBottom w:val="0"/>
      <w:divBdr>
        <w:top w:val="none" w:sz="0" w:space="0" w:color="auto"/>
        <w:left w:val="none" w:sz="0" w:space="0" w:color="auto"/>
        <w:bottom w:val="none" w:sz="0" w:space="0" w:color="auto"/>
        <w:right w:val="none" w:sz="0" w:space="0" w:color="auto"/>
      </w:divBdr>
    </w:div>
    <w:div w:id="1276593839">
      <w:bodyDiv w:val="1"/>
      <w:marLeft w:val="0"/>
      <w:marRight w:val="0"/>
      <w:marTop w:val="0"/>
      <w:marBottom w:val="0"/>
      <w:divBdr>
        <w:top w:val="none" w:sz="0" w:space="0" w:color="auto"/>
        <w:left w:val="none" w:sz="0" w:space="0" w:color="auto"/>
        <w:bottom w:val="none" w:sz="0" w:space="0" w:color="auto"/>
        <w:right w:val="none" w:sz="0" w:space="0" w:color="auto"/>
      </w:divBdr>
    </w:div>
    <w:div w:id="1282416031">
      <w:bodyDiv w:val="1"/>
      <w:marLeft w:val="0"/>
      <w:marRight w:val="0"/>
      <w:marTop w:val="0"/>
      <w:marBottom w:val="0"/>
      <w:divBdr>
        <w:top w:val="none" w:sz="0" w:space="0" w:color="auto"/>
        <w:left w:val="none" w:sz="0" w:space="0" w:color="auto"/>
        <w:bottom w:val="none" w:sz="0" w:space="0" w:color="auto"/>
        <w:right w:val="none" w:sz="0" w:space="0" w:color="auto"/>
      </w:divBdr>
    </w:div>
    <w:div w:id="1283801384">
      <w:bodyDiv w:val="1"/>
      <w:marLeft w:val="0"/>
      <w:marRight w:val="0"/>
      <w:marTop w:val="0"/>
      <w:marBottom w:val="0"/>
      <w:divBdr>
        <w:top w:val="none" w:sz="0" w:space="0" w:color="auto"/>
        <w:left w:val="none" w:sz="0" w:space="0" w:color="auto"/>
        <w:bottom w:val="none" w:sz="0" w:space="0" w:color="auto"/>
        <w:right w:val="none" w:sz="0" w:space="0" w:color="auto"/>
      </w:divBdr>
    </w:div>
    <w:div w:id="1287739600">
      <w:bodyDiv w:val="1"/>
      <w:marLeft w:val="0"/>
      <w:marRight w:val="0"/>
      <w:marTop w:val="0"/>
      <w:marBottom w:val="0"/>
      <w:divBdr>
        <w:top w:val="none" w:sz="0" w:space="0" w:color="auto"/>
        <w:left w:val="none" w:sz="0" w:space="0" w:color="auto"/>
        <w:bottom w:val="none" w:sz="0" w:space="0" w:color="auto"/>
        <w:right w:val="none" w:sz="0" w:space="0" w:color="auto"/>
      </w:divBdr>
    </w:div>
    <w:div w:id="1289236741">
      <w:bodyDiv w:val="1"/>
      <w:marLeft w:val="0"/>
      <w:marRight w:val="0"/>
      <w:marTop w:val="0"/>
      <w:marBottom w:val="0"/>
      <w:divBdr>
        <w:top w:val="none" w:sz="0" w:space="0" w:color="auto"/>
        <w:left w:val="none" w:sz="0" w:space="0" w:color="auto"/>
        <w:bottom w:val="none" w:sz="0" w:space="0" w:color="auto"/>
        <w:right w:val="none" w:sz="0" w:space="0" w:color="auto"/>
      </w:divBdr>
    </w:div>
    <w:div w:id="1290087768">
      <w:bodyDiv w:val="1"/>
      <w:marLeft w:val="0"/>
      <w:marRight w:val="0"/>
      <w:marTop w:val="0"/>
      <w:marBottom w:val="0"/>
      <w:divBdr>
        <w:top w:val="none" w:sz="0" w:space="0" w:color="auto"/>
        <w:left w:val="none" w:sz="0" w:space="0" w:color="auto"/>
        <w:bottom w:val="none" w:sz="0" w:space="0" w:color="auto"/>
        <w:right w:val="none" w:sz="0" w:space="0" w:color="auto"/>
      </w:divBdr>
    </w:div>
    <w:div w:id="1293050142">
      <w:bodyDiv w:val="1"/>
      <w:marLeft w:val="0"/>
      <w:marRight w:val="0"/>
      <w:marTop w:val="0"/>
      <w:marBottom w:val="0"/>
      <w:divBdr>
        <w:top w:val="none" w:sz="0" w:space="0" w:color="auto"/>
        <w:left w:val="none" w:sz="0" w:space="0" w:color="auto"/>
        <w:bottom w:val="none" w:sz="0" w:space="0" w:color="auto"/>
        <w:right w:val="none" w:sz="0" w:space="0" w:color="auto"/>
      </w:divBdr>
    </w:div>
    <w:div w:id="1295527163">
      <w:bodyDiv w:val="1"/>
      <w:marLeft w:val="0"/>
      <w:marRight w:val="0"/>
      <w:marTop w:val="0"/>
      <w:marBottom w:val="0"/>
      <w:divBdr>
        <w:top w:val="none" w:sz="0" w:space="0" w:color="auto"/>
        <w:left w:val="none" w:sz="0" w:space="0" w:color="auto"/>
        <w:bottom w:val="none" w:sz="0" w:space="0" w:color="auto"/>
        <w:right w:val="none" w:sz="0" w:space="0" w:color="auto"/>
      </w:divBdr>
    </w:div>
    <w:div w:id="1306353128">
      <w:bodyDiv w:val="1"/>
      <w:marLeft w:val="0"/>
      <w:marRight w:val="0"/>
      <w:marTop w:val="0"/>
      <w:marBottom w:val="0"/>
      <w:divBdr>
        <w:top w:val="none" w:sz="0" w:space="0" w:color="auto"/>
        <w:left w:val="none" w:sz="0" w:space="0" w:color="auto"/>
        <w:bottom w:val="none" w:sz="0" w:space="0" w:color="auto"/>
        <w:right w:val="none" w:sz="0" w:space="0" w:color="auto"/>
      </w:divBdr>
    </w:div>
    <w:div w:id="1307587754">
      <w:bodyDiv w:val="1"/>
      <w:marLeft w:val="0"/>
      <w:marRight w:val="0"/>
      <w:marTop w:val="0"/>
      <w:marBottom w:val="0"/>
      <w:divBdr>
        <w:top w:val="none" w:sz="0" w:space="0" w:color="auto"/>
        <w:left w:val="none" w:sz="0" w:space="0" w:color="auto"/>
        <w:bottom w:val="none" w:sz="0" w:space="0" w:color="auto"/>
        <w:right w:val="none" w:sz="0" w:space="0" w:color="auto"/>
      </w:divBdr>
    </w:div>
    <w:div w:id="1307858915">
      <w:bodyDiv w:val="1"/>
      <w:marLeft w:val="0"/>
      <w:marRight w:val="0"/>
      <w:marTop w:val="0"/>
      <w:marBottom w:val="0"/>
      <w:divBdr>
        <w:top w:val="none" w:sz="0" w:space="0" w:color="auto"/>
        <w:left w:val="none" w:sz="0" w:space="0" w:color="auto"/>
        <w:bottom w:val="none" w:sz="0" w:space="0" w:color="auto"/>
        <w:right w:val="none" w:sz="0" w:space="0" w:color="auto"/>
      </w:divBdr>
    </w:div>
    <w:div w:id="1310553117">
      <w:bodyDiv w:val="1"/>
      <w:marLeft w:val="0"/>
      <w:marRight w:val="0"/>
      <w:marTop w:val="0"/>
      <w:marBottom w:val="0"/>
      <w:divBdr>
        <w:top w:val="none" w:sz="0" w:space="0" w:color="auto"/>
        <w:left w:val="none" w:sz="0" w:space="0" w:color="auto"/>
        <w:bottom w:val="none" w:sz="0" w:space="0" w:color="auto"/>
        <w:right w:val="none" w:sz="0" w:space="0" w:color="auto"/>
      </w:divBdr>
    </w:div>
    <w:div w:id="1312254919">
      <w:bodyDiv w:val="1"/>
      <w:marLeft w:val="0"/>
      <w:marRight w:val="0"/>
      <w:marTop w:val="0"/>
      <w:marBottom w:val="0"/>
      <w:divBdr>
        <w:top w:val="none" w:sz="0" w:space="0" w:color="auto"/>
        <w:left w:val="none" w:sz="0" w:space="0" w:color="auto"/>
        <w:bottom w:val="none" w:sz="0" w:space="0" w:color="auto"/>
        <w:right w:val="none" w:sz="0" w:space="0" w:color="auto"/>
      </w:divBdr>
    </w:div>
    <w:div w:id="1313218688">
      <w:bodyDiv w:val="1"/>
      <w:marLeft w:val="0"/>
      <w:marRight w:val="0"/>
      <w:marTop w:val="0"/>
      <w:marBottom w:val="0"/>
      <w:divBdr>
        <w:top w:val="none" w:sz="0" w:space="0" w:color="auto"/>
        <w:left w:val="none" w:sz="0" w:space="0" w:color="auto"/>
        <w:bottom w:val="none" w:sz="0" w:space="0" w:color="auto"/>
        <w:right w:val="none" w:sz="0" w:space="0" w:color="auto"/>
      </w:divBdr>
    </w:div>
    <w:div w:id="1325355744">
      <w:bodyDiv w:val="1"/>
      <w:marLeft w:val="0"/>
      <w:marRight w:val="0"/>
      <w:marTop w:val="0"/>
      <w:marBottom w:val="0"/>
      <w:divBdr>
        <w:top w:val="none" w:sz="0" w:space="0" w:color="auto"/>
        <w:left w:val="none" w:sz="0" w:space="0" w:color="auto"/>
        <w:bottom w:val="none" w:sz="0" w:space="0" w:color="auto"/>
        <w:right w:val="none" w:sz="0" w:space="0" w:color="auto"/>
      </w:divBdr>
    </w:div>
    <w:div w:id="1326740855">
      <w:bodyDiv w:val="1"/>
      <w:marLeft w:val="0"/>
      <w:marRight w:val="0"/>
      <w:marTop w:val="0"/>
      <w:marBottom w:val="0"/>
      <w:divBdr>
        <w:top w:val="none" w:sz="0" w:space="0" w:color="auto"/>
        <w:left w:val="none" w:sz="0" w:space="0" w:color="auto"/>
        <w:bottom w:val="none" w:sz="0" w:space="0" w:color="auto"/>
        <w:right w:val="none" w:sz="0" w:space="0" w:color="auto"/>
      </w:divBdr>
    </w:div>
    <w:div w:id="1328169790">
      <w:bodyDiv w:val="1"/>
      <w:marLeft w:val="0"/>
      <w:marRight w:val="0"/>
      <w:marTop w:val="0"/>
      <w:marBottom w:val="0"/>
      <w:divBdr>
        <w:top w:val="none" w:sz="0" w:space="0" w:color="auto"/>
        <w:left w:val="none" w:sz="0" w:space="0" w:color="auto"/>
        <w:bottom w:val="none" w:sz="0" w:space="0" w:color="auto"/>
        <w:right w:val="none" w:sz="0" w:space="0" w:color="auto"/>
      </w:divBdr>
    </w:div>
    <w:div w:id="1330140174">
      <w:bodyDiv w:val="1"/>
      <w:marLeft w:val="0"/>
      <w:marRight w:val="0"/>
      <w:marTop w:val="0"/>
      <w:marBottom w:val="0"/>
      <w:divBdr>
        <w:top w:val="none" w:sz="0" w:space="0" w:color="auto"/>
        <w:left w:val="none" w:sz="0" w:space="0" w:color="auto"/>
        <w:bottom w:val="none" w:sz="0" w:space="0" w:color="auto"/>
        <w:right w:val="none" w:sz="0" w:space="0" w:color="auto"/>
      </w:divBdr>
    </w:div>
    <w:div w:id="1335767906">
      <w:bodyDiv w:val="1"/>
      <w:marLeft w:val="0"/>
      <w:marRight w:val="0"/>
      <w:marTop w:val="0"/>
      <w:marBottom w:val="0"/>
      <w:divBdr>
        <w:top w:val="none" w:sz="0" w:space="0" w:color="auto"/>
        <w:left w:val="none" w:sz="0" w:space="0" w:color="auto"/>
        <w:bottom w:val="none" w:sz="0" w:space="0" w:color="auto"/>
        <w:right w:val="none" w:sz="0" w:space="0" w:color="auto"/>
      </w:divBdr>
    </w:div>
    <w:div w:id="1339235930">
      <w:bodyDiv w:val="1"/>
      <w:marLeft w:val="0"/>
      <w:marRight w:val="0"/>
      <w:marTop w:val="0"/>
      <w:marBottom w:val="0"/>
      <w:divBdr>
        <w:top w:val="none" w:sz="0" w:space="0" w:color="auto"/>
        <w:left w:val="none" w:sz="0" w:space="0" w:color="auto"/>
        <w:bottom w:val="none" w:sz="0" w:space="0" w:color="auto"/>
        <w:right w:val="none" w:sz="0" w:space="0" w:color="auto"/>
      </w:divBdr>
    </w:div>
    <w:div w:id="1343240335">
      <w:bodyDiv w:val="1"/>
      <w:marLeft w:val="0"/>
      <w:marRight w:val="0"/>
      <w:marTop w:val="0"/>
      <w:marBottom w:val="0"/>
      <w:divBdr>
        <w:top w:val="none" w:sz="0" w:space="0" w:color="auto"/>
        <w:left w:val="none" w:sz="0" w:space="0" w:color="auto"/>
        <w:bottom w:val="none" w:sz="0" w:space="0" w:color="auto"/>
        <w:right w:val="none" w:sz="0" w:space="0" w:color="auto"/>
      </w:divBdr>
    </w:div>
    <w:div w:id="1345207976">
      <w:bodyDiv w:val="1"/>
      <w:marLeft w:val="0"/>
      <w:marRight w:val="0"/>
      <w:marTop w:val="0"/>
      <w:marBottom w:val="0"/>
      <w:divBdr>
        <w:top w:val="none" w:sz="0" w:space="0" w:color="auto"/>
        <w:left w:val="none" w:sz="0" w:space="0" w:color="auto"/>
        <w:bottom w:val="none" w:sz="0" w:space="0" w:color="auto"/>
        <w:right w:val="none" w:sz="0" w:space="0" w:color="auto"/>
      </w:divBdr>
    </w:div>
    <w:div w:id="1345547634">
      <w:bodyDiv w:val="1"/>
      <w:marLeft w:val="0"/>
      <w:marRight w:val="0"/>
      <w:marTop w:val="0"/>
      <w:marBottom w:val="0"/>
      <w:divBdr>
        <w:top w:val="none" w:sz="0" w:space="0" w:color="auto"/>
        <w:left w:val="none" w:sz="0" w:space="0" w:color="auto"/>
        <w:bottom w:val="none" w:sz="0" w:space="0" w:color="auto"/>
        <w:right w:val="none" w:sz="0" w:space="0" w:color="auto"/>
      </w:divBdr>
    </w:div>
    <w:div w:id="1346175711">
      <w:bodyDiv w:val="1"/>
      <w:marLeft w:val="0"/>
      <w:marRight w:val="0"/>
      <w:marTop w:val="0"/>
      <w:marBottom w:val="0"/>
      <w:divBdr>
        <w:top w:val="none" w:sz="0" w:space="0" w:color="auto"/>
        <w:left w:val="none" w:sz="0" w:space="0" w:color="auto"/>
        <w:bottom w:val="none" w:sz="0" w:space="0" w:color="auto"/>
        <w:right w:val="none" w:sz="0" w:space="0" w:color="auto"/>
      </w:divBdr>
    </w:div>
    <w:div w:id="1350444848">
      <w:bodyDiv w:val="1"/>
      <w:marLeft w:val="0"/>
      <w:marRight w:val="0"/>
      <w:marTop w:val="0"/>
      <w:marBottom w:val="0"/>
      <w:divBdr>
        <w:top w:val="none" w:sz="0" w:space="0" w:color="auto"/>
        <w:left w:val="none" w:sz="0" w:space="0" w:color="auto"/>
        <w:bottom w:val="none" w:sz="0" w:space="0" w:color="auto"/>
        <w:right w:val="none" w:sz="0" w:space="0" w:color="auto"/>
      </w:divBdr>
    </w:div>
    <w:div w:id="1350835950">
      <w:bodyDiv w:val="1"/>
      <w:marLeft w:val="0"/>
      <w:marRight w:val="0"/>
      <w:marTop w:val="0"/>
      <w:marBottom w:val="0"/>
      <w:divBdr>
        <w:top w:val="none" w:sz="0" w:space="0" w:color="auto"/>
        <w:left w:val="none" w:sz="0" w:space="0" w:color="auto"/>
        <w:bottom w:val="none" w:sz="0" w:space="0" w:color="auto"/>
        <w:right w:val="none" w:sz="0" w:space="0" w:color="auto"/>
      </w:divBdr>
    </w:div>
    <w:div w:id="1352608629">
      <w:bodyDiv w:val="1"/>
      <w:marLeft w:val="0"/>
      <w:marRight w:val="0"/>
      <w:marTop w:val="0"/>
      <w:marBottom w:val="0"/>
      <w:divBdr>
        <w:top w:val="none" w:sz="0" w:space="0" w:color="auto"/>
        <w:left w:val="none" w:sz="0" w:space="0" w:color="auto"/>
        <w:bottom w:val="none" w:sz="0" w:space="0" w:color="auto"/>
        <w:right w:val="none" w:sz="0" w:space="0" w:color="auto"/>
      </w:divBdr>
    </w:div>
    <w:div w:id="1359741605">
      <w:bodyDiv w:val="1"/>
      <w:marLeft w:val="0"/>
      <w:marRight w:val="0"/>
      <w:marTop w:val="0"/>
      <w:marBottom w:val="0"/>
      <w:divBdr>
        <w:top w:val="none" w:sz="0" w:space="0" w:color="auto"/>
        <w:left w:val="none" w:sz="0" w:space="0" w:color="auto"/>
        <w:bottom w:val="none" w:sz="0" w:space="0" w:color="auto"/>
        <w:right w:val="none" w:sz="0" w:space="0" w:color="auto"/>
      </w:divBdr>
      <w:divsChild>
        <w:div w:id="328757775">
          <w:marLeft w:val="0"/>
          <w:marRight w:val="0"/>
          <w:marTop w:val="0"/>
          <w:marBottom w:val="0"/>
          <w:divBdr>
            <w:top w:val="none" w:sz="0" w:space="0" w:color="auto"/>
            <w:left w:val="none" w:sz="0" w:space="0" w:color="auto"/>
            <w:bottom w:val="none" w:sz="0" w:space="0" w:color="auto"/>
            <w:right w:val="none" w:sz="0" w:space="0" w:color="auto"/>
          </w:divBdr>
        </w:div>
        <w:div w:id="1453744289">
          <w:marLeft w:val="0"/>
          <w:marRight w:val="0"/>
          <w:marTop w:val="0"/>
          <w:marBottom w:val="0"/>
          <w:divBdr>
            <w:top w:val="none" w:sz="0" w:space="0" w:color="auto"/>
            <w:left w:val="none" w:sz="0" w:space="0" w:color="auto"/>
            <w:bottom w:val="none" w:sz="0" w:space="0" w:color="auto"/>
            <w:right w:val="none" w:sz="0" w:space="0" w:color="auto"/>
          </w:divBdr>
        </w:div>
      </w:divsChild>
    </w:div>
    <w:div w:id="1364862042">
      <w:bodyDiv w:val="1"/>
      <w:marLeft w:val="0"/>
      <w:marRight w:val="0"/>
      <w:marTop w:val="0"/>
      <w:marBottom w:val="0"/>
      <w:divBdr>
        <w:top w:val="none" w:sz="0" w:space="0" w:color="auto"/>
        <w:left w:val="none" w:sz="0" w:space="0" w:color="auto"/>
        <w:bottom w:val="none" w:sz="0" w:space="0" w:color="auto"/>
        <w:right w:val="none" w:sz="0" w:space="0" w:color="auto"/>
      </w:divBdr>
    </w:div>
    <w:div w:id="1365206107">
      <w:bodyDiv w:val="1"/>
      <w:marLeft w:val="0"/>
      <w:marRight w:val="0"/>
      <w:marTop w:val="0"/>
      <w:marBottom w:val="0"/>
      <w:divBdr>
        <w:top w:val="none" w:sz="0" w:space="0" w:color="auto"/>
        <w:left w:val="none" w:sz="0" w:space="0" w:color="auto"/>
        <w:bottom w:val="none" w:sz="0" w:space="0" w:color="auto"/>
        <w:right w:val="none" w:sz="0" w:space="0" w:color="auto"/>
      </w:divBdr>
    </w:div>
    <w:div w:id="1367178344">
      <w:bodyDiv w:val="1"/>
      <w:marLeft w:val="0"/>
      <w:marRight w:val="0"/>
      <w:marTop w:val="0"/>
      <w:marBottom w:val="0"/>
      <w:divBdr>
        <w:top w:val="none" w:sz="0" w:space="0" w:color="auto"/>
        <w:left w:val="none" w:sz="0" w:space="0" w:color="auto"/>
        <w:bottom w:val="none" w:sz="0" w:space="0" w:color="auto"/>
        <w:right w:val="none" w:sz="0" w:space="0" w:color="auto"/>
      </w:divBdr>
    </w:div>
    <w:div w:id="1371881508">
      <w:bodyDiv w:val="1"/>
      <w:marLeft w:val="0"/>
      <w:marRight w:val="0"/>
      <w:marTop w:val="0"/>
      <w:marBottom w:val="0"/>
      <w:divBdr>
        <w:top w:val="none" w:sz="0" w:space="0" w:color="auto"/>
        <w:left w:val="none" w:sz="0" w:space="0" w:color="auto"/>
        <w:bottom w:val="none" w:sz="0" w:space="0" w:color="auto"/>
        <w:right w:val="none" w:sz="0" w:space="0" w:color="auto"/>
      </w:divBdr>
    </w:div>
    <w:div w:id="1372346529">
      <w:bodyDiv w:val="1"/>
      <w:marLeft w:val="0"/>
      <w:marRight w:val="0"/>
      <w:marTop w:val="0"/>
      <w:marBottom w:val="0"/>
      <w:divBdr>
        <w:top w:val="none" w:sz="0" w:space="0" w:color="auto"/>
        <w:left w:val="none" w:sz="0" w:space="0" w:color="auto"/>
        <w:bottom w:val="none" w:sz="0" w:space="0" w:color="auto"/>
        <w:right w:val="none" w:sz="0" w:space="0" w:color="auto"/>
      </w:divBdr>
    </w:div>
    <w:div w:id="1372414483">
      <w:bodyDiv w:val="1"/>
      <w:marLeft w:val="0"/>
      <w:marRight w:val="0"/>
      <w:marTop w:val="0"/>
      <w:marBottom w:val="0"/>
      <w:divBdr>
        <w:top w:val="none" w:sz="0" w:space="0" w:color="auto"/>
        <w:left w:val="none" w:sz="0" w:space="0" w:color="auto"/>
        <w:bottom w:val="none" w:sz="0" w:space="0" w:color="auto"/>
        <w:right w:val="none" w:sz="0" w:space="0" w:color="auto"/>
      </w:divBdr>
    </w:div>
    <w:div w:id="1373771618">
      <w:bodyDiv w:val="1"/>
      <w:marLeft w:val="0"/>
      <w:marRight w:val="0"/>
      <w:marTop w:val="0"/>
      <w:marBottom w:val="0"/>
      <w:divBdr>
        <w:top w:val="none" w:sz="0" w:space="0" w:color="auto"/>
        <w:left w:val="none" w:sz="0" w:space="0" w:color="auto"/>
        <w:bottom w:val="none" w:sz="0" w:space="0" w:color="auto"/>
        <w:right w:val="none" w:sz="0" w:space="0" w:color="auto"/>
      </w:divBdr>
    </w:div>
    <w:div w:id="1376077760">
      <w:bodyDiv w:val="1"/>
      <w:marLeft w:val="0"/>
      <w:marRight w:val="0"/>
      <w:marTop w:val="0"/>
      <w:marBottom w:val="0"/>
      <w:divBdr>
        <w:top w:val="none" w:sz="0" w:space="0" w:color="auto"/>
        <w:left w:val="none" w:sz="0" w:space="0" w:color="auto"/>
        <w:bottom w:val="none" w:sz="0" w:space="0" w:color="auto"/>
        <w:right w:val="none" w:sz="0" w:space="0" w:color="auto"/>
      </w:divBdr>
    </w:div>
    <w:div w:id="1382749636">
      <w:bodyDiv w:val="1"/>
      <w:marLeft w:val="0"/>
      <w:marRight w:val="0"/>
      <w:marTop w:val="0"/>
      <w:marBottom w:val="0"/>
      <w:divBdr>
        <w:top w:val="none" w:sz="0" w:space="0" w:color="auto"/>
        <w:left w:val="none" w:sz="0" w:space="0" w:color="auto"/>
        <w:bottom w:val="none" w:sz="0" w:space="0" w:color="auto"/>
        <w:right w:val="none" w:sz="0" w:space="0" w:color="auto"/>
      </w:divBdr>
    </w:div>
    <w:div w:id="1382898324">
      <w:bodyDiv w:val="1"/>
      <w:marLeft w:val="0"/>
      <w:marRight w:val="0"/>
      <w:marTop w:val="0"/>
      <w:marBottom w:val="0"/>
      <w:divBdr>
        <w:top w:val="none" w:sz="0" w:space="0" w:color="auto"/>
        <w:left w:val="none" w:sz="0" w:space="0" w:color="auto"/>
        <w:bottom w:val="none" w:sz="0" w:space="0" w:color="auto"/>
        <w:right w:val="none" w:sz="0" w:space="0" w:color="auto"/>
      </w:divBdr>
    </w:div>
    <w:div w:id="1389458835">
      <w:bodyDiv w:val="1"/>
      <w:marLeft w:val="0"/>
      <w:marRight w:val="0"/>
      <w:marTop w:val="0"/>
      <w:marBottom w:val="0"/>
      <w:divBdr>
        <w:top w:val="none" w:sz="0" w:space="0" w:color="auto"/>
        <w:left w:val="none" w:sz="0" w:space="0" w:color="auto"/>
        <w:bottom w:val="none" w:sz="0" w:space="0" w:color="auto"/>
        <w:right w:val="none" w:sz="0" w:space="0" w:color="auto"/>
      </w:divBdr>
    </w:div>
    <w:div w:id="1395817414">
      <w:bodyDiv w:val="1"/>
      <w:marLeft w:val="0"/>
      <w:marRight w:val="0"/>
      <w:marTop w:val="0"/>
      <w:marBottom w:val="0"/>
      <w:divBdr>
        <w:top w:val="none" w:sz="0" w:space="0" w:color="auto"/>
        <w:left w:val="none" w:sz="0" w:space="0" w:color="auto"/>
        <w:bottom w:val="none" w:sz="0" w:space="0" w:color="auto"/>
        <w:right w:val="none" w:sz="0" w:space="0" w:color="auto"/>
      </w:divBdr>
    </w:div>
    <w:div w:id="1399552338">
      <w:bodyDiv w:val="1"/>
      <w:marLeft w:val="0"/>
      <w:marRight w:val="0"/>
      <w:marTop w:val="0"/>
      <w:marBottom w:val="0"/>
      <w:divBdr>
        <w:top w:val="none" w:sz="0" w:space="0" w:color="auto"/>
        <w:left w:val="none" w:sz="0" w:space="0" w:color="auto"/>
        <w:bottom w:val="none" w:sz="0" w:space="0" w:color="auto"/>
        <w:right w:val="none" w:sz="0" w:space="0" w:color="auto"/>
      </w:divBdr>
    </w:div>
    <w:div w:id="1404453934">
      <w:bodyDiv w:val="1"/>
      <w:marLeft w:val="0"/>
      <w:marRight w:val="0"/>
      <w:marTop w:val="0"/>
      <w:marBottom w:val="0"/>
      <w:divBdr>
        <w:top w:val="none" w:sz="0" w:space="0" w:color="auto"/>
        <w:left w:val="none" w:sz="0" w:space="0" w:color="auto"/>
        <w:bottom w:val="none" w:sz="0" w:space="0" w:color="auto"/>
        <w:right w:val="none" w:sz="0" w:space="0" w:color="auto"/>
      </w:divBdr>
    </w:div>
    <w:div w:id="1414623105">
      <w:bodyDiv w:val="1"/>
      <w:marLeft w:val="0"/>
      <w:marRight w:val="0"/>
      <w:marTop w:val="0"/>
      <w:marBottom w:val="0"/>
      <w:divBdr>
        <w:top w:val="none" w:sz="0" w:space="0" w:color="auto"/>
        <w:left w:val="none" w:sz="0" w:space="0" w:color="auto"/>
        <w:bottom w:val="none" w:sz="0" w:space="0" w:color="auto"/>
        <w:right w:val="none" w:sz="0" w:space="0" w:color="auto"/>
      </w:divBdr>
    </w:div>
    <w:div w:id="1423650101">
      <w:bodyDiv w:val="1"/>
      <w:marLeft w:val="0"/>
      <w:marRight w:val="0"/>
      <w:marTop w:val="0"/>
      <w:marBottom w:val="0"/>
      <w:divBdr>
        <w:top w:val="none" w:sz="0" w:space="0" w:color="auto"/>
        <w:left w:val="none" w:sz="0" w:space="0" w:color="auto"/>
        <w:bottom w:val="none" w:sz="0" w:space="0" w:color="auto"/>
        <w:right w:val="none" w:sz="0" w:space="0" w:color="auto"/>
      </w:divBdr>
    </w:div>
    <w:div w:id="1424178583">
      <w:bodyDiv w:val="1"/>
      <w:marLeft w:val="0"/>
      <w:marRight w:val="0"/>
      <w:marTop w:val="0"/>
      <w:marBottom w:val="0"/>
      <w:divBdr>
        <w:top w:val="none" w:sz="0" w:space="0" w:color="auto"/>
        <w:left w:val="none" w:sz="0" w:space="0" w:color="auto"/>
        <w:bottom w:val="none" w:sz="0" w:space="0" w:color="auto"/>
        <w:right w:val="none" w:sz="0" w:space="0" w:color="auto"/>
      </w:divBdr>
      <w:divsChild>
        <w:div w:id="1207065141">
          <w:marLeft w:val="0"/>
          <w:marRight w:val="0"/>
          <w:marTop w:val="0"/>
          <w:marBottom w:val="0"/>
          <w:divBdr>
            <w:top w:val="none" w:sz="0" w:space="0" w:color="auto"/>
            <w:left w:val="none" w:sz="0" w:space="0" w:color="auto"/>
            <w:bottom w:val="none" w:sz="0" w:space="0" w:color="auto"/>
            <w:right w:val="none" w:sz="0" w:space="0" w:color="auto"/>
          </w:divBdr>
          <w:divsChild>
            <w:div w:id="76174139">
              <w:marLeft w:val="0"/>
              <w:marRight w:val="0"/>
              <w:marTop w:val="0"/>
              <w:marBottom w:val="0"/>
              <w:divBdr>
                <w:top w:val="none" w:sz="0" w:space="0" w:color="auto"/>
                <w:left w:val="none" w:sz="0" w:space="0" w:color="auto"/>
                <w:bottom w:val="none" w:sz="0" w:space="0" w:color="auto"/>
                <w:right w:val="none" w:sz="0" w:space="0" w:color="auto"/>
              </w:divBdr>
            </w:div>
            <w:div w:id="3101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5755">
      <w:bodyDiv w:val="1"/>
      <w:marLeft w:val="0"/>
      <w:marRight w:val="0"/>
      <w:marTop w:val="0"/>
      <w:marBottom w:val="0"/>
      <w:divBdr>
        <w:top w:val="none" w:sz="0" w:space="0" w:color="auto"/>
        <w:left w:val="none" w:sz="0" w:space="0" w:color="auto"/>
        <w:bottom w:val="none" w:sz="0" w:space="0" w:color="auto"/>
        <w:right w:val="none" w:sz="0" w:space="0" w:color="auto"/>
      </w:divBdr>
    </w:div>
    <w:div w:id="1428424329">
      <w:bodyDiv w:val="1"/>
      <w:marLeft w:val="0"/>
      <w:marRight w:val="0"/>
      <w:marTop w:val="0"/>
      <w:marBottom w:val="0"/>
      <w:divBdr>
        <w:top w:val="none" w:sz="0" w:space="0" w:color="auto"/>
        <w:left w:val="none" w:sz="0" w:space="0" w:color="auto"/>
        <w:bottom w:val="none" w:sz="0" w:space="0" w:color="auto"/>
        <w:right w:val="none" w:sz="0" w:space="0" w:color="auto"/>
      </w:divBdr>
    </w:div>
    <w:div w:id="1433158969">
      <w:bodyDiv w:val="1"/>
      <w:marLeft w:val="0"/>
      <w:marRight w:val="0"/>
      <w:marTop w:val="0"/>
      <w:marBottom w:val="0"/>
      <w:divBdr>
        <w:top w:val="none" w:sz="0" w:space="0" w:color="auto"/>
        <w:left w:val="none" w:sz="0" w:space="0" w:color="auto"/>
        <w:bottom w:val="none" w:sz="0" w:space="0" w:color="auto"/>
        <w:right w:val="none" w:sz="0" w:space="0" w:color="auto"/>
      </w:divBdr>
    </w:div>
    <w:div w:id="1435245028">
      <w:bodyDiv w:val="1"/>
      <w:marLeft w:val="0"/>
      <w:marRight w:val="0"/>
      <w:marTop w:val="0"/>
      <w:marBottom w:val="0"/>
      <w:divBdr>
        <w:top w:val="none" w:sz="0" w:space="0" w:color="auto"/>
        <w:left w:val="none" w:sz="0" w:space="0" w:color="auto"/>
        <w:bottom w:val="none" w:sz="0" w:space="0" w:color="auto"/>
        <w:right w:val="none" w:sz="0" w:space="0" w:color="auto"/>
      </w:divBdr>
    </w:div>
    <w:div w:id="1436169216">
      <w:bodyDiv w:val="1"/>
      <w:marLeft w:val="0"/>
      <w:marRight w:val="0"/>
      <w:marTop w:val="0"/>
      <w:marBottom w:val="0"/>
      <w:divBdr>
        <w:top w:val="none" w:sz="0" w:space="0" w:color="auto"/>
        <w:left w:val="none" w:sz="0" w:space="0" w:color="auto"/>
        <w:bottom w:val="none" w:sz="0" w:space="0" w:color="auto"/>
        <w:right w:val="none" w:sz="0" w:space="0" w:color="auto"/>
      </w:divBdr>
    </w:div>
    <w:div w:id="1437869881">
      <w:bodyDiv w:val="1"/>
      <w:marLeft w:val="0"/>
      <w:marRight w:val="0"/>
      <w:marTop w:val="0"/>
      <w:marBottom w:val="0"/>
      <w:divBdr>
        <w:top w:val="none" w:sz="0" w:space="0" w:color="auto"/>
        <w:left w:val="none" w:sz="0" w:space="0" w:color="auto"/>
        <w:bottom w:val="none" w:sz="0" w:space="0" w:color="auto"/>
        <w:right w:val="none" w:sz="0" w:space="0" w:color="auto"/>
      </w:divBdr>
    </w:div>
    <w:div w:id="1441414885">
      <w:bodyDiv w:val="1"/>
      <w:marLeft w:val="0"/>
      <w:marRight w:val="0"/>
      <w:marTop w:val="0"/>
      <w:marBottom w:val="0"/>
      <w:divBdr>
        <w:top w:val="none" w:sz="0" w:space="0" w:color="auto"/>
        <w:left w:val="none" w:sz="0" w:space="0" w:color="auto"/>
        <w:bottom w:val="none" w:sz="0" w:space="0" w:color="auto"/>
        <w:right w:val="none" w:sz="0" w:space="0" w:color="auto"/>
      </w:divBdr>
    </w:div>
    <w:div w:id="1442260915">
      <w:bodyDiv w:val="1"/>
      <w:marLeft w:val="0"/>
      <w:marRight w:val="0"/>
      <w:marTop w:val="0"/>
      <w:marBottom w:val="0"/>
      <w:divBdr>
        <w:top w:val="none" w:sz="0" w:space="0" w:color="auto"/>
        <w:left w:val="none" w:sz="0" w:space="0" w:color="auto"/>
        <w:bottom w:val="none" w:sz="0" w:space="0" w:color="auto"/>
        <w:right w:val="none" w:sz="0" w:space="0" w:color="auto"/>
      </w:divBdr>
    </w:div>
    <w:div w:id="1443381919">
      <w:bodyDiv w:val="1"/>
      <w:marLeft w:val="0"/>
      <w:marRight w:val="0"/>
      <w:marTop w:val="0"/>
      <w:marBottom w:val="0"/>
      <w:divBdr>
        <w:top w:val="none" w:sz="0" w:space="0" w:color="auto"/>
        <w:left w:val="none" w:sz="0" w:space="0" w:color="auto"/>
        <w:bottom w:val="none" w:sz="0" w:space="0" w:color="auto"/>
        <w:right w:val="none" w:sz="0" w:space="0" w:color="auto"/>
      </w:divBdr>
    </w:div>
    <w:div w:id="1449160789">
      <w:bodyDiv w:val="1"/>
      <w:marLeft w:val="0"/>
      <w:marRight w:val="0"/>
      <w:marTop w:val="0"/>
      <w:marBottom w:val="0"/>
      <w:divBdr>
        <w:top w:val="none" w:sz="0" w:space="0" w:color="auto"/>
        <w:left w:val="none" w:sz="0" w:space="0" w:color="auto"/>
        <w:bottom w:val="none" w:sz="0" w:space="0" w:color="auto"/>
        <w:right w:val="none" w:sz="0" w:space="0" w:color="auto"/>
      </w:divBdr>
    </w:div>
    <w:div w:id="1452240379">
      <w:bodyDiv w:val="1"/>
      <w:marLeft w:val="0"/>
      <w:marRight w:val="0"/>
      <w:marTop w:val="0"/>
      <w:marBottom w:val="0"/>
      <w:divBdr>
        <w:top w:val="none" w:sz="0" w:space="0" w:color="auto"/>
        <w:left w:val="none" w:sz="0" w:space="0" w:color="auto"/>
        <w:bottom w:val="none" w:sz="0" w:space="0" w:color="auto"/>
        <w:right w:val="none" w:sz="0" w:space="0" w:color="auto"/>
      </w:divBdr>
    </w:div>
    <w:div w:id="1454325104">
      <w:bodyDiv w:val="1"/>
      <w:marLeft w:val="0"/>
      <w:marRight w:val="0"/>
      <w:marTop w:val="0"/>
      <w:marBottom w:val="0"/>
      <w:divBdr>
        <w:top w:val="none" w:sz="0" w:space="0" w:color="auto"/>
        <w:left w:val="none" w:sz="0" w:space="0" w:color="auto"/>
        <w:bottom w:val="none" w:sz="0" w:space="0" w:color="auto"/>
        <w:right w:val="none" w:sz="0" w:space="0" w:color="auto"/>
      </w:divBdr>
    </w:div>
    <w:div w:id="1455296815">
      <w:bodyDiv w:val="1"/>
      <w:marLeft w:val="0"/>
      <w:marRight w:val="0"/>
      <w:marTop w:val="0"/>
      <w:marBottom w:val="0"/>
      <w:divBdr>
        <w:top w:val="none" w:sz="0" w:space="0" w:color="auto"/>
        <w:left w:val="none" w:sz="0" w:space="0" w:color="auto"/>
        <w:bottom w:val="none" w:sz="0" w:space="0" w:color="auto"/>
        <w:right w:val="none" w:sz="0" w:space="0" w:color="auto"/>
      </w:divBdr>
    </w:div>
    <w:div w:id="1455365447">
      <w:bodyDiv w:val="1"/>
      <w:marLeft w:val="0"/>
      <w:marRight w:val="0"/>
      <w:marTop w:val="0"/>
      <w:marBottom w:val="0"/>
      <w:divBdr>
        <w:top w:val="none" w:sz="0" w:space="0" w:color="auto"/>
        <w:left w:val="none" w:sz="0" w:space="0" w:color="auto"/>
        <w:bottom w:val="none" w:sz="0" w:space="0" w:color="auto"/>
        <w:right w:val="none" w:sz="0" w:space="0" w:color="auto"/>
      </w:divBdr>
    </w:div>
    <w:div w:id="1456295307">
      <w:bodyDiv w:val="1"/>
      <w:marLeft w:val="0"/>
      <w:marRight w:val="0"/>
      <w:marTop w:val="0"/>
      <w:marBottom w:val="0"/>
      <w:divBdr>
        <w:top w:val="none" w:sz="0" w:space="0" w:color="auto"/>
        <w:left w:val="none" w:sz="0" w:space="0" w:color="auto"/>
        <w:bottom w:val="none" w:sz="0" w:space="0" w:color="auto"/>
        <w:right w:val="none" w:sz="0" w:space="0" w:color="auto"/>
      </w:divBdr>
    </w:div>
    <w:div w:id="1458139839">
      <w:bodyDiv w:val="1"/>
      <w:marLeft w:val="0"/>
      <w:marRight w:val="0"/>
      <w:marTop w:val="0"/>
      <w:marBottom w:val="0"/>
      <w:divBdr>
        <w:top w:val="none" w:sz="0" w:space="0" w:color="auto"/>
        <w:left w:val="none" w:sz="0" w:space="0" w:color="auto"/>
        <w:bottom w:val="none" w:sz="0" w:space="0" w:color="auto"/>
        <w:right w:val="none" w:sz="0" w:space="0" w:color="auto"/>
      </w:divBdr>
    </w:div>
    <w:div w:id="1464731871">
      <w:bodyDiv w:val="1"/>
      <w:marLeft w:val="0"/>
      <w:marRight w:val="0"/>
      <w:marTop w:val="0"/>
      <w:marBottom w:val="0"/>
      <w:divBdr>
        <w:top w:val="none" w:sz="0" w:space="0" w:color="auto"/>
        <w:left w:val="none" w:sz="0" w:space="0" w:color="auto"/>
        <w:bottom w:val="none" w:sz="0" w:space="0" w:color="auto"/>
        <w:right w:val="none" w:sz="0" w:space="0" w:color="auto"/>
      </w:divBdr>
    </w:div>
    <w:div w:id="1469201021">
      <w:bodyDiv w:val="1"/>
      <w:marLeft w:val="0"/>
      <w:marRight w:val="0"/>
      <w:marTop w:val="0"/>
      <w:marBottom w:val="0"/>
      <w:divBdr>
        <w:top w:val="none" w:sz="0" w:space="0" w:color="auto"/>
        <w:left w:val="none" w:sz="0" w:space="0" w:color="auto"/>
        <w:bottom w:val="none" w:sz="0" w:space="0" w:color="auto"/>
        <w:right w:val="none" w:sz="0" w:space="0" w:color="auto"/>
      </w:divBdr>
    </w:div>
    <w:div w:id="1469274698">
      <w:bodyDiv w:val="1"/>
      <w:marLeft w:val="0"/>
      <w:marRight w:val="0"/>
      <w:marTop w:val="0"/>
      <w:marBottom w:val="0"/>
      <w:divBdr>
        <w:top w:val="none" w:sz="0" w:space="0" w:color="auto"/>
        <w:left w:val="none" w:sz="0" w:space="0" w:color="auto"/>
        <w:bottom w:val="none" w:sz="0" w:space="0" w:color="auto"/>
        <w:right w:val="none" w:sz="0" w:space="0" w:color="auto"/>
      </w:divBdr>
    </w:div>
    <w:div w:id="1479112635">
      <w:bodyDiv w:val="1"/>
      <w:marLeft w:val="0"/>
      <w:marRight w:val="0"/>
      <w:marTop w:val="0"/>
      <w:marBottom w:val="0"/>
      <w:divBdr>
        <w:top w:val="none" w:sz="0" w:space="0" w:color="auto"/>
        <w:left w:val="none" w:sz="0" w:space="0" w:color="auto"/>
        <w:bottom w:val="none" w:sz="0" w:space="0" w:color="auto"/>
        <w:right w:val="none" w:sz="0" w:space="0" w:color="auto"/>
      </w:divBdr>
    </w:div>
    <w:div w:id="1480926145">
      <w:bodyDiv w:val="1"/>
      <w:marLeft w:val="0"/>
      <w:marRight w:val="0"/>
      <w:marTop w:val="0"/>
      <w:marBottom w:val="0"/>
      <w:divBdr>
        <w:top w:val="none" w:sz="0" w:space="0" w:color="auto"/>
        <w:left w:val="none" w:sz="0" w:space="0" w:color="auto"/>
        <w:bottom w:val="none" w:sz="0" w:space="0" w:color="auto"/>
        <w:right w:val="none" w:sz="0" w:space="0" w:color="auto"/>
      </w:divBdr>
    </w:div>
    <w:div w:id="1481774213">
      <w:bodyDiv w:val="1"/>
      <w:marLeft w:val="0"/>
      <w:marRight w:val="0"/>
      <w:marTop w:val="0"/>
      <w:marBottom w:val="0"/>
      <w:divBdr>
        <w:top w:val="none" w:sz="0" w:space="0" w:color="auto"/>
        <w:left w:val="none" w:sz="0" w:space="0" w:color="auto"/>
        <w:bottom w:val="none" w:sz="0" w:space="0" w:color="auto"/>
        <w:right w:val="none" w:sz="0" w:space="0" w:color="auto"/>
      </w:divBdr>
    </w:div>
    <w:div w:id="1482235650">
      <w:bodyDiv w:val="1"/>
      <w:marLeft w:val="0"/>
      <w:marRight w:val="0"/>
      <w:marTop w:val="0"/>
      <w:marBottom w:val="0"/>
      <w:divBdr>
        <w:top w:val="none" w:sz="0" w:space="0" w:color="auto"/>
        <w:left w:val="none" w:sz="0" w:space="0" w:color="auto"/>
        <w:bottom w:val="none" w:sz="0" w:space="0" w:color="auto"/>
        <w:right w:val="none" w:sz="0" w:space="0" w:color="auto"/>
      </w:divBdr>
    </w:div>
    <w:div w:id="1484665247">
      <w:bodyDiv w:val="1"/>
      <w:marLeft w:val="0"/>
      <w:marRight w:val="0"/>
      <w:marTop w:val="0"/>
      <w:marBottom w:val="0"/>
      <w:divBdr>
        <w:top w:val="none" w:sz="0" w:space="0" w:color="auto"/>
        <w:left w:val="none" w:sz="0" w:space="0" w:color="auto"/>
        <w:bottom w:val="none" w:sz="0" w:space="0" w:color="auto"/>
        <w:right w:val="none" w:sz="0" w:space="0" w:color="auto"/>
      </w:divBdr>
    </w:div>
    <w:div w:id="1485705371">
      <w:bodyDiv w:val="1"/>
      <w:marLeft w:val="0"/>
      <w:marRight w:val="0"/>
      <w:marTop w:val="0"/>
      <w:marBottom w:val="0"/>
      <w:divBdr>
        <w:top w:val="none" w:sz="0" w:space="0" w:color="auto"/>
        <w:left w:val="none" w:sz="0" w:space="0" w:color="auto"/>
        <w:bottom w:val="none" w:sz="0" w:space="0" w:color="auto"/>
        <w:right w:val="none" w:sz="0" w:space="0" w:color="auto"/>
      </w:divBdr>
    </w:div>
    <w:div w:id="1487628874">
      <w:bodyDiv w:val="1"/>
      <w:marLeft w:val="0"/>
      <w:marRight w:val="0"/>
      <w:marTop w:val="0"/>
      <w:marBottom w:val="0"/>
      <w:divBdr>
        <w:top w:val="none" w:sz="0" w:space="0" w:color="auto"/>
        <w:left w:val="none" w:sz="0" w:space="0" w:color="auto"/>
        <w:bottom w:val="none" w:sz="0" w:space="0" w:color="auto"/>
        <w:right w:val="none" w:sz="0" w:space="0" w:color="auto"/>
      </w:divBdr>
    </w:div>
    <w:div w:id="1488324128">
      <w:bodyDiv w:val="1"/>
      <w:marLeft w:val="0"/>
      <w:marRight w:val="0"/>
      <w:marTop w:val="0"/>
      <w:marBottom w:val="0"/>
      <w:divBdr>
        <w:top w:val="none" w:sz="0" w:space="0" w:color="auto"/>
        <w:left w:val="none" w:sz="0" w:space="0" w:color="auto"/>
        <w:bottom w:val="none" w:sz="0" w:space="0" w:color="auto"/>
        <w:right w:val="none" w:sz="0" w:space="0" w:color="auto"/>
      </w:divBdr>
    </w:div>
    <w:div w:id="1489446259">
      <w:bodyDiv w:val="1"/>
      <w:marLeft w:val="0"/>
      <w:marRight w:val="0"/>
      <w:marTop w:val="0"/>
      <w:marBottom w:val="0"/>
      <w:divBdr>
        <w:top w:val="none" w:sz="0" w:space="0" w:color="auto"/>
        <w:left w:val="none" w:sz="0" w:space="0" w:color="auto"/>
        <w:bottom w:val="none" w:sz="0" w:space="0" w:color="auto"/>
        <w:right w:val="none" w:sz="0" w:space="0" w:color="auto"/>
      </w:divBdr>
    </w:div>
    <w:div w:id="1492287195">
      <w:bodyDiv w:val="1"/>
      <w:marLeft w:val="0"/>
      <w:marRight w:val="0"/>
      <w:marTop w:val="0"/>
      <w:marBottom w:val="0"/>
      <w:divBdr>
        <w:top w:val="none" w:sz="0" w:space="0" w:color="auto"/>
        <w:left w:val="none" w:sz="0" w:space="0" w:color="auto"/>
        <w:bottom w:val="none" w:sz="0" w:space="0" w:color="auto"/>
        <w:right w:val="none" w:sz="0" w:space="0" w:color="auto"/>
      </w:divBdr>
    </w:div>
    <w:div w:id="1495029384">
      <w:bodyDiv w:val="1"/>
      <w:marLeft w:val="0"/>
      <w:marRight w:val="0"/>
      <w:marTop w:val="0"/>
      <w:marBottom w:val="0"/>
      <w:divBdr>
        <w:top w:val="none" w:sz="0" w:space="0" w:color="auto"/>
        <w:left w:val="none" w:sz="0" w:space="0" w:color="auto"/>
        <w:bottom w:val="none" w:sz="0" w:space="0" w:color="auto"/>
        <w:right w:val="none" w:sz="0" w:space="0" w:color="auto"/>
      </w:divBdr>
    </w:div>
    <w:div w:id="1503354955">
      <w:bodyDiv w:val="1"/>
      <w:marLeft w:val="0"/>
      <w:marRight w:val="0"/>
      <w:marTop w:val="0"/>
      <w:marBottom w:val="0"/>
      <w:divBdr>
        <w:top w:val="none" w:sz="0" w:space="0" w:color="auto"/>
        <w:left w:val="none" w:sz="0" w:space="0" w:color="auto"/>
        <w:bottom w:val="none" w:sz="0" w:space="0" w:color="auto"/>
        <w:right w:val="none" w:sz="0" w:space="0" w:color="auto"/>
      </w:divBdr>
    </w:div>
    <w:div w:id="1505583414">
      <w:bodyDiv w:val="1"/>
      <w:marLeft w:val="0"/>
      <w:marRight w:val="0"/>
      <w:marTop w:val="0"/>
      <w:marBottom w:val="0"/>
      <w:divBdr>
        <w:top w:val="none" w:sz="0" w:space="0" w:color="auto"/>
        <w:left w:val="none" w:sz="0" w:space="0" w:color="auto"/>
        <w:bottom w:val="none" w:sz="0" w:space="0" w:color="auto"/>
        <w:right w:val="none" w:sz="0" w:space="0" w:color="auto"/>
      </w:divBdr>
    </w:div>
    <w:div w:id="1506436991">
      <w:bodyDiv w:val="1"/>
      <w:marLeft w:val="0"/>
      <w:marRight w:val="0"/>
      <w:marTop w:val="0"/>
      <w:marBottom w:val="0"/>
      <w:divBdr>
        <w:top w:val="none" w:sz="0" w:space="0" w:color="auto"/>
        <w:left w:val="none" w:sz="0" w:space="0" w:color="auto"/>
        <w:bottom w:val="none" w:sz="0" w:space="0" w:color="auto"/>
        <w:right w:val="none" w:sz="0" w:space="0" w:color="auto"/>
      </w:divBdr>
    </w:div>
    <w:div w:id="1511989342">
      <w:bodyDiv w:val="1"/>
      <w:marLeft w:val="0"/>
      <w:marRight w:val="0"/>
      <w:marTop w:val="0"/>
      <w:marBottom w:val="0"/>
      <w:divBdr>
        <w:top w:val="none" w:sz="0" w:space="0" w:color="auto"/>
        <w:left w:val="none" w:sz="0" w:space="0" w:color="auto"/>
        <w:bottom w:val="none" w:sz="0" w:space="0" w:color="auto"/>
        <w:right w:val="none" w:sz="0" w:space="0" w:color="auto"/>
      </w:divBdr>
    </w:div>
    <w:div w:id="1517428108">
      <w:bodyDiv w:val="1"/>
      <w:marLeft w:val="0"/>
      <w:marRight w:val="0"/>
      <w:marTop w:val="0"/>
      <w:marBottom w:val="0"/>
      <w:divBdr>
        <w:top w:val="none" w:sz="0" w:space="0" w:color="auto"/>
        <w:left w:val="none" w:sz="0" w:space="0" w:color="auto"/>
        <w:bottom w:val="none" w:sz="0" w:space="0" w:color="auto"/>
        <w:right w:val="none" w:sz="0" w:space="0" w:color="auto"/>
      </w:divBdr>
    </w:div>
    <w:div w:id="1519542948">
      <w:bodyDiv w:val="1"/>
      <w:marLeft w:val="0"/>
      <w:marRight w:val="0"/>
      <w:marTop w:val="0"/>
      <w:marBottom w:val="0"/>
      <w:divBdr>
        <w:top w:val="none" w:sz="0" w:space="0" w:color="auto"/>
        <w:left w:val="none" w:sz="0" w:space="0" w:color="auto"/>
        <w:bottom w:val="none" w:sz="0" w:space="0" w:color="auto"/>
        <w:right w:val="none" w:sz="0" w:space="0" w:color="auto"/>
      </w:divBdr>
    </w:div>
    <w:div w:id="1520001388">
      <w:bodyDiv w:val="1"/>
      <w:marLeft w:val="0"/>
      <w:marRight w:val="0"/>
      <w:marTop w:val="0"/>
      <w:marBottom w:val="0"/>
      <w:divBdr>
        <w:top w:val="none" w:sz="0" w:space="0" w:color="auto"/>
        <w:left w:val="none" w:sz="0" w:space="0" w:color="auto"/>
        <w:bottom w:val="none" w:sz="0" w:space="0" w:color="auto"/>
        <w:right w:val="none" w:sz="0" w:space="0" w:color="auto"/>
      </w:divBdr>
    </w:div>
    <w:div w:id="1524247271">
      <w:bodyDiv w:val="1"/>
      <w:marLeft w:val="0"/>
      <w:marRight w:val="0"/>
      <w:marTop w:val="0"/>
      <w:marBottom w:val="0"/>
      <w:divBdr>
        <w:top w:val="none" w:sz="0" w:space="0" w:color="auto"/>
        <w:left w:val="none" w:sz="0" w:space="0" w:color="auto"/>
        <w:bottom w:val="none" w:sz="0" w:space="0" w:color="auto"/>
        <w:right w:val="none" w:sz="0" w:space="0" w:color="auto"/>
      </w:divBdr>
    </w:div>
    <w:div w:id="1526793785">
      <w:bodyDiv w:val="1"/>
      <w:marLeft w:val="0"/>
      <w:marRight w:val="0"/>
      <w:marTop w:val="0"/>
      <w:marBottom w:val="0"/>
      <w:divBdr>
        <w:top w:val="none" w:sz="0" w:space="0" w:color="auto"/>
        <w:left w:val="none" w:sz="0" w:space="0" w:color="auto"/>
        <w:bottom w:val="none" w:sz="0" w:space="0" w:color="auto"/>
        <w:right w:val="none" w:sz="0" w:space="0" w:color="auto"/>
      </w:divBdr>
    </w:div>
    <w:div w:id="1527868011">
      <w:bodyDiv w:val="1"/>
      <w:marLeft w:val="0"/>
      <w:marRight w:val="0"/>
      <w:marTop w:val="0"/>
      <w:marBottom w:val="0"/>
      <w:divBdr>
        <w:top w:val="none" w:sz="0" w:space="0" w:color="auto"/>
        <w:left w:val="none" w:sz="0" w:space="0" w:color="auto"/>
        <w:bottom w:val="none" w:sz="0" w:space="0" w:color="auto"/>
        <w:right w:val="none" w:sz="0" w:space="0" w:color="auto"/>
      </w:divBdr>
      <w:divsChild>
        <w:div w:id="1999768839">
          <w:marLeft w:val="0"/>
          <w:marRight w:val="0"/>
          <w:marTop w:val="0"/>
          <w:marBottom w:val="0"/>
          <w:divBdr>
            <w:top w:val="none" w:sz="0" w:space="0" w:color="auto"/>
            <w:left w:val="none" w:sz="0" w:space="0" w:color="auto"/>
            <w:bottom w:val="none" w:sz="0" w:space="0" w:color="auto"/>
            <w:right w:val="none" w:sz="0" w:space="0" w:color="auto"/>
          </w:divBdr>
          <w:divsChild>
            <w:div w:id="1118833915">
              <w:marLeft w:val="0"/>
              <w:marRight w:val="0"/>
              <w:marTop w:val="0"/>
              <w:marBottom w:val="0"/>
              <w:divBdr>
                <w:top w:val="none" w:sz="0" w:space="0" w:color="auto"/>
                <w:left w:val="none" w:sz="0" w:space="0" w:color="auto"/>
                <w:bottom w:val="none" w:sz="0" w:space="0" w:color="auto"/>
                <w:right w:val="none" w:sz="0" w:space="0" w:color="auto"/>
              </w:divBdr>
              <w:divsChild>
                <w:div w:id="1748309392">
                  <w:marLeft w:val="0"/>
                  <w:marRight w:val="0"/>
                  <w:marTop w:val="0"/>
                  <w:marBottom w:val="0"/>
                  <w:divBdr>
                    <w:top w:val="none" w:sz="0" w:space="0" w:color="auto"/>
                    <w:left w:val="none" w:sz="0" w:space="0" w:color="auto"/>
                    <w:bottom w:val="none" w:sz="0" w:space="0" w:color="auto"/>
                    <w:right w:val="none" w:sz="0" w:space="0" w:color="auto"/>
                  </w:divBdr>
                  <w:divsChild>
                    <w:div w:id="985554319">
                      <w:marLeft w:val="0"/>
                      <w:marRight w:val="0"/>
                      <w:marTop w:val="0"/>
                      <w:marBottom w:val="0"/>
                      <w:divBdr>
                        <w:top w:val="none" w:sz="0" w:space="0" w:color="auto"/>
                        <w:left w:val="none" w:sz="0" w:space="0" w:color="auto"/>
                        <w:bottom w:val="none" w:sz="0" w:space="0" w:color="auto"/>
                        <w:right w:val="none" w:sz="0" w:space="0" w:color="auto"/>
                      </w:divBdr>
                      <w:divsChild>
                        <w:div w:id="1466656119">
                          <w:marLeft w:val="0"/>
                          <w:marRight w:val="0"/>
                          <w:marTop w:val="0"/>
                          <w:marBottom w:val="0"/>
                          <w:divBdr>
                            <w:top w:val="none" w:sz="0" w:space="0" w:color="auto"/>
                            <w:left w:val="none" w:sz="0" w:space="0" w:color="auto"/>
                            <w:bottom w:val="none" w:sz="0" w:space="0" w:color="auto"/>
                            <w:right w:val="none" w:sz="0" w:space="0" w:color="auto"/>
                          </w:divBdr>
                          <w:divsChild>
                            <w:div w:id="56472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685336">
      <w:bodyDiv w:val="1"/>
      <w:marLeft w:val="0"/>
      <w:marRight w:val="0"/>
      <w:marTop w:val="0"/>
      <w:marBottom w:val="0"/>
      <w:divBdr>
        <w:top w:val="none" w:sz="0" w:space="0" w:color="auto"/>
        <w:left w:val="none" w:sz="0" w:space="0" w:color="auto"/>
        <w:bottom w:val="none" w:sz="0" w:space="0" w:color="auto"/>
        <w:right w:val="none" w:sz="0" w:space="0" w:color="auto"/>
      </w:divBdr>
    </w:div>
    <w:div w:id="1542477552">
      <w:bodyDiv w:val="1"/>
      <w:marLeft w:val="0"/>
      <w:marRight w:val="0"/>
      <w:marTop w:val="0"/>
      <w:marBottom w:val="0"/>
      <w:divBdr>
        <w:top w:val="none" w:sz="0" w:space="0" w:color="auto"/>
        <w:left w:val="none" w:sz="0" w:space="0" w:color="auto"/>
        <w:bottom w:val="none" w:sz="0" w:space="0" w:color="auto"/>
        <w:right w:val="none" w:sz="0" w:space="0" w:color="auto"/>
      </w:divBdr>
    </w:div>
    <w:div w:id="1543862353">
      <w:bodyDiv w:val="1"/>
      <w:marLeft w:val="0"/>
      <w:marRight w:val="0"/>
      <w:marTop w:val="0"/>
      <w:marBottom w:val="0"/>
      <w:divBdr>
        <w:top w:val="none" w:sz="0" w:space="0" w:color="auto"/>
        <w:left w:val="none" w:sz="0" w:space="0" w:color="auto"/>
        <w:bottom w:val="none" w:sz="0" w:space="0" w:color="auto"/>
        <w:right w:val="none" w:sz="0" w:space="0" w:color="auto"/>
      </w:divBdr>
    </w:div>
    <w:div w:id="1545405986">
      <w:bodyDiv w:val="1"/>
      <w:marLeft w:val="0"/>
      <w:marRight w:val="0"/>
      <w:marTop w:val="0"/>
      <w:marBottom w:val="0"/>
      <w:divBdr>
        <w:top w:val="none" w:sz="0" w:space="0" w:color="auto"/>
        <w:left w:val="none" w:sz="0" w:space="0" w:color="auto"/>
        <w:bottom w:val="none" w:sz="0" w:space="0" w:color="auto"/>
        <w:right w:val="none" w:sz="0" w:space="0" w:color="auto"/>
      </w:divBdr>
    </w:div>
    <w:div w:id="1550218665">
      <w:bodyDiv w:val="1"/>
      <w:marLeft w:val="0"/>
      <w:marRight w:val="0"/>
      <w:marTop w:val="0"/>
      <w:marBottom w:val="0"/>
      <w:divBdr>
        <w:top w:val="none" w:sz="0" w:space="0" w:color="auto"/>
        <w:left w:val="none" w:sz="0" w:space="0" w:color="auto"/>
        <w:bottom w:val="none" w:sz="0" w:space="0" w:color="auto"/>
        <w:right w:val="none" w:sz="0" w:space="0" w:color="auto"/>
      </w:divBdr>
    </w:div>
    <w:div w:id="1559168174">
      <w:bodyDiv w:val="1"/>
      <w:marLeft w:val="0"/>
      <w:marRight w:val="0"/>
      <w:marTop w:val="0"/>
      <w:marBottom w:val="0"/>
      <w:divBdr>
        <w:top w:val="none" w:sz="0" w:space="0" w:color="auto"/>
        <w:left w:val="none" w:sz="0" w:space="0" w:color="auto"/>
        <w:bottom w:val="none" w:sz="0" w:space="0" w:color="auto"/>
        <w:right w:val="none" w:sz="0" w:space="0" w:color="auto"/>
      </w:divBdr>
    </w:div>
    <w:div w:id="1560552442">
      <w:bodyDiv w:val="1"/>
      <w:marLeft w:val="0"/>
      <w:marRight w:val="0"/>
      <w:marTop w:val="0"/>
      <w:marBottom w:val="0"/>
      <w:divBdr>
        <w:top w:val="none" w:sz="0" w:space="0" w:color="auto"/>
        <w:left w:val="none" w:sz="0" w:space="0" w:color="auto"/>
        <w:bottom w:val="none" w:sz="0" w:space="0" w:color="auto"/>
        <w:right w:val="none" w:sz="0" w:space="0" w:color="auto"/>
      </w:divBdr>
    </w:div>
    <w:div w:id="1560898472">
      <w:bodyDiv w:val="1"/>
      <w:marLeft w:val="0"/>
      <w:marRight w:val="0"/>
      <w:marTop w:val="0"/>
      <w:marBottom w:val="0"/>
      <w:divBdr>
        <w:top w:val="none" w:sz="0" w:space="0" w:color="auto"/>
        <w:left w:val="none" w:sz="0" w:space="0" w:color="auto"/>
        <w:bottom w:val="none" w:sz="0" w:space="0" w:color="auto"/>
        <w:right w:val="none" w:sz="0" w:space="0" w:color="auto"/>
      </w:divBdr>
    </w:div>
    <w:div w:id="1562671994">
      <w:bodyDiv w:val="1"/>
      <w:marLeft w:val="0"/>
      <w:marRight w:val="0"/>
      <w:marTop w:val="0"/>
      <w:marBottom w:val="0"/>
      <w:divBdr>
        <w:top w:val="none" w:sz="0" w:space="0" w:color="auto"/>
        <w:left w:val="none" w:sz="0" w:space="0" w:color="auto"/>
        <w:bottom w:val="none" w:sz="0" w:space="0" w:color="auto"/>
        <w:right w:val="none" w:sz="0" w:space="0" w:color="auto"/>
      </w:divBdr>
    </w:div>
    <w:div w:id="1562908378">
      <w:bodyDiv w:val="1"/>
      <w:marLeft w:val="0"/>
      <w:marRight w:val="0"/>
      <w:marTop w:val="0"/>
      <w:marBottom w:val="0"/>
      <w:divBdr>
        <w:top w:val="none" w:sz="0" w:space="0" w:color="auto"/>
        <w:left w:val="none" w:sz="0" w:space="0" w:color="auto"/>
        <w:bottom w:val="none" w:sz="0" w:space="0" w:color="auto"/>
        <w:right w:val="none" w:sz="0" w:space="0" w:color="auto"/>
      </w:divBdr>
      <w:divsChild>
        <w:div w:id="1273321554">
          <w:marLeft w:val="0"/>
          <w:marRight w:val="0"/>
          <w:marTop w:val="0"/>
          <w:marBottom w:val="0"/>
          <w:divBdr>
            <w:top w:val="none" w:sz="0" w:space="0" w:color="auto"/>
            <w:left w:val="none" w:sz="0" w:space="0" w:color="auto"/>
            <w:bottom w:val="none" w:sz="0" w:space="0" w:color="auto"/>
            <w:right w:val="none" w:sz="0" w:space="0" w:color="auto"/>
          </w:divBdr>
          <w:divsChild>
            <w:div w:id="340745461">
              <w:marLeft w:val="0"/>
              <w:marRight w:val="0"/>
              <w:marTop w:val="0"/>
              <w:marBottom w:val="0"/>
              <w:divBdr>
                <w:top w:val="none" w:sz="0" w:space="0" w:color="auto"/>
                <w:left w:val="none" w:sz="0" w:space="0" w:color="auto"/>
                <w:bottom w:val="none" w:sz="0" w:space="0" w:color="auto"/>
                <w:right w:val="none" w:sz="0" w:space="0" w:color="auto"/>
              </w:divBdr>
              <w:divsChild>
                <w:div w:id="1533766314">
                  <w:marLeft w:val="0"/>
                  <w:marRight w:val="0"/>
                  <w:marTop w:val="0"/>
                  <w:marBottom w:val="0"/>
                  <w:divBdr>
                    <w:top w:val="none" w:sz="0" w:space="0" w:color="auto"/>
                    <w:left w:val="none" w:sz="0" w:space="0" w:color="auto"/>
                    <w:bottom w:val="none" w:sz="0" w:space="0" w:color="auto"/>
                    <w:right w:val="none" w:sz="0" w:space="0" w:color="auto"/>
                  </w:divBdr>
                  <w:divsChild>
                    <w:div w:id="1602881545">
                      <w:marLeft w:val="0"/>
                      <w:marRight w:val="0"/>
                      <w:marTop w:val="0"/>
                      <w:marBottom w:val="0"/>
                      <w:divBdr>
                        <w:top w:val="none" w:sz="0" w:space="0" w:color="auto"/>
                        <w:left w:val="none" w:sz="0" w:space="0" w:color="auto"/>
                        <w:bottom w:val="none" w:sz="0" w:space="0" w:color="auto"/>
                        <w:right w:val="none" w:sz="0" w:space="0" w:color="auto"/>
                      </w:divBdr>
                      <w:divsChild>
                        <w:div w:id="218906521">
                          <w:marLeft w:val="0"/>
                          <w:marRight w:val="0"/>
                          <w:marTop w:val="0"/>
                          <w:marBottom w:val="0"/>
                          <w:divBdr>
                            <w:top w:val="none" w:sz="0" w:space="0" w:color="auto"/>
                            <w:left w:val="none" w:sz="0" w:space="0" w:color="auto"/>
                            <w:bottom w:val="none" w:sz="0" w:space="0" w:color="auto"/>
                            <w:right w:val="none" w:sz="0" w:space="0" w:color="auto"/>
                          </w:divBdr>
                          <w:divsChild>
                            <w:div w:id="12125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217916">
      <w:bodyDiv w:val="1"/>
      <w:marLeft w:val="0"/>
      <w:marRight w:val="0"/>
      <w:marTop w:val="0"/>
      <w:marBottom w:val="0"/>
      <w:divBdr>
        <w:top w:val="none" w:sz="0" w:space="0" w:color="auto"/>
        <w:left w:val="none" w:sz="0" w:space="0" w:color="auto"/>
        <w:bottom w:val="none" w:sz="0" w:space="0" w:color="auto"/>
        <w:right w:val="none" w:sz="0" w:space="0" w:color="auto"/>
      </w:divBdr>
    </w:div>
    <w:div w:id="1565989371">
      <w:bodyDiv w:val="1"/>
      <w:marLeft w:val="0"/>
      <w:marRight w:val="0"/>
      <w:marTop w:val="0"/>
      <w:marBottom w:val="0"/>
      <w:divBdr>
        <w:top w:val="none" w:sz="0" w:space="0" w:color="auto"/>
        <w:left w:val="none" w:sz="0" w:space="0" w:color="auto"/>
        <w:bottom w:val="none" w:sz="0" w:space="0" w:color="auto"/>
        <w:right w:val="none" w:sz="0" w:space="0" w:color="auto"/>
      </w:divBdr>
    </w:div>
    <w:div w:id="1574468016">
      <w:bodyDiv w:val="1"/>
      <w:marLeft w:val="0"/>
      <w:marRight w:val="0"/>
      <w:marTop w:val="0"/>
      <w:marBottom w:val="0"/>
      <w:divBdr>
        <w:top w:val="none" w:sz="0" w:space="0" w:color="auto"/>
        <w:left w:val="none" w:sz="0" w:space="0" w:color="auto"/>
        <w:bottom w:val="none" w:sz="0" w:space="0" w:color="auto"/>
        <w:right w:val="none" w:sz="0" w:space="0" w:color="auto"/>
      </w:divBdr>
    </w:div>
    <w:div w:id="1577591278">
      <w:bodyDiv w:val="1"/>
      <w:marLeft w:val="0"/>
      <w:marRight w:val="0"/>
      <w:marTop w:val="0"/>
      <w:marBottom w:val="0"/>
      <w:divBdr>
        <w:top w:val="none" w:sz="0" w:space="0" w:color="auto"/>
        <w:left w:val="none" w:sz="0" w:space="0" w:color="auto"/>
        <w:bottom w:val="none" w:sz="0" w:space="0" w:color="auto"/>
        <w:right w:val="none" w:sz="0" w:space="0" w:color="auto"/>
      </w:divBdr>
    </w:div>
    <w:div w:id="1580097598">
      <w:bodyDiv w:val="1"/>
      <w:marLeft w:val="0"/>
      <w:marRight w:val="0"/>
      <w:marTop w:val="0"/>
      <w:marBottom w:val="0"/>
      <w:divBdr>
        <w:top w:val="none" w:sz="0" w:space="0" w:color="auto"/>
        <w:left w:val="none" w:sz="0" w:space="0" w:color="auto"/>
        <w:bottom w:val="none" w:sz="0" w:space="0" w:color="auto"/>
        <w:right w:val="none" w:sz="0" w:space="0" w:color="auto"/>
      </w:divBdr>
    </w:div>
    <w:div w:id="1580291551">
      <w:bodyDiv w:val="1"/>
      <w:marLeft w:val="0"/>
      <w:marRight w:val="0"/>
      <w:marTop w:val="0"/>
      <w:marBottom w:val="0"/>
      <w:divBdr>
        <w:top w:val="none" w:sz="0" w:space="0" w:color="auto"/>
        <w:left w:val="none" w:sz="0" w:space="0" w:color="auto"/>
        <w:bottom w:val="none" w:sz="0" w:space="0" w:color="auto"/>
        <w:right w:val="none" w:sz="0" w:space="0" w:color="auto"/>
      </w:divBdr>
    </w:div>
    <w:div w:id="1582174101">
      <w:bodyDiv w:val="1"/>
      <w:marLeft w:val="0"/>
      <w:marRight w:val="0"/>
      <w:marTop w:val="0"/>
      <w:marBottom w:val="0"/>
      <w:divBdr>
        <w:top w:val="none" w:sz="0" w:space="0" w:color="auto"/>
        <w:left w:val="none" w:sz="0" w:space="0" w:color="auto"/>
        <w:bottom w:val="none" w:sz="0" w:space="0" w:color="auto"/>
        <w:right w:val="none" w:sz="0" w:space="0" w:color="auto"/>
      </w:divBdr>
    </w:div>
    <w:div w:id="1584485648">
      <w:bodyDiv w:val="1"/>
      <w:marLeft w:val="0"/>
      <w:marRight w:val="0"/>
      <w:marTop w:val="0"/>
      <w:marBottom w:val="0"/>
      <w:divBdr>
        <w:top w:val="none" w:sz="0" w:space="0" w:color="auto"/>
        <w:left w:val="none" w:sz="0" w:space="0" w:color="auto"/>
        <w:bottom w:val="none" w:sz="0" w:space="0" w:color="auto"/>
        <w:right w:val="none" w:sz="0" w:space="0" w:color="auto"/>
      </w:divBdr>
    </w:div>
    <w:div w:id="1593472934">
      <w:bodyDiv w:val="1"/>
      <w:marLeft w:val="0"/>
      <w:marRight w:val="0"/>
      <w:marTop w:val="0"/>
      <w:marBottom w:val="0"/>
      <w:divBdr>
        <w:top w:val="none" w:sz="0" w:space="0" w:color="auto"/>
        <w:left w:val="none" w:sz="0" w:space="0" w:color="auto"/>
        <w:bottom w:val="none" w:sz="0" w:space="0" w:color="auto"/>
        <w:right w:val="none" w:sz="0" w:space="0" w:color="auto"/>
      </w:divBdr>
    </w:div>
    <w:div w:id="1597857711">
      <w:bodyDiv w:val="1"/>
      <w:marLeft w:val="0"/>
      <w:marRight w:val="0"/>
      <w:marTop w:val="0"/>
      <w:marBottom w:val="0"/>
      <w:divBdr>
        <w:top w:val="none" w:sz="0" w:space="0" w:color="auto"/>
        <w:left w:val="none" w:sz="0" w:space="0" w:color="auto"/>
        <w:bottom w:val="none" w:sz="0" w:space="0" w:color="auto"/>
        <w:right w:val="none" w:sz="0" w:space="0" w:color="auto"/>
      </w:divBdr>
    </w:div>
    <w:div w:id="1599824164">
      <w:bodyDiv w:val="1"/>
      <w:marLeft w:val="0"/>
      <w:marRight w:val="0"/>
      <w:marTop w:val="0"/>
      <w:marBottom w:val="0"/>
      <w:divBdr>
        <w:top w:val="none" w:sz="0" w:space="0" w:color="auto"/>
        <w:left w:val="none" w:sz="0" w:space="0" w:color="auto"/>
        <w:bottom w:val="none" w:sz="0" w:space="0" w:color="auto"/>
        <w:right w:val="none" w:sz="0" w:space="0" w:color="auto"/>
      </w:divBdr>
    </w:div>
    <w:div w:id="1602177625">
      <w:bodyDiv w:val="1"/>
      <w:marLeft w:val="0"/>
      <w:marRight w:val="0"/>
      <w:marTop w:val="0"/>
      <w:marBottom w:val="0"/>
      <w:divBdr>
        <w:top w:val="none" w:sz="0" w:space="0" w:color="auto"/>
        <w:left w:val="none" w:sz="0" w:space="0" w:color="auto"/>
        <w:bottom w:val="none" w:sz="0" w:space="0" w:color="auto"/>
        <w:right w:val="none" w:sz="0" w:space="0" w:color="auto"/>
      </w:divBdr>
    </w:div>
    <w:div w:id="1608076346">
      <w:bodyDiv w:val="1"/>
      <w:marLeft w:val="0"/>
      <w:marRight w:val="0"/>
      <w:marTop w:val="0"/>
      <w:marBottom w:val="0"/>
      <w:divBdr>
        <w:top w:val="none" w:sz="0" w:space="0" w:color="auto"/>
        <w:left w:val="none" w:sz="0" w:space="0" w:color="auto"/>
        <w:bottom w:val="none" w:sz="0" w:space="0" w:color="auto"/>
        <w:right w:val="none" w:sz="0" w:space="0" w:color="auto"/>
      </w:divBdr>
    </w:div>
    <w:div w:id="1610042087">
      <w:bodyDiv w:val="1"/>
      <w:marLeft w:val="0"/>
      <w:marRight w:val="0"/>
      <w:marTop w:val="0"/>
      <w:marBottom w:val="0"/>
      <w:divBdr>
        <w:top w:val="none" w:sz="0" w:space="0" w:color="auto"/>
        <w:left w:val="none" w:sz="0" w:space="0" w:color="auto"/>
        <w:bottom w:val="none" w:sz="0" w:space="0" w:color="auto"/>
        <w:right w:val="none" w:sz="0" w:space="0" w:color="auto"/>
      </w:divBdr>
    </w:div>
    <w:div w:id="1624657301">
      <w:bodyDiv w:val="1"/>
      <w:marLeft w:val="0"/>
      <w:marRight w:val="0"/>
      <w:marTop w:val="0"/>
      <w:marBottom w:val="0"/>
      <w:divBdr>
        <w:top w:val="none" w:sz="0" w:space="0" w:color="auto"/>
        <w:left w:val="none" w:sz="0" w:space="0" w:color="auto"/>
        <w:bottom w:val="none" w:sz="0" w:space="0" w:color="auto"/>
        <w:right w:val="none" w:sz="0" w:space="0" w:color="auto"/>
      </w:divBdr>
      <w:divsChild>
        <w:div w:id="19203035">
          <w:marLeft w:val="0"/>
          <w:marRight w:val="0"/>
          <w:marTop w:val="0"/>
          <w:marBottom w:val="0"/>
          <w:divBdr>
            <w:top w:val="none" w:sz="0" w:space="0" w:color="auto"/>
            <w:left w:val="none" w:sz="0" w:space="0" w:color="auto"/>
            <w:bottom w:val="none" w:sz="0" w:space="0" w:color="auto"/>
            <w:right w:val="none" w:sz="0" w:space="0" w:color="auto"/>
          </w:divBdr>
        </w:div>
        <w:div w:id="1994485957">
          <w:marLeft w:val="0"/>
          <w:marRight w:val="0"/>
          <w:marTop w:val="0"/>
          <w:marBottom w:val="0"/>
          <w:divBdr>
            <w:top w:val="none" w:sz="0" w:space="0" w:color="auto"/>
            <w:left w:val="none" w:sz="0" w:space="0" w:color="auto"/>
            <w:bottom w:val="none" w:sz="0" w:space="0" w:color="auto"/>
            <w:right w:val="none" w:sz="0" w:space="0" w:color="auto"/>
          </w:divBdr>
        </w:div>
      </w:divsChild>
    </w:div>
    <w:div w:id="1627587458">
      <w:bodyDiv w:val="1"/>
      <w:marLeft w:val="0"/>
      <w:marRight w:val="0"/>
      <w:marTop w:val="0"/>
      <w:marBottom w:val="0"/>
      <w:divBdr>
        <w:top w:val="none" w:sz="0" w:space="0" w:color="auto"/>
        <w:left w:val="none" w:sz="0" w:space="0" w:color="auto"/>
        <w:bottom w:val="none" w:sz="0" w:space="0" w:color="auto"/>
        <w:right w:val="none" w:sz="0" w:space="0" w:color="auto"/>
      </w:divBdr>
    </w:div>
    <w:div w:id="1639452562">
      <w:bodyDiv w:val="1"/>
      <w:marLeft w:val="0"/>
      <w:marRight w:val="0"/>
      <w:marTop w:val="0"/>
      <w:marBottom w:val="0"/>
      <w:divBdr>
        <w:top w:val="none" w:sz="0" w:space="0" w:color="auto"/>
        <w:left w:val="none" w:sz="0" w:space="0" w:color="auto"/>
        <w:bottom w:val="none" w:sz="0" w:space="0" w:color="auto"/>
        <w:right w:val="none" w:sz="0" w:space="0" w:color="auto"/>
      </w:divBdr>
    </w:div>
    <w:div w:id="1640651354">
      <w:bodyDiv w:val="1"/>
      <w:marLeft w:val="0"/>
      <w:marRight w:val="0"/>
      <w:marTop w:val="0"/>
      <w:marBottom w:val="0"/>
      <w:divBdr>
        <w:top w:val="none" w:sz="0" w:space="0" w:color="auto"/>
        <w:left w:val="none" w:sz="0" w:space="0" w:color="auto"/>
        <w:bottom w:val="none" w:sz="0" w:space="0" w:color="auto"/>
        <w:right w:val="none" w:sz="0" w:space="0" w:color="auto"/>
      </w:divBdr>
    </w:div>
    <w:div w:id="1644964116">
      <w:bodyDiv w:val="1"/>
      <w:marLeft w:val="0"/>
      <w:marRight w:val="0"/>
      <w:marTop w:val="0"/>
      <w:marBottom w:val="0"/>
      <w:divBdr>
        <w:top w:val="none" w:sz="0" w:space="0" w:color="auto"/>
        <w:left w:val="none" w:sz="0" w:space="0" w:color="auto"/>
        <w:bottom w:val="none" w:sz="0" w:space="0" w:color="auto"/>
        <w:right w:val="none" w:sz="0" w:space="0" w:color="auto"/>
      </w:divBdr>
    </w:div>
    <w:div w:id="1650669172">
      <w:bodyDiv w:val="1"/>
      <w:marLeft w:val="0"/>
      <w:marRight w:val="0"/>
      <w:marTop w:val="0"/>
      <w:marBottom w:val="0"/>
      <w:divBdr>
        <w:top w:val="none" w:sz="0" w:space="0" w:color="auto"/>
        <w:left w:val="none" w:sz="0" w:space="0" w:color="auto"/>
        <w:bottom w:val="none" w:sz="0" w:space="0" w:color="auto"/>
        <w:right w:val="none" w:sz="0" w:space="0" w:color="auto"/>
      </w:divBdr>
    </w:div>
    <w:div w:id="1654603060">
      <w:bodyDiv w:val="1"/>
      <w:marLeft w:val="0"/>
      <w:marRight w:val="0"/>
      <w:marTop w:val="0"/>
      <w:marBottom w:val="0"/>
      <w:divBdr>
        <w:top w:val="none" w:sz="0" w:space="0" w:color="auto"/>
        <w:left w:val="none" w:sz="0" w:space="0" w:color="auto"/>
        <w:bottom w:val="none" w:sz="0" w:space="0" w:color="auto"/>
        <w:right w:val="none" w:sz="0" w:space="0" w:color="auto"/>
      </w:divBdr>
    </w:div>
    <w:div w:id="1655524845">
      <w:bodyDiv w:val="1"/>
      <w:marLeft w:val="0"/>
      <w:marRight w:val="0"/>
      <w:marTop w:val="0"/>
      <w:marBottom w:val="0"/>
      <w:divBdr>
        <w:top w:val="none" w:sz="0" w:space="0" w:color="auto"/>
        <w:left w:val="none" w:sz="0" w:space="0" w:color="auto"/>
        <w:bottom w:val="none" w:sz="0" w:space="0" w:color="auto"/>
        <w:right w:val="none" w:sz="0" w:space="0" w:color="auto"/>
      </w:divBdr>
    </w:div>
    <w:div w:id="1658924437">
      <w:bodyDiv w:val="1"/>
      <w:marLeft w:val="0"/>
      <w:marRight w:val="0"/>
      <w:marTop w:val="0"/>
      <w:marBottom w:val="0"/>
      <w:divBdr>
        <w:top w:val="none" w:sz="0" w:space="0" w:color="auto"/>
        <w:left w:val="none" w:sz="0" w:space="0" w:color="auto"/>
        <w:bottom w:val="none" w:sz="0" w:space="0" w:color="auto"/>
        <w:right w:val="none" w:sz="0" w:space="0" w:color="auto"/>
      </w:divBdr>
    </w:div>
    <w:div w:id="1665695145">
      <w:bodyDiv w:val="1"/>
      <w:marLeft w:val="0"/>
      <w:marRight w:val="0"/>
      <w:marTop w:val="0"/>
      <w:marBottom w:val="0"/>
      <w:divBdr>
        <w:top w:val="none" w:sz="0" w:space="0" w:color="auto"/>
        <w:left w:val="none" w:sz="0" w:space="0" w:color="auto"/>
        <w:bottom w:val="none" w:sz="0" w:space="0" w:color="auto"/>
        <w:right w:val="none" w:sz="0" w:space="0" w:color="auto"/>
      </w:divBdr>
    </w:div>
    <w:div w:id="1666125027">
      <w:bodyDiv w:val="1"/>
      <w:marLeft w:val="0"/>
      <w:marRight w:val="0"/>
      <w:marTop w:val="0"/>
      <w:marBottom w:val="0"/>
      <w:divBdr>
        <w:top w:val="none" w:sz="0" w:space="0" w:color="auto"/>
        <w:left w:val="none" w:sz="0" w:space="0" w:color="auto"/>
        <w:bottom w:val="none" w:sz="0" w:space="0" w:color="auto"/>
        <w:right w:val="none" w:sz="0" w:space="0" w:color="auto"/>
      </w:divBdr>
    </w:div>
    <w:div w:id="1668052044">
      <w:bodyDiv w:val="1"/>
      <w:marLeft w:val="0"/>
      <w:marRight w:val="0"/>
      <w:marTop w:val="0"/>
      <w:marBottom w:val="0"/>
      <w:divBdr>
        <w:top w:val="none" w:sz="0" w:space="0" w:color="auto"/>
        <w:left w:val="none" w:sz="0" w:space="0" w:color="auto"/>
        <w:bottom w:val="none" w:sz="0" w:space="0" w:color="auto"/>
        <w:right w:val="none" w:sz="0" w:space="0" w:color="auto"/>
      </w:divBdr>
    </w:div>
    <w:div w:id="1679843265">
      <w:bodyDiv w:val="1"/>
      <w:marLeft w:val="0"/>
      <w:marRight w:val="0"/>
      <w:marTop w:val="0"/>
      <w:marBottom w:val="0"/>
      <w:divBdr>
        <w:top w:val="none" w:sz="0" w:space="0" w:color="auto"/>
        <w:left w:val="none" w:sz="0" w:space="0" w:color="auto"/>
        <w:bottom w:val="none" w:sz="0" w:space="0" w:color="auto"/>
        <w:right w:val="none" w:sz="0" w:space="0" w:color="auto"/>
      </w:divBdr>
    </w:div>
    <w:div w:id="1681154636">
      <w:bodyDiv w:val="1"/>
      <w:marLeft w:val="0"/>
      <w:marRight w:val="0"/>
      <w:marTop w:val="0"/>
      <w:marBottom w:val="0"/>
      <w:divBdr>
        <w:top w:val="none" w:sz="0" w:space="0" w:color="auto"/>
        <w:left w:val="none" w:sz="0" w:space="0" w:color="auto"/>
        <w:bottom w:val="none" w:sz="0" w:space="0" w:color="auto"/>
        <w:right w:val="none" w:sz="0" w:space="0" w:color="auto"/>
      </w:divBdr>
    </w:div>
    <w:div w:id="1682657682">
      <w:bodyDiv w:val="1"/>
      <w:marLeft w:val="0"/>
      <w:marRight w:val="0"/>
      <w:marTop w:val="0"/>
      <w:marBottom w:val="0"/>
      <w:divBdr>
        <w:top w:val="none" w:sz="0" w:space="0" w:color="auto"/>
        <w:left w:val="none" w:sz="0" w:space="0" w:color="auto"/>
        <w:bottom w:val="none" w:sz="0" w:space="0" w:color="auto"/>
        <w:right w:val="none" w:sz="0" w:space="0" w:color="auto"/>
      </w:divBdr>
      <w:divsChild>
        <w:div w:id="1241065981">
          <w:marLeft w:val="0"/>
          <w:marRight w:val="0"/>
          <w:marTop w:val="0"/>
          <w:marBottom w:val="0"/>
          <w:divBdr>
            <w:top w:val="none" w:sz="0" w:space="0" w:color="auto"/>
            <w:left w:val="none" w:sz="0" w:space="0" w:color="auto"/>
            <w:bottom w:val="none" w:sz="0" w:space="0" w:color="auto"/>
            <w:right w:val="none" w:sz="0" w:space="0" w:color="auto"/>
          </w:divBdr>
          <w:divsChild>
            <w:div w:id="2130123186">
              <w:marLeft w:val="0"/>
              <w:marRight w:val="0"/>
              <w:marTop w:val="0"/>
              <w:marBottom w:val="0"/>
              <w:divBdr>
                <w:top w:val="none" w:sz="0" w:space="0" w:color="auto"/>
                <w:left w:val="none" w:sz="0" w:space="0" w:color="auto"/>
                <w:bottom w:val="none" w:sz="0" w:space="0" w:color="auto"/>
                <w:right w:val="none" w:sz="0" w:space="0" w:color="auto"/>
              </w:divBdr>
              <w:divsChild>
                <w:div w:id="606545325">
                  <w:marLeft w:val="0"/>
                  <w:marRight w:val="0"/>
                  <w:marTop w:val="0"/>
                  <w:marBottom w:val="0"/>
                  <w:divBdr>
                    <w:top w:val="none" w:sz="0" w:space="0" w:color="auto"/>
                    <w:left w:val="none" w:sz="0" w:space="0" w:color="auto"/>
                    <w:bottom w:val="none" w:sz="0" w:space="0" w:color="auto"/>
                    <w:right w:val="none" w:sz="0" w:space="0" w:color="auto"/>
                  </w:divBdr>
                  <w:divsChild>
                    <w:div w:id="1570261705">
                      <w:marLeft w:val="0"/>
                      <w:marRight w:val="0"/>
                      <w:marTop w:val="0"/>
                      <w:marBottom w:val="0"/>
                      <w:divBdr>
                        <w:top w:val="none" w:sz="0" w:space="0" w:color="auto"/>
                        <w:left w:val="none" w:sz="0" w:space="0" w:color="auto"/>
                        <w:bottom w:val="none" w:sz="0" w:space="0" w:color="auto"/>
                        <w:right w:val="none" w:sz="0" w:space="0" w:color="auto"/>
                      </w:divBdr>
                      <w:divsChild>
                        <w:div w:id="1119106227">
                          <w:marLeft w:val="0"/>
                          <w:marRight w:val="0"/>
                          <w:marTop w:val="0"/>
                          <w:marBottom w:val="0"/>
                          <w:divBdr>
                            <w:top w:val="none" w:sz="0" w:space="0" w:color="auto"/>
                            <w:left w:val="none" w:sz="0" w:space="0" w:color="auto"/>
                            <w:bottom w:val="none" w:sz="0" w:space="0" w:color="auto"/>
                            <w:right w:val="none" w:sz="0" w:space="0" w:color="auto"/>
                          </w:divBdr>
                          <w:divsChild>
                            <w:div w:id="185140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401986">
      <w:bodyDiv w:val="1"/>
      <w:marLeft w:val="0"/>
      <w:marRight w:val="0"/>
      <w:marTop w:val="0"/>
      <w:marBottom w:val="0"/>
      <w:divBdr>
        <w:top w:val="none" w:sz="0" w:space="0" w:color="auto"/>
        <w:left w:val="none" w:sz="0" w:space="0" w:color="auto"/>
        <w:bottom w:val="none" w:sz="0" w:space="0" w:color="auto"/>
        <w:right w:val="none" w:sz="0" w:space="0" w:color="auto"/>
      </w:divBdr>
    </w:div>
    <w:div w:id="1686056599">
      <w:bodyDiv w:val="1"/>
      <w:marLeft w:val="0"/>
      <w:marRight w:val="0"/>
      <w:marTop w:val="0"/>
      <w:marBottom w:val="0"/>
      <w:divBdr>
        <w:top w:val="none" w:sz="0" w:space="0" w:color="auto"/>
        <w:left w:val="none" w:sz="0" w:space="0" w:color="auto"/>
        <w:bottom w:val="none" w:sz="0" w:space="0" w:color="auto"/>
        <w:right w:val="none" w:sz="0" w:space="0" w:color="auto"/>
      </w:divBdr>
    </w:div>
    <w:div w:id="1689331751">
      <w:bodyDiv w:val="1"/>
      <w:marLeft w:val="0"/>
      <w:marRight w:val="0"/>
      <w:marTop w:val="0"/>
      <w:marBottom w:val="0"/>
      <w:divBdr>
        <w:top w:val="none" w:sz="0" w:space="0" w:color="auto"/>
        <w:left w:val="none" w:sz="0" w:space="0" w:color="auto"/>
        <w:bottom w:val="none" w:sz="0" w:space="0" w:color="auto"/>
        <w:right w:val="none" w:sz="0" w:space="0" w:color="auto"/>
      </w:divBdr>
    </w:div>
    <w:div w:id="1699501885">
      <w:bodyDiv w:val="1"/>
      <w:marLeft w:val="0"/>
      <w:marRight w:val="0"/>
      <w:marTop w:val="0"/>
      <w:marBottom w:val="0"/>
      <w:divBdr>
        <w:top w:val="none" w:sz="0" w:space="0" w:color="auto"/>
        <w:left w:val="none" w:sz="0" w:space="0" w:color="auto"/>
        <w:bottom w:val="none" w:sz="0" w:space="0" w:color="auto"/>
        <w:right w:val="none" w:sz="0" w:space="0" w:color="auto"/>
      </w:divBdr>
    </w:div>
    <w:div w:id="1699626585">
      <w:bodyDiv w:val="1"/>
      <w:marLeft w:val="0"/>
      <w:marRight w:val="0"/>
      <w:marTop w:val="0"/>
      <w:marBottom w:val="0"/>
      <w:divBdr>
        <w:top w:val="none" w:sz="0" w:space="0" w:color="auto"/>
        <w:left w:val="none" w:sz="0" w:space="0" w:color="auto"/>
        <w:bottom w:val="none" w:sz="0" w:space="0" w:color="auto"/>
        <w:right w:val="none" w:sz="0" w:space="0" w:color="auto"/>
      </w:divBdr>
    </w:div>
    <w:div w:id="1701710275">
      <w:bodyDiv w:val="1"/>
      <w:marLeft w:val="0"/>
      <w:marRight w:val="0"/>
      <w:marTop w:val="0"/>
      <w:marBottom w:val="0"/>
      <w:divBdr>
        <w:top w:val="none" w:sz="0" w:space="0" w:color="auto"/>
        <w:left w:val="none" w:sz="0" w:space="0" w:color="auto"/>
        <w:bottom w:val="none" w:sz="0" w:space="0" w:color="auto"/>
        <w:right w:val="none" w:sz="0" w:space="0" w:color="auto"/>
      </w:divBdr>
    </w:div>
    <w:div w:id="1701930159">
      <w:bodyDiv w:val="1"/>
      <w:marLeft w:val="0"/>
      <w:marRight w:val="0"/>
      <w:marTop w:val="0"/>
      <w:marBottom w:val="0"/>
      <w:divBdr>
        <w:top w:val="none" w:sz="0" w:space="0" w:color="auto"/>
        <w:left w:val="none" w:sz="0" w:space="0" w:color="auto"/>
        <w:bottom w:val="none" w:sz="0" w:space="0" w:color="auto"/>
        <w:right w:val="none" w:sz="0" w:space="0" w:color="auto"/>
      </w:divBdr>
    </w:div>
    <w:div w:id="1724674705">
      <w:bodyDiv w:val="1"/>
      <w:marLeft w:val="0"/>
      <w:marRight w:val="0"/>
      <w:marTop w:val="0"/>
      <w:marBottom w:val="0"/>
      <w:divBdr>
        <w:top w:val="none" w:sz="0" w:space="0" w:color="auto"/>
        <w:left w:val="none" w:sz="0" w:space="0" w:color="auto"/>
        <w:bottom w:val="none" w:sz="0" w:space="0" w:color="auto"/>
        <w:right w:val="none" w:sz="0" w:space="0" w:color="auto"/>
      </w:divBdr>
    </w:div>
    <w:div w:id="1725987420">
      <w:bodyDiv w:val="1"/>
      <w:marLeft w:val="0"/>
      <w:marRight w:val="0"/>
      <w:marTop w:val="0"/>
      <w:marBottom w:val="0"/>
      <w:divBdr>
        <w:top w:val="none" w:sz="0" w:space="0" w:color="auto"/>
        <w:left w:val="none" w:sz="0" w:space="0" w:color="auto"/>
        <w:bottom w:val="none" w:sz="0" w:space="0" w:color="auto"/>
        <w:right w:val="none" w:sz="0" w:space="0" w:color="auto"/>
      </w:divBdr>
    </w:div>
    <w:div w:id="1737239141">
      <w:bodyDiv w:val="1"/>
      <w:marLeft w:val="0"/>
      <w:marRight w:val="0"/>
      <w:marTop w:val="0"/>
      <w:marBottom w:val="0"/>
      <w:divBdr>
        <w:top w:val="none" w:sz="0" w:space="0" w:color="auto"/>
        <w:left w:val="none" w:sz="0" w:space="0" w:color="auto"/>
        <w:bottom w:val="none" w:sz="0" w:space="0" w:color="auto"/>
        <w:right w:val="none" w:sz="0" w:space="0" w:color="auto"/>
      </w:divBdr>
    </w:div>
    <w:div w:id="1742175200">
      <w:bodyDiv w:val="1"/>
      <w:marLeft w:val="0"/>
      <w:marRight w:val="0"/>
      <w:marTop w:val="0"/>
      <w:marBottom w:val="0"/>
      <w:divBdr>
        <w:top w:val="none" w:sz="0" w:space="0" w:color="auto"/>
        <w:left w:val="none" w:sz="0" w:space="0" w:color="auto"/>
        <w:bottom w:val="none" w:sz="0" w:space="0" w:color="auto"/>
        <w:right w:val="none" w:sz="0" w:space="0" w:color="auto"/>
      </w:divBdr>
    </w:div>
    <w:div w:id="1743991982">
      <w:bodyDiv w:val="1"/>
      <w:marLeft w:val="0"/>
      <w:marRight w:val="0"/>
      <w:marTop w:val="0"/>
      <w:marBottom w:val="0"/>
      <w:divBdr>
        <w:top w:val="none" w:sz="0" w:space="0" w:color="auto"/>
        <w:left w:val="none" w:sz="0" w:space="0" w:color="auto"/>
        <w:bottom w:val="none" w:sz="0" w:space="0" w:color="auto"/>
        <w:right w:val="none" w:sz="0" w:space="0" w:color="auto"/>
      </w:divBdr>
      <w:divsChild>
        <w:div w:id="54283648">
          <w:marLeft w:val="0"/>
          <w:marRight w:val="0"/>
          <w:marTop w:val="0"/>
          <w:marBottom w:val="0"/>
          <w:divBdr>
            <w:top w:val="none" w:sz="0" w:space="0" w:color="auto"/>
            <w:left w:val="none" w:sz="0" w:space="0" w:color="auto"/>
            <w:bottom w:val="none" w:sz="0" w:space="0" w:color="auto"/>
            <w:right w:val="none" w:sz="0" w:space="0" w:color="auto"/>
          </w:divBdr>
        </w:div>
        <w:div w:id="1239943872">
          <w:marLeft w:val="0"/>
          <w:marRight w:val="0"/>
          <w:marTop w:val="0"/>
          <w:marBottom w:val="0"/>
          <w:divBdr>
            <w:top w:val="none" w:sz="0" w:space="0" w:color="auto"/>
            <w:left w:val="none" w:sz="0" w:space="0" w:color="auto"/>
            <w:bottom w:val="none" w:sz="0" w:space="0" w:color="auto"/>
            <w:right w:val="none" w:sz="0" w:space="0" w:color="auto"/>
          </w:divBdr>
        </w:div>
      </w:divsChild>
    </w:div>
    <w:div w:id="1747417098">
      <w:bodyDiv w:val="1"/>
      <w:marLeft w:val="0"/>
      <w:marRight w:val="0"/>
      <w:marTop w:val="0"/>
      <w:marBottom w:val="0"/>
      <w:divBdr>
        <w:top w:val="none" w:sz="0" w:space="0" w:color="auto"/>
        <w:left w:val="none" w:sz="0" w:space="0" w:color="auto"/>
        <w:bottom w:val="none" w:sz="0" w:space="0" w:color="auto"/>
        <w:right w:val="none" w:sz="0" w:space="0" w:color="auto"/>
      </w:divBdr>
    </w:div>
    <w:div w:id="1750037639">
      <w:bodyDiv w:val="1"/>
      <w:marLeft w:val="0"/>
      <w:marRight w:val="0"/>
      <w:marTop w:val="0"/>
      <w:marBottom w:val="0"/>
      <w:divBdr>
        <w:top w:val="none" w:sz="0" w:space="0" w:color="auto"/>
        <w:left w:val="none" w:sz="0" w:space="0" w:color="auto"/>
        <w:bottom w:val="none" w:sz="0" w:space="0" w:color="auto"/>
        <w:right w:val="none" w:sz="0" w:space="0" w:color="auto"/>
      </w:divBdr>
    </w:div>
    <w:div w:id="1755854848">
      <w:bodyDiv w:val="1"/>
      <w:marLeft w:val="0"/>
      <w:marRight w:val="0"/>
      <w:marTop w:val="0"/>
      <w:marBottom w:val="0"/>
      <w:divBdr>
        <w:top w:val="none" w:sz="0" w:space="0" w:color="auto"/>
        <w:left w:val="none" w:sz="0" w:space="0" w:color="auto"/>
        <w:bottom w:val="none" w:sz="0" w:space="0" w:color="auto"/>
        <w:right w:val="none" w:sz="0" w:space="0" w:color="auto"/>
      </w:divBdr>
    </w:div>
    <w:div w:id="1759668063">
      <w:bodyDiv w:val="1"/>
      <w:marLeft w:val="0"/>
      <w:marRight w:val="0"/>
      <w:marTop w:val="0"/>
      <w:marBottom w:val="0"/>
      <w:divBdr>
        <w:top w:val="none" w:sz="0" w:space="0" w:color="auto"/>
        <w:left w:val="none" w:sz="0" w:space="0" w:color="auto"/>
        <w:bottom w:val="none" w:sz="0" w:space="0" w:color="auto"/>
        <w:right w:val="none" w:sz="0" w:space="0" w:color="auto"/>
      </w:divBdr>
    </w:div>
    <w:div w:id="1760639693">
      <w:bodyDiv w:val="1"/>
      <w:marLeft w:val="0"/>
      <w:marRight w:val="0"/>
      <w:marTop w:val="0"/>
      <w:marBottom w:val="0"/>
      <w:divBdr>
        <w:top w:val="none" w:sz="0" w:space="0" w:color="auto"/>
        <w:left w:val="none" w:sz="0" w:space="0" w:color="auto"/>
        <w:bottom w:val="none" w:sz="0" w:space="0" w:color="auto"/>
        <w:right w:val="none" w:sz="0" w:space="0" w:color="auto"/>
      </w:divBdr>
    </w:div>
    <w:div w:id="1765344471">
      <w:bodyDiv w:val="1"/>
      <w:marLeft w:val="0"/>
      <w:marRight w:val="0"/>
      <w:marTop w:val="0"/>
      <w:marBottom w:val="0"/>
      <w:divBdr>
        <w:top w:val="none" w:sz="0" w:space="0" w:color="auto"/>
        <w:left w:val="none" w:sz="0" w:space="0" w:color="auto"/>
        <w:bottom w:val="none" w:sz="0" w:space="0" w:color="auto"/>
        <w:right w:val="none" w:sz="0" w:space="0" w:color="auto"/>
      </w:divBdr>
      <w:divsChild>
        <w:div w:id="402024882">
          <w:marLeft w:val="547"/>
          <w:marRight w:val="0"/>
          <w:marTop w:val="96"/>
          <w:marBottom w:val="0"/>
          <w:divBdr>
            <w:top w:val="none" w:sz="0" w:space="0" w:color="auto"/>
            <w:left w:val="none" w:sz="0" w:space="0" w:color="auto"/>
            <w:bottom w:val="none" w:sz="0" w:space="0" w:color="auto"/>
            <w:right w:val="none" w:sz="0" w:space="0" w:color="auto"/>
          </w:divBdr>
        </w:div>
        <w:div w:id="472211185">
          <w:marLeft w:val="547"/>
          <w:marRight w:val="0"/>
          <w:marTop w:val="96"/>
          <w:marBottom w:val="0"/>
          <w:divBdr>
            <w:top w:val="none" w:sz="0" w:space="0" w:color="auto"/>
            <w:left w:val="none" w:sz="0" w:space="0" w:color="auto"/>
            <w:bottom w:val="none" w:sz="0" w:space="0" w:color="auto"/>
            <w:right w:val="none" w:sz="0" w:space="0" w:color="auto"/>
          </w:divBdr>
        </w:div>
        <w:div w:id="633633901">
          <w:marLeft w:val="547"/>
          <w:marRight w:val="0"/>
          <w:marTop w:val="96"/>
          <w:marBottom w:val="0"/>
          <w:divBdr>
            <w:top w:val="none" w:sz="0" w:space="0" w:color="auto"/>
            <w:left w:val="none" w:sz="0" w:space="0" w:color="auto"/>
            <w:bottom w:val="none" w:sz="0" w:space="0" w:color="auto"/>
            <w:right w:val="none" w:sz="0" w:space="0" w:color="auto"/>
          </w:divBdr>
        </w:div>
        <w:div w:id="741635226">
          <w:marLeft w:val="1166"/>
          <w:marRight w:val="0"/>
          <w:marTop w:val="96"/>
          <w:marBottom w:val="0"/>
          <w:divBdr>
            <w:top w:val="none" w:sz="0" w:space="0" w:color="auto"/>
            <w:left w:val="none" w:sz="0" w:space="0" w:color="auto"/>
            <w:bottom w:val="none" w:sz="0" w:space="0" w:color="auto"/>
            <w:right w:val="none" w:sz="0" w:space="0" w:color="auto"/>
          </w:divBdr>
        </w:div>
        <w:div w:id="990255906">
          <w:marLeft w:val="1166"/>
          <w:marRight w:val="0"/>
          <w:marTop w:val="96"/>
          <w:marBottom w:val="0"/>
          <w:divBdr>
            <w:top w:val="none" w:sz="0" w:space="0" w:color="auto"/>
            <w:left w:val="none" w:sz="0" w:space="0" w:color="auto"/>
            <w:bottom w:val="none" w:sz="0" w:space="0" w:color="auto"/>
            <w:right w:val="none" w:sz="0" w:space="0" w:color="auto"/>
          </w:divBdr>
        </w:div>
        <w:div w:id="1114204472">
          <w:marLeft w:val="1166"/>
          <w:marRight w:val="0"/>
          <w:marTop w:val="96"/>
          <w:marBottom w:val="0"/>
          <w:divBdr>
            <w:top w:val="none" w:sz="0" w:space="0" w:color="auto"/>
            <w:left w:val="none" w:sz="0" w:space="0" w:color="auto"/>
            <w:bottom w:val="none" w:sz="0" w:space="0" w:color="auto"/>
            <w:right w:val="none" w:sz="0" w:space="0" w:color="auto"/>
          </w:divBdr>
        </w:div>
      </w:divsChild>
    </w:div>
    <w:div w:id="1777825118">
      <w:bodyDiv w:val="1"/>
      <w:marLeft w:val="0"/>
      <w:marRight w:val="0"/>
      <w:marTop w:val="0"/>
      <w:marBottom w:val="0"/>
      <w:divBdr>
        <w:top w:val="none" w:sz="0" w:space="0" w:color="auto"/>
        <w:left w:val="none" w:sz="0" w:space="0" w:color="auto"/>
        <w:bottom w:val="none" w:sz="0" w:space="0" w:color="auto"/>
        <w:right w:val="none" w:sz="0" w:space="0" w:color="auto"/>
      </w:divBdr>
      <w:divsChild>
        <w:div w:id="173232951">
          <w:marLeft w:val="0"/>
          <w:marRight w:val="0"/>
          <w:marTop w:val="0"/>
          <w:marBottom w:val="0"/>
          <w:divBdr>
            <w:top w:val="none" w:sz="0" w:space="0" w:color="auto"/>
            <w:left w:val="none" w:sz="0" w:space="0" w:color="auto"/>
            <w:bottom w:val="none" w:sz="0" w:space="0" w:color="auto"/>
            <w:right w:val="none" w:sz="0" w:space="0" w:color="auto"/>
          </w:divBdr>
        </w:div>
        <w:div w:id="199972826">
          <w:marLeft w:val="0"/>
          <w:marRight w:val="0"/>
          <w:marTop w:val="0"/>
          <w:marBottom w:val="0"/>
          <w:divBdr>
            <w:top w:val="none" w:sz="0" w:space="0" w:color="auto"/>
            <w:left w:val="none" w:sz="0" w:space="0" w:color="auto"/>
            <w:bottom w:val="none" w:sz="0" w:space="0" w:color="auto"/>
            <w:right w:val="none" w:sz="0" w:space="0" w:color="auto"/>
          </w:divBdr>
        </w:div>
        <w:div w:id="886720312">
          <w:marLeft w:val="0"/>
          <w:marRight w:val="0"/>
          <w:marTop w:val="0"/>
          <w:marBottom w:val="0"/>
          <w:divBdr>
            <w:top w:val="none" w:sz="0" w:space="0" w:color="auto"/>
            <w:left w:val="none" w:sz="0" w:space="0" w:color="auto"/>
            <w:bottom w:val="none" w:sz="0" w:space="0" w:color="auto"/>
            <w:right w:val="none" w:sz="0" w:space="0" w:color="auto"/>
          </w:divBdr>
        </w:div>
        <w:div w:id="946354870">
          <w:marLeft w:val="0"/>
          <w:marRight w:val="0"/>
          <w:marTop w:val="0"/>
          <w:marBottom w:val="0"/>
          <w:divBdr>
            <w:top w:val="none" w:sz="0" w:space="0" w:color="auto"/>
            <w:left w:val="none" w:sz="0" w:space="0" w:color="auto"/>
            <w:bottom w:val="none" w:sz="0" w:space="0" w:color="auto"/>
            <w:right w:val="none" w:sz="0" w:space="0" w:color="auto"/>
          </w:divBdr>
        </w:div>
        <w:div w:id="1111700325">
          <w:marLeft w:val="0"/>
          <w:marRight w:val="0"/>
          <w:marTop w:val="0"/>
          <w:marBottom w:val="0"/>
          <w:divBdr>
            <w:top w:val="none" w:sz="0" w:space="0" w:color="auto"/>
            <w:left w:val="none" w:sz="0" w:space="0" w:color="auto"/>
            <w:bottom w:val="none" w:sz="0" w:space="0" w:color="auto"/>
            <w:right w:val="none" w:sz="0" w:space="0" w:color="auto"/>
          </w:divBdr>
        </w:div>
        <w:div w:id="1224170964">
          <w:marLeft w:val="0"/>
          <w:marRight w:val="0"/>
          <w:marTop w:val="0"/>
          <w:marBottom w:val="0"/>
          <w:divBdr>
            <w:top w:val="none" w:sz="0" w:space="0" w:color="auto"/>
            <w:left w:val="none" w:sz="0" w:space="0" w:color="auto"/>
            <w:bottom w:val="none" w:sz="0" w:space="0" w:color="auto"/>
            <w:right w:val="none" w:sz="0" w:space="0" w:color="auto"/>
          </w:divBdr>
        </w:div>
        <w:div w:id="1949923968">
          <w:marLeft w:val="0"/>
          <w:marRight w:val="0"/>
          <w:marTop w:val="0"/>
          <w:marBottom w:val="0"/>
          <w:divBdr>
            <w:top w:val="none" w:sz="0" w:space="0" w:color="auto"/>
            <w:left w:val="none" w:sz="0" w:space="0" w:color="auto"/>
            <w:bottom w:val="none" w:sz="0" w:space="0" w:color="auto"/>
            <w:right w:val="none" w:sz="0" w:space="0" w:color="auto"/>
          </w:divBdr>
        </w:div>
      </w:divsChild>
    </w:div>
    <w:div w:id="1783724568">
      <w:bodyDiv w:val="1"/>
      <w:marLeft w:val="0"/>
      <w:marRight w:val="0"/>
      <w:marTop w:val="0"/>
      <w:marBottom w:val="0"/>
      <w:divBdr>
        <w:top w:val="none" w:sz="0" w:space="0" w:color="auto"/>
        <w:left w:val="none" w:sz="0" w:space="0" w:color="auto"/>
        <w:bottom w:val="none" w:sz="0" w:space="0" w:color="auto"/>
        <w:right w:val="none" w:sz="0" w:space="0" w:color="auto"/>
      </w:divBdr>
    </w:div>
    <w:div w:id="1785466709">
      <w:bodyDiv w:val="1"/>
      <w:marLeft w:val="0"/>
      <w:marRight w:val="0"/>
      <w:marTop w:val="0"/>
      <w:marBottom w:val="0"/>
      <w:divBdr>
        <w:top w:val="none" w:sz="0" w:space="0" w:color="auto"/>
        <w:left w:val="none" w:sz="0" w:space="0" w:color="auto"/>
        <w:bottom w:val="none" w:sz="0" w:space="0" w:color="auto"/>
        <w:right w:val="none" w:sz="0" w:space="0" w:color="auto"/>
      </w:divBdr>
    </w:div>
    <w:div w:id="1801261948">
      <w:bodyDiv w:val="1"/>
      <w:marLeft w:val="0"/>
      <w:marRight w:val="0"/>
      <w:marTop w:val="0"/>
      <w:marBottom w:val="0"/>
      <w:divBdr>
        <w:top w:val="none" w:sz="0" w:space="0" w:color="auto"/>
        <w:left w:val="none" w:sz="0" w:space="0" w:color="auto"/>
        <w:bottom w:val="none" w:sz="0" w:space="0" w:color="auto"/>
        <w:right w:val="none" w:sz="0" w:space="0" w:color="auto"/>
      </w:divBdr>
    </w:div>
    <w:div w:id="1801999126">
      <w:bodyDiv w:val="1"/>
      <w:marLeft w:val="0"/>
      <w:marRight w:val="0"/>
      <w:marTop w:val="0"/>
      <w:marBottom w:val="0"/>
      <w:divBdr>
        <w:top w:val="none" w:sz="0" w:space="0" w:color="auto"/>
        <w:left w:val="none" w:sz="0" w:space="0" w:color="auto"/>
        <w:bottom w:val="none" w:sz="0" w:space="0" w:color="auto"/>
        <w:right w:val="none" w:sz="0" w:space="0" w:color="auto"/>
      </w:divBdr>
    </w:div>
    <w:div w:id="1806773831">
      <w:bodyDiv w:val="1"/>
      <w:marLeft w:val="0"/>
      <w:marRight w:val="0"/>
      <w:marTop w:val="0"/>
      <w:marBottom w:val="0"/>
      <w:divBdr>
        <w:top w:val="none" w:sz="0" w:space="0" w:color="auto"/>
        <w:left w:val="none" w:sz="0" w:space="0" w:color="auto"/>
        <w:bottom w:val="none" w:sz="0" w:space="0" w:color="auto"/>
        <w:right w:val="none" w:sz="0" w:space="0" w:color="auto"/>
      </w:divBdr>
    </w:div>
    <w:div w:id="1807234018">
      <w:bodyDiv w:val="1"/>
      <w:marLeft w:val="0"/>
      <w:marRight w:val="0"/>
      <w:marTop w:val="0"/>
      <w:marBottom w:val="0"/>
      <w:divBdr>
        <w:top w:val="none" w:sz="0" w:space="0" w:color="auto"/>
        <w:left w:val="none" w:sz="0" w:space="0" w:color="auto"/>
        <w:bottom w:val="none" w:sz="0" w:space="0" w:color="auto"/>
        <w:right w:val="none" w:sz="0" w:space="0" w:color="auto"/>
      </w:divBdr>
    </w:div>
    <w:div w:id="1810904542">
      <w:bodyDiv w:val="1"/>
      <w:marLeft w:val="0"/>
      <w:marRight w:val="0"/>
      <w:marTop w:val="0"/>
      <w:marBottom w:val="0"/>
      <w:divBdr>
        <w:top w:val="none" w:sz="0" w:space="0" w:color="auto"/>
        <w:left w:val="none" w:sz="0" w:space="0" w:color="auto"/>
        <w:bottom w:val="none" w:sz="0" w:space="0" w:color="auto"/>
        <w:right w:val="none" w:sz="0" w:space="0" w:color="auto"/>
      </w:divBdr>
    </w:div>
    <w:div w:id="1811096802">
      <w:bodyDiv w:val="1"/>
      <w:marLeft w:val="0"/>
      <w:marRight w:val="0"/>
      <w:marTop w:val="0"/>
      <w:marBottom w:val="0"/>
      <w:divBdr>
        <w:top w:val="none" w:sz="0" w:space="0" w:color="auto"/>
        <w:left w:val="none" w:sz="0" w:space="0" w:color="auto"/>
        <w:bottom w:val="none" w:sz="0" w:space="0" w:color="auto"/>
        <w:right w:val="none" w:sz="0" w:space="0" w:color="auto"/>
      </w:divBdr>
    </w:div>
    <w:div w:id="1811821384">
      <w:bodyDiv w:val="1"/>
      <w:marLeft w:val="0"/>
      <w:marRight w:val="0"/>
      <w:marTop w:val="0"/>
      <w:marBottom w:val="0"/>
      <w:divBdr>
        <w:top w:val="none" w:sz="0" w:space="0" w:color="auto"/>
        <w:left w:val="none" w:sz="0" w:space="0" w:color="auto"/>
        <w:bottom w:val="none" w:sz="0" w:space="0" w:color="auto"/>
        <w:right w:val="none" w:sz="0" w:space="0" w:color="auto"/>
      </w:divBdr>
      <w:divsChild>
        <w:div w:id="849223875">
          <w:marLeft w:val="0"/>
          <w:marRight w:val="0"/>
          <w:marTop w:val="0"/>
          <w:marBottom w:val="0"/>
          <w:divBdr>
            <w:top w:val="none" w:sz="0" w:space="0" w:color="auto"/>
            <w:left w:val="none" w:sz="0" w:space="0" w:color="auto"/>
            <w:bottom w:val="none" w:sz="0" w:space="0" w:color="auto"/>
            <w:right w:val="none" w:sz="0" w:space="0" w:color="auto"/>
          </w:divBdr>
          <w:divsChild>
            <w:div w:id="847478050">
              <w:marLeft w:val="0"/>
              <w:marRight w:val="0"/>
              <w:marTop w:val="0"/>
              <w:marBottom w:val="0"/>
              <w:divBdr>
                <w:top w:val="none" w:sz="0" w:space="0" w:color="auto"/>
                <w:left w:val="none" w:sz="0" w:space="0" w:color="auto"/>
                <w:bottom w:val="none" w:sz="0" w:space="0" w:color="auto"/>
                <w:right w:val="none" w:sz="0" w:space="0" w:color="auto"/>
              </w:divBdr>
              <w:divsChild>
                <w:div w:id="283318045">
                  <w:marLeft w:val="0"/>
                  <w:marRight w:val="0"/>
                  <w:marTop w:val="0"/>
                  <w:marBottom w:val="0"/>
                  <w:divBdr>
                    <w:top w:val="none" w:sz="0" w:space="0" w:color="auto"/>
                    <w:left w:val="none" w:sz="0" w:space="0" w:color="auto"/>
                    <w:bottom w:val="none" w:sz="0" w:space="0" w:color="auto"/>
                    <w:right w:val="none" w:sz="0" w:space="0" w:color="auto"/>
                  </w:divBdr>
                  <w:divsChild>
                    <w:div w:id="696393924">
                      <w:marLeft w:val="0"/>
                      <w:marRight w:val="0"/>
                      <w:marTop w:val="0"/>
                      <w:marBottom w:val="0"/>
                      <w:divBdr>
                        <w:top w:val="none" w:sz="0" w:space="0" w:color="auto"/>
                        <w:left w:val="none" w:sz="0" w:space="0" w:color="auto"/>
                        <w:bottom w:val="none" w:sz="0" w:space="0" w:color="auto"/>
                        <w:right w:val="none" w:sz="0" w:space="0" w:color="auto"/>
                      </w:divBdr>
                      <w:divsChild>
                        <w:div w:id="2093311391">
                          <w:marLeft w:val="0"/>
                          <w:marRight w:val="0"/>
                          <w:marTop w:val="0"/>
                          <w:marBottom w:val="0"/>
                          <w:divBdr>
                            <w:top w:val="none" w:sz="0" w:space="0" w:color="auto"/>
                            <w:left w:val="none" w:sz="0" w:space="0" w:color="auto"/>
                            <w:bottom w:val="none" w:sz="0" w:space="0" w:color="auto"/>
                            <w:right w:val="none" w:sz="0" w:space="0" w:color="auto"/>
                          </w:divBdr>
                          <w:divsChild>
                            <w:div w:id="16038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792374">
      <w:bodyDiv w:val="1"/>
      <w:marLeft w:val="0"/>
      <w:marRight w:val="0"/>
      <w:marTop w:val="0"/>
      <w:marBottom w:val="0"/>
      <w:divBdr>
        <w:top w:val="none" w:sz="0" w:space="0" w:color="auto"/>
        <w:left w:val="none" w:sz="0" w:space="0" w:color="auto"/>
        <w:bottom w:val="none" w:sz="0" w:space="0" w:color="auto"/>
        <w:right w:val="none" w:sz="0" w:space="0" w:color="auto"/>
      </w:divBdr>
    </w:div>
    <w:div w:id="1815098835">
      <w:bodyDiv w:val="1"/>
      <w:marLeft w:val="0"/>
      <w:marRight w:val="0"/>
      <w:marTop w:val="0"/>
      <w:marBottom w:val="0"/>
      <w:divBdr>
        <w:top w:val="none" w:sz="0" w:space="0" w:color="auto"/>
        <w:left w:val="none" w:sz="0" w:space="0" w:color="auto"/>
        <w:bottom w:val="none" w:sz="0" w:space="0" w:color="auto"/>
        <w:right w:val="none" w:sz="0" w:space="0" w:color="auto"/>
      </w:divBdr>
    </w:div>
    <w:div w:id="1815176261">
      <w:bodyDiv w:val="1"/>
      <w:marLeft w:val="0"/>
      <w:marRight w:val="0"/>
      <w:marTop w:val="0"/>
      <w:marBottom w:val="0"/>
      <w:divBdr>
        <w:top w:val="none" w:sz="0" w:space="0" w:color="auto"/>
        <w:left w:val="none" w:sz="0" w:space="0" w:color="auto"/>
        <w:bottom w:val="none" w:sz="0" w:space="0" w:color="auto"/>
        <w:right w:val="none" w:sz="0" w:space="0" w:color="auto"/>
      </w:divBdr>
    </w:div>
    <w:div w:id="1818691533">
      <w:bodyDiv w:val="1"/>
      <w:marLeft w:val="0"/>
      <w:marRight w:val="0"/>
      <w:marTop w:val="0"/>
      <w:marBottom w:val="0"/>
      <w:divBdr>
        <w:top w:val="none" w:sz="0" w:space="0" w:color="auto"/>
        <w:left w:val="none" w:sz="0" w:space="0" w:color="auto"/>
        <w:bottom w:val="none" w:sz="0" w:space="0" w:color="auto"/>
        <w:right w:val="none" w:sz="0" w:space="0" w:color="auto"/>
      </w:divBdr>
    </w:div>
    <w:div w:id="1822455972">
      <w:bodyDiv w:val="1"/>
      <w:marLeft w:val="0"/>
      <w:marRight w:val="0"/>
      <w:marTop w:val="0"/>
      <w:marBottom w:val="0"/>
      <w:divBdr>
        <w:top w:val="none" w:sz="0" w:space="0" w:color="auto"/>
        <w:left w:val="none" w:sz="0" w:space="0" w:color="auto"/>
        <w:bottom w:val="none" w:sz="0" w:space="0" w:color="auto"/>
        <w:right w:val="none" w:sz="0" w:space="0" w:color="auto"/>
      </w:divBdr>
    </w:div>
    <w:div w:id="1823883253">
      <w:bodyDiv w:val="1"/>
      <w:marLeft w:val="0"/>
      <w:marRight w:val="0"/>
      <w:marTop w:val="0"/>
      <w:marBottom w:val="0"/>
      <w:divBdr>
        <w:top w:val="none" w:sz="0" w:space="0" w:color="auto"/>
        <w:left w:val="none" w:sz="0" w:space="0" w:color="auto"/>
        <w:bottom w:val="none" w:sz="0" w:space="0" w:color="auto"/>
        <w:right w:val="none" w:sz="0" w:space="0" w:color="auto"/>
      </w:divBdr>
    </w:div>
    <w:div w:id="1836216049">
      <w:bodyDiv w:val="1"/>
      <w:marLeft w:val="0"/>
      <w:marRight w:val="0"/>
      <w:marTop w:val="0"/>
      <w:marBottom w:val="0"/>
      <w:divBdr>
        <w:top w:val="none" w:sz="0" w:space="0" w:color="auto"/>
        <w:left w:val="none" w:sz="0" w:space="0" w:color="auto"/>
        <w:bottom w:val="none" w:sz="0" w:space="0" w:color="auto"/>
        <w:right w:val="none" w:sz="0" w:space="0" w:color="auto"/>
      </w:divBdr>
    </w:div>
    <w:div w:id="1846750858">
      <w:bodyDiv w:val="1"/>
      <w:marLeft w:val="0"/>
      <w:marRight w:val="0"/>
      <w:marTop w:val="0"/>
      <w:marBottom w:val="0"/>
      <w:divBdr>
        <w:top w:val="none" w:sz="0" w:space="0" w:color="auto"/>
        <w:left w:val="none" w:sz="0" w:space="0" w:color="auto"/>
        <w:bottom w:val="none" w:sz="0" w:space="0" w:color="auto"/>
        <w:right w:val="none" w:sz="0" w:space="0" w:color="auto"/>
      </w:divBdr>
    </w:div>
    <w:div w:id="1848861246">
      <w:bodyDiv w:val="1"/>
      <w:marLeft w:val="0"/>
      <w:marRight w:val="0"/>
      <w:marTop w:val="0"/>
      <w:marBottom w:val="0"/>
      <w:divBdr>
        <w:top w:val="none" w:sz="0" w:space="0" w:color="auto"/>
        <w:left w:val="none" w:sz="0" w:space="0" w:color="auto"/>
        <w:bottom w:val="none" w:sz="0" w:space="0" w:color="auto"/>
        <w:right w:val="none" w:sz="0" w:space="0" w:color="auto"/>
      </w:divBdr>
    </w:div>
    <w:div w:id="1850094130">
      <w:bodyDiv w:val="1"/>
      <w:marLeft w:val="0"/>
      <w:marRight w:val="0"/>
      <w:marTop w:val="0"/>
      <w:marBottom w:val="0"/>
      <w:divBdr>
        <w:top w:val="none" w:sz="0" w:space="0" w:color="auto"/>
        <w:left w:val="none" w:sz="0" w:space="0" w:color="auto"/>
        <w:bottom w:val="none" w:sz="0" w:space="0" w:color="auto"/>
        <w:right w:val="none" w:sz="0" w:space="0" w:color="auto"/>
      </w:divBdr>
    </w:div>
    <w:div w:id="1851261172">
      <w:bodyDiv w:val="1"/>
      <w:marLeft w:val="0"/>
      <w:marRight w:val="0"/>
      <w:marTop w:val="0"/>
      <w:marBottom w:val="0"/>
      <w:divBdr>
        <w:top w:val="none" w:sz="0" w:space="0" w:color="auto"/>
        <w:left w:val="none" w:sz="0" w:space="0" w:color="auto"/>
        <w:bottom w:val="none" w:sz="0" w:space="0" w:color="auto"/>
        <w:right w:val="none" w:sz="0" w:space="0" w:color="auto"/>
      </w:divBdr>
      <w:divsChild>
        <w:div w:id="1939554885">
          <w:marLeft w:val="0"/>
          <w:marRight w:val="0"/>
          <w:marTop w:val="0"/>
          <w:marBottom w:val="0"/>
          <w:divBdr>
            <w:top w:val="none" w:sz="0" w:space="0" w:color="auto"/>
            <w:left w:val="none" w:sz="0" w:space="0" w:color="auto"/>
            <w:bottom w:val="none" w:sz="0" w:space="0" w:color="auto"/>
            <w:right w:val="none" w:sz="0" w:space="0" w:color="auto"/>
          </w:divBdr>
        </w:div>
        <w:div w:id="2094549904">
          <w:marLeft w:val="0"/>
          <w:marRight w:val="0"/>
          <w:marTop w:val="0"/>
          <w:marBottom w:val="0"/>
          <w:divBdr>
            <w:top w:val="none" w:sz="0" w:space="0" w:color="auto"/>
            <w:left w:val="none" w:sz="0" w:space="0" w:color="auto"/>
            <w:bottom w:val="none" w:sz="0" w:space="0" w:color="auto"/>
            <w:right w:val="none" w:sz="0" w:space="0" w:color="auto"/>
          </w:divBdr>
        </w:div>
      </w:divsChild>
    </w:div>
    <w:div w:id="1852328979">
      <w:bodyDiv w:val="1"/>
      <w:marLeft w:val="0"/>
      <w:marRight w:val="0"/>
      <w:marTop w:val="0"/>
      <w:marBottom w:val="0"/>
      <w:divBdr>
        <w:top w:val="none" w:sz="0" w:space="0" w:color="auto"/>
        <w:left w:val="none" w:sz="0" w:space="0" w:color="auto"/>
        <w:bottom w:val="none" w:sz="0" w:space="0" w:color="auto"/>
        <w:right w:val="none" w:sz="0" w:space="0" w:color="auto"/>
      </w:divBdr>
    </w:div>
    <w:div w:id="1859811545">
      <w:bodyDiv w:val="1"/>
      <w:marLeft w:val="0"/>
      <w:marRight w:val="0"/>
      <w:marTop w:val="0"/>
      <w:marBottom w:val="0"/>
      <w:divBdr>
        <w:top w:val="none" w:sz="0" w:space="0" w:color="auto"/>
        <w:left w:val="none" w:sz="0" w:space="0" w:color="auto"/>
        <w:bottom w:val="none" w:sz="0" w:space="0" w:color="auto"/>
        <w:right w:val="none" w:sz="0" w:space="0" w:color="auto"/>
      </w:divBdr>
    </w:div>
    <w:div w:id="1875191151">
      <w:bodyDiv w:val="1"/>
      <w:marLeft w:val="0"/>
      <w:marRight w:val="0"/>
      <w:marTop w:val="0"/>
      <w:marBottom w:val="0"/>
      <w:divBdr>
        <w:top w:val="none" w:sz="0" w:space="0" w:color="auto"/>
        <w:left w:val="none" w:sz="0" w:space="0" w:color="auto"/>
        <w:bottom w:val="none" w:sz="0" w:space="0" w:color="auto"/>
        <w:right w:val="none" w:sz="0" w:space="0" w:color="auto"/>
      </w:divBdr>
    </w:div>
    <w:div w:id="1876036513">
      <w:bodyDiv w:val="1"/>
      <w:marLeft w:val="0"/>
      <w:marRight w:val="0"/>
      <w:marTop w:val="0"/>
      <w:marBottom w:val="0"/>
      <w:divBdr>
        <w:top w:val="none" w:sz="0" w:space="0" w:color="auto"/>
        <w:left w:val="none" w:sz="0" w:space="0" w:color="auto"/>
        <w:bottom w:val="none" w:sz="0" w:space="0" w:color="auto"/>
        <w:right w:val="none" w:sz="0" w:space="0" w:color="auto"/>
      </w:divBdr>
    </w:div>
    <w:div w:id="1876383917">
      <w:bodyDiv w:val="1"/>
      <w:marLeft w:val="0"/>
      <w:marRight w:val="0"/>
      <w:marTop w:val="0"/>
      <w:marBottom w:val="0"/>
      <w:divBdr>
        <w:top w:val="none" w:sz="0" w:space="0" w:color="auto"/>
        <w:left w:val="none" w:sz="0" w:space="0" w:color="auto"/>
        <w:bottom w:val="none" w:sz="0" w:space="0" w:color="auto"/>
        <w:right w:val="none" w:sz="0" w:space="0" w:color="auto"/>
      </w:divBdr>
    </w:div>
    <w:div w:id="1880042836">
      <w:bodyDiv w:val="1"/>
      <w:marLeft w:val="0"/>
      <w:marRight w:val="0"/>
      <w:marTop w:val="0"/>
      <w:marBottom w:val="0"/>
      <w:divBdr>
        <w:top w:val="none" w:sz="0" w:space="0" w:color="auto"/>
        <w:left w:val="none" w:sz="0" w:space="0" w:color="auto"/>
        <w:bottom w:val="none" w:sz="0" w:space="0" w:color="auto"/>
        <w:right w:val="none" w:sz="0" w:space="0" w:color="auto"/>
      </w:divBdr>
    </w:div>
    <w:div w:id="1884369067">
      <w:bodyDiv w:val="1"/>
      <w:marLeft w:val="0"/>
      <w:marRight w:val="0"/>
      <w:marTop w:val="0"/>
      <w:marBottom w:val="0"/>
      <w:divBdr>
        <w:top w:val="none" w:sz="0" w:space="0" w:color="auto"/>
        <w:left w:val="none" w:sz="0" w:space="0" w:color="auto"/>
        <w:bottom w:val="none" w:sz="0" w:space="0" w:color="auto"/>
        <w:right w:val="none" w:sz="0" w:space="0" w:color="auto"/>
      </w:divBdr>
    </w:div>
    <w:div w:id="1889487927">
      <w:bodyDiv w:val="1"/>
      <w:marLeft w:val="0"/>
      <w:marRight w:val="0"/>
      <w:marTop w:val="0"/>
      <w:marBottom w:val="0"/>
      <w:divBdr>
        <w:top w:val="none" w:sz="0" w:space="0" w:color="auto"/>
        <w:left w:val="none" w:sz="0" w:space="0" w:color="auto"/>
        <w:bottom w:val="none" w:sz="0" w:space="0" w:color="auto"/>
        <w:right w:val="none" w:sz="0" w:space="0" w:color="auto"/>
      </w:divBdr>
    </w:div>
    <w:div w:id="1890527546">
      <w:bodyDiv w:val="1"/>
      <w:marLeft w:val="0"/>
      <w:marRight w:val="0"/>
      <w:marTop w:val="0"/>
      <w:marBottom w:val="0"/>
      <w:divBdr>
        <w:top w:val="none" w:sz="0" w:space="0" w:color="auto"/>
        <w:left w:val="none" w:sz="0" w:space="0" w:color="auto"/>
        <w:bottom w:val="none" w:sz="0" w:space="0" w:color="auto"/>
        <w:right w:val="none" w:sz="0" w:space="0" w:color="auto"/>
      </w:divBdr>
    </w:div>
    <w:div w:id="1904172867">
      <w:bodyDiv w:val="1"/>
      <w:marLeft w:val="0"/>
      <w:marRight w:val="0"/>
      <w:marTop w:val="0"/>
      <w:marBottom w:val="0"/>
      <w:divBdr>
        <w:top w:val="none" w:sz="0" w:space="0" w:color="auto"/>
        <w:left w:val="none" w:sz="0" w:space="0" w:color="auto"/>
        <w:bottom w:val="none" w:sz="0" w:space="0" w:color="auto"/>
        <w:right w:val="none" w:sz="0" w:space="0" w:color="auto"/>
      </w:divBdr>
    </w:div>
    <w:div w:id="1904293125">
      <w:bodyDiv w:val="1"/>
      <w:marLeft w:val="0"/>
      <w:marRight w:val="0"/>
      <w:marTop w:val="0"/>
      <w:marBottom w:val="0"/>
      <w:divBdr>
        <w:top w:val="none" w:sz="0" w:space="0" w:color="auto"/>
        <w:left w:val="none" w:sz="0" w:space="0" w:color="auto"/>
        <w:bottom w:val="none" w:sz="0" w:space="0" w:color="auto"/>
        <w:right w:val="none" w:sz="0" w:space="0" w:color="auto"/>
      </w:divBdr>
    </w:div>
    <w:div w:id="1904637353">
      <w:bodyDiv w:val="1"/>
      <w:marLeft w:val="0"/>
      <w:marRight w:val="0"/>
      <w:marTop w:val="0"/>
      <w:marBottom w:val="0"/>
      <w:divBdr>
        <w:top w:val="none" w:sz="0" w:space="0" w:color="auto"/>
        <w:left w:val="none" w:sz="0" w:space="0" w:color="auto"/>
        <w:bottom w:val="none" w:sz="0" w:space="0" w:color="auto"/>
        <w:right w:val="none" w:sz="0" w:space="0" w:color="auto"/>
      </w:divBdr>
    </w:div>
    <w:div w:id="1904683470">
      <w:bodyDiv w:val="1"/>
      <w:marLeft w:val="0"/>
      <w:marRight w:val="0"/>
      <w:marTop w:val="0"/>
      <w:marBottom w:val="0"/>
      <w:divBdr>
        <w:top w:val="none" w:sz="0" w:space="0" w:color="auto"/>
        <w:left w:val="none" w:sz="0" w:space="0" w:color="auto"/>
        <w:bottom w:val="none" w:sz="0" w:space="0" w:color="auto"/>
        <w:right w:val="none" w:sz="0" w:space="0" w:color="auto"/>
      </w:divBdr>
    </w:div>
    <w:div w:id="1907884614">
      <w:bodyDiv w:val="1"/>
      <w:marLeft w:val="0"/>
      <w:marRight w:val="0"/>
      <w:marTop w:val="0"/>
      <w:marBottom w:val="0"/>
      <w:divBdr>
        <w:top w:val="none" w:sz="0" w:space="0" w:color="auto"/>
        <w:left w:val="none" w:sz="0" w:space="0" w:color="auto"/>
        <w:bottom w:val="none" w:sz="0" w:space="0" w:color="auto"/>
        <w:right w:val="none" w:sz="0" w:space="0" w:color="auto"/>
      </w:divBdr>
    </w:div>
    <w:div w:id="1909998844">
      <w:bodyDiv w:val="1"/>
      <w:marLeft w:val="0"/>
      <w:marRight w:val="0"/>
      <w:marTop w:val="0"/>
      <w:marBottom w:val="0"/>
      <w:divBdr>
        <w:top w:val="none" w:sz="0" w:space="0" w:color="auto"/>
        <w:left w:val="none" w:sz="0" w:space="0" w:color="auto"/>
        <w:bottom w:val="none" w:sz="0" w:space="0" w:color="auto"/>
        <w:right w:val="none" w:sz="0" w:space="0" w:color="auto"/>
      </w:divBdr>
    </w:div>
    <w:div w:id="1912739982">
      <w:bodyDiv w:val="1"/>
      <w:marLeft w:val="0"/>
      <w:marRight w:val="0"/>
      <w:marTop w:val="0"/>
      <w:marBottom w:val="0"/>
      <w:divBdr>
        <w:top w:val="none" w:sz="0" w:space="0" w:color="auto"/>
        <w:left w:val="none" w:sz="0" w:space="0" w:color="auto"/>
        <w:bottom w:val="none" w:sz="0" w:space="0" w:color="auto"/>
        <w:right w:val="none" w:sz="0" w:space="0" w:color="auto"/>
      </w:divBdr>
    </w:div>
    <w:div w:id="1917283570">
      <w:bodyDiv w:val="1"/>
      <w:marLeft w:val="0"/>
      <w:marRight w:val="0"/>
      <w:marTop w:val="0"/>
      <w:marBottom w:val="0"/>
      <w:divBdr>
        <w:top w:val="none" w:sz="0" w:space="0" w:color="auto"/>
        <w:left w:val="none" w:sz="0" w:space="0" w:color="auto"/>
        <w:bottom w:val="none" w:sz="0" w:space="0" w:color="auto"/>
        <w:right w:val="none" w:sz="0" w:space="0" w:color="auto"/>
      </w:divBdr>
    </w:div>
    <w:div w:id="1921057386">
      <w:bodyDiv w:val="1"/>
      <w:marLeft w:val="0"/>
      <w:marRight w:val="0"/>
      <w:marTop w:val="0"/>
      <w:marBottom w:val="0"/>
      <w:divBdr>
        <w:top w:val="none" w:sz="0" w:space="0" w:color="auto"/>
        <w:left w:val="none" w:sz="0" w:space="0" w:color="auto"/>
        <w:bottom w:val="none" w:sz="0" w:space="0" w:color="auto"/>
        <w:right w:val="none" w:sz="0" w:space="0" w:color="auto"/>
      </w:divBdr>
    </w:div>
    <w:div w:id="1921331858">
      <w:bodyDiv w:val="1"/>
      <w:marLeft w:val="0"/>
      <w:marRight w:val="0"/>
      <w:marTop w:val="0"/>
      <w:marBottom w:val="0"/>
      <w:divBdr>
        <w:top w:val="none" w:sz="0" w:space="0" w:color="auto"/>
        <w:left w:val="none" w:sz="0" w:space="0" w:color="auto"/>
        <w:bottom w:val="none" w:sz="0" w:space="0" w:color="auto"/>
        <w:right w:val="none" w:sz="0" w:space="0" w:color="auto"/>
      </w:divBdr>
    </w:div>
    <w:div w:id="1929845586">
      <w:bodyDiv w:val="1"/>
      <w:marLeft w:val="0"/>
      <w:marRight w:val="0"/>
      <w:marTop w:val="0"/>
      <w:marBottom w:val="0"/>
      <w:divBdr>
        <w:top w:val="none" w:sz="0" w:space="0" w:color="auto"/>
        <w:left w:val="none" w:sz="0" w:space="0" w:color="auto"/>
        <w:bottom w:val="none" w:sz="0" w:space="0" w:color="auto"/>
        <w:right w:val="none" w:sz="0" w:space="0" w:color="auto"/>
      </w:divBdr>
      <w:divsChild>
        <w:div w:id="1796945616">
          <w:marLeft w:val="0"/>
          <w:marRight w:val="0"/>
          <w:marTop w:val="0"/>
          <w:marBottom w:val="0"/>
          <w:divBdr>
            <w:top w:val="none" w:sz="0" w:space="0" w:color="auto"/>
            <w:left w:val="none" w:sz="0" w:space="0" w:color="auto"/>
            <w:bottom w:val="none" w:sz="0" w:space="0" w:color="auto"/>
            <w:right w:val="none" w:sz="0" w:space="0" w:color="auto"/>
          </w:divBdr>
          <w:divsChild>
            <w:div w:id="104349913">
              <w:marLeft w:val="0"/>
              <w:marRight w:val="0"/>
              <w:marTop w:val="0"/>
              <w:marBottom w:val="0"/>
              <w:divBdr>
                <w:top w:val="none" w:sz="0" w:space="0" w:color="auto"/>
                <w:left w:val="none" w:sz="0" w:space="0" w:color="auto"/>
                <w:bottom w:val="none" w:sz="0" w:space="0" w:color="auto"/>
                <w:right w:val="none" w:sz="0" w:space="0" w:color="auto"/>
              </w:divBdr>
              <w:divsChild>
                <w:div w:id="539898890">
                  <w:marLeft w:val="0"/>
                  <w:marRight w:val="0"/>
                  <w:marTop w:val="0"/>
                  <w:marBottom w:val="0"/>
                  <w:divBdr>
                    <w:top w:val="none" w:sz="0" w:space="0" w:color="auto"/>
                    <w:left w:val="none" w:sz="0" w:space="0" w:color="auto"/>
                    <w:bottom w:val="none" w:sz="0" w:space="0" w:color="auto"/>
                    <w:right w:val="none" w:sz="0" w:space="0" w:color="auto"/>
                  </w:divBdr>
                  <w:divsChild>
                    <w:div w:id="340855292">
                      <w:marLeft w:val="0"/>
                      <w:marRight w:val="0"/>
                      <w:marTop w:val="0"/>
                      <w:marBottom w:val="0"/>
                      <w:divBdr>
                        <w:top w:val="none" w:sz="0" w:space="0" w:color="auto"/>
                        <w:left w:val="none" w:sz="0" w:space="0" w:color="auto"/>
                        <w:bottom w:val="none" w:sz="0" w:space="0" w:color="auto"/>
                        <w:right w:val="none" w:sz="0" w:space="0" w:color="auto"/>
                      </w:divBdr>
                      <w:divsChild>
                        <w:div w:id="2063675439">
                          <w:marLeft w:val="0"/>
                          <w:marRight w:val="0"/>
                          <w:marTop w:val="0"/>
                          <w:marBottom w:val="0"/>
                          <w:divBdr>
                            <w:top w:val="none" w:sz="0" w:space="0" w:color="auto"/>
                            <w:left w:val="none" w:sz="0" w:space="0" w:color="auto"/>
                            <w:bottom w:val="none" w:sz="0" w:space="0" w:color="auto"/>
                            <w:right w:val="none" w:sz="0" w:space="0" w:color="auto"/>
                          </w:divBdr>
                          <w:divsChild>
                            <w:div w:id="11563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231420">
      <w:bodyDiv w:val="1"/>
      <w:marLeft w:val="0"/>
      <w:marRight w:val="0"/>
      <w:marTop w:val="0"/>
      <w:marBottom w:val="0"/>
      <w:divBdr>
        <w:top w:val="none" w:sz="0" w:space="0" w:color="auto"/>
        <w:left w:val="none" w:sz="0" w:space="0" w:color="auto"/>
        <w:bottom w:val="none" w:sz="0" w:space="0" w:color="auto"/>
        <w:right w:val="none" w:sz="0" w:space="0" w:color="auto"/>
      </w:divBdr>
    </w:div>
    <w:div w:id="1937790940">
      <w:bodyDiv w:val="1"/>
      <w:marLeft w:val="0"/>
      <w:marRight w:val="0"/>
      <w:marTop w:val="0"/>
      <w:marBottom w:val="0"/>
      <w:divBdr>
        <w:top w:val="none" w:sz="0" w:space="0" w:color="auto"/>
        <w:left w:val="none" w:sz="0" w:space="0" w:color="auto"/>
        <w:bottom w:val="none" w:sz="0" w:space="0" w:color="auto"/>
        <w:right w:val="none" w:sz="0" w:space="0" w:color="auto"/>
      </w:divBdr>
    </w:div>
    <w:div w:id="1938518832">
      <w:bodyDiv w:val="1"/>
      <w:marLeft w:val="0"/>
      <w:marRight w:val="0"/>
      <w:marTop w:val="0"/>
      <w:marBottom w:val="0"/>
      <w:divBdr>
        <w:top w:val="none" w:sz="0" w:space="0" w:color="auto"/>
        <w:left w:val="none" w:sz="0" w:space="0" w:color="auto"/>
        <w:bottom w:val="none" w:sz="0" w:space="0" w:color="auto"/>
        <w:right w:val="none" w:sz="0" w:space="0" w:color="auto"/>
      </w:divBdr>
    </w:div>
    <w:div w:id="1939096055">
      <w:bodyDiv w:val="1"/>
      <w:marLeft w:val="0"/>
      <w:marRight w:val="0"/>
      <w:marTop w:val="0"/>
      <w:marBottom w:val="0"/>
      <w:divBdr>
        <w:top w:val="none" w:sz="0" w:space="0" w:color="auto"/>
        <w:left w:val="none" w:sz="0" w:space="0" w:color="auto"/>
        <w:bottom w:val="none" w:sz="0" w:space="0" w:color="auto"/>
        <w:right w:val="none" w:sz="0" w:space="0" w:color="auto"/>
      </w:divBdr>
    </w:div>
    <w:div w:id="1939407400">
      <w:bodyDiv w:val="1"/>
      <w:marLeft w:val="0"/>
      <w:marRight w:val="0"/>
      <w:marTop w:val="0"/>
      <w:marBottom w:val="0"/>
      <w:divBdr>
        <w:top w:val="none" w:sz="0" w:space="0" w:color="auto"/>
        <w:left w:val="none" w:sz="0" w:space="0" w:color="auto"/>
        <w:bottom w:val="none" w:sz="0" w:space="0" w:color="auto"/>
        <w:right w:val="none" w:sz="0" w:space="0" w:color="auto"/>
      </w:divBdr>
    </w:div>
    <w:div w:id="1945192202">
      <w:bodyDiv w:val="1"/>
      <w:marLeft w:val="0"/>
      <w:marRight w:val="0"/>
      <w:marTop w:val="0"/>
      <w:marBottom w:val="0"/>
      <w:divBdr>
        <w:top w:val="none" w:sz="0" w:space="0" w:color="auto"/>
        <w:left w:val="none" w:sz="0" w:space="0" w:color="auto"/>
        <w:bottom w:val="none" w:sz="0" w:space="0" w:color="auto"/>
        <w:right w:val="none" w:sz="0" w:space="0" w:color="auto"/>
      </w:divBdr>
    </w:div>
    <w:div w:id="1945262294">
      <w:bodyDiv w:val="1"/>
      <w:marLeft w:val="0"/>
      <w:marRight w:val="0"/>
      <w:marTop w:val="0"/>
      <w:marBottom w:val="0"/>
      <w:divBdr>
        <w:top w:val="none" w:sz="0" w:space="0" w:color="auto"/>
        <w:left w:val="none" w:sz="0" w:space="0" w:color="auto"/>
        <w:bottom w:val="none" w:sz="0" w:space="0" w:color="auto"/>
        <w:right w:val="none" w:sz="0" w:space="0" w:color="auto"/>
      </w:divBdr>
    </w:div>
    <w:div w:id="1948155660">
      <w:bodyDiv w:val="1"/>
      <w:marLeft w:val="0"/>
      <w:marRight w:val="0"/>
      <w:marTop w:val="0"/>
      <w:marBottom w:val="0"/>
      <w:divBdr>
        <w:top w:val="none" w:sz="0" w:space="0" w:color="auto"/>
        <w:left w:val="none" w:sz="0" w:space="0" w:color="auto"/>
        <w:bottom w:val="none" w:sz="0" w:space="0" w:color="auto"/>
        <w:right w:val="none" w:sz="0" w:space="0" w:color="auto"/>
      </w:divBdr>
    </w:div>
    <w:div w:id="1961912597">
      <w:bodyDiv w:val="1"/>
      <w:marLeft w:val="0"/>
      <w:marRight w:val="0"/>
      <w:marTop w:val="0"/>
      <w:marBottom w:val="0"/>
      <w:divBdr>
        <w:top w:val="none" w:sz="0" w:space="0" w:color="auto"/>
        <w:left w:val="none" w:sz="0" w:space="0" w:color="auto"/>
        <w:bottom w:val="none" w:sz="0" w:space="0" w:color="auto"/>
        <w:right w:val="none" w:sz="0" w:space="0" w:color="auto"/>
      </w:divBdr>
    </w:div>
    <w:div w:id="1970355861">
      <w:bodyDiv w:val="1"/>
      <w:marLeft w:val="0"/>
      <w:marRight w:val="0"/>
      <w:marTop w:val="0"/>
      <w:marBottom w:val="0"/>
      <w:divBdr>
        <w:top w:val="none" w:sz="0" w:space="0" w:color="auto"/>
        <w:left w:val="none" w:sz="0" w:space="0" w:color="auto"/>
        <w:bottom w:val="none" w:sz="0" w:space="0" w:color="auto"/>
        <w:right w:val="none" w:sz="0" w:space="0" w:color="auto"/>
      </w:divBdr>
    </w:div>
    <w:div w:id="1974631976">
      <w:bodyDiv w:val="1"/>
      <w:marLeft w:val="0"/>
      <w:marRight w:val="0"/>
      <w:marTop w:val="0"/>
      <w:marBottom w:val="0"/>
      <w:divBdr>
        <w:top w:val="none" w:sz="0" w:space="0" w:color="auto"/>
        <w:left w:val="none" w:sz="0" w:space="0" w:color="auto"/>
        <w:bottom w:val="none" w:sz="0" w:space="0" w:color="auto"/>
        <w:right w:val="none" w:sz="0" w:space="0" w:color="auto"/>
      </w:divBdr>
    </w:div>
    <w:div w:id="1977636395">
      <w:bodyDiv w:val="1"/>
      <w:marLeft w:val="0"/>
      <w:marRight w:val="0"/>
      <w:marTop w:val="0"/>
      <w:marBottom w:val="0"/>
      <w:divBdr>
        <w:top w:val="none" w:sz="0" w:space="0" w:color="auto"/>
        <w:left w:val="none" w:sz="0" w:space="0" w:color="auto"/>
        <w:bottom w:val="none" w:sz="0" w:space="0" w:color="auto"/>
        <w:right w:val="none" w:sz="0" w:space="0" w:color="auto"/>
      </w:divBdr>
    </w:div>
    <w:div w:id="1978030709">
      <w:bodyDiv w:val="1"/>
      <w:marLeft w:val="0"/>
      <w:marRight w:val="0"/>
      <w:marTop w:val="0"/>
      <w:marBottom w:val="0"/>
      <w:divBdr>
        <w:top w:val="none" w:sz="0" w:space="0" w:color="auto"/>
        <w:left w:val="none" w:sz="0" w:space="0" w:color="auto"/>
        <w:bottom w:val="none" w:sz="0" w:space="0" w:color="auto"/>
        <w:right w:val="none" w:sz="0" w:space="0" w:color="auto"/>
      </w:divBdr>
    </w:div>
    <w:div w:id="1982879658">
      <w:bodyDiv w:val="1"/>
      <w:marLeft w:val="0"/>
      <w:marRight w:val="0"/>
      <w:marTop w:val="0"/>
      <w:marBottom w:val="0"/>
      <w:divBdr>
        <w:top w:val="none" w:sz="0" w:space="0" w:color="auto"/>
        <w:left w:val="none" w:sz="0" w:space="0" w:color="auto"/>
        <w:bottom w:val="none" w:sz="0" w:space="0" w:color="auto"/>
        <w:right w:val="none" w:sz="0" w:space="0" w:color="auto"/>
      </w:divBdr>
    </w:div>
    <w:div w:id="1987199096">
      <w:bodyDiv w:val="1"/>
      <w:marLeft w:val="0"/>
      <w:marRight w:val="0"/>
      <w:marTop w:val="0"/>
      <w:marBottom w:val="0"/>
      <w:divBdr>
        <w:top w:val="none" w:sz="0" w:space="0" w:color="auto"/>
        <w:left w:val="none" w:sz="0" w:space="0" w:color="auto"/>
        <w:bottom w:val="none" w:sz="0" w:space="0" w:color="auto"/>
        <w:right w:val="none" w:sz="0" w:space="0" w:color="auto"/>
      </w:divBdr>
    </w:div>
    <w:div w:id="1988507020">
      <w:bodyDiv w:val="1"/>
      <w:marLeft w:val="0"/>
      <w:marRight w:val="0"/>
      <w:marTop w:val="0"/>
      <w:marBottom w:val="0"/>
      <w:divBdr>
        <w:top w:val="none" w:sz="0" w:space="0" w:color="auto"/>
        <w:left w:val="none" w:sz="0" w:space="0" w:color="auto"/>
        <w:bottom w:val="none" w:sz="0" w:space="0" w:color="auto"/>
        <w:right w:val="none" w:sz="0" w:space="0" w:color="auto"/>
      </w:divBdr>
    </w:div>
    <w:div w:id="1988777795">
      <w:bodyDiv w:val="1"/>
      <w:marLeft w:val="0"/>
      <w:marRight w:val="0"/>
      <w:marTop w:val="0"/>
      <w:marBottom w:val="0"/>
      <w:divBdr>
        <w:top w:val="none" w:sz="0" w:space="0" w:color="auto"/>
        <w:left w:val="none" w:sz="0" w:space="0" w:color="auto"/>
        <w:bottom w:val="none" w:sz="0" w:space="0" w:color="auto"/>
        <w:right w:val="none" w:sz="0" w:space="0" w:color="auto"/>
      </w:divBdr>
    </w:div>
    <w:div w:id="1989364062">
      <w:bodyDiv w:val="1"/>
      <w:marLeft w:val="0"/>
      <w:marRight w:val="0"/>
      <w:marTop w:val="0"/>
      <w:marBottom w:val="0"/>
      <w:divBdr>
        <w:top w:val="none" w:sz="0" w:space="0" w:color="auto"/>
        <w:left w:val="none" w:sz="0" w:space="0" w:color="auto"/>
        <w:bottom w:val="none" w:sz="0" w:space="0" w:color="auto"/>
        <w:right w:val="none" w:sz="0" w:space="0" w:color="auto"/>
      </w:divBdr>
    </w:div>
    <w:div w:id="1991013355">
      <w:bodyDiv w:val="1"/>
      <w:marLeft w:val="0"/>
      <w:marRight w:val="0"/>
      <w:marTop w:val="0"/>
      <w:marBottom w:val="0"/>
      <w:divBdr>
        <w:top w:val="none" w:sz="0" w:space="0" w:color="auto"/>
        <w:left w:val="none" w:sz="0" w:space="0" w:color="auto"/>
        <w:bottom w:val="none" w:sz="0" w:space="0" w:color="auto"/>
        <w:right w:val="none" w:sz="0" w:space="0" w:color="auto"/>
      </w:divBdr>
    </w:div>
    <w:div w:id="2006128979">
      <w:bodyDiv w:val="1"/>
      <w:marLeft w:val="0"/>
      <w:marRight w:val="0"/>
      <w:marTop w:val="0"/>
      <w:marBottom w:val="0"/>
      <w:divBdr>
        <w:top w:val="none" w:sz="0" w:space="0" w:color="auto"/>
        <w:left w:val="none" w:sz="0" w:space="0" w:color="auto"/>
        <w:bottom w:val="none" w:sz="0" w:space="0" w:color="auto"/>
        <w:right w:val="none" w:sz="0" w:space="0" w:color="auto"/>
      </w:divBdr>
    </w:div>
    <w:div w:id="2014990394">
      <w:bodyDiv w:val="1"/>
      <w:marLeft w:val="0"/>
      <w:marRight w:val="0"/>
      <w:marTop w:val="0"/>
      <w:marBottom w:val="0"/>
      <w:divBdr>
        <w:top w:val="none" w:sz="0" w:space="0" w:color="auto"/>
        <w:left w:val="none" w:sz="0" w:space="0" w:color="auto"/>
        <w:bottom w:val="none" w:sz="0" w:space="0" w:color="auto"/>
        <w:right w:val="none" w:sz="0" w:space="0" w:color="auto"/>
      </w:divBdr>
    </w:div>
    <w:div w:id="2019574209">
      <w:bodyDiv w:val="1"/>
      <w:marLeft w:val="0"/>
      <w:marRight w:val="0"/>
      <w:marTop w:val="0"/>
      <w:marBottom w:val="0"/>
      <w:divBdr>
        <w:top w:val="none" w:sz="0" w:space="0" w:color="auto"/>
        <w:left w:val="none" w:sz="0" w:space="0" w:color="auto"/>
        <w:bottom w:val="none" w:sz="0" w:space="0" w:color="auto"/>
        <w:right w:val="none" w:sz="0" w:space="0" w:color="auto"/>
      </w:divBdr>
    </w:div>
    <w:div w:id="2023168207">
      <w:bodyDiv w:val="1"/>
      <w:marLeft w:val="0"/>
      <w:marRight w:val="0"/>
      <w:marTop w:val="0"/>
      <w:marBottom w:val="0"/>
      <w:divBdr>
        <w:top w:val="none" w:sz="0" w:space="0" w:color="auto"/>
        <w:left w:val="none" w:sz="0" w:space="0" w:color="auto"/>
        <w:bottom w:val="none" w:sz="0" w:space="0" w:color="auto"/>
        <w:right w:val="none" w:sz="0" w:space="0" w:color="auto"/>
      </w:divBdr>
    </w:div>
    <w:div w:id="2025277992">
      <w:bodyDiv w:val="1"/>
      <w:marLeft w:val="0"/>
      <w:marRight w:val="0"/>
      <w:marTop w:val="0"/>
      <w:marBottom w:val="0"/>
      <w:divBdr>
        <w:top w:val="none" w:sz="0" w:space="0" w:color="auto"/>
        <w:left w:val="none" w:sz="0" w:space="0" w:color="auto"/>
        <w:bottom w:val="none" w:sz="0" w:space="0" w:color="auto"/>
        <w:right w:val="none" w:sz="0" w:space="0" w:color="auto"/>
      </w:divBdr>
    </w:div>
    <w:div w:id="2026057288">
      <w:bodyDiv w:val="1"/>
      <w:marLeft w:val="0"/>
      <w:marRight w:val="0"/>
      <w:marTop w:val="0"/>
      <w:marBottom w:val="0"/>
      <w:divBdr>
        <w:top w:val="none" w:sz="0" w:space="0" w:color="auto"/>
        <w:left w:val="none" w:sz="0" w:space="0" w:color="auto"/>
        <w:bottom w:val="none" w:sz="0" w:space="0" w:color="auto"/>
        <w:right w:val="none" w:sz="0" w:space="0" w:color="auto"/>
      </w:divBdr>
    </w:div>
    <w:div w:id="2027976691">
      <w:bodyDiv w:val="1"/>
      <w:marLeft w:val="0"/>
      <w:marRight w:val="0"/>
      <w:marTop w:val="0"/>
      <w:marBottom w:val="0"/>
      <w:divBdr>
        <w:top w:val="none" w:sz="0" w:space="0" w:color="auto"/>
        <w:left w:val="none" w:sz="0" w:space="0" w:color="auto"/>
        <w:bottom w:val="none" w:sz="0" w:space="0" w:color="auto"/>
        <w:right w:val="none" w:sz="0" w:space="0" w:color="auto"/>
      </w:divBdr>
    </w:div>
    <w:div w:id="2028291027">
      <w:bodyDiv w:val="1"/>
      <w:marLeft w:val="0"/>
      <w:marRight w:val="0"/>
      <w:marTop w:val="0"/>
      <w:marBottom w:val="0"/>
      <w:divBdr>
        <w:top w:val="none" w:sz="0" w:space="0" w:color="auto"/>
        <w:left w:val="none" w:sz="0" w:space="0" w:color="auto"/>
        <w:bottom w:val="none" w:sz="0" w:space="0" w:color="auto"/>
        <w:right w:val="none" w:sz="0" w:space="0" w:color="auto"/>
      </w:divBdr>
    </w:div>
    <w:div w:id="2030258200">
      <w:bodyDiv w:val="1"/>
      <w:marLeft w:val="0"/>
      <w:marRight w:val="0"/>
      <w:marTop w:val="0"/>
      <w:marBottom w:val="0"/>
      <w:divBdr>
        <w:top w:val="none" w:sz="0" w:space="0" w:color="auto"/>
        <w:left w:val="none" w:sz="0" w:space="0" w:color="auto"/>
        <w:bottom w:val="none" w:sz="0" w:space="0" w:color="auto"/>
        <w:right w:val="none" w:sz="0" w:space="0" w:color="auto"/>
      </w:divBdr>
    </w:div>
    <w:div w:id="2035420779">
      <w:bodyDiv w:val="1"/>
      <w:marLeft w:val="0"/>
      <w:marRight w:val="0"/>
      <w:marTop w:val="0"/>
      <w:marBottom w:val="0"/>
      <w:divBdr>
        <w:top w:val="none" w:sz="0" w:space="0" w:color="auto"/>
        <w:left w:val="none" w:sz="0" w:space="0" w:color="auto"/>
        <w:bottom w:val="none" w:sz="0" w:space="0" w:color="auto"/>
        <w:right w:val="none" w:sz="0" w:space="0" w:color="auto"/>
      </w:divBdr>
    </w:div>
    <w:div w:id="2037270290">
      <w:bodyDiv w:val="1"/>
      <w:marLeft w:val="0"/>
      <w:marRight w:val="0"/>
      <w:marTop w:val="0"/>
      <w:marBottom w:val="0"/>
      <w:divBdr>
        <w:top w:val="none" w:sz="0" w:space="0" w:color="auto"/>
        <w:left w:val="none" w:sz="0" w:space="0" w:color="auto"/>
        <w:bottom w:val="none" w:sz="0" w:space="0" w:color="auto"/>
        <w:right w:val="none" w:sz="0" w:space="0" w:color="auto"/>
      </w:divBdr>
    </w:div>
    <w:div w:id="2042046767">
      <w:bodyDiv w:val="1"/>
      <w:marLeft w:val="0"/>
      <w:marRight w:val="0"/>
      <w:marTop w:val="0"/>
      <w:marBottom w:val="0"/>
      <w:divBdr>
        <w:top w:val="none" w:sz="0" w:space="0" w:color="auto"/>
        <w:left w:val="none" w:sz="0" w:space="0" w:color="auto"/>
        <w:bottom w:val="none" w:sz="0" w:space="0" w:color="auto"/>
        <w:right w:val="none" w:sz="0" w:space="0" w:color="auto"/>
      </w:divBdr>
    </w:div>
    <w:div w:id="2043900805">
      <w:bodyDiv w:val="1"/>
      <w:marLeft w:val="0"/>
      <w:marRight w:val="0"/>
      <w:marTop w:val="0"/>
      <w:marBottom w:val="0"/>
      <w:divBdr>
        <w:top w:val="none" w:sz="0" w:space="0" w:color="auto"/>
        <w:left w:val="none" w:sz="0" w:space="0" w:color="auto"/>
        <w:bottom w:val="none" w:sz="0" w:space="0" w:color="auto"/>
        <w:right w:val="none" w:sz="0" w:space="0" w:color="auto"/>
      </w:divBdr>
    </w:div>
    <w:div w:id="2045904731">
      <w:bodyDiv w:val="1"/>
      <w:marLeft w:val="0"/>
      <w:marRight w:val="0"/>
      <w:marTop w:val="0"/>
      <w:marBottom w:val="0"/>
      <w:divBdr>
        <w:top w:val="none" w:sz="0" w:space="0" w:color="auto"/>
        <w:left w:val="none" w:sz="0" w:space="0" w:color="auto"/>
        <w:bottom w:val="none" w:sz="0" w:space="0" w:color="auto"/>
        <w:right w:val="none" w:sz="0" w:space="0" w:color="auto"/>
      </w:divBdr>
    </w:div>
    <w:div w:id="2046251989">
      <w:bodyDiv w:val="1"/>
      <w:marLeft w:val="0"/>
      <w:marRight w:val="0"/>
      <w:marTop w:val="0"/>
      <w:marBottom w:val="0"/>
      <w:divBdr>
        <w:top w:val="none" w:sz="0" w:space="0" w:color="auto"/>
        <w:left w:val="none" w:sz="0" w:space="0" w:color="auto"/>
        <w:bottom w:val="none" w:sz="0" w:space="0" w:color="auto"/>
        <w:right w:val="none" w:sz="0" w:space="0" w:color="auto"/>
      </w:divBdr>
    </w:div>
    <w:div w:id="2051412042">
      <w:bodyDiv w:val="1"/>
      <w:marLeft w:val="0"/>
      <w:marRight w:val="0"/>
      <w:marTop w:val="0"/>
      <w:marBottom w:val="0"/>
      <w:divBdr>
        <w:top w:val="none" w:sz="0" w:space="0" w:color="auto"/>
        <w:left w:val="none" w:sz="0" w:space="0" w:color="auto"/>
        <w:bottom w:val="none" w:sz="0" w:space="0" w:color="auto"/>
        <w:right w:val="none" w:sz="0" w:space="0" w:color="auto"/>
      </w:divBdr>
    </w:div>
    <w:div w:id="2054839238">
      <w:bodyDiv w:val="1"/>
      <w:marLeft w:val="0"/>
      <w:marRight w:val="0"/>
      <w:marTop w:val="0"/>
      <w:marBottom w:val="0"/>
      <w:divBdr>
        <w:top w:val="none" w:sz="0" w:space="0" w:color="auto"/>
        <w:left w:val="none" w:sz="0" w:space="0" w:color="auto"/>
        <w:bottom w:val="none" w:sz="0" w:space="0" w:color="auto"/>
        <w:right w:val="none" w:sz="0" w:space="0" w:color="auto"/>
      </w:divBdr>
    </w:div>
    <w:div w:id="2066181118">
      <w:bodyDiv w:val="1"/>
      <w:marLeft w:val="0"/>
      <w:marRight w:val="0"/>
      <w:marTop w:val="0"/>
      <w:marBottom w:val="0"/>
      <w:divBdr>
        <w:top w:val="none" w:sz="0" w:space="0" w:color="auto"/>
        <w:left w:val="none" w:sz="0" w:space="0" w:color="auto"/>
        <w:bottom w:val="none" w:sz="0" w:space="0" w:color="auto"/>
        <w:right w:val="none" w:sz="0" w:space="0" w:color="auto"/>
      </w:divBdr>
    </w:div>
    <w:div w:id="2068872775">
      <w:bodyDiv w:val="1"/>
      <w:marLeft w:val="0"/>
      <w:marRight w:val="0"/>
      <w:marTop w:val="0"/>
      <w:marBottom w:val="0"/>
      <w:divBdr>
        <w:top w:val="none" w:sz="0" w:space="0" w:color="auto"/>
        <w:left w:val="none" w:sz="0" w:space="0" w:color="auto"/>
        <w:bottom w:val="none" w:sz="0" w:space="0" w:color="auto"/>
        <w:right w:val="none" w:sz="0" w:space="0" w:color="auto"/>
      </w:divBdr>
    </w:div>
    <w:div w:id="2071801284">
      <w:bodyDiv w:val="1"/>
      <w:marLeft w:val="0"/>
      <w:marRight w:val="0"/>
      <w:marTop w:val="0"/>
      <w:marBottom w:val="0"/>
      <w:divBdr>
        <w:top w:val="none" w:sz="0" w:space="0" w:color="auto"/>
        <w:left w:val="none" w:sz="0" w:space="0" w:color="auto"/>
        <w:bottom w:val="none" w:sz="0" w:space="0" w:color="auto"/>
        <w:right w:val="none" w:sz="0" w:space="0" w:color="auto"/>
      </w:divBdr>
    </w:div>
    <w:div w:id="2075542558">
      <w:bodyDiv w:val="1"/>
      <w:marLeft w:val="0"/>
      <w:marRight w:val="0"/>
      <w:marTop w:val="0"/>
      <w:marBottom w:val="0"/>
      <w:divBdr>
        <w:top w:val="none" w:sz="0" w:space="0" w:color="auto"/>
        <w:left w:val="none" w:sz="0" w:space="0" w:color="auto"/>
        <w:bottom w:val="none" w:sz="0" w:space="0" w:color="auto"/>
        <w:right w:val="none" w:sz="0" w:space="0" w:color="auto"/>
      </w:divBdr>
    </w:div>
    <w:div w:id="2076735714">
      <w:bodyDiv w:val="1"/>
      <w:marLeft w:val="0"/>
      <w:marRight w:val="0"/>
      <w:marTop w:val="0"/>
      <w:marBottom w:val="0"/>
      <w:divBdr>
        <w:top w:val="none" w:sz="0" w:space="0" w:color="auto"/>
        <w:left w:val="none" w:sz="0" w:space="0" w:color="auto"/>
        <w:bottom w:val="none" w:sz="0" w:space="0" w:color="auto"/>
        <w:right w:val="none" w:sz="0" w:space="0" w:color="auto"/>
      </w:divBdr>
    </w:div>
    <w:div w:id="2085295547">
      <w:bodyDiv w:val="1"/>
      <w:marLeft w:val="0"/>
      <w:marRight w:val="0"/>
      <w:marTop w:val="0"/>
      <w:marBottom w:val="0"/>
      <w:divBdr>
        <w:top w:val="none" w:sz="0" w:space="0" w:color="auto"/>
        <w:left w:val="none" w:sz="0" w:space="0" w:color="auto"/>
        <w:bottom w:val="none" w:sz="0" w:space="0" w:color="auto"/>
        <w:right w:val="none" w:sz="0" w:space="0" w:color="auto"/>
      </w:divBdr>
    </w:div>
    <w:div w:id="2085834240">
      <w:bodyDiv w:val="1"/>
      <w:marLeft w:val="0"/>
      <w:marRight w:val="0"/>
      <w:marTop w:val="0"/>
      <w:marBottom w:val="0"/>
      <w:divBdr>
        <w:top w:val="none" w:sz="0" w:space="0" w:color="auto"/>
        <w:left w:val="none" w:sz="0" w:space="0" w:color="auto"/>
        <w:bottom w:val="none" w:sz="0" w:space="0" w:color="auto"/>
        <w:right w:val="none" w:sz="0" w:space="0" w:color="auto"/>
      </w:divBdr>
    </w:div>
    <w:div w:id="2092048159">
      <w:bodyDiv w:val="1"/>
      <w:marLeft w:val="0"/>
      <w:marRight w:val="0"/>
      <w:marTop w:val="0"/>
      <w:marBottom w:val="0"/>
      <w:divBdr>
        <w:top w:val="none" w:sz="0" w:space="0" w:color="auto"/>
        <w:left w:val="none" w:sz="0" w:space="0" w:color="auto"/>
        <w:bottom w:val="none" w:sz="0" w:space="0" w:color="auto"/>
        <w:right w:val="none" w:sz="0" w:space="0" w:color="auto"/>
      </w:divBdr>
    </w:div>
    <w:div w:id="2093162132">
      <w:bodyDiv w:val="1"/>
      <w:marLeft w:val="0"/>
      <w:marRight w:val="0"/>
      <w:marTop w:val="0"/>
      <w:marBottom w:val="0"/>
      <w:divBdr>
        <w:top w:val="none" w:sz="0" w:space="0" w:color="auto"/>
        <w:left w:val="none" w:sz="0" w:space="0" w:color="auto"/>
        <w:bottom w:val="none" w:sz="0" w:space="0" w:color="auto"/>
        <w:right w:val="none" w:sz="0" w:space="0" w:color="auto"/>
      </w:divBdr>
    </w:div>
    <w:div w:id="2099863657">
      <w:bodyDiv w:val="1"/>
      <w:marLeft w:val="0"/>
      <w:marRight w:val="0"/>
      <w:marTop w:val="0"/>
      <w:marBottom w:val="0"/>
      <w:divBdr>
        <w:top w:val="none" w:sz="0" w:space="0" w:color="auto"/>
        <w:left w:val="none" w:sz="0" w:space="0" w:color="auto"/>
        <w:bottom w:val="none" w:sz="0" w:space="0" w:color="auto"/>
        <w:right w:val="none" w:sz="0" w:space="0" w:color="auto"/>
      </w:divBdr>
    </w:div>
    <w:div w:id="2103991936">
      <w:bodyDiv w:val="1"/>
      <w:marLeft w:val="0"/>
      <w:marRight w:val="0"/>
      <w:marTop w:val="0"/>
      <w:marBottom w:val="0"/>
      <w:divBdr>
        <w:top w:val="none" w:sz="0" w:space="0" w:color="auto"/>
        <w:left w:val="none" w:sz="0" w:space="0" w:color="auto"/>
        <w:bottom w:val="none" w:sz="0" w:space="0" w:color="auto"/>
        <w:right w:val="none" w:sz="0" w:space="0" w:color="auto"/>
      </w:divBdr>
    </w:div>
    <w:div w:id="2106873729">
      <w:bodyDiv w:val="1"/>
      <w:marLeft w:val="0"/>
      <w:marRight w:val="0"/>
      <w:marTop w:val="0"/>
      <w:marBottom w:val="0"/>
      <w:divBdr>
        <w:top w:val="none" w:sz="0" w:space="0" w:color="auto"/>
        <w:left w:val="none" w:sz="0" w:space="0" w:color="auto"/>
        <w:bottom w:val="none" w:sz="0" w:space="0" w:color="auto"/>
        <w:right w:val="none" w:sz="0" w:space="0" w:color="auto"/>
      </w:divBdr>
    </w:div>
    <w:div w:id="2108961925">
      <w:bodyDiv w:val="1"/>
      <w:marLeft w:val="0"/>
      <w:marRight w:val="0"/>
      <w:marTop w:val="0"/>
      <w:marBottom w:val="0"/>
      <w:divBdr>
        <w:top w:val="none" w:sz="0" w:space="0" w:color="auto"/>
        <w:left w:val="none" w:sz="0" w:space="0" w:color="auto"/>
        <w:bottom w:val="none" w:sz="0" w:space="0" w:color="auto"/>
        <w:right w:val="none" w:sz="0" w:space="0" w:color="auto"/>
      </w:divBdr>
    </w:div>
    <w:div w:id="2109499021">
      <w:bodyDiv w:val="1"/>
      <w:marLeft w:val="0"/>
      <w:marRight w:val="0"/>
      <w:marTop w:val="0"/>
      <w:marBottom w:val="0"/>
      <w:divBdr>
        <w:top w:val="none" w:sz="0" w:space="0" w:color="auto"/>
        <w:left w:val="none" w:sz="0" w:space="0" w:color="auto"/>
        <w:bottom w:val="none" w:sz="0" w:space="0" w:color="auto"/>
        <w:right w:val="none" w:sz="0" w:space="0" w:color="auto"/>
      </w:divBdr>
    </w:div>
    <w:div w:id="2114016078">
      <w:bodyDiv w:val="1"/>
      <w:marLeft w:val="0"/>
      <w:marRight w:val="0"/>
      <w:marTop w:val="0"/>
      <w:marBottom w:val="0"/>
      <w:divBdr>
        <w:top w:val="none" w:sz="0" w:space="0" w:color="auto"/>
        <w:left w:val="none" w:sz="0" w:space="0" w:color="auto"/>
        <w:bottom w:val="none" w:sz="0" w:space="0" w:color="auto"/>
        <w:right w:val="none" w:sz="0" w:space="0" w:color="auto"/>
      </w:divBdr>
    </w:div>
    <w:div w:id="2115010500">
      <w:bodyDiv w:val="1"/>
      <w:marLeft w:val="0"/>
      <w:marRight w:val="0"/>
      <w:marTop w:val="0"/>
      <w:marBottom w:val="0"/>
      <w:divBdr>
        <w:top w:val="none" w:sz="0" w:space="0" w:color="auto"/>
        <w:left w:val="none" w:sz="0" w:space="0" w:color="auto"/>
        <w:bottom w:val="none" w:sz="0" w:space="0" w:color="auto"/>
        <w:right w:val="none" w:sz="0" w:space="0" w:color="auto"/>
      </w:divBdr>
    </w:div>
    <w:div w:id="2115055065">
      <w:bodyDiv w:val="1"/>
      <w:marLeft w:val="0"/>
      <w:marRight w:val="0"/>
      <w:marTop w:val="0"/>
      <w:marBottom w:val="0"/>
      <w:divBdr>
        <w:top w:val="none" w:sz="0" w:space="0" w:color="auto"/>
        <w:left w:val="none" w:sz="0" w:space="0" w:color="auto"/>
        <w:bottom w:val="none" w:sz="0" w:space="0" w:color="auto"/>
        <w:right w:val="none" w:sz="0" w:space="0" w:color="auto"/>
      </w:divBdr>
    </w:div>
    <w:div w:id="2116095123">
      <w:bodyDiv w:val="1"/>
      <w:marLeft w:val="0"/>
      <w:marRight w:val="0"/>
      <w:marTop w:val="0"/>
      <w:marBottom w:val="0"/>
      <w:divBdr>
        <w:top w:val="none" w:sz="0" w:space="0" w:color="auto"/>
        <w:left w:val="none" w:sz="0" w:space="0" w:color="auto"/>
        <w:bottom w:val="none" w:sz="0" w:space="0" w:color="auto"/>
        <w:right w:val="none" w:sz="0" w:space="0" w:color="auto"/>
      </w:divBdr>
    </w:div>
    <w:div w:id="2122147016">
      <w:bodyDiv w:val="1"/>
      <w:marLeft w:val="0"/>
      <w:marRight w:val="0"/>
      <w:marTop w:val="0"/>
      <w:marBottom w:val="0"/>
      <w:divBdr>
        <w:top w:val="none" w:sz="0" w:space="0" w:color="auto"/>
        <w:left w:val="none" w:sz="0" w:space="0" w:color="auto"/>
        <w:bottom w:val="none" w:sz="0" w:space="0" w:color="auto"/>
        <w:right w:val="none" w:sz="0" w:space="0" w:color="auto"/>
      </w:divBdr>
    </w:div>
    <w:div w:id="2127579320">
      <w:bodyDiv w:val="1"/>
      <w:marLeft w:val="0"/>
      <w:marRight w:val="0"/>
      <w:marTop w:val="0"/>
      <w:marBottom w:val="0"/>
      <w:divBdr>
        <w:top w:val="none" w:sz="0" w:space="0" w:color="auto"/>
        <w:left w:val="none" w:sz="0" w:space="0" w:color="auto"/>
        <w:bottom w:val="none" w:sz="0" w:space="0" w:color="auto"/>
        <w:right w:val="none" w:sz="0" w:space="0" w:color="auto"/>
      </w:divBdr>
    </w:div>
    <w:div w:id="2128037327">
      <w:bodyDiv w:val="1"/>
      <w:marLeft w:val="0"/>
      <w:marRight w:val="0"/>
      <w:marTop w:val="0"/>
      <w:marBottom w:val="0"/>
      <w:divBdr>
        <w:top w:val="none" w:sz="0" w:space="0" w:color="auto"/>
        <w:left w:val="none" w:sz="0" w:space="0" w:color="auto"/>
        <w:bottom w:val="none" w:sz="0" w:space="0" w:color="auto"/>
        <w:right w:val="none" w:sz="0" w:space="0" w:color="auto"/>
      </w:divBdr>
    </w:div>
    <w:div w:id="2130127718">
      <w:bodyDiv w:val="1"/>
      <w:marLeft w:val="0"/>
      <w:marRight w:val="0"/>
      <w:marTop w:val="0"/>
      <w:marBottom w:val="0"/>
      <w:divBdr>
        <w:top w:val="none" w:sz="0" w:space="0" w:color="auto"/>
        <w:left w:val="none" w:sz="0" w:space="0" w:color="auto"/>
        <w:bottom w:val="none" w:sz="0" w:space="0" w:color="auto"/>
        <w:right w:val="none" w:sz="0" w:space="0" w:color="auto"/>
      </w:divBdr>
    </w:div>
    <w:div w:id="2133355299">
      <w:bodyDiv w:val="1"/>
      <w:marLeft w:val="0"/>
      <w:marRight w:val="0"/>
      <w:marTop w:val="0"/>
      <w:marBottom w:val="0"/>
      <w:divBdr>
        <w:top w:val="none" w:sz="0" w:space="0" w:color="auto"/>
        <w:left w:val="none" w:sz="0" w:space="0" w:color="auto"/>
        <w:bottom w:val="none" w:sz="0" w:space="0" w:color="auto"/>
        <w:right w:val="none" w:sz="0" w:space="0" w:color="auto"/>
      </w:divBdr>
    </w:div>
    <w:div w:id="2137016126">
      <w:bodyDiv w:val="1"/>
      <w:marLeft w:val="0"/>
      <w:marRight w:val="0"/>
      <w:marTop w:val="0"/>
      <w:marBottom w:val="0"/>
      <w:divBdr>
        <w:top w:val="none" w:sz="0" w:space="0" w:color="auto"/>
        <w:left w:val="none" w:sz="0" w:space="0" w:color="auto"/>
        <w:bottom w:val="none" w:sz="0" w:space="0" w:color="auto"/>
        <w:right w:val="none" w:sz="0" w:space="0" w:color="auto"/>
      </w:divBdr>
    </w:div>
    <w:div w:id="2139836814">
      <w:bodyDiv w:val="1"/>
      <w:marLeft w:val="0"/>
      <w:marRight w:val="0"/>
      <w:marTop w:val="0"/>
      <w:marBottom w:val="0"/>
      <w:divBdr>
        <w:top w:val="none" w:sz="0" w:space="0" w:color="auto"/>
        <w:left w:val="none" w:sz="0" w:space="0" w:color="auto"/>
        <w:bottom w:val="none" w:sz="0" w:space="0" w:color="auto"/>
        <w:right w:val="none" w:sz="0" w:space="0" w:color="auto"/>
      </w:divBdr>
    </w:div>
    <w:div w:id="2140683056">
      <w:bodyDiv w:val="1"/>
      <w:marLeft w:val="0"/>
      <w:marRight w:val="0"/>
      <w:marTop w:val="0"/>
      <w:marBottom w:val="0"/>
      <w:divBdr>
        <w:top w:val="none" w:sz="0" w:space="0" w:color="auto"/>
        <w:left w:val="none" w:sz="0" w:space="0" w:color="auto"/>
        <w:bottom w:val="none" w:sz="0" w:space="0" w:color="auto"/>
        <w:right w:val="none" w:sz="0" w:space="0" w:color="auto"/>
      </w:divBdr>
    </w:div>
    <w:div w:id="2143644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microsoft.com/office/2011/relationships/commentsExtended" Target="commentsExtended.xml"/><Relationship Id="rId26" Type="http://schemas.openxmlformats.org/officeDocument/2006/relationships/hyperlink" Target="https://magicstech.sharepoint.com/sites/Datasheets/Approved/MAG-PSU00001-NP_Datasheet_2023_04-rev0.4.pdf?CT=1745498575595&amp;OR=ItemsView"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omments" Target="comments.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sv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6.png"/><Relationship Id="rId28" Type="http://schemas.microsoft.com/office/2011/relationships/people" Target="people.xml"/><Relationship Id="rId10" Type="http://schemas.openxmlformats.org/officeDocument/2006/relationships/footnotes" Target="foot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svg"/><Relationship Id="rId27" Type="http://schemas.openxmlformats.org/officeDocument/2006/relationships/fontTable" Target="fontTable.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ederikHendrickx\Magics%20Technologies\Bistro%20-%20Documenten\General\Magics-template_F4E-OPE-118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FFE4CE56BA44A6A79425F2F0C33543"/>
        <w:category>
          <w:name w:val="Algemeen"/>
          <w:gallery w:val="placeholder"/>
        </w:category>
        <w:types>
          <w:type w:val="bbPlcHdr"/>
        </w:types>
        <w:behaviors>
          <w:behavior w:val="content"/>
        </w:behaviors>
        <w:guid w:val="{75B7FDB3-EE46-4C83-B6DA-3331AB4FBEC8}"/>
      </w:docPartPr>
      <w:docPartBody>
        <w:p w:rsidR="00514BA9" w:rsidRDefault="00AF6924">
          <w:pPr>
            <w:pStyle w:val="1FFFE4CE56BA44A6A79425F2F0C33543"/>
          </w:pPr>
          <w:r w:rsidRPr="00712EDD">
            <w:rPr>
              <w:rStyle w:val="TitleChar"/>
            </w:rPr>
            <w:t>Project &amp; (Type of document)</w:t>
          </w:r>
        </w:p>
      </w:docPartBody>
    </w:docPart>
    <w:docPart>
      <w:docPartPr>
        <w:name w:val="3F95C595CA2548C3845EA4391344376F"/>
        <w:category>
          <w:name w:val="Algemeen"/>
          <w:gallery w:val="placeholder"/>
        </w:category>
        <w:types>
          <w:type w:val="bbPlcHdr"/>
        </w:types>
        <w:behaviors>
          <w:behavior w:val="content"/>
        </w:behaviors>
        <w:guid w:val="{B00286E9-8FB1-42D3-A932-2B9509540032}"/>
      </w:docPartPr>
      <w:docPartBody>
        <w:p w:rsidR="00514BA9" w:rsidRDefault="00AF6924">
          <w:pPr>
            <w:pStyle w:val="3F95C595CA2548C3845EA4391344376F"/>
          </w:pPr>
          <w:r w:rsidRPr="00807727">
            <w:rPr>
              <w:rStyle w:val="PlaceholderText"/>
            </w:rPr>
            <w:t>[Subject]</w:t>
          </w:r>
        </w:p>
      </w:docPartBody>
    </w:docPart>
    <w:docPart>
      <w:docPartPr>
        <w:name w:val="A30CC4DBE8DC406D8114CEC1958EED2C"/>
        <w:category>
          <w:name w:val="Algemeen"/>
          <w:gallery w:val="placeholder"/>
        </w:category>
        <w:types>
          <w:type w:val="bbPlcHdr"/>
        </w:types>
        <w:behaviors>
          <w:behavior w:val="content"/>
        </w:behaviors>
        <w:guid w:val="{B15C7BE5-5F95-4A28-8AD4-9FE36EDDE726}"/>
      </w:docPartPr>
      <w:docPartBody>
        <w:p w:rsidR="00514BA9" w:rsidRDefault="00AF6924">
          <w:pPr>
            <w:pStyle w:val="A30CC4DBE8DC406D8114CEC1958EED2C"/>
          </w:pPr>
          <w:r>
            <w:rPr>
              <w:rStyle w:val="PlaceholderText"/>
            </w:rPr>
            <w:t>..</w:t>
          </w:r>
          <w:r w:rsidRPr="0066003B">
            <w:rPr>
              <w:rStyle w:val="PlaceholderText"/>
            </w:rPr>
            <w:t>.</w:t>
          </w:r>
        </w:p>
      </w:docPartBody>
    </w:docPart>
    <w:docPart>
      <w:docPartPr>
        <w:name w:val="ABA20D67D5994784A1573C3463D8F9D7"/>
        <w:category>
          <w:name w:val="Algemeen"/>
          <w:gallery w:val="placeholder"/>
        </w:category>
        <w:types>
          <w:type w:val="bbPlcHdr"/>
        </w:types>
        <w:behaviors>
          <w:behavior w:val="content"/>
        </w:behaviors>
        <w:guid w:val="{7DCEC663-08CE-47DF-87A0-3AD1B1FE0D7B}"/>
      </w:docPartPr>
      <w:docPartBody>
        <w:p w:rsidR="00175E6D" w:rsidRDefault="00AF6924">
          <w:pPr>
            <w:pStyle w:val="ABA20D67D5994784A1573C3463D8F9D7"/>
          </w:pPr>
          <w:r w:rsidRPr="00116590">
            <w:rPr>
              <w:rStyle w:val="PlaceholderText"/>
            </w:rPr>
            <w:t>[Author]</w:t>
          </w:r>
        </w:p>
      </w:docPartBody>
    </w:docPart>
    <w:docPart>
      <w:docPartPr>
        <w:name w:val="FE463DFF6FBA41A5B1064838A627518F"/>
        <w:category>
          <w:name w:val="General"/>
          <w:gallery w:val="placeholder"/>
        </w:category>
        <w:types>
          <w:type w:val="bbPlcHdr"/>
        </w:types>
        <w:behaviors>
          <w:behavior w:val="content"/>
        </w:behaviors>
        <w:guid w:val="{E0E9CAB7-9FC4-423B-BCBE-20273ADB3678}"/>
      </w:docPartPr>
      <w:docPartBody>
        <w:p w:rsidR="0053712D" w:rsidRDefault="00AF6924">
          <w:pPr>
            <w:pStyle w:val="FE463DFF6FBA41A5B1064838A627518F"/>
          </w:pPr>
          <w:r w:rsidRPr="0066003B">
            <w:rPr>
              <w:rStyle w:val="PlaceholderText"/>
            </w:rPr>
            <w:t>Click or tap here to enter text.</w:t>
          </w:r>
        </w:p>
      </w:docPartBody>
    </w:docPart>
    <w:docPart>
      <w:docPartPr>
        <w:name w:val="E450733E42AC4683BDAB8575D7F2C34F"/>
        <w:category>
          <w:name w:val="General"/>
          <w:gallery w:val="placeholder"/>
        </w:category>
        <w:types>
          <w:type w:val="bbPlcHdr"/>
        </w:types>
        <w:behaviors>
          <w:behavior w:val="content"/>
        </w:behaviors>
        <w:guid w:val="{DAA5A426-3925-4AC6-9CAA-0EEFD0D5B97B}"/>
      </w:docPartPr>
      <w:docPartBody>
        <w:p w:rsidR="0053712D" w:rsidRDefault="00AF6924">
          <w:pPr>
            <w:pStyle w:val="E450733E42AC4683BDAB8575D7F2C34F"/>
          </w:pPr>
          <w:r>
            <w:t>…</w:t>
          </w:r>
        </w:p>
      </w:docPartBody>
    </w:docPart>
    <w:docPart>
      <w:docPartPr>
        <w:name w:val="691E777C9D8D44B19070D05D94DED2F4"/>
        <w:category>
          <w:name w:val="General"/>
          <w:gallery w:val="placeholder"/>
        </w:category>
        <w:types>
          <w:type w:val="bbPlcHdr"/>
        </w:types>
        <w:behaviors>
          <w:behavior w:val="content"/>
        </w:behaviors>
        <w:guid w:val="{4D89D0F4-8A99-4AE4-A597-A70D3F16427B}"/>
      </w:docPartPr>
      <w:docPartBody>
        <w:p w:rsidR="0076180B" w:rsidRDefault="00AF6924">
          <w:pPr>
            <w:pStyle w:val="691E777C9D8D44B19070D05D94DED2F4"/>
          </w:pPr>
          <w:r w:rsidRPr="0066003B">
            <w:rPr>
              <w:rStyle w:val="PlaceholderText"/>
            </w:rPr>
            <w:t>[Publish Date]</w:t>
          </w:r>
        </w:p>
      </w:docPartBody>
    </w:docPart>
    <w:docPart>
      <w:docPartPr>
        <w:name w:val="8FB2CD08258B4A44A4522E55DAEC5D40"/>
        <w:category>
          <w:name w:val="General"/>
          <w:gallery w:val="placeholder"/>
        </w:category>
        <w:types>
          <w:type w:val="bbPlcHdr"/>
        </w:types>
        <w:behaviors>
          <w:behavior w:val="content"/>
        </w:behaviors>
        <w:guid w:val="{1C06A6EE-B862-49E8-8A4A-8F1117C7FB6E}"/>
      </w:docPartPr>
      <w:docPartBody>
        <w:p w:rsidR="0076180B" w:rsidRDefault="00AF6924">
          <w:pPr>
            <w:pStyle w:val="8FB2CD08258B4A44A4522E55DAEC5D40"/>
          </w:pPr>
          <w:r w:rsidRPr="0066003B">
            <w:rPr>
              <w:rStyle w:val="PlaceholderText"/>
            </w:rPr>
            <w:t>[Publish Date]</w:t>
          </w:r>
        </w:p>
      </w:docPartBody>
    </w:docPart>
    <w:docPart>
      <w:docPartPr>
        <w:name w:val="085ABD4DC3714A378CC6488371EA1AE9"/>
        <w:category>
          <w:name w:val="General"/>
          <w:gallery w:val="placeholder"/>
        </w:category>
        <w:types>
          <w:type w:val="bbPlcHdr"/>
        </w:types>
        <w:behaviors>
          <w:behavior w:val="content"/>
        </w:behaviors>
        <w:guid w:val="{C7F3DC3D-25F4-40CB-8B9D-0D0E201C23E8}"/>
      </w:docPartPr>
      <w:docPartBody>
        <w:p w:rsidR="00386BC9" w:rsidRDefault="00386BC9">
          <w:r w:rsidRPr="0057226B">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fficina Sans Book">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scadia Code">
    <w:altName w:val="Segoe UI Symbol"/>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BA9"/>
    <w:rsid w:val="00007954"/>
    <w:rsid w:val="0007482E"/>
    <w:rsid w:val="00080063"/>
    <w:rsid w:val="000A511C"/>
    <w:rsid w:val="000A7B41"/>
    <w:rsid w:val="000E53E2"/>
    <w:rsid w:val="00102BCA"/>
    <w:rsid w:val="001258FD"/>
    <w:rsid w:val="001343DB"/>
    <w:rsid w:val="00134AFC"/>
    <w:rsid w:val="00146967"/>
    <w:rsid w:val="00153674"/>
    <w:rsid w:val="00154B4C"/>
    <w:rsid w:val="00175E6D"/>
    <w:rsid w:val="00177664"/>
    <w:rsid w:val="001A0969"/>
    <w:rsid w:val="001B1AFE"/>
    <w:rsid w:val="001B6228"/>
    <w:rsid w:val="001B6586"/>
    <w:rsid w:val="001B720F"/>
    <w:rsid w:val="001C3DA4"/>
    <w:rsid w:val="001C570F"/>
    <w:rsid w:val="001E139F"/>
    <w:rsid w:val="001F0DC9"/>
    <w:rsid w:val="00204C41"/>
    <w:rsid w:val="002074F9"/>
    <w:rsid w:val="00212BED"/>
    <w:rsid w:val="00233FB2"/>
    <w:rsid w:val="002348D6"/>
    <w:rsid w:val="00236457"/>
    <w:rsid w:val="0023700E"/>
    <w:rsid w:val="00245EBD"/>
    <w:rsid w:val="00251673"/>
    <w:rsid w:val="00251776"/>
    <w:rsid w:val="00254B1E"/>
    <w:rsid w:val="00261991"/>
    <w:rsid w:val="002720EA"/>
    <w:rsid w:val="002721C6"/>
    <w:rsid w:val="00274647"/>
    <w:rsid w:val="00284E35"/>
    <w:rsid w:val="002B2A2D"/>
    <w:rsid w:val="002C3341"/>
    <w:rsid w:val="002C3FC8"/>
    <w:rsid w:val="002D24B2"/>
    <w:rsid w:val="002D6C6A"/>
    <w:rsid w:val="002D7118"/>
    <w:rsid w:val="002F47ED"/>
    <w:rsid w:val="002F6162"/>
    <w:rsid w:val="00301AB8"/>
    <w:rsid w:val="0030234B"/>
    <w:rsid w:val="00302EC2"/>
    <w:rsid w:val="0031486B"/>
    <w:rsid w:val="003521BF"/>
    <w:rsid w:val="003542E7"/>
    <w:rsid w:val="00354981"/>
    <w:rsid w:val="00381D0E"/>
    <w:rsid w:val="00386BC9"/>
    <w:rsid w:val="00392814"/>
    <w:rsid w:val="00393400"/>
    <w:rsid w:val="003B381E"/>
    <w:rsid w:val="003D462F"/>
    <w:rsid w:val="003F650E"/>
    <w:rsid w:val="00413FD7"/>
    <w:rsid w:val="00423593"/>
    <w:rsid w:val="00481545"/>
    <w:rsid w:val="00486344"/>
    <w:rsid w:val="00486487"/>
    <w:rsid w:val="004A5E9E"/>
    <w:rsid w:val="004B4701"/>
    <w:rsid w:val="004C444D"/>
    <w:rsid w:val="004C4B33"/>
    <w:rsid w:val="004C6BA9"/>
    <w:rsid w:val="004E1B6B"/>
    <w:rsid w:val="00514BA9"/>
    <w:rsid w:val="00514BF4"/>
    <w:rsid w:val="00530346"/>
    <w:rsid w:val="00531B26"/>
    <w:rsid w:val="0053712D"/>
    <w:rsid w:val="00537EB2"/>
    <w:rsid w:val="00557CA1"/>
    <w:rsid w:val="005721CE"/>
    <w:rsid w:val="005833D3"/>
    <w:rsid w:val="00587EAE"/>
    <w:rsid w:val="00587F30"/>
    <w:rsid w:val="00593F87"/>
    <w:rsid w:val="005B1897"/>
    <w:rsid w:val="005B4A4C"/>
    <w:rsid w:val="005D41A3"/>
    <w:rsid w:val="005E07C8"/>
    <w:rsid w:val="005F0E09"/>
    <w:rsid w:val="0061364E"/>
    <w:rsid w:val="006148E5"/>
    <w:rsid w:val="00620AAD"/>
    <w:rsid w:val="00621640"/>
    <w:rsid w:val="00631B8D"/>
    <w:rsid w:val="00640B33"/>
    <w:rsid w:val="00642162"/>
    <w:rsid w:val="00653894"/>
    <w:rsid w:val="00657862"/>
    <w:rsid w:val="00672624"/>
    <w:rsid w:val="00676236"/>
    <w:rsid w:val="00693F5A"/>
    <w:rsid w:val="00694318"/>
    <w:rsid w:val="006A1C99"/>
    <w:rsid w:val="006E3B71"/>
    <w:rsid w:val="006F0869"/>
    <w:rsid w:val="0070157D"/>
    <w:rsid w:val="00703B4C"/>
    <w:rsid w:val="00711A3E"/>
    <w:rsid w:val="00722FD2"/>
    <w:rsid w:val="00737BB0"/>
    <w:rsid w:val="00745194"/>
    <w:rsid w:val="0074730C"/>
    <w:rsid w:val="0076180B"/>
    <w:rsid w:val="007646DB"/>
    <w:rsid w:val="00766621"/>
    <w:rsid w:val="00773DF9"/>
    <w:rsid w:val="00783525"/>
    <w:rsid w:val="007C7959"/>
    <w:rsid w:val="007F4275"/>
    <w:rsid w:val="007F6DAB"/>
    <w:rsid w:val="00825D28"/>
    <w:rsid w:val="00827697"/>
    <w:rsid w:val="00830904"/>
    <w:rsid w:val="00835786"/>
    <w:rsid w:val="00840FF6"/>
    <w:rsid w:val="00864E85"/>
    <w:rsid w:val="008701A9"/>
    <w:rsid w:val="008841CC"/>
    <w:rsid w:val="00885340"/>
    <w:rsid w:val="008A0ED5"/>
    <w:rsid w:val="008A2133"/>
    <w:rsid w:val="008A2C00"/>
    <w:rsid w:val="008E6D56"/>
    <w:rsid w:val="0091571F"/>
    <w:rsid w:val="009236DA"/>
    <w:rsid w:val="00925BC3"/>
    <w:rsid w:val="00926ABA"/>
    <w:rsid w:val="00930528"/>
    <w:rsid w:val="00945283"/>
    <w:rsid w:val="00954F87"/>
    <w:rsid w:val="009620E9"/>
    <w:rsid w:val="00963FD2"/>
    <w:rsid w:val="00965B9B"/>
    <w:rsid w:val="00971354"/>
    <w:rsid w:val="00984F8C"/>
    <w:rsid w:val="00990817"/>
    <w:rsid w:val="009964D4"/>
    <w:rsid w:val="009B3F27"/>
    <w:rsid w:val="009B6BA4"/>
    <w:rsid w:val="009C2C22"/>
    <w:rsid w:val="009C62CA"/>
    <w:rsid w:val="009E4035"/>
    <w:rsid w:val="00A01DE7"/>
    <w:rsid w:val="00A3038C"/>
    <w:rsid w:val="00A42AE5"/>
    <w:rsid w:val="00A47867"/>
    <w:rsid w:val="00A625AF"/>
    <w:rsid w:val="00A72187"/>
    <w:rsid w:val="00A724A0"/>
    <w:rsid w:val="00A85CCE"/>
    <w:rsid w:val="00A85F1E"/>
    <w:rsid w:val="00AD73D9"/>
    <w:rsid w:val="00AF6924"/>
    <w:rsid w:val="00B053F6"/>
    <w:rsid w:val="00B07580"/>
    <w:rsid w:val="00B245FB"/>
    <w:rsid w:val="00B45443"/>
    <w:rsid w:val="00B50F92"/>
    <w:rsid w:val="00B6197F"/>
    <w:rsid w:val="00B90414"/>
    <w:rsid w:val="00B90AA5"/>
    <w:rsid w:val="00B93D2E"/>
    <w:rsid w:val="00BA652D"/>
    <w:rsid w:val="00BB0C6F"/>
    <w:rsid w:val="00BB35F2"/>
    <w:rsid w:val="00BC0008"/>
    <w:rsid w:val="00BD4CDA"/>
    <w:rsid w:val="00BE5258"/>
    <w:rsid w:val="00BE63E5"/>
    <w:rsid w:val="00BF2618"/>
    <w:rsid w:val="00C05A95"/>
    <w:rsid w:val="00C42C31"/>
    <w:rsid w:val="00C707F9"/>
    <w:rsid w:val="00C77B2B"/>
    <w:rsid w:val="00C81DBC"/>
    <w:rsid w:val="00C91265"/>
    <w:rsid w:val="00C929E2"/>
    <w:rsid w:val="00CA0425"/>
    <w:rsid w:val="00CA1260"/>
    <w:rsid w:val="00CA581F"/>
    <w:rsid w:val="00CB2E20"/>
    <w:rsid w:val="00CB5A18"/>
    <w:rsid w:val="00CE29DC"/>
    <w:rsid w:val="00CF6477"/>
    <w:rsid w:val="00D174CD"/>
    <w:rsid w:val="00D247C4"/>
    <w:rsid w:val="00D536B1"/>
    <w:rsid w:val="00D661D7"/>
    <w:rsid w:val="00D73192"/>
    <w:rsid w:val="00D919C8"/>
    <w:rsid w:val="00DB2E0E"/>
    <w:rsid w:val="00DB7E7A"/>
    <w:rsid w:val="00DC1ED4"/>
    <w:rsid w:val="00DC21DB"/>
    <w:rsid w:val="00DD6145"/>
    <w:rsid w:val="00DE462E"/>
    <w:rsid w:val="00DE7833"/>
    <w:rsid w:val="00E17BBD"/>
    <w:rsid w:val="00E4031B"/>
    <w:rsid w:val="00E71496"/>
    <w:rsid w:val="00E81837"/>
    <w:rsid w:val="00E9126A"/>
    <w:rsid w:val="00E94AA2"/>
    <w:rsid w:val="00EC471F"/>
    <w:rsid w:val="00ED67F6"/>
    <w:rsid w:val="00EF2D68"/>
    <w:rsid w:val="00F20086"/>
    <w:rsid w:val="00F31500"/>
    <w:rsid w:val="00F52BFA"/>
    <w:rsid w:val="00F547E6"/>
    <w:rsid w:val="00F56B5F"/>
    <w:rsid w:val="00F639D6"/>
    <w:rsid w:val="00F81BC9"/>
    <w:rsid w:val="00F83153"/>
    <w:rsid w:val="00F84659"/>
    <w:rsid w:val="00FA50FB"/>
    <w:rsid w:val="00FB0BFE"/>
    <w:rsid w:val="00FC1418"/>
    <w:rsid w:val="00FD03F5"/>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F83318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pPr>
      <w:keepLines/>
      <w:spacing w:before="200" w:after="300" w:line="276" w:lineRule="auto"/>
      <w:contextualSpacing/>
      <w:jc w:val="center"/>
    </w:pPr>
    <w:rPr>
      <w:rFonts w:asciiTheme="majorHAnsi" w:eastAsiaTheme="majorEastAsia" w:hAnsiTheme="majorHAnsi" w:cstheme="majorBidi"/>
      <w:b/>
      <w:color w:val="000000" w:themeColor="text1"/>
      <w:spacing w:val="5"/>
      <w:kern w:val="28"/>
      <w:sz w:val="40"/>
      <w:szCs w:val="52"/>
      <w:lang w:val="en-GB" w:eastAsia="en-US"/>
    </w:rPr>
  </w:style>
  <w:style w:type="character" w:customStyle="1" w:styleId="TitleChar">
    <w:name w:val="Title Char"/>
    <w:basedOn w:val="DefaultParagraphFont"/>
    <w:link w:val="Title"/>
    <w:uiPriority w:val="10"/>
    <w:rPr>
      <w:rFonts w:asciiTheme="majorHAnsi" w:eastAsiaTheme="majorEastAsia" w:hAnsiTheme="majorHAnsi" w:cstheme="majorBidi"/>
      <w:b/>
      <w:color w:val="000000" w:themeColor="text1"/>
      <w:spacing w:val="5"/>
      <w:kern w:val="28"/>
      <w:sz w:val="40"/>
      <w:szCs w:val="52"/>
      <w:lang w:val="en-GB" w:eastAsia="en-US"/>
    </w:rPr>
  </w:style>
  <w:style w:type="paragraph" w:customStyle="1" w:styleId="1FFFE4CE56BA44A6A79425F2F0C33543">
    <w:name w:val="1FFFE4CE56BA44A6A79425F2F0C33543"/>
  </w:style>
  <w:style w:type="character" w:styleId="PlaceholderText">
    <w:name w:val="Placeholder Text"/>
    <w:basedOn w:val="DefaultParagraphFont"/>
    <w:uiPriority w:val="99"/>
    <w:semiHidden/>
    <w:rsid w:val="00386BC9"/>
    <w:rPr>
      <w:color w:val="808080"/>
    </w:rPr>
  </w:style>
  <w:style w:type="paragraph" w:customStyle="1" w:styleId="3F95C595CA2548C3845EA4391344376F">
    <w:name w:val="3F95C595CA2548C3845EA4391344376F"/>
  </w:style>
  <w:style w:type="paragraph" w:customStyle="1" w:styleId="A30CC4DBE8DC406D8114CEC1958EED2C">
    <w:name w:val="A30CC4DBE8DC406D8114CEC1958EED2C"/>
  </w:style>
  <w:style w:type="paragraph" w:customStyle="1" w:styleId="ABA20D67D5994784A1573C3463D8F9D7">
    <w:name w:val="ABA20D67D5994784A1573C3463D8F9D7"/>
    <w:rPr>
      <w:lang w:val="nl-BE" w:eastAsia="nl-BE"/>
    </w:rPr>
  </w:style>
  <w:style w:type="paragraph" w:customStyle="1" w:styleId="FE463DFF6FBA41A5B1064838A627518F">
    <w:name w:val="FE463DFF6FBA41A5B1064838A627518F"/>
  </w:style>
  <w:style w:type="paragraph" w:customStyle="1" w:styleId="E450733E42AC4683BDAB8575D7F2C34F">
    <w:name w:val="E450733E42AC4683BDAB8575D7F2C34F"/>
  </w:style>
  <w:style w:type="paragraph" w:customStyle="1" w:styleId="691E777C9D8D44B19070D05D94DED2F4">
    <w:name w:val="691E777C9D8D44B19070D05D94DED2F4"/>
  </w:style>
  <w:style w:type="paragraph" w:customStyle="1" w:styleId="8FB2CD08258B4A44A4522E55DAEC5D40">
    <w:name w:val="8FB2CD08258B4A44A4522E55DAEC5D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agics">
      <a:dk1>
        <a:srgbClr val="6D6968"/>
      </a:dk1>
      <a:lt1>
        <a:sysClr val="window" lastClr="FFFFFF"/>
      </a:lt1>
      <a:dk2>
        <a:srgbClr val="EF4123"/>
      </a:dk2>
      <a:lt2>
        <a:srgbClr val="F1F1F1"/>
      </a:lt2>
      <a:accent1>
        <a:srgbClr val="000000"/>
      </a:accent1>
      <a:accent2>
        <a:srgbClr val="AC2600"/>
      </a:accent2>
      <a:accent3>
        <a:srgbClr val="6D6968"/>
      </a:accent3>
      <a:accent4>
        <a:srgbClr val="F1F1F1"/>
      </a:accent4>
      <a:accent5>
        <a:srgbClr val="EF4123"/>
      </a:accent5>
      <a:accent6>
        <a:srgbClr val="70AD47"/>
      </a:accent6>
      <a:hlink>
        <a:srgbClr val="002060"/>
      </a:hlink>
      <a:folHlink>
        <a:srgbClr val="AC2600"/>
      </a:folHlink>
    </a:clrScheme>
    <a:fontScheme name="Magics">
      <a:majorFont>
        <a:latin typeface="Helvetica"/>
        <a:ea typeface=""/>
        <a:cs typeface=""/>
      </a:majorFont>
      <a:minorFont>
        <a:latin typeface="Helvetic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d485ff-3710-4d3a-9af8-c5dabd5b824b">
      <Terms xmlns="http://schemas.microsoft.com/office/infopath/2007/PartnerControls"/>
    </lcf76f155ced4ddcb4097134ff3c332f>
    <TaxCatchAll xmlns="3e2ff60f-3d78-4ab2-a972-27fa999a5603"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Ime25</b:Tag>
    <b:SourceType>Misc</b:SourceType>
    <b:Guid>{A1638EF4-4693-4032-865B-6E5DBC6FA823}</b:Guid>
    <b:Author>
      <b:Author>
        <b:NameList>
          <b:Person>
            <b:Last>Imec</b:Last>
          </b:Person>
        </b:NameList>
      </b:Author>
      <b:Writer>
        <b:NameList>
          <b:Person>
            <b:Last>Imec</b:Last>
          </b:Person>
        </b:NameList>
      </b:Writer>
    </b:Author>
    <b:Title>INFINIT RETVA Datasheet Version 1.0 Revision D</b:Title>
    <b:Year>2025</b:Year>
    <b:RefOrder>2</b:RefOrder>
  </b:Source>
  <b:Source>
    <b:Tag>ESC16</b:Tag>
    <b:SourceType>Book</b:SourceType>
    <b:Guid>{5D81FA34-EB08-4803-9B6A-003FE0B6AC20}</b:Guid>
    <b:Author>
      <b:Author>
        <b:Corporate>ESCC</b:Corporate>
      </b:Author>
    </b:Author>
    <b:Title>ECSS22900 Total Dose Steady-State Irradiation Test Method</b:Title>
    <b:Year>2016</b:Year>
    <b:RefOrder>1</b:RefOrder>
  </b:Source>
</b:Sources>
</file>

<file path=customXml/item5.xml><?xml version="1.0" encoding="utf-8"?>
<ct:contentTypeSchema xmlns:ct="http://schemas.microsoft.com/office/2006/metadata/contentType" xmlns:ma="http://schemas.microsoft.com/office/2006/metadata/properties/metaAttributes" ct:_="" ma:_="" ma:contentTypeName="Document" ma:contentTypeID="0x0101005EC5DFCE5ED669458078B2E4E068A782" ma:contentTypeVersion="11" ma:contentTypeDescription="Create a new document." ma:contentTypeScope="" ma:versionID="45993fff8bd24b9f37e8702689b06eba">
  <xsd:schema xmlns:xsd="http://www.w3.org/2001/XMLSchema" xmlns:xs="http://www.w3.org/2001/XMLSchema" xmlns:p="http://schemas.microsoft.com/office/2006/metadata/properties" xmlns:ns2="0ad485ff-3710-4d3a-9af8-c5dabd5b824b" xmlns:ns3="3e2ff60f-3d78-4ab2-a972-27fa999a5603" targetNamespace="http://schemas.microsoft.com/office/2006/metadata/properties" ma:root="true" ma:fieldsID="ed40c7429fe969daa82537ebc941595a" ns2:_="" ns3:_="">
    <xsd:import namespace="0ad485ff-3710-4d3a-9af8-c5dabd5b824b"/>
    <xsd:import namespace="3e2ff60f-3d78-4ab2-a972-27fa999a56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485ff-3710-4d3a-9af8-c5dabd5b82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27eae40-1670-4693-a3fa-0adf1354c74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2ff60f-3d78-4ab2-a972-27fa999a56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a21498c-4725-44ae-8502-edeb6d438d68}" ma:internalName="TaxCatchAll" ma:showField="CatchAllData" ma:web="3e2ff60f-3d78-4ab2-a972-27fa999a56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258DB5-F4AE-4037-BF6C-3708E56CF3CE}">
  <ds:schemaRefs>
    <ds:schemaRef ds:uri="http://schemas.microsoft.com/sharepoint/v3/contenttype/forms"/>
  </ds:schemaRefs>
</ds:datastoreItem>
</file>

<file path=customXml/itemProps3.xml><?xml version="1.0" encoding="utf-8"?>
<ds:datastoreItem xmlns:ds="http://schemas.openxmlformats.org/officeDocument/2006/customXml" ds:itemID="{8A6DA746-7932-4E55-B9AF-43E18A23CAA9}">
  <ds:schemaRefs>
    <ds:schemaRef ds:uri="http://schemas.microsoft.com/office/2006/metadata/properties"/>
    <ds:schemaRef ds:uri="http://schemas.microsoft.com/office/infopath/2007/PartnerControls"/>
    <ds:schemaRef ds:uri="0ad485ff-3710-4d3a-9af8-c5dabd5b824b"/>
    <ds:schemaRef ds:uri="3e2ff60f-3d78-4ab2-a972-27fa999a5603"/>
  </ds:schemaRefs>
</ds:datastoreItem>
</file>

<file path=customXml/itemProps4.xml><?xml version="1.0" encoding="utf-8"?>
<ds:datastoreItem xmlns:ds="http://schemas.openxmlformats.org/officeDocument/2006/customXml" ds:itemID="{2B58722A-683B-454C-9821-A717519C77F6}">
  <ds:schemaRefs>
    <ds:schemaRef ds:uri="http://schemas.openxmlformats.org/officeDocument/2006/bibliography"/>
  </ds:schemaRefs>
</ds:datastoreItem>
</file>

<file path=customXml/itemProps5.xml><?xml version="1.0" encoding="utf-8"?>
<ds:datastoreItem xmlns:ds="http://schemas.openxmlformats.org/officeDocument/2006/customXml" ds:itemID="{0F3C844D-E64E-4773-A7FE-E985D26611C5}"/>
</file>

<file path=docProps/app.xml><?xml version="1.0" encoding="utf-8"?>
<Properties xmlns="http://schemas.openxmlformats.org/officeDocument/2006/extended-properties" xmlns:vt="http://schemas.openxmlformats.org/officeDocument/2006/docPropsVTypes">
  <Template>Magics-template_F4E-OPE-1187.dotx</Template>
  <TotalTime>0</TotalTime>
  <Pages>37</Pages>
  <Words>8304</Words>
  <Characters>47339</Characters>
  <Application>Microsoft Office Word</Application>
  <DocSecurity>0</DocSecurity>
  <Lines>394</Lines>
  <Paragraphs>111</Paragraphs>
  <ScaleCrop>false</ScaleCrop>
  <Company>MAGICS Technologies</Company>
  <LinksUpToDate>false</LinksUpToDate>
  <CharactersWithSpaces>55532</CharactersWithSpaces>
  <SharedDoc>false</SharedDoc>
  <HLinks>
    <vt:vector size="828" baseType="variant">
      <vt:variant>
        <vt:i4>8061014</vt:i4>
      </vt:variant>
      <vt:variant>
        <vt:i4>795</vt:i4>
      </vt:variant>
      <vt:variant>
        <vt:i4>0</vt:i4>
      </vt:variant>
      <vt:variant>
        <vt:i4>5</vt:i4>
      </vt:variant>
      <vt:variant>
        <vt:lpwstr>https://magicstech.sharepoint.com/sites/Datasheets/Approved/MAG-PSU00001-NP_Datasheet_2023_04-rev0.4.pdf?CT=1745498575595&amp;OR=ItemsView</vt:lpwstr>
      </vt:variant>
      <vt:variant>
        <vt:lpwstr/>
      </vt:variant>
      <vt:variant>
        <vt:i4>7340158</vt:i4>
      </vt:variant>
      <vt:variant>
        <vt:i4>768</vt:i4>
      </vt:variant>
      <vt:variant>
        <vt:i4>0</vt:i4>
      </vt:variant>
      <vt:variant>
        <vt:i4>5</vt:i4>
      </vt:variant>
      <vt:variant>
        <vt:lpwstr/>
      </vt:variant>
      <vt:variant>
        <vt:lpwstr>_Characterization_(CHAR)</vt:lpwstr>
      </vt:variant>
      <vt:variant>
        <vt:i4>4390955</vt:i4>
      </vt:variant>
      <vt:variant>
        <vt:i4>765</vt:i4>
      </vt:variant>
      <vt:variant>
        <vt:i4>0</vt:i4>
      </vt:variant>
      <vt:variant>
        <vt:i4>5</vt:i4>
      </vt:variant>
      <vt:variant>
        <vt:lpwstr/>
      </vt:variant>
      <vt:variant>
        <vt:lpwstr>_Vision_DCDC_sub-board</vt:lpwstr>
      </vt:variant>
      <vt:variant>
        <vt:i4>4390955</vt:i4>
      </vt:variant>
      <vt:variant>
        <vt:i4>762</vt:i4>
      </vt:variant>
      <vt:variant>
        <vt:i4>0</vt:i4>
      </vt:variant>
      <vt:variant>
        <vt:i4>5</vt:i4>
      </vt:variant>
      <vt:variant>
        <vt:lpwstr/>
      </vt:variant>
      <vt:variant>
        <vt:lpwstr>_Vision_DCDC_sub-board</vt:lpwstr>
      </vt:variant>
      <vt:variant>
        <vt:i4>786464</vt:i4>
      </vt:variant>
      <vt:variant>
        <vt:i4>759</vt:i4>
      </vt:variant>
      <vt:variant>
        <vt:i4>0</vt:i4>
      </vt:variant>
      <vt:variant>
        <vt:i4>5</vt:i4>
      </vt:variant>
      <vt:variant>
        <vt:lpwstr/>
      </vt:variant>
      <vt:variant>
        <vt:lpwstr>_DCDC-Module_testing_(MODULE)</vt:lpwstr>
      </vt:variant>
      <vt:variant>
        <vt:i4>786464</vt:i4>
      </vt:variant>
      <vt:variant>
        <vt:i4>756</vt:i4>
      </vt:variant>
      <vt:variant>
        <vt:i4>0</vt:i4>
      </vt:variant>
      <vt:variant>
        <vt:i4>5</vt:i4>
      </vt:variant>
      <vt:variant>
        <vt:lpwstr/>
      </vt:variant>
      <vt:variant>
        <vt:lpwstr>_DCDC-Module_testing_(MODULE)</vt:lpwstr>
      </vt:variant>
      <vt:variant>
        <vt:i4>7536709</vt:i4>
      </vt:variant>
      <vt:variant>
        <vt:i4>753</vt:i4>
      </vt:variant>
      <vt:variant>
        <vt:i4>0</vt:i4>
      </vt:variant>
      <vt:variant>
        <vt:i4>5</vt:i4>
      </vt:variant>
      <vt:variant>
        <vt:lpwstr/>
      </vt:variant>
      <vt:variant>
        <vt:lpwstr>_Final_Test_(FT)</vt:lpwstr>
      </vt:variant>
      <vt:variant>
        <vt:i4>7536709</vt:i4>
      </vt:variant>
      <vt:variant>
        <vt:i4>750</vt:i4>
      </vt:variant>
      <vt:variant>
        <vt:i4>0</vt:i4>
      </vt:variant>
      <vt:variant>
        <vt:i4>5</vt:i4>
      </vt:variant>
      <vt:variant>
        <vt:lpwstr/>
      </vt:variant>
      <vt:variant>
        <vt:lpwstr>_Final_Test_(FT)</vt:lpwstr>
      </vt:variant>
      <vt:variant>
        <vt:i4>7340158</vt:i4>
      </vt:variant>
      <vt:variant>
        <vt:i4>747</vt:i4>
      </vt:variant>
      <vt:variant>
        <vt:i4>0</vt:i4>
      </vt:variant>
      <vt:variant>
        <vt:i4>5</vt:i4>
      </vt:variant>
      <vt:variant>
        <vt:lpwstr/>
      </vt:variant>
      <vt:variant>
        <vt:lpwstr>_Characterization_(CHAR)</vt:lpwstr>
      </vt:variant>
      <vt:variant>
        <vt:i4>7340158</vt:i4>
      </vt:variant>
      <vt:variant>
        <vt:i4>744</vt:i4>
      </vt:variant>
      <vt:variant>
        <vt:i4>0</vt:i4>
      </vt:variant>
      <vt:variant>
        <vt:i4>5</vt:i4>
      </vt:variant>
      <vt:variant>
        <vt:lpwstr/>
      </vt:variant>
      <vt:variant>
        <vt:lpwstr>_Characterization_(CHAR)</vt:lpwstr>
      </vt:variant>
      <vt:variant>
        <vt:i4>7929873</vt:i4>
      </vt:variant>
      <vt:variant>
        <vt:i4>741</vt:i4>
      </vt:variant>
      <vt:variant>
        <vt:i4>0</vt:i4>
      </vt:variant>
      <vt:variant>
        <vt:i4>5</vt:i4>
      </vt:variant>
      <vt:variant>
        <vt:lpwstr/>
      </vt:variant>
      <vt:variant>
        <vt:lpwstr>_Connectivity_test_(CONN)</vt:lpwstr>
      </vt:variant>
      <vt:variant>
        <vt:i4>7929873</vt:i4>
      </vt:variant>
      <vt:variant>
        <vt:i4>738</vt:i4>
      </vt:variant>
      <vt:variant>
        <vt:i4>0</vt:i4>
      </vt:variant>
      <vt:variant>
        <vt:i4>5</vt:i4>
      </vt:variant>
      <vt:variant>
        <vt:lpwstr/>
      </vt:variant>
      <vt:variant>
        <vt:lpwstr>_Connectivity_test_(CONN)</vt:lpwstr>
      </vt:variant>
      <vt:variant>
        <vt:i4>7143454</vt:i4>
      </vt:variant>
      <vt:variant>
        <vt:i4>735</vt:i4>
      </vt:variant>
      <vt:variant>
        <vt:i4>0</vt:i4>
      </vt:variant>
      <vt:variant>
        <vt:i4>5</vt:i4>
      </vt:variant>
      <vt:variant>
        <vt:lpwstr/>
      </vt:variant>
      <vt:variant>
        <vt:lpwstr>_T0019:_Transient_load</vt:lpwstr>
      </vt:variant>
      <vt:variant>
        <vt:i4>7143454</vt:i4>
      </vt:variant>
      <vt:variant>
        <vt:i4>732</vt:i4>
      </vt:variant>
      <vt:variant>
        <vt:i4>0</vt:i4>
      </vt:variant>
      <vt:variant>
        <vt:i4>5</vt:i4>
      </vt:variant>
      <vt:variant>
        <vt:lpwstr/>
      </vt:variant>
      <vt:variant>
        <vt:lpwstr>_T0019:_Transient_load</vt:lpwstr>
      </vt:variant>
      <vt:variant>
        <vt:i4>6946820</vt:i4>
      </vt:variant>
      <vt:variant>
        <vt:i4>729</vt:i4>
      </vt:variant>
      <vt:variant>
        <vt:i4>0</vt:i4>
      </vt:variant>
      <vt:variant>
        <vt:i4>5</vt:i4>
      </vt:variant>
      <vt:variant>
        <vt:lpwstr/>
      </vt:variant>
      <vt:variant>
        <vt:lpwstr>_T0018:_VIS_module</vt:lpwstr>
      </vt:variant>
      <vt:variant>
        <vt:i4>6946820</vt:i4>
      </vt:variant>
      <vt:variant>
        <vt:i4>726</vt:i4>
      </vt:variant>
      <vt:variant>
        <vt:i4>0</vt:i4>
      </vt:variant>
      <vt:variant>
        <vt:i4>5</vt:i4>
      </vt:variant>
      <vt:variant>
        <vt:lpwstr/>
      </vt:variant>
      <vt:variant>
        <vt:lpwstr>_T0018:_VIS_module</vt:lpwstr>
      </vt:variant>
      <vt:variant>
        <vt:i4>4390953</vt:i4>
      </vt:variant>
      <vt:variant>
        <vt:i4>723</vt:i4>
      </vt:variant>
      <vt:variant>
        <vt:i4>0</vt:i4>
      </vt:variant>
      <vt:variant>
        <vt:i4>5</vt:i4>
      </vt:variant>
      <vt:variant>
        <vt:lpwstr/>
      </vt:variant>
      <vt:variant>
        <vt:lpwstr>_T0017:_Output_voltage</vt:lpwstr>
      </vt:variant>
      <vt:variant>
        <vt:i4>4390953</vt:i4>
      </vt:variant>
      <vt:variant>
        <vt:i4>720</vt:i4>
      </vt:variant>
      <vt:variant>
        <vt:i4>0</vt:i4>
      </vt:variant>
      <vt:variant>
        <vt:i4>5</vt:i4>
      </vt:variant>
      <vt:variant>
        <vt:lpwstr/>
      </vt:variant>
      <vt:variant>
        <vt:lpwstr>_T0017:_Output_voltage</vt:lpwstr>
      </vt:variant>
      <vt:variant>
        <vt:i4>6029314</vt:i4>
      </vt:variant>
      <vt:variant>
        <vt:i4>717</vt:i4>
      </vt:variant>
      <vt:variant>
        <vt:i4>0</vt:i4>
      </vt:variant>
      <vt:variant>
        <vt:i4>5</vt:i4>
      </vt:variant>
      <vt:variant>
        <vt:lpwstr/>
      </vt:variant>
      <vt:variant>
        <vt:lpwstr>_T0016:_Efficiency</vt:lpwstr>
      </vt:variant>
      <vt:variant>
        <vt:i4>6029314</vt:i4>
      </vt:variant>
      <vt:variant>
        <vt:i4>714</vt:i4>
      </vt:variant>
      <vt:variant>
        <vt:i4>0</vt:i4>
      </vt:variant>
      <vt:variant>
        <vt:i4>5</vt:i4>
      </vt:variant>
      <vt:variant>
        <vt:lpwstr/>
      </vt:variant>
      <vt:variant>
        <vt:lpwstr>_T0016:_Efficiency</vt:lpwstr>
      </vt:variant>
      <vt:variant>
        <vt:i4>4653102</vt:i4>
      </vt:variant>
      <vt:variant>
        <vt:i4>711</vt:i4>
      </vt:variant>
      <vt:variant>
        <vt:i4>0</vt:i4>
      </vt:variant>
      <vt:variant>
        <vt:i4>5</vt:i4>
      </vt:variant>
      <vt:variant>
        <vt:lpwstr/>
      </vt:variant>
      <vt:variant>
        <vt:lpwstr>_T0015:_Load_regulation</vt:lpwstr>
      </vt:variant>
      <vt:variant>
        <vt:i4>4653102</vt:i4>
      </vt:variant>
      <vt:variant>
        <vt:i4>708</vt:i4>
      </vt:variant>
      <vt:variant>
        <vt:i4>0</vt:i4>
      </vt:variant>
      <vt:variant>
        <vt:i4>5</vt:i4>
      </vt:variant>
      <vt:variant>
        <vt:lpwstr/>
      </vt:variant>
      <vt:variant>
        <vt:lpwstr>_T0015:_Load_regulation</vt:lpwstr>
      </vt:variant>
      <vt:variant>
        <vt:i4>4259873</vt:i4>
      </vt:variant>
      <vt:variant>
        <vt:i4>705</vt:i4>
      </vt:variant>
      <vt:variant>
        <vt:i4>0</vt:i4>
      </vt:variant>
      <vt:variant>
        <vt:i4>5</vt:i4>
      </vt:variant>
      <vt:variant>
        <vt:lpwstr/>
      </vt:variant>
      <vt:variant>
        <vt:lpwstr>_T0014:_Line_regulation</vt:lpwstr>
      </vt:variant>
      <vt:variant>
        <vt:i4>4259873</vt:i4>
      </vt:variant>
      <vt:variant>
        <vt:i4>702</vt:i4>
      </vt:variant>
      <vt:variant>
        <vt:i4>0</vt:i4>
      </vt:variant>
      <vt:variant>
        <vt:i4>5</vt:i4>
      </vt:variant>
      <vt:variant>
        <vt:lpwstr/>
      </vt:variant>
      <vt:variant>
        <vt:lpwstr>_T0014:_Line_regulation</vt:lpwstr>
      </vt:variant>
      <vt:variant>
        <vt:i4>1179717</vt:i4>
      </vt:variant>
      <vt:variant>
        <vt:i4>699</vt:i4>
      </vt:variant>
      <vt:variant>
        <vt:i4>0</vt:i4>
      </vt:variant>
      <vt:variant>
        <vt:i4>5</vt:i4>
      </vt:variant>
      <vt:variant>
        <vt:lpwstr/>
      </vt:variant>
      <vt:variant>
        <vt:lpwstr>_T0013:_Inv_Enable_functionality</vt:lpwstr>
      </vt:variant>
      <vt:variant>
        <vt:i4>1179717</vt:i4>
      </vt:variant>
      <vt:variant>
        <vt:i4>696</vt:i4>
      </vt:variant>
      <vt:variant>
        <vt:i4>0</vt:i4>
      </vt:variant>
      <vt:variant>
        <vt:i4>5</vt:i4>
      </vt:variant>
      <vt:variant>
        <vt:lpwstr/>
      </vt:variant>
      <vt:variant>
        <vt:lpwstr>_T0013:_Inv_Enable_functionality</vt:lpwstr>
      </vt:variant>
      <vt:variant>
        <vt:i4>1900641</vt:i4>
      </vt:variant>
      <vt:variant>
        <vt:i4>693</vt:i4>
      </vt:variant>
      <vt:variant>
        <vt:i4>0</vt:i4>
      </vt:variant>
      <vt:variant>
        <vt:i4>5</vt:i4>
      </vt:variant>
      <vt:variant>
        <vt:lpwstr/>
      </vt:variant>
      <vt:variant>
        <vt:lpwstr>_T0012:_Startup_behaviour</vt:lpwstr>
      </vt:variant>
      <vt:variant>
        <vt:i4>1900641</vt:i4>
      </vt:variant>
      <vt:variant>
        <vt:i4>690</vt:i4>
      </vt:variant>
      <vt:variant>
        <vt:i4>0</vt:i4>
      </vt:variant>
      <vt:variant>
        <vt:i4>5</vt:i4>
      </vt:variant>
      <vt:variant>
        <vt:lpwstr/>
      </vt:variant>
      <vt:variant>
        <vt:lpwstr>_T0012:_Startup_behaviour</vt:lpwstr>
      </vt:variant>
      <vt:variant>
        <vt:i4>2293840</vt:i4>
      </vt:variant>
      <vt:variant>
        <vt:i4>687</vt:i4>
      </vt:variant>
      <vt:variant>
        <vt:i4>0</vt:i4>
      </vt:variant>
      <vt:variant>
        <vt:i4>5</vt:i4>
      </vt:variant>
      <vt:variant>
        <vt:lpwstr/>
      </vt:variant>
      <vt:variant>
        <vt:lpwstr>_T0011:_Over_Temperature</vt:lpwstr>
      </vt:variant>
      <vt:variant>
        <vt:i4>2293840</vt:i4>
      </vt:variant>
      <vt:variant>
        <vt:i4>684</vt:i4>
      </vt:variant>
      <vt:variant>
        <vt:i4>0</vt:i4>
      </vt:variant>
      <vt:variant>
        <vt:i4>5</vt:i4>
      </vt:variant>
      <vt:variant>
        <vt:lpwstr/>
      </vt:variant>
      <vt:variant>
        <vt:lpwstr>_T0011:_Over_Temperature</vt:lpwstr>
      </vt:variant>
      <vt:variant>
        <vt:i4>4456489</vt:i4>
      </vt:variant>
      <vt:variant>
        <vt:i4>681</vt:i4>
      </vt:variant>
      <vt:variant>
        <vt:i4>0</vt:i4>
      </vt:variant>
      <vt:variant>
        <vt:i4>5</vt:i4>
      </vt:variant>
      <vt:variant>
        <vt:lpwstr/>
      </vt:variant>
      <vt:variant>
        <vt:lpwstr>_T0010:_Output_voltage</vt:lpwstr>
      </vt:variant>
      <vt:variant>
        <vt:i4>4456489</vt:i4>
      </vt:variant>
      <vt:variant>
        <vt:i4>678</vt:i4>
      </vt:variant>
      <vt:variant>
        <vt:i4>0</vt:i4>
      </vt:variant>
      <vt:variant>
        <vt:i4>5</vt:i4>
      </vt:variant>
      <vt:variant>
        <vt:lpwstr/>
      </vt:variant>
      <vt:variant>
        <vt:lpwstr>_T0010:_Output_voltage</vt:lpwstr>
      </vt:variant>
      <vt:variant>
        <vt:i4>655485</vt:i4>
      </vt:variant>
      <vt:variant>
        <vt:i4>675</vt:i4>
      </vt:variant>
      <vt:variant>
        <vt:i4>0</vt:i4>
      </vt:variant>
      <vt:variant>
        <vt:i4>5</vt:i4>
      </vt:variant>
      <vt:variant>
        <vt:lpwstr/>
      </vt:variant>
      <vt:variant>
        <vt:lpwstr>_T0009:_Under_Voltage</vt:lpwstr>
      </vt:variant>
      <vt:variant>
        <vt:i4>655485</vt:i4>
      </vt:variant>
      <vt:variant>
        <vt:i4>672</vt:i4>
      </vt:variant>
      <vt:variant>
        <vt:i4>0</vt:i4>
      </vt:variant>
      <vt:variant>
        <vt:i4>5</vt:i4>
      </vt:variant>
      <vt:variant>
        <vt:lpwstr/>
      </vt:variant>
      <vt:variant>
        <vt:lpwstr>_T0009:_Under_Voltage</vt:lpwstr>
      </vt:variant>
      <vt:variant>
        <vt:i4>393266</vt:i4>
      </vt:variant>
      <vt:variant>
        <vt:i4>669</vt:i4>
      </vt:variant>
      <vt:variant>
        <vt:i4>0</vt:i4>
      </vt:variant>
      <vt:variant>
        <vt:i4>5</vt:i4>
      </vt:variant>
      <vt:variant>
        <vt:lpwstr/>
      </vt:variant>
      <vt:variant>
        <vt:lpwstr>_T0008:_On-chip_regulator</vt:lpwstr>
      </vt:variant>
      <vt:variant>
        <vt:i4>393266</vt:i4>
      </vt:variant>
      <vt:variant>
        <vt:i4>666</vt:i4>
      </vt:variant>
      <vt:variant>
        <vt:i4>0</vt:i4>
      </vt:variant>
      <vt:variant>
        <vt:i4>5</vt:i4>
      </vt:variant>
      <vt:variant>
        <vt:lpwstr/>
      </vt:variant>
      <vt:variant>
        <vt:lpwstr>_T0008:_On-chip_regulator</vt:lpwstr>
      </vt:variant>
      <vt:variant>
        <vt:i4>3014667</vt:i4>
      </vt:variant>
      <vt:variant>
        <vt:i4>663</vt:i4>
      </vt:variant>
      <vt:variant>
        <vt:i4>0</vt:i4>
      </vt:variant>
      <vt:variant>
        <vt:i4>5</vt:i4>
      </vt:variant>
      <vt:variant>
        <vt:lpwstr/>
      </vt:variant>
      <vt:variant>
        <vt:lpwstr>_T0007:_Output_drive-strength</vt:lpwstr>
      </vt:variant>
      <vt:variant>
        <vt:i4>3014667</vt:i4>
      </vt:variant>
      <vt:variant>
        <vt:i4>660</vt:i4>
      </vt:variant>
      <vt:variant>
        <vt:i4>0</vt:i4>
      </vt:variant>
      <vt:variant>
        <vt:i4>5</vt:i4>
      </vt:variant>
      <vt:variant>
        <vt:lpwstr/>
      </vt:variant>
      <vt:variant>
        <vt:lpwstr>_T0007:_Output_drive-strength</vt:lpwstr>
      </vt:variant>
      <vt:variant>
        <vt:i4>6291474</vt:i4>
      </vt:variant>
      <vt:variant>
        <vt:i4>657</vt:i4>
      </vt:variant>
      <vt:variant>
        <vt:i4>0</vt:i4>
      </vt:variant>
      <vt:variant>
        <vt:i4>5</vt:i4>
      </vt:variant>
      <vt:variant>
        <vt:lpwstr/>
      </vt:variant>
      <vt:variant>
        <vt:lpwstr>_T0006:_Input_threshold</vt:lpwstr>
      </vt:variant>
      <vt:variant>
        <vt:i4>6291474</vt:i4>
      </vt:variant>
      <vt:variant>
        <vt:i4>654</vt:i4>
      </vt:variant>
      <vt:variant>
        <vt:i4>0</vt:i4>
      </vt:variant>
      <vt:variant>
        <vt:i4>5</vt:i4>
      </vt:variant>
      <vt:variant>
        <vt:lpwstr/>
      </vt:variant>
      <vt:variant>
        <vt:lpwstr>_T0006:_Input_threshold</vt:lpwstr>
      </vt:variant>
      <vt:variant>
        <vt:i4>589931</vt:i4>
      </vt:variant>
      <vt:variant>
        <vt:i4>651</vt:i4>
      </vt:variant>
      <vt:variant>
        <vt:i4>0</vt:i4>
      </vt:variant>
      <vt:variant>
        <vt:i4>5</vt:i4>
      </vt:variant>
      <vt:variant>
        <vt:lpwstr/>
      </vt:variant>
      <vt:variant>
        <vt:lpwstr>_T0005:_Leakage_test</vt:lpwstr>
      </vt:variant>
      <vt:variant>
        <vt:i4>589931</vt:i4>
      </vt:variant>
      <vt:variant>
        <vt:i4>648</vt:i4>
      </vt:variant>
      <vt:variant>
        <vt:i4>0</vt:i4>
      </vt:variant>
      <vt:variant>
        <vt:i4>5</vt:i4>
      </vt:variant>
      <vt:variant>
        <vt:lpwstr/>
      </vt:variant>
      <vt:variant>
        <vt:lpwstr>_T0005:_Leakage_test</vt:lpwstr>
      </vt:variant>
      <vt:variant>
        <vt:i4>4849709</vt:i4>
      </vt:variant>
      <vt:variant>
        <vt:i4>645</vt:i4>
      </vt:variant>
      <vt:variant>
        <vt:i4>0</vt:i4>
      </vt:variant>
      <vt:variant>
        <vt:i4>5</vt:i4>
      </vt:variant>
      <vt:variant>
        <vt:lpwstr/>
      </vt:variant>
      <vt:variant>
        <vt:lpwstr>_T0002:_Load_Short</vt:lpwstr>
      </vt:variant>
      <vt:variant>
        <vt:i4>4849709</vt:i4>
      </vt:variant>
      <vt:variant>
        <vt:i4>642</vt:i4>
      </vt:variant>
      <vt:variant>
        <vt:i4>0</vt:i4>
      </vt:variant>
      <vt:variant>
        <vt:i4>5</vt:i4>
      </vt:variant>
      <vt:variant>
        <vt:lpwstr/>
      </vt:variant>
      <vt:variant>
        <vt:lpwstr>_T0002:_Load_Short</vt:lpwstr>
      </vt:variant>
      <vt:variant>
        <vt:i4>6619148</vt:i4>
      </vt:variant>
      <vt:variant>
        <vt:i4>639</vt:i4>
      </vt:variant>
      <vt:variant>
        <vt:i4>0</vt:i4>
      </vt:variant>
      <vt:variant>
        <vt:i4>5</vt:i4>
      </vt:variant>
      <vt:variant>
        <vt:lpwstr/>
      </vt:variant>
      <vt:variant>
        <vt:lpwstr>_T0001:_Power_Short</vt:lpwstr>
      </vt:variant>
      <vt:variant>
        <vt:i4>6619148</vt:i4>
      </vt:variant>
      <vt:variant>
        <vt:i4>636</vt:i4>
      </vt:variant>
      <vt:variant>
        <vt:i4>0</vt:i4>
      </vt:variant>
      <vt:variant>
        <vt:i4>5</vt:i4>
      </vt:variant>
      <vt:variant>
        <vt:lpwstr/>
      </vt:variant>
      <vt:variant>
        <vt:lpwstr>_T0001:_Power_Short</vt:lpwstr>
      </vt:variant>
      <vt:variant>
        <vt:i4>1441845</vt:i4>
      </vt:variant>
      <vt:variant>
        <vt:i4>554</vt:i4>
      </vt:variant>
      <vt:variant>
        <vt:i4>0</vt:i4>
      </vt:variant>
      <vt:variant>
        <vt:i4>5</vt:i4>
      </vt:variant>
      <vt:variant>
        <vt:lpwstr/>
      </vt:variant>
      <vt:variant>
        <vt:lpwstr>_Toc211245273</vt:lpwstr>
      </vt:variant>
      <vt:variant>
        <vt:i4>1441845</vt:i4>
      </vt:variant>
      <vt:variant>
        <vt:i4>548</vt:i4>
      </vt:variant>
      <vt:variant>
        <vt:i4>0</vt:i4>
      </vt:variant>
      <vt:variant>
        <vt:i4>5</vt:i4>
      </vt:variant>
      <vt:variant>
        <vt:lpwstr/>
      </vt:variant>
      <vt:variant>
        <vt:lpwstr>_Toc211245272</vt:lpwstr>
      </vt:variant>
      <vt:variant>
        <vt:i4>1441845</vt:i4>
      </vt:variant>
      <vt:variant>
        <vt:i4>542</vt:i4>
      </vt:variant>
      <vt:variant>
        <vt:i4>0</vt:i4>
      </vt:variant>
      <vt:variant>
        <vt:i4>5</vt:i4>
      </vt:variant>
      <vt:variant>
        <vt:lpwstr/>
      </vt:variant>
      <vt:variant>
        <vt:lpwstr>_Toc211245271</vt:lpwstr>
      </vt:variant>
      <vt:variant>
        <vt:i4>1441845</vt:i4>
      </vt:variant>
      <vt:variant>
        <vt:i4>536</vt:i4>
      </vt:variant>
      <vt:variant>
        <vt:i4>0</vt:i4>
      </vt:variant>
      <vt:variant>
        <vt:i4>5</vt:i4>
      </vt:variant>
      <vt:variant>
        <vt:lpwstr/>
      </vt:variant>
      <vt:variant>
        <vt:lpwstr>_Toc211245270</vt:lpwstr>
      </vt:variant>
      <vt:variant>
        <vt:i4>1507381</vt:i4>
      </vt:variant>
      <vt:variant>
        <vt:i4>530</vt:i4>
      </vt:variant>
      <vt:variant>
        <vt:i4>0</vt:i4>
      </vt:variant>
      <vt:variant>
        <vt:i4>5</vt:i4>
      </vt:variant>
      <vt:variant>
        <vt:lpwstr/>
      </vt:variant>
      <vt:variant>
        <vt:lpwstr>_Toc211245269</vt:lpwstr>
      </vt:variant>
      <vt:variant>
        <vt:i4>1507381</vt:i4>
      </vt:variant>
      <vt:variant>
        <vt:i4>524</vt:i4>
      </vt:variant>
      <vt:variant>
        <vt:i4>0</vt:i4>
      </vt:variant>
      <vt:variant>
        <vt:i4>5</vt:i4>
      </vt:variant>
      <vt:variant>
        <vt:lpwstr/>
      </vt:variant>
      <vt:variant>
        <vt:lpwstr>_Toc211245268</vt:lpwstr>
      </vt:variant>
      <vt:variant>
        <vt:i4>1507381</vt:i4>
      </vt:variant>
      <vt:variant>
        <vt:i4>518</vt:i4>
      </vt:variant>
      <vt:variant>
        <vt:i4>0</vt:i4>
      </vt:variant>
      <vt:variant>
        <vt:i4>5</vt:i4>
      </vt:variant>
      <vt:variant>
        <vt:lpwstr/>
      </vt:variant>
      <vt:variant>
        <vt:lpwstr>_Toc211245267</vt:lpwstr>
      </vt:variant>
      <vt:variant>
        <vt:i4>1507381</vt:i4>
      </vt:variant>
      <vt:variant>
        <vt:i4>512</vt:i4>
      </vt:variant>
      <vt:variant>
        <vt:i4>0</vt:i4>
      </vt:variant>
      <vt:variant>
        <vt:i4>5</vt:i4>
      </vt:variant>
      <vt:variant>
        <vt:lpwstr/>
      </vt:variant>
      <vt:variant>
        <vt:lpwstr>_Toc211245266</vt:lpwstr>
      </vt:variant>
      <vt:variant>
        <vt:i4>1507381</vt:i4>
      </vt:variant>
      <vt:variant>
        <vt:i4>506</vt:i4>
      </vt:variant>
      <vt:variant>
        <vt:i4>0</vt:i4>
      </vt:variant>
      <vt:variant>
        <vt:i4>5</vt:i4>
      </vt:variant>
      <vt:variant>
        <vt:lpwstr/>
      </vt:variant>
      <vt:variant>
        <vt:lpwstr>_Toc211245265</vt:lpwstr>
      </vt:variant>
      <vt:variant>
        <vt:i4>1507381</vt:i4>
      </vt:variant>
      <vt:variant>
        <vt:i4>500</vt:i4>
      </vt:variant>
      <vt:variant>
        <vt:i4>0</vt:i4>
      </vt:variant>
      <vt:variant>
        <vt:i4>5</vt:i4>
      </vt:variant>
      <vt:variant>
        <vt:lpwstr/>
      </vt:variant>
      <vt:variant>
        <vt:lpwstr>_Toc211245264</vt:lpwstr>
      </vt:variant>
      <vt:variant>
        <vt:i4>1507381</vt:i4>
      </vt:variant>
      <vt:variant>
        <vt:i4>494</vt:i4>
      </vt:variant>
      <vt:variant>
        <vt:i4>0</vt:i4>
      </vt:variant>
      <vt:variant>
        <vt:i4>5</vt:i4>
      </vt:variant>
      <vt:variant>
        <vt:lpwstr/>
      </vt:variant>
      <vt:variant>
        <vt:lpwstr>_Toc211245263</vt:lpwstr>
      </vt:variant>
      <vt:variant>
        <vt:i4>1507381</vt:i4>
      </vt:variant>
      <vt:variant>
        <vt:i4>488</vt:i4>
      </vt:variant>
      <vt:variant>
        <vt:i4>0</vt:i4>
      </vt:variant>
      <vt:variant>
        <vt:i4>5</vt:i4>
      </vt:variant>
      <vt:variant>
        <vt:lpwstr/>
      </vt:variant>
      <vt:variant>
        <vt:lpwstr>_Toc211245262</vt:lpwstr>
      </vt:variant>
      <vt:variant>
        <vt:i4>1507381</vt:i4>
      </vt:variant>
      <vt:variant>
        <vt:i4>482</vt:i4>
      </vt:variant>
      <vt:variant>
        <vt:i4>0</vt:i4>
      </vt:variant>
      <vt:variant>
        <vt:i4>5</vt:i4>
      </vt:variant>
      <vt:variant>
        <vt:lpwstr/>
      </vt:variant>
      <vt:variant>
        <vt:lpwstr>_Toc211245261</vt:lpwstr>
      </vt:variant>
      <vt:variant>
        <vt:i4>1507381</vt:i4>
      </vt:variant>
      <vt:variant>
        <vt:i4>476</vt:i4>
      </vt:variant>
      <vt:variant>
        <vt:i4>0</vt:i4>
      </vt:variant>
      <vt:variant>
        <vt:i4>5</vt:i4>
      </vt:variant>
      <vt:variant>
        <vt:lpwstr/>
      </vt:variant>
      <vt:variant>
        <vt:lpwstr>_Toc211245260</vt:lpwstr>
      </vt:variant>
      <vt:variant>
        <vt:i4>1310773</vt:i4>
      </vt:variant>
      <vt:variant>
        <vt:i4>470</vt:i4>
      </vt:variant>
      <vt:variant>
        <vt:i4>0</vt:i4>
      </vt:variant>
      <vt:variant>
        <vt:i4>5</vt:i4>
      </vt:variant>
      <vt:variant>
        <vt:lpwstr/>
      </vt:variant>
      <vt:variant>
        <vt:lpwstr>_Toc211245259</vt:lpwstr>
      </vt:variant>
      <vt:variant>
        <vt:i4>1310773</vt:i4>
      </vt:variant>
      <vt:variant>
        <vt:i4>464</vt:i4>
      </vt:variant>
      <vt:variant>
        <vt:i4>0</vt:i4>
      </vt:variant>
      <vt:variant>
        <vt:i4>5</vt:i4>
      </vt:variant>
      <vt:variant>
        <vt:lpwstr/>
      </vt:variant>
      <vt:variant>
        <vt:lpwstr>_Toc211245258</vt:lpwstr>
      </vt:variant>
      <vt:variant>
        <vt:i4>1310773</vt:i4>
      </vt:variant>
      <vt:variant>
        <vt:i4>458</vt:i4>
      </vt:variant>
      <vt:variant>
        <vt:i4>0</vt:i4>
      </vt:variant>
      <vt:variant>
        <vt:i4>5</vt:i4>
      </vt:variant>
      <vt:variant>
        <vt:lpwstr/>
      </vt:variant>
      <vt:variant>
        <vt:lpwstr>_Toc211245257</vt:lpwstr>
      </vt:variant>
      <vt:variant>
        <vt:i4>1310773</vt:i4>
      </vt:variant>
      <vt:variant>
        <vt:i4>452</vt:i4>
      </vt:variant>
      <vt:variant>
        <vt:i4>0</vt:i4>
      </vt:variant>
      <vt:variant>
        <vt:i4>5</vt:i4>
      </vt:variant>
      <vt:variant>
        <vt:lpwstr/>
      </vt:variant>
      <vt:variant>
        <vt:lpwstr>_Toc211245256</vt:lpwstr>
      </vt:variant>
      <vt:variant>
        <vt:i4>1310773</vt:i4>
      </vt:variant>
      <vt:variant>
        <vt:i4>446</vt:i4>
      </vt:variant>
      <vt:variant>
        <vt:i4>0</vt:i4>
      </vt:variant>
      <vt:variant>
        <vt:i4>5</vt:i4>
      </vt:variant>
      <vt:variant>
        <vt:lpwstr/>
      </vt:variant>
      <vt:variant>
        <vt:lpwstr>_Toc211245255</vt:lpwstr>
      </vt:variant>
      <vt:variant>
        <vt:i4>1310773</vt:i4>
      </vt:variant>
      <vt:variant>
        <vt:i4>440</vt:i4>
      </vt:variant>
      <vt:variant>
        <vt:i4>0</vt:i4>
      </vt:variant>
      <vt:variant>
        <vt:i4>5</vt:i4>
      </vt:variant>
      <vt:variant>
        <vt:lpwstr/>
      </vt:variant>
      <vt:variant>
        <vt:lpwstr>_Toc211245254</vt:lpwstr>
      </vt:variant>
      <vt:variant>
        <vt:i4>1310773</vt:i4>
      </vt:variant>
      <vt:variant>
        <vt:i4>434</vt:i4>
      </vt:variant>
      <vt:variant>
        <vt:i4>0</vt:i4>
      </vt:variant>
      <vt:variant>
        <vt:i4>5</vt:i4>
      </vt:variant>
      <vt:variant>
        <vt:lpwstr/>
      </vt:variant>
      <vt:variant>
        <vt:lpwstr>_Toc211245253</vt:lpwstr>
      </vt:variant>
      <vt:variant>
        <vt:i4>1310773</vt:i4>
      </vt:variant>
      <vt:variant>
        <vt:i4>428</vt:i4>
      </vt:variant>
      <vt:variant>
        <vt:i4>0</vt:i4>
      </vt:variant>
      <vt:variant>
        <vt:i4>5</vt:i4>
      </vt:variant>
      <vt:variant>
        <vt:lpwstr/>
      </vt:variant>
      <vt:variant>
        <vt:lpwstr>_Toc211245252</vt:lpwstr>
      </vt:variant>
      <vt:variant>
        <vt:i4>1310773</vt:i4>
      </vt:variant>
      <vt:variant>
        <vt:i4>422</vt:i4>
      </vt:variant>
      <vt:variant>
        <vt:i4>0</vt:i4>
      </vt:variant>
      <vt:variant>
        <vt:i4>5</vt:i4>
      </vt:variant>
      <vt:variant>
        <vt:lpwstr/>
      </vt:variant>
      <vt:variant>
        <vt:lpwstr>_Toc211245251</vt:lpwstr>
      </vt:variant>
      <vt:variant>
        <vt:i4>1310773</vt:i4>
      </vt:variant>
      <vt:variant>
        <vt:i4>416</vt:i4>
      </vt:variant>
      <vt:variant>
        <vt:i4>0</vt:i4>
      </vt:variant>
      <vt:variant>
        <vt:i4>5</vt:i4>
      </vt:variant>
      <vt:variant>
        <vt:lpwstr/>
      </vt:variant>
      <vt:variant>
        <vt:lpwstr>_Toc211245250</vt:lpwstr>
      </vt:variant>
      <vt:variant>
        <vt:i4>1376309</vt:i4>
      </vt:variant>
      <vt:variant>
        <vt:i4>410</vt:i4>
      </vt:variant>
      <vt:variant>
        <vt:i4>0</vt:i4>
      </vt:variant>
      <vt:variant>
        <vt:i4>5</vt:i4>
      </vt:variant>
      <vt:variant>
        <vt:lpwstr/>
      </vt:variant>
      <vt:variant>
        <vt:lpwstr>_Toc211245249</vt:lpwstr>
      </vt:variant>
      <vt:variant>
        <vt:i4>1376309</vt:i4>
      </vt:variant>
      <vt:variant>
        <vt:i4>404</vt:i4>
      </vt:variant>
      <vt:variant>
        <vt:i4>0</vt:i4>
      </vt:variant>
      <vt:variant>
        <vt:i4>5</vt:i4>
      </vt:variant>
      <vt:variant>
        <vt:lpwstr/>
      </vt:variant>
      <vt:variant>
        <vt:lpwstr>_Toc211245248</vt:lpwstr>
      </vt:variant>
      <vt:variant>
        <vt:i4>1376309</vt:i4>
      </vt:variant>
      <vt:variant>
        <vt:i4>398</vt:i4>
      </vt:variant>
      <vt:variant>
        <vt:i4>0</vt:i4>
      </vt:variant>
      <vt:variant>
        <vt:i4>5</vt:i4>
      </vt:variant>
      <vt:variant>
        <vt:lpwstr/>
      </vt:variant>
      <vt:variant>
        <vt:lpwstr>_Toc211245247</vt:lpwstr>
      </vt:variant>
      <vt:variant>
        <vt:i4>1376309</vt:i4>
      </vt:variant>
      <vt:variant>
        <vt:i4>392</vt:i4>
      </vt:variant>
      <vt:variant>
        <vt:i4>0</vt:i4>
      </vt:variant>
      <vt:variant>
        <vt:i4>5</vt:i4>
      </vt:variant>
      <vt:variant>
        <vt:lpwstr/>
      </vt:variant>
      <vt:variant>
        <vt:lpwstr>_Toc211245246</vt:lpwstr>
      </vt:variant>
      <vt:variant>
        <vt:i4>1376309</vt:i4>
      </vt:variant>
      <vt:variant>
        <vt:i4>386</vt:i4>
      </vt:variant>
      <vt:variant>
        <vt:i4>0</vt:i4>
      </vt:variant>
      <vt:variant>
        <vt:i4>5</vt:i4>
      </vt:variant>
      <vt:variant>
        <vt:lpwstr/>
      </vt:variant>
      <vt:variant>
        <vt:lpwstr>_Toc211245245</vt:lpwstr>
      </vt:variant>
      <vt:variant>
        <vt:i4>1048629</vt:i4>
      </vt:variant>
      <vt:variant>
        <vt:i4>377</vt:i4>
      </vt:variant>
      <vt:variant>
        <vt:i4>0</vt:i4>
      </vt:variant>
      <vt:variant>
        <vt:i4>5</vt:i4>
      </vt:variant>
      <vt:variant>
        <vt:lpwstr/>
      </vt:variant>
      <vt:variant>
        <vt:lpwstr>_Toc211245215</vt:lpwstr>
      </vt:variant>
      <vt:variant>
        <vt:i4>1048629</vt:i4>
      </vt:variant>
      <vt:variant>
        <vt:i4>371</vt:i4>
      </vt:variant>
      <vt:variant>
        <vt:i4>0</vt:i4>
      </vt:variant>
      <vt:variant>
        <vt:i4>5</vt:i4>
      </vt:variant>
      <vt:variant>
        <vt:lpwstr/>
      </vt:variant>
      <vt:variant>
        <vt:lpwstr>_Toc211245214</vt:lpwstr>
      </vt:variant>
      <vt:variant>
        <vt:i4>1048629</vt:i4>
      </vt:variant>
      <vt:variant>
        <vt:i4>365</vt:i4>
      </vt:variant>
      <vt:variant>
        <vt:i4>0</vt:i4>
      </vt:variant>
      <vt:variant>
        <vt:i4>5</vt:i4>
      </vt:variant>
      <vt:variant>
        <vt:lpwstr/>
      </vt:variant>
      <vt:variant>
        <vt:lpwstr>_Toc211245213</vt:lpwstr>
      </vt:variant>
      <vt:variant>
        <vt:i4>1114165</vt:i4>
      </vt:variant>
      <vt:variant>
        <vt:i4>356</vt:i4>
      </vt:variant>
      <vt:variant>
        <vt:i4>0</vt:i4>
      </vt:variant>
      <vt:variant>
        <vt:i4>5</vt:i4>
      </vt:variant>
      <vt:variant>
        <vt:lpwstr/>
      </vt:variant>
      <vt:variant>
        <vt:lpwstr>_Toc211245209</vt:lpwstr>
      </vt:variant>
      <vt:variant>
        <vt:i4>1114165</vt:i4>
      </vt:variant>
      <vt:variant>
        <vt:i4>350</vt:i4>
      </vt:variant>
      <vt:variant>
        <vt:i4>0</vt:i4>
      </vt:variant>
      <vt:variant>
        <vt:i4>5</vt:i4>
      </vt:variant>
      <vt:variant>
        <vt:lpwstr/>
      </vt:variant>
      <vt:variant>
        <vt:lpwstr>_Toc211245208</vt:lpwstr>
      </vt:variant>
      <vt:variant>
        <vt:i4>1114165</vt:i4>
      </vt:variant>
      <vt:variant>
        <vt:i4>344</vt:i4>
      </vt:variant>
      <vt:variant>
        <vt:i4>0</vt:i4>
      </vt:variant>
      <vt:variant>
        <vt:i4>5</vt:i4>
      </vt:variant>
      <vt:variant>
        <vt:lpwstr/>
      </vt:variant>
      <vt:variant>
        <vt:lpwstr>_Toc211245207</vt:lpwstr>
      </vt:variant>
      <vt:variant>
        <vt:i4>1114165</vt:i4>
      </vt:variant>
      <vt:variant>
        <vt:i4>338</vt:i4>
      </vt:variant>
      <vt:variant>
        <vt:i4>0</vt:i4>
      </vt:variant>
      <vt:variant>
        <vt:i4>5</vt:i4>
      </vt:variant>
      <vt:variant>
        <vt:lpwstr/>
      </vt:variant>
      <vt:variant>
        <vt:lpwstr>_Toc211245206</vt:lpwstr>
      </vt:variant>
      <vt:variant>
        <vt:i4>1114165</vt:i4>
      </vt:variant>
      <vt:variant>
        <vt:i4>332</vt:i4>
      </vt:variant>
      <vt:variant>
        <vt:i4>0</vt:i4>
      </vt:variant>
      <vt:variant>
        <vt:i4>5</vt:i4>
      </vt:variant>
      <vt:variant>
        <vt:lpwstr/>
      </vt:variant>
      <vt:variant>
        <vt:lpwstr>_Toc211245205</vt:lpwstr>
      </vt:variant>
      <vt:variant>
        <vt:i4>1114165</vt:i4>
      </vt:variant>
      <vt:variant>
        <vt:i4>326</vt:i4>
      </vt:variant>
      <vt:variant>
        <vt:i4>0</vt:i4>
      </vt:variant>
      <vt:variant>
        <vt:i4>5</vt:i4>
      </vt:variant>
      <vt:variant>
        <vt:lpwstr/>
      </vt:variant>
      <vt:variant>
        <vt:lpwstr>_Toc211245204</vt:lpwstr>
      </vt:variant>
      <vt:variant>
        <vt:i4>1114165</vt:i4>
      </vt:variant>
      <vt:variant>
        <vt:i4>320</vt:i4>
      </vt:variant>
      <vt:variant>
        <vt:i4>0</vt:i4>
      </vt:variant>
      <vt:variant>
        <vt:i4>5</vt:i4>
      </vt:variant>
      <vt:variant>
        <vt:lpwstr/>
      </vt:variant>
      <vt:variant>
        <vt:lpwstr>_Toc211245203</vt:lpwstr>
      </vt:variant>
      <vt:variant>
        <vt:i4>1114165</vt:i4>
      </vt:variant>
      <vt:variant>
        <vt:i4>314</vt:i4>
      </vt:variant>
      <vt:variant>
        <vt:i4>0</vt:i4>
      </vt:variant>
      <vt:variant>
        <vt:i4>5</vt:i4>
      </vt:variant>
      <vt:variant>
        <vt:lpwstr/>
      </vt:variant>
      <vt:variant>
        <vt:lpwstr>_Toc211245202</vt:lpwstr>
      </vt:variant>
      <vt:variant>
        <vt:i4>1114165</vt:i4>
      </vt:variant>
      <vt:variant>
        <vt:i4>308</vt:i4>
      </vt:variant>
      <vt:variant>
        <vt:i4>0</vt:i4>
      </vt:variant>
      <vt:variant>
        <vt:i4>5</vt:i4>
      </vt:variant>
      <vt:variant>
        <vt:lpwstr/>
      </vt:variant>
      <vt:variant>
        <vt:lpwstr>_Toc211245201</vt:lpwstr>
      </vt:variant>
      <vt:variant>
        <vt:i4>1114165</vt:i4>
      </vt:variant>
      <vt:variant>
        <vt:i4>302</vt:i4>
      </vt:variant>
      <vt:variant>
        <vt:i4>0</vt:i4>
      </vt:variant>
      <vt:variant>
        <vt:i4>5</vt:i4>
      </vt:variant>
      <vt:variant>
        <vt:lpwstr/>
      </vt:variant>
      <vt:variant>
        <vt:lpwstr>_Toc211245200</vt:lpwstr>
      </vt:variant>
      <vt:variant>
        <vt:i4>1572918</vt:i4>
      </vt:variant>
      <vt:variant>
        <vt:i4>296</vt:i4>
      </vt:variant>
      <vt:variant>
        <vt:i4>0</vt:i4>
      </vt:variant>
      <vt:variant>
        <vt:i4>5</vt:i4>
      </vt:variant>
      <vt:variant>
        <vt:lpwstr/>
      </vt:variant>
      <vt:variant>
        <vt:lpwstr>_Toc211245199</vt:lpwstr>
      </vt:variant>
      <vt:variant>
        <vt:i4>1572918</vt:i4>
      </vt:variant>
      <vt:variant>
        <vt:i4>290</vt:i4>
      </vt:variant>
      <vt:variant>
        <vt:i4>0</vt:i4>
      </vt:variant>
      <vt:variant>
        <vt:i4>5</vt:i4>
      </vt:variant>
      <vt:variant>
        <vt:lpwstr/>
      </vt:variant>
      <vt:variant>
        <vt:lpwstr>_Toc211245198</vt:lpwstr>
      </vt:variant>
      <vt:variant>
        <vt:i4>1572918</vt:i4>
      </vt:variant>
      <vt:variant>
        <vt:i4>284</vt:i4>
      </vt:variant>
      <vt:variant>
        <vt:i4>0</vt:i4>
      </vt:variant>
      <vt:variant>
        <vt:i4>5</vt:i4>
      </vt:variant>
      <vt:variant>
        <vt:lpwstr/>
      </vt:variant>
      <vt:variant>
        <vt:lpwstr>_Toc211245197</vt:lpwstr>
      </vt:variant>
      <vt:variant>
        <vt:i4>1572918</vt:i4>
      </vt:variant>
      <vt:variant>
        <vt:i4>278</vt:i4>
      </vt:variant>
      <vt:variant>
        <vt:i4>0</vt:i4>
      </vt:variant>
      <vt:variant>
        <vt:i4>5</vt:i4>
      </vt:variant>
      <vt:variant>
        <vt:lpwstr/>
      </vt:variant>
      <vt:variant>
        <vt:lpwstr>_Toc211245196</vt:lpwstr>
      </vt:variant>
      <vt:variant>
        <vt:i4>1572918</vt:i4>
      </vt:variant>
      <vt:variant>
        <vt:i4>272</vt:i4>
      </vt:variant>
      <vt:variant>
        <vt:i4>0</vt:i4>
      </vt:variant>
      <vt:variant>
        <vt:i4>5</vt:i4>
      </vt:variant>
      <vt:variant>
        <vt:lpwstr/>
      </vt:variant>
      <vt:variant>
        <vt:lpwstr>_Toc211245195</vt:lpwstr>
      </vt:variant>
      <vt:variant>
        <vt:i4>1572918</vt:i4>
      </vt:variant>
      <vt:variant>
        <vt:i4>266</vt:i4>
      </vt:variant>
      <vt:variant>
        <vt:i4>0</vt:i4>
      </vt:variant>
      <vt:variant>
        <vt:i4>5</vt:i4>
      </vt:variant>
      <vt:variant>
        <vt:lpwstr/>
      </vt:variant>
      <vt:variant>
        <vt:lpwstr>_Toc211245194</vt:lpwstr>
      </vt:variant>
      <vt:variant>
        <vt:i4>1572918</vt:i4>
      </vt:variant>
      <vt:variant>
        <vt:i4>260</vt:i4>
      </vt:variant>
      <vt:variant>
        <vt:i4>0</vt:i4>
      </vt:variant>
      <vt:variant>
        <vt:i4>5</vt:i4>
      </vt:variant>
      <vt:variant>
        <vt:lpwstr/>
      </vt:variant>
      <vt:variant>
        <vt:lpwstr>_Toc211245193</vt:lpwstr>
      </vt:variant>
      <vt:variant>
        <vt:i4>1572918</vt:i4>
      </vt:variant>
      <vt:variant>
        <vt:i4>254</vt:i4>
      </vt:variant>
      <vt:variant>
        <vt:i4>0</vt:i4>
      </vt:variant>
      <vt:variant>
        <vt:i4>5</vt:i4>
      </vt:variant>
      <vt:variant>
        <vt:lpwstr/>
      </vt:variant>
      <vt:variant>
        <vt:lpwstr>_Toc211245192</vt:lpwstr>
      </vt:variant>
      <vt:variant>
        <vt:i4>1572918</vt:i4>
      </vt:variant>
      <vt:variant>
        <vt:i4>248</vt:i4>
      </vt:variant>
      <vt:variant>
        <vt:i4>0</vt:i4>
      </vt:variant>
      <vt:variant>
        <vt:i4>5</vt:i4>
      </vt:variant>
      <vt:variant>
        <vt:lpwstr/>
      </vt:variant>
      <vt:variant>
        <vt:lpwstr>_Toc211245191</vt:lpwstr>
      </vt:variant>
      <vt:variant>
        <vt:i4>1572918</vt:i4>
      </vt:variant>
      <vt:variant>
        <vt:i4>242</vt:i4>
      </vt:variant>
      <vt:variant>
        <vt:i4>0</vt:i4>
      </vt:variant>
      <vt:variant>
        <vt:i4>5</vt:i4>
      </vt:variant>
      <vt:variant>
        <vt:lpwstr/>
      </vt:variant>
      <vt:variant>
        <vt:lpwstr>_Toc211245190</vt:lpwstr>
      </vt:variant>
      <vt:variant>
        <vt:i4>1638454</vt:i4>
      </vt:variant>
      <vt:variant>
        <vt:i4>236</vt:i4>
      </vt:variant>
      <vt:variant>
        <vt:i4>0</vt:i4>
      </vt:variant>
      <vt:variant>
        <vt:i4>5</vt:i4>
      </vt:variant>
      <vt:variant>
        <vt:lpwstr/>
      </vt:variant>
      <vt:variant>
        <vt:lpwstr>_Toc211245189</vt:lpwstr>
      </vt:variant>
      <vt:variant>
        <vt:i4>1638454</vt:i4>
      </vt:variant>
      <vt:variant>
        <vt:i4>230</vt:i4>
      </vt:variant>
      <vt:variant>
        <vt:i4>0</vt:i4>
      </vt:variant>
      <vt:variant>
        <vt:i4>5</vt:i4>
      </vt:variant>
      <vt:variant>
        <vt:lpwstr/>
      </vt:variant>
      <vt:variant>
        <vt:lpwstr>_Toc211245188</vt:lpwstr>
      </vt:variant>
      <vt:variant>
        <vt:i4>1638454</vt:i4>
      </vt:variant>
      <vt:variant>
        <vt:i4>224</vt:i4>
      </vt:variant>
      <vt:variant>
        <vt:i4>0</vt:i4>
      </vt:variant>
      <vt:variant>
        <vt:i4>5</vt:i4>
      </vt:variant>
      <vt:variant>
        <vt:lpwstr/>
      </vt:variant>
      <vt:variant>
        <vt:lpwstr>_Toc211245187</vt:lpwstr>
      </vt:variant>
      <vt:variant>
        <vt:i4>1638454</vt:i4>
      </vt:variant>
      <vt:variant>
        <vt:i4>218</vt:i4>
      </vt:variant>
      <vt:variant>
        <vt:i4>0</vt:i4>
      </vt:variant>
      <vt:variant>
        <vt:i4>5</vt:i4>
      </vt:variant>
      <vt:variant>
        <vt:lpwstr/>
      </vt:variant>
      <vt:variant>
        <vt:lpwstr>_Toc211245186</vt:lpwstr>
      </vt:variant>
      <vt:variant>
        <vt:i4>1638454</vt:i4>
      </vt:variant>
      <vt:variant>
        <vt:i4>212</vt:i4>
      </vt:variant>
      <vt:variant>
        <vt:i4>0</vt:i4>
      </vt:variant>
      <vt:variant>
        <vt:i4>5</vt:i4>
      </vt:variant>
      <vt:variant>
        <vt:lpwstr/>
      </vt:variant>
      <vt:variant>
        <vt:lpwstr>_Toc211245185</vt:lpwstr>
      </vt:variant>
      <vt:variant>
        <vt:i4>1638454</vt:i4>
      </vt:variant>
      <vt:variant>
        <vt:i4>206</vt:i4>
      </vt:variant>
      <vt:variant>
        <vt:i4>0</vt:i4>
      </vt:variant>
      <vt:variant>
        <vt:i4>5</vt:i4>
      </vt:variant>
      <vt:variant>
        <vt:lpwstr/>
      </vt:variant>
      <vt:variant>
        <vt:lpwstr>_Toc211245184</vt:lpwstr>
      </vt:variant>
      <vt:variant>
        <vt:i4>1638454</vt:i4>
      </vt:variant>
      <vt:variant>
        <vt:i4>200</vt:i4>
      </vt:variant>
      <vt:variant>
        <vt:i4>0</vt:i4>
      </vt:variant>
      <vt:variant>
        <vt:i4>5</vt:i4>
      </vt:variant>
      <vt:variant>
        <vt:lpwstr/>
      </vt:variant>
      <vt:variant>
        <vt:lpwstr>_Toc211245183</vt:lpwstr>
      </vt:variant>
      <vt:variant>
        <vt:i4>1638454</vt:i4>
      </vt:variant>
      <vt:variant>
        <vt:i4>194</vt:i4>
      </vt:variant>
      <vt:variant>
        <vt:i4>0</vt:i4>
      </vt:variant>
      <vt:variant>
        <vt:i4>5</vt:i4>
      </vt:variant>
      <vt:variant>
        <vt:lpwstr/>
      </vt:variant>
      <vt:variant>
        <vt:lpwstr>_Toc211245182</vt:lpwstr>
      </vt:variant>
      <vt:variant>
        <vt:i4>1638454</vt:i4>
      </vt:variant>
      <vt:variant>
        <vt:i4>188</vt:i4>
      </vt:variant>
      <vt:variant>
        <vt:i4>0</vt:i4>
      </vt:variant>
      <vt:variant>
        <vt:i4>5</vt:i4>
      </vt:variant>
      <vt:variant>
        <vt:lpwstr/>
      </vt:variant>
      <vt:variant>
        <vt:lpwstr>_Toc211245181</vt:lpwstr>
      </vt:variant>
      <vt:variant>
        <vt:i4>1638454</vt:i4>
      </vt:variant>
      <vt:variant>
        <vt:i4>182</vt:i4>
      </vt:variant>
      <vt:variant>
        <vt:i4>0</vt:i4>
      </vt:variant>
      <vt:variant>
        <vt:i4>5</vt:i4>
      </vt:variant>
      <vt:variant>
        <vt:lpwstr/>
      </vt:variant>
      <vt:variant>
        <vt:lpwstr>_Toc211245180</vt:lpwstr>
      </vt:variant>
      <vt:variant>
        <vt:i4>1441846</vt:i4>
      </vt:variant>
      <vt:variant>
        <vt:i4>176</vt:i4>
      </vt:variant>
      <vt:variant>
        <vt:i4>0</vt:i4>
      </vt:variant>
      <vt:variant>
        <vt:i4>5</vt:i4>
      </vt:variant>
      <vt:variant>
        <vt:lpwstr/>
      </vt:variant>
      <vt:variant>
        <vt:lpwstr>_Toc211245179</vt:lpwstr>
      </vt:variant>
      <vt:variant>
        <vt:i4>1441846</vt:i4>
      </vt:variant>
      <vt:variant>
        <vt:i4>170</vt:i4>
      </vt:variant>
      <vt:variant>
        <vt:i4>0</vt:i4>
      </vt:variant>
      <vt:variant>
        <vt:i4>5</vt:i4>
      </vt:variant>
      <vt:variant>
        <vt:lpwstr/>
      </vt:variant>
      <vt:variant>
        <vt:lpwstr>_Toc211245178</vt:lpwstr>
      </vt:variant>
      <vt:variant>
        <vt:i4>1441846</vt:i4>
      </vt:variant>
      <vt:variant>
        <vt:i4>164</vt:i4>
      </vt:variant>
      <vt:variant>
        <vt:i4>0</vt:i4>
      </vt:variant>
      <vt:variant>
        <vt:i4>5</vt:i4>
      </vt:variant>
      <vt:variant>
        <vt:lpwstr/>
      </vt:variant>
      <vt:variant>
        <vt:lpwstr>_Toc211245177</vt:lpwstr>
      </vt:variant>
      <vt:variant>
        <vt:i4>1441846</vt:i4>
      </vt:variant>
      <vt:variant>
        <vt:i4>158</vt:i4>
      </vt:variant>
      <vt:variant>
        <vt:i4>0</vt:i4>
      </vt:variant>
      <vt:variant>
        <vt:i4>5</vt:i4>
      </vt:variant>
      <vt:variant>
        <vt:lpwstr/>
      </vt:variant>
      <vt:variant>
        <vt:lpwstr>_Toc211245176</vt:lpwstr>
      </vt:variant>
      <vt:variant>
        <vt:i4>1441846</vt:i4>
      </vt:variant>
      <vt:variant>
        <vt:i4>152</vt:i4>
      </vt:variant>
      <vt:variant>
        <vt:i4>0</vt:i4>
      </vt:variant>
      <vt:variant>
        <vt:i4>5</vt:i4>
      </vt:variant>
      <vt:variant>
        <vt:lpwstr/>
      </vt:variant>
      <vt:variant>
        <vt:lpwstr>_Toc211245175</vt:lpwstr>
      </vt:variant>
      <vt:variant>
        <vt:i4>1441846</vt:i4>
      </vt:variant>
      <vt:variant>
        <vt:i4>146</vt:i4>
      </vt:variant>
      <vt:variant>
        <vt:i4>0</vt:i4>
      </vt:variant>
      <vt:variant>
        <vt:i4>5</vt:i4>
      </vt:variant>
      <vt:variant>
        <vt:lpwstr/>
      </vt:variant>
      <vt:variant>
        <vt:lpwstr>_Toc211245174</vt:lpwstr>
      </vt:variant>
      <vt:variant>
        <vt:i4>1441846</vt:i4>
      </vt:variant>
      <vt:variant>
        <vt:i4>140</vt:i4>
      </vt:variant>
      <vt:variant>
        <vt:i4>0</vt:i4>
      </vt:variant>
      <vt:variant>
        <vt:i4>5</vt:i4>
      </vt:variant>
      <vt:variant>
        <vt:lpwstr/>
      </vt:variant>
      <vt:variant>
        <vt:lpwstr>_Toc211245173</vt:lpwstr>
      </vt:variant>
      <vt:variant>
        <vt:i4>1441846</vt:i4>
      </vt:variant>
      <vt:variant>
        <vt:i4>134</vt:i4>
      </vt:variant>
      <vt:variant>
        <vt:i4>0</vt:i4>
      </vt:variant>
      <vt:variant>
        <vt:i4>5</vt:i4>
      </vt:variant>
      <vt:variant>
        <vt:lpwstr/>
      </vt:variant>
      <vt:variant>
        <vt:lpwstr>_Toc211245172</vt:lpwstr>
      </vt:variant>
      <vt:variant>
        <vt:i4>1441846</vt:i4>
      </vt:variant>
      <vt:variant>
        <vt:i4>128</vt:i4>
      </vt:variant>
      <vt:variant>
        <vt:i4>0</vt:i4>
      </vt:variant>
      <vt:variant>
        <vt:i4>5</vt:i4>
      </vt:variant>
      <vt:variant>
        <vt:lpwstr/>
      </vt:variant>
      <vt:variant>
        <vt:lpwstr>_Toc211245171</vt:lpwstr>
      </vt:variant>
      <vt:variant>
        <vt:i4>1441846</vt:i4>
      </vt:variant>
      <vt:variant>
        <vt:i4>122</vt:i4>
      </vt:variant>
      <vt:variant>
        <vt:i4>0</vt:i4>
      </vt:variant>
      <vt:variant>
        <vt:i4>5</vt:i4>
      </vt:variant>
      <vt:variant>
        <vt:lpwstr/>
      </vt:variant>
      <vt:variant>
        <vt:lpwstr>_Toc211245170</vt:lpwstr>
      </vt:variant>
      <vt:variant>
        <vt:i4>1507382</vt:i4>
      </vt:variant>
      <vt:variant>
        <vt:i4>116</vt:i4>
      </vt:variant>
      <vt:variant>
        <vt:i4>0</vt:i4>
      </vt:variant>
      <vt:variant>
        <vt:i4>5</vt:i4>
      </vt:variant>
      <vt:variant>
        <vt:lpwstr/>
      </vt:variant>
      <vt:variant>
        <vt:lpwstr>_Toc211245169</vt:lpwstr>
      </vt:variant>
      <vt:variant>
        <vt:i4>1507382</vt:i4>
      </vt:variant>
      <vt:variant>
        <vt:i4>110</vt:i4>
      </vt:variant>
      <vt:variant>
        <vt:i4>0</vt:i4>
      </vt:variant>
      <vt:variant>
        <vt:i4>5</vt:i4>
      </vt:variant>
      <vt:variant>
        <vt:lpwstr/>
      </vt:variant>
      <vt:variant>
        <vt:lpwstr>_Toc211245168</vt:lpwstr>
      </vt:variant>
      <vt:variant>
        <vt:i4>1507382</vt:i4>
      </vt:variant>
      <vt:variant>
        <vt:i4>104</vt:i4>
      </vt:variant>
      <vt:variant>
        <vt:i4>0</vt:i4>
      </vt:variant>
      <vt:variant>
        <vt:i4>5</vt:i4>
      </vt:variant>
      <vt:variant>
        <vt:lpwstr/>
      </vt:variant>
      <vt:variant>
        <vt:lpwstr>_Toc211245167</vt:lpwstr>
      </vt:variant>
      <vt:variant>
        <vt:i4>1507382</vt:i4>
      </vt:variant>
      <vt:variant>
        <vt:i4>98</vt:i4>
      </vt:variant>
      <vt:variant>
        <vt:i4>0</vt:i4>
      </vt:variant>
      <vt:variant>
        <vt:i4>5</vt:i4>
      </vt:variant>
      <vt:variant>
        <vt:lpwstr/>
      </vt:variant>
      <vt:variant>
        <vt:lpwstr>_Toc211245166</vt:lpwstr>
      </vt:variant>
      <vt:variant>
        <vt:i4>1507382</vt:i4>
      </vt:variant>
      <vt:variant>
        <vt:i4>92</vt:i4>
      </vt:variant>
      <vt:variant>
        <vt:i4>0</vt:i4>
      </vt:variant>
      <vt:variant>
        <vt:i4>5</vt:i4>
      </vt:variant>
      <vt:variant>
        <vt:lpwstr/>
      </vt:variant>
      <vt:variant>
        <vt:lpwstr>_Toc211245165</vt:lpwstr>
      </vt:variant>
      <vt:variant>
        <vt:i4>1507382</vt:i4>
      </vt:variant>
      <vt:variant>
        <vt:i4>86</vt:i4>
      </vt:variant>
      <vt:variant>
        <vt:i4>0</vt:i4>
      </vt:variant>
      <vt:variant>
        <vt:i4>5</vt:i4>
      </vt:variant>
      <vt:variant>
        <vt:lpwstr/>
      </vt:variant>
      <vt:variant>
        <vt:lpwstr>_Toc211245164</vt:lpwstr>
      </vt:variant>
      <vt:variant>
        <vt:i4>1507382</vt:i4>
      </vt:variant>
      <vt:variant>
        <vt:i4>80</vt:i4>
      </vt:variant>
      <vt:variant>
        <vt:i4>0</vt:i4>
      </vt:variant>
      <vt:variant>
        <vt:i4>5</vt:i4>
      </vt:variant>
      <vt:variant>
        <vt:lpwstr/>
      </vt:variant>
      <vt:variant>
        <vt:lpwstr>_Toc211245163</vt:lpwstr>
      </vt:variant>
      <vt:variant>
        <vt:i4>1507382</vt:i4>
      </vt:variant>
      <vt:variant>
        <vt:i4>74</vt:i4>
      </vt:variant>
      <vt:variant>
        <vt:i4>0</vt:i4>
      </vt:variant>
      <vt:variant>
        <vt:i4>5</vt:i4>
      </vt:variant>
      <vt:variant>
        <vt:lpwstr/>
      </vt:variant>
      <vt:variant>
        <vt:lpwstr>_Toc211245162</vt:lpwstr>
      </vt:variant>
      <vt:variant>
        <vt:i4>1507382</vt:i4>
      </vt:variant>
      <vt:variant>
        <vt:i4>68</vt:i4>
      </vt:variant>
      <vt:variant>
        <vt:i4>0</vt:i4>
      </vt:variant>
      <vt:variant>
        <vt:i4>5</vt:i4>
      </vt:variant>
      <vt:variant>
        <vt:lpwstr/>
      </vt:variant>
      <vt:variant>
        <vt:lpwstr>_Toc211245161</vt:lpwstr>
      </vt:variant>
      <vt:variant>
        <vt:i4>1507382</vt:i4>
      </vt:variant>
      <vt:variant>
        <vt:i4>62</vt:i4>
      </vt:variant>
      <vt:variant>
        <vt:i4>0</vt:i4>
      </vt:variant>
      <vt:variant>
        <vt:i4>5</vt:i4>
      </vt:variant>
      <vt:variant>
        <vt:lpwstr/>
      </vt:variant>
      <vt:variant>
        <vt:lpwstr>_Toc211245160</vt:lpwstr>
      </vt:variant>
      <vt:variant>
        <vt:i4>1310774</vt:i4>
      </vt:variant>
      <vt:variant>
        <vt:i4>56</vt:i4>
      </vt:variant>
      <vt:variant>
        <vt:i4>0</vt:i4>
      </vt:variant>
      <vt:variant>
        <vt:i4>5</vt:i4>
      </vt:variant>
      <vt:variant>
        <vt:lpwstr/>
      </vt:variant>
      <vt:variant>
        <vt:lpwstr>_Toc211245159</vt:lpwstr>
      </vt:variant>
      <vt:variant>
        <vt:i4>1310774</vt:i4>
      </vt:variant>
      <vt:variant>
        <vt:i4>50</vt:i4>
      </vt:variant>
      <vt:variant>
        <vt:i4>0</vt:i4>
      </vt:variant>
      <vt:variant>
        <vt:i4>5</vt:i4>
      </vt:variant>
      <vt:variant>
        <vt:lpwstr/>
      </vt:variant>
      <vt:variant>
        <vt:lpwstr>_Toc211245158</vt:lpwstr>
      </vt:variant>
      <vt:variant>
        <vt:i4>1310774</vt:i4>
      </vt:variant>
      <vt:variant>
        <vt:i4>44</vt:i4>
      </vt:variant>
      <vt:variant>
        <vt:i4>0</vt:i4>
      </vt:variant>
      <vt:variant>
        <vt:i4>5</vt:i4>
      </vt:variant>
      <vt:variant>
        <vt:lpwstr/>
      </vt:variant>
      <vt:variant>
        <vt:lpwstr>_Toc211245157</vt:lpwstr>
      </vt:variant>
      <vt:variant>
        <vt:i4>1310774</vt:i4>
      </vt:variant>
      <vt:variant>
        <vt:i4>38</vt:i4>
      </vt:variant>
      <vt:variant>
        <vt:i4>0</vt:i4>
      </vt:variant>
      <vt:variant>
        <vt:i4>5</vt:i4>
      </vt:variant>
      <vt:variant>
        <vt:lpwstr/>
      </vt:variant>
      <vt:variant>
        <vt:lpwstr>_Toc211245156</vt:lpwstr>
      </vt:variant>
      <vt:variant>
        <vt:i4>1310774</vt:i4>
      </vt:variant>
      <vt:variant>
        <vt:i4>32</vt:i4>
      </vt:variant>
      <vt:variant>
        <vt:i4>0</vt:i4>
      </vt:variant>
      <vt:variant>
        <vt:i4>5</vt:i4>
      </vt:variant>
      <vt:variant>
        <vt:lpwstr/>
      </vt:variant>
      <vt:variant>
        <vt:lpwstr>_Toc211245155</vt:lpwstr>
      </vt:variant>
      <vt:variant>
        <vt:i4>1310774</vt:i4>
      </vt:variant>
      <vt:variant>
        <vt:i4>26</vt:i4>
      </vt:variant>
      <vt:variant>
        <vt:i4>0</vt:i4>
      </vt:variant>
      <vt:variant>
        <vt:i4>5</vt:i4>
      </vt:variant>
      <vt:variant>
        <vt:lpwstr/>
      </vt:variant>
      <vt:variant>
        <vt:lpwstr>_Toc211245154</vt:lpwstr>
      </vt:variant>
      <vt:variant>
        <vt:i4>1310774</vt:i4>
      </vt:variant>
      <vt:variant>
        <vt:i4>20</vt:i4>
      </vt:variant>
      <vt:variant>
        <vt:i4>0</vt:i4>
      </vt:variant>
      <vt:variant>
        <vt:i4>5</vt:i4>
      </vt:variant>
      <vt:variant>
        <vt:lpwstr/>
      </vt:variant>
      <vt:variant>
        <vt:lpwstr>_Toc211245153</vt:lpwstr>
      </vt:variant>
      <vt:variant>
        <vt:i4>1310774</vt:i4>
      </vt:variant>
      <vt:variant>
        <vt:i4>14</vt:i4>
      </vt:variant>
      <vt:variant>
        <vt:i4>0</vt:i4>
      </vt:variant>
      <vt:variant>
        <vt:i4>5</vt:i4>
      </vt:variant>
      <vt:variant>
        <vt:lpwstr/>
      </vt:variant>
      <vt:variant>
        <vt:lpwstr>_Toc211245152</vt:lpwstr>
      </vt:variant>
      <vt:variant>
        <vt:i4>1310774</vt:i4>
      </vt:variant>
      <vt:variant>
        <vt:i4>8</vt:i4>
      </vt:variant>
      <vt:variant>
        <vt:i4>0</vt:i4>
      </vt:variant>
      <vt:variant>
        <vt:i4>5</vt:i4>
      </vt:variant>
      <vt:variant>
        <vt:lpwstr/>
      </vt:variant>
      <vt:variant>
        <vt:lpwstr>_Toc211245151</vt:lpwstr>
      </vt:variant>
      <vt:variant>
        <vt:i4>1310774</vt:i4>
      </vt:variant>
      <vt:variant>
        <vt:i4>2</vt:i4>
      </vt:variant>
      <vt:variant>
        <vt:i4>0</vt:i4>
      </vt:variant>
      <vt:variant>
        <vt:i4>5</vt:i4>
      </vt:variant>
      <vt:variant>
        <vt:lpwstr/>
      </vt:variant>
      <vt:variant>
        <vt:lpwstr>_Toc211245150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Characterization and product test plan</dc:title>
  <dc:subject>MAG-PSU</dc:subject>
  <dc:creator>Jasper Gielis</dc:creator>
  <cp:keywords/>
  <cp:lastModifiedBy>Jonathan Vanden Berk</cp:lastModifiedBy>
  <cp:revision>9</cp:revision>
  <cp:lastPrinted>2023-01-10T05:41:00Z</cp:lastPrinted>
  <dcterms:created xsi:type="dcterms:W3CDTF">2026-03-23T13:46:00Z</dcterms:created>
  <dcterms:modified xsi:type="dcterms:W3CDTF">2026-03-23T13:49:00Z</dcterms:modified>
  <cp:category>Project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ContentTypeId">
    <vt:lpwstr>0x0101005EC5DFCE5ED669458078B2E4E068A782</vt:lpwstr>
  </property>
  <property fmtid="{D5CDD505-2E9C-101B-9397-08002B2CF9AE}" pid="6" name="DocumentCode">
    <vt:lpwstr>DocCode</vt:lpwstr>
  </property>
  <property fmtid="{D5CDD505-2E9C-101B-9397-08002B2CF9AE}" pid="7" name="MediaServiceImageTags">
    <vt:lpwstr/>
  </property>
  <property fmtid="{D5CDD505-2E9C-101B-9397-08002B2CF9AE}" pid="8" name="ClassificationContentMarkingFooterShapeIds">
    <vt:lpwstr>64b473f0,7f19e4ab,227a9111</vt:lpwstr>
  </property>
  <property fmtid="{D5CDD505-2E9C-101B-9397-08002B2CF9AE}" pid="9" name="ClassificationContentMarkingFooterFontProps">
    <vt:lpwstr>#000000,8,Calibri</vt:lpwstr>
  </property>
  <property fmtid="{D5CDD505-2E9C-101B-9397-08002B2CF9AE}" pid="10" name="ClassificationContentMarkingFooterText">
    <vt:lpwstr>confidential</vt:lpwstr>
  </property>
  <property fmtid="{D5CDD505-2E9C-101B-9397-08002B2CF9AE}" pid="11" name="MSIP_Label_4fe79f05-e94b-49c9-8165-7ef349894441_Enabled">
    <vt:lpwstr>true</vt:lpwstr>
  </property>
  <property fmtid="{D5CDD505-2E9C-101B-9397-08002B2CF9AE}" pid="12" name="MSIP_Label_4fe79f05-e94b-49c9-8165-7ef349894441_SetDate">
    <vt:lpwstr>2025-02-05T13:56:14Z</vt:lpwstr>
  </property>
  <property fmtid="{D5CDD505-2E9C-101B-9397-08002B2CF9AE}" pid="13" name="MSIP_Label_4fe79f05-e94b-49c9-8165-7ef349894441_Method">
    <vt:lpwstr>Privileged</vt:lpwstr>
  </property>
  <property fmtid="{D5CDD505-2E9C-101B-9397-08002B2CF9AE}" pid="14" name="MSIP_Label_4fe79f05-e94b-49c9-8165-7ef349894441_Name">
    <vt:lpwstr>Confidential - General Use</vt:lpwstr>
  </property>
  <property fmtid="{D5CDD505-2E9C-101B-9397-08002B2CF9AE}" pid="15" name="MSIP_Label_4fe79f05-e94b-49c9-8165-7ef349894441_SiteId">
    <vt:lpwstr>a72d5a72-25ee-40f0-9bd1-067cb5b770d4</vt:lpwstr>
  </property>
  <property fmtid="{D5CDD505-2E9C-101B-9397-08002B2CF9AE}" pid="16" name="MSIP_Label_4fe79f05-e94b-49c9-8165-7ef349894441_ActionId">
    <vt:lpwstr>be0839c0-2aa9-4b7d-aa2d-5073ce4ee8a0</vt:lpwstr>
  </property>
  <property fmtid="{D5CDD505-2E9C-101B-9397-08002B2CF9AE}" pid="17" name="MSIP_Label_4fe79f05-e94b-49c9-8165-7ef349894441_ContentBits">
    <vt:lpwstr>2</vt:lpwstr>
  </property>
</Properties>
</file>