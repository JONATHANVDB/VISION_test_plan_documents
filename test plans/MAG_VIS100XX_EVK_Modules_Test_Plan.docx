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7"/>
      </w:tblGrid>
      <w:tr w:rsidR="00524360" w:rsidRPr="00983917" w14:paraId="1F937FF7" w14:textId="77777777" w:rsidTr="005C4B32">
        <w:trPr>
          <w:trHeight w:val="2012"/>
          <w:jc w:val="center"/>
        </w:trPr>
        <w:tc>
          <w:tcPr>
            <w:tcW w:w="9017" w:type="dxa"/>
          </w:tcPr>
          <w:p w14:paraId="4EB0A2BC" w14:textId="77777777" w:rsidR="00524360" w:rsidRPr="00983917" w:rsidRDefault="00934377" w:rsidP="004E74B0">
            <w:pPr>
              <w:pStyle w:val="Caption"/>
            </w:pPr>
            <w:bookmarkStart w:id="0" w:name="_Toc131774871"/>
            <w:bookmarkEnd w:id="0"/>
            <w:r w:rsidRPr="00983917">
              <w:rPr>
                <w:noProof/>
              </w:rPr>
              <w:drawing>
                <wp:anchor distT="0" distB="0" distL="114300" distR="114300" simplePos="0" relativeHeight="251658240" behindDoc="0" locked="0" layoutInCell="1" allowOverlap="1" wp14:anchorId="352255B2" wp14:editId="013E6EC6">
                  <wp:simplePos x="0" y="0"/>
                  <wp:positionH relativeFrom="column">
                    <wp:posOffset>1928495</wp:posOffset>
                  </wp:positionH>
                  <wp:positionV relativeFrom="page">
                    <wp:posOffset>226060</wp:posOffset>
                  </wp:positionV>
                  <wp:extent cx="1821600" cy="842400"/>
                  <wp:effectExtent l="0" t="0" r="762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1600" cy="84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5FE9A6" w14:textId="77777777" w:rsidR="00EA5B5D" w:rsidRPr="00983917" w:rsidRDefault="00EA5B5D" w:rsidP="00524360">
            <w:pPr>
              <w:spacing w:before="600"/>
              <w:jc w:val="center"/>
            </w:pPr>
          </w:p>
        </w:tc>
      </w:tr>
      <w:tr w:rsidR="00524360" w:rsidRPr="00983917" w14:paraId="4FDCBE09" w14:textId="77777777" w:rsidTr="00EA5B5D">
        <w:trPr>
          <w:jc w:val="center"/>
        </w:trPr>
        <w:tc>
          <w:tcPr>
            <w:tcW w:w="9017" w:type="dxa"/>
          </w:tcPr>
          <w:p w14:paraId="78A0E777" w14:textId="52E6B3EC" w:rsidR="00524360" w:rsidRPr="00983917" w:rsidRDefault="00000000" w:rsidP="00712EDD">
            <w:pPr>
              <w:pStyle w:val="Title"/>
            </w:pPr>
            <w:sdt>
              <w:sdtPr>
                <w:rPr>
                  <w:rStyle w:val="TitleChar"/>
                  <w:b/>
                </w:rPr>
                <w:alias w:val="Title"/>
                <w:tag w:val="Title"/>
                <w:id w:val="-2008360721"/>
                <w:placeholder>
                  <w:docPart w:val="1FFFE4CE56BA44A6A79425F2F0C33543"/>
                </w:placeholder>
                <w:dataBinding w:prefixMappings="xmlns:ns0='http://purl.org/dc/elements/1.1/' xmlns:ns1='http://schemas.openxmlformats.org/package/2006/metadata/core-properties' " w:xpath="/ns1:coreProperties[1]/ns0:title[1]" w:storeItemID="{6C3C8BC8-F283-45AE-878A-BAB7291924A1}"/>
                <w:text/>
              </w:sdtPr>
              <w:sdtContent>
                <w:r w:rsidR="005B63BB" w:rsidRPr="00983917">
                  <w:rPr>
                    <w:rStyle w:val="TitleChar"/>
                    <w:b/>
                  </w:rPr>
                  <w:t xml:space="preserve">Test plan </w:t>
                </w:r>
                <w:r w:rsidR="00FF4367" w:rsidRPr="00983917">
                  <w:rPr>
                    <w:rStyle w:val="TitleChar"/>
                    <w:b/>
                  </w:rPr>
                  <w:t>MAG VIS EVK Modules</w:t>
                </w:r>
              </w:sdtContent>
            </w:sdt>
            <w:r w:rsidR="00E10211" w:rsidRPr="00983917">
              <w:t xml:space="preserve">  </w:t>
            </w:r>
          </w:p>
        </w:tc>
      </w:tr>
      <w:tr w:rsidR="00524360" w:rsidRPr="00983917" w14:paraId="300D192C" w14:textId="77777777" w:rsidTr="00EA5B5D">
        <w:trPr>
          <w:jc w:val="center"/>
        </w:trPr>
        <w:tc>
          <w:tcPr>
            <w:tcW w:w="9017" w:type="dxa"/>
          </w:tcPr>
          <w:p w14:paraId="62733835" w14:textId="369F9F9E" w:rsidR="004C3717" w:rsidRPr="00983917" w:rsidRDefault="00AD6750" w:rsidP="001702FA">
            <w:pPr>
              <w:pStyle w:val="Subtitle"/>
              <w:rPr>
                <w:iCs w:val="0"/>
              </w:rPr>
            </w:pPr>
            <w:r w:rsidRPr="00983917">
              <w:rPr>
                <w:iCs w:val="0"/>
              </w:rPr>
              <w:t>Subject</w:t>
            </w:r>
            <w:r w:rsidR="004C3717" w:rsidRPr="00983917">
              <w:rPr>
                <w:iCs w:val="0"/>
              </w:rPr>
              <w:t>:</w:t>
            </w:r>
            <w:r w:rsidR="001D5784" w:rsidRPr="00983917">
              <w:rPr>
                <w:iCs w:val="0"/>
              </w:rPr>
              <w:t xml:space="preserve"> </w:t>
            </w:r>
            <w:sdt>
              <w:sdtPr>
                <w:rPr>
                  <w:rStyle w:val="SubtitleChar"/>
                </w:rPr>
                <w:alias w:val="Subject"/>
                <w:tag w:val=""/>
                <w:id w:val="-1276248299"/>
                <w:placeholder>
                  <w:docPart w:val="3F95C595CA2548C3845EA4391344376F"/>
                </w:placeholder>
                <w:dataBinding w:prefixMappings="xmlns:ns0='http://purl.org/dc/elements/1.1/' xmlns:ns1='http://schemas.openxmlformats.org/package/2006/metadata/core-properties' " w:xpath="/ns1:coreProperties[1]/ns0:subject[1]" w:storeItemID="{6C3C8BC8-F283-45AE-878A-BAB7291924A1}"/>
                <w:text/>
              </w:sdtPr>
              <w:sdtContent>
                <w:r w:rsidR="0058561A" w:rsidRPr="0058561A">
                  <w:rPr>
                    <w:rStyle w:val="SubtitleChar"/>
                  </w:rPr>
                  <w:t>Test Plan: MAG VIS EVK Modules - Electrical and Functional Verification</w:t>
                </w:r>
              </w:sdtContent>
            </w:sdt>
          </w:p>
          <w:p w14:paraId="79403A64" w14:textId="77777777" w:rsidR="00EA5B5D" w:rsidRPr="00983917" w:rsidRDefault="00EA5B5D" w:rsidP="00167973">
            <w:pPr>
              <w:rPr>
                <w:sz w:val="24"/>
                <w:szCs w:val="24"/>
              </w:rPr>
            </w:pPr>
          </w:p>
        </w:tc>
      </w:tr>
      <w:tr w:rsidR="00524360" w:rsidRPr="00983917" w14:paraId="5C70C352" w14:textId="77777777" w:rsidTr="00EA5B5D">
        <w:trPr>
          <w:jc w:val="center"/>
        </w:trPr>
        <w:tc>
          <w:tcPr>
            <w:tcW w:w="9017" w:type="dxa"/>
          </w:tcPr>
          <w:p w14:paraId="018B76CB" w14:textId="5874BDCB" w:rsidR="00C434A7" w:rsidRPr="00983917" w:rsidRDefault="006A0E1E" w:rsidP="00C434A7">
            <w:pPr>
              <w:jc w:val="center"/>
              <w:rPr>
                <w:color w:val="6D6968" w:themeColor="text1"/>
                <w:sz w:val="24"/>
                <w:szCs w:val="24"/>
              </w:rPr>
            </w:pPr>
            <w:r w:rsidRPr="00983917">
              <w:rPr>
                <w:sz w:val="24"/>
                <w:szCs w:val="24"/>
              </w:rPr>
              <w:t>Author</w:t>
            </w:r>
            <w:r w:rsidR="00422A84" w:rsidRPr="00983917">
              <w:rPr>
                <w:sz w:val="24"/>
                <w:szCs w:val="24"/>
              </w:rPr>
              <w:t xml:space="preserve">: </w:t>
            </w:r>
            <w:sdt>
              <w:sdtPr>
                <w:rPr>
                  <w:color w:val="6D6968" w:themeColor="text1"/>
                  <w:sz w:val="24"/>
                  <w:szCs w:val="24"/>
                </w:rPr>
                <w:alias w:val="Author"/>
                <w:tag w:val="Author"/>
                <w:id w:val="8100540"/>
                <w:placeholder>
                  <w:docPart w:val="ABA20D67D5994784A1573C3463D8F9D7"/>
                </w:placeholder>
                <w:dataBinding w:prefixMappings="xmlns:ns0='http://purl.org/dc/elements/1.1/' xmlns:ns1='http://schemas.openxmlformats.org/package/2006/metadata/core-properties' " w:xpath="/ns1:coreProperties[1]/ns0:creator[1]" w:storeItemID="{6C3C8BC8-F283-45AE-878A-BAB7291924A1}"/>
                <w:text/>
              </w:sdtPr>
              <w:sdtContent>
                <w:r w:rsidR="00FF4367" w:rsidRPr="00983917">
                  <w:rPr>
                    <w:color w:val="6D6968" w:themeColor="text1"/>
                    <w:sz w:val="24"/>
                    <w:szCs w:val="24"/>
                  </w:rPr>
                  <w:t>Seppe Servotte</w:t>
                </w:r>
              </w:sdtContent>
            </w:sdt>
          </w:p>
          <w:p w14:paraId="5E58FA00" w14:textId="77777777" w:rsidR="00C434A7" w:rsidRPr="00983917" w:rsidRDefault="00C434A7" w:rsidP="00C434A7">
            <w:pPr>
              <w:jc w:val="center"/>
              <w:rPr>
                <w:color w:val="6D6968" w:themeColor="text1"/>
                <w:sz w:val="24"/>
                <w:szCs w:val="24"/>
              </w:rPr>
            </w:pPr>
          </w:p>
          <w:p w14:paraId="167BAAF2" w14:textId="77777777" w:rsidR="00C434A7" w:rsidRPr="00983917" w:rsidRDefault="00C434A7" w:rsidP="00C434A7">
            <w:pPr>
              <w:jc w:val="center"/>
              <w:rPr>
                <w:color w:val="6D6968" w:themeColor="text1"/>
                <w:sz w:val="24"/>
                <w:szCs w:val="24"/>
              </w:rPr>
            </w:pPr>
          </w:p>
          <w:p w14:paraId="2159B5CC" w14:textId="77777777" w:rsidR="00C434A7" w:rsidRPr="00983917" w:rsidRDefault="00C434A7" w:rsidP="00C434A7">
            <w:pPr>
              <w:jc w:val="center"/>
              <w:rPr>
                <w:color w:val="6D6968" w:themeColor="text1"/>
                <w:sz w:val="24"/>
                <w:szCs w:val="24"/>
              </w:rPr>
            </w:pPr>
          </w:p>
          <w:p w14:paraId="09A00936" w14:textId="77777777" w:rsidR="00C434A7" w:rsidRPr="00983917" w:rsidRDefault="00C434A7" w:rsidP="00C434A7">
            <w:pPr>
              <w:jc w:val="center"/>
              <w:rPr>
                <w:sz w:val="24"/>
                <w:szCs w:val="24"/>
              </w:rPr>
            </w:pPr>
          </w:p>
          <w:tbl>
            <w:tblPr>
              <w:tblStyle w:val="GridTable4-Accent3"/>
              <w:tblW w:w="0" w:type="auto"/>
              <w:tblLook w:val="0620" w:firstRow="1" w:lastRow="0" w:firstColumn="0" w:lastColumn="0" w:noHBand="1" w:noVBand="1"/>
            </w:tblPr>
            <w:tblGrid>
              <w:gridCol w:w="1024"/>
              <w:gridCol w:w="1560"/>
              <w:gridCol w:w="3103"/>
              <w:gridCol w:w="3104"/>
            </w:tblGrid>
            <w:tr w:rsidR="00E22529" w:rsidRPr="00983917" w14:paraId="414A3B8B" w14:textId="77777777" w:rsidTr="00E22529">
              <w:trPr>
                <w:cnfStyle w:val="100000000000" w:firstRow="1" w:lastRow="0" w:firstColumn="0" w:lastColumn="0" w:oddVBand="0" w:evenVBand="0" w:oddHBand="0" w:evenHBand="0" w:firstRowFirstColumn="0" w:firstRowLastColumn="0" w:lastRowFirstColumn="0" w:lastRowLastColumn="0"/>
              </w:trPr>
              <w:tc>
                <w:tcPr>
                  <w:tcW w:w="1024" w:type="dxa"/>
                </w:tcPr>
                <w:p w14:paraId="5B8E15A3" w14:textId="77777777" w:rsidR="00C434A7" w:rsidRPr="00983917" w:rsidRDefault="00C434A7" w:rsidP="00236D6F">
                  <w:r w:rsidRPr="00983917">
                    <w:t>version</w:t>
                  </w:r>
                </w:p>
              </w:tc>
              <w:tc>
                <w:tcPr>
                  <w:tcW w:w="1560" w:type="dxa"/>
                </w:tcPr>
                <w:p w14:paraId="74E0F0D1" w14:textId="77777777" w:rsidR="00C434A7" w:rsidRPr="00983917" w:rsidRDefault="00C434A7" w:rsidP="00236D6F">
                  <w:r w:rsidRPr="00983917">
                    <w:t>Date</w:t>
                  </w:r>
                </w:p>
              </w:tc>
              <w:tc>
                <w:tcPr>
                  <w:tcW w:w="3103" w:type="dxa"/>
                </w:tcPr>
                <w:p w14:paraId="748383A0" w14:textId="77777777" w:rsidR="00C434A7" w:rsidRPr="00983917" w:rsidRDefault="00C434A7" w:rsidP="00236D6F">
                  <w:r w:rsidRPr="00983917">
                    <w:t>Reviewed</w:t>
                  </w:r>
                </w:p>
              </w:tc>
              <w:tc>
                <w:tcPr>
                  <w:tcW w:w="3104" w:type="dxa"/>
                </w:tcPr>
                <w:p w14:paraId="745D7B25" w14:textId="77777777" w:rsidR="00C434A7" w:rsidRPr="00983917" w:rsidRDefault="00C434A7" w:rsidP="00236D6F">
                  <w:r w:rsidRPr="00983917">
                    <w:t>Approved by</w:t>
                  </w:r>
                </w:p>
              </w:tc>
            </w:tr>
            <w:tr w:rsidR="00F5422F" w:rsidRPr="00983917" w14:paraId="7EB76600" w14:textId="77777777" w:rsidTr="00E22529">
              <w:tc>
                <w:tcPr>
                  <w:tcW w:w="1024" w:type="dxa"/>
                </w:tcPr>
                <w:p w14:paraId="57DB1C23" w14:textId="586F3D39" w:rsidR="00F5422F" w:rsidRPr="00983917" w:rsidRDefault="00000000" w:rsidP="00F5422F">
                  <w:pPr>
                    <w:pStyle w:val="Table"/>
                  </w:pPr>
                  <w:sdt>
                    <w:sdtPr>
                      <w:id w:val="1286535541"/>
                      <w:placeholder>
                        <w:docPart w:val="A30CC4DBE8DC406D8114CEC1958EED2C"/>
                      </w:placeholder>
                    </w:sdtPr>
                    <w:sdtContent>
                      <w:r w:rsidR="005B63BB" w:rsidRPr="00983917">
                        <w:t>1</w:t>
                      </w:r>
                      <w:r w:rsidR="004C524B" w:rsidRPr="00983917">
                        <w:t>v</w:t>
                      </w:r>
                      <w:r w:rsidR="0091448F" w:rsidRPr="00983917">
                        <w:t>0</w:t>
                      </w:r>
                    </w:sdtContent>
                  </w:sdt>
                </w:p>
              </w:tc>
              <w:sdt>
                <w:sdtPr>
                  <w:alias w:val="Publish Date"/>
                  <w:tag w:val=""/>
                  <w:id w:val="592898454"/>
                  <w:placeholder>
                    <w:docPart w:val="691E777C9D8D44B19070D05D94DED2F4"/>
                  </w:placeholder>
                  <w:dataBinding w:prefixMappings="xmlns:ns0='http://schemas.microsoft.com/office/2006/coverPageProps' " w:xpath="/ns0:CoverPageProperties[1]/ns0:PublishDate[1]" w:storeItemID="{55AF091B-3C7A-41E3-B477-F2FDAA23CFDA}"/>
                  <w:date w:fullDate="2025-04-23T00:00:00Z">
                    <w:dateFormat w:val="yyyy-MM-dd"/>
                    <w:lid w:val="nl-BE"/>
                    <w:storeMappedDataAs w:val="dateTime"/>
                    <w:calendar w:val="gregorian"/>
                  </w:date>
                </w:sdtPr>
                <w:sdtContent>
                  <w:tc>
                    <w:tcPr>
                      <w:tcW w:w="1560" w:type="dxa"/>
                    </w:tcPr>
                    <w:p w14:paraId="0BD33FFD" w14:textId="33526C2F" w:rsidR="00F5422F" w:rsidRPr="00983917" w:rsidRDefault="005B63BB" w:rsidP="00F5422F">
                      <w:pPr>
                        <w:pStyle w:val="Table"/>
                      </w:pPr>
                      <w:r w:rsidRPr="00983917">
                        <w:t>2025-04-23</w:t>
                      </w:r>
                    </w:p>
                  </w:tc>
                </w:sdtContent>
              </w:sdt>
              <w:tc>
                <w:tcPr>
                  <w:tcW w:w="3103" w:type="dxa"/>
                </w:tcPr>
                <w:p w14:paraId="424A7526" w14:textId="2CA9D9D9" w:rsidR="00F5422F" w:rsidRPr="00983917" w:rsidRDefault="00F5422F" w:rsidP="00F5422F">
                  <w:pPr>
                    <w:pStyle w:val="Table"/>
                  </w:pPr>
                </w:p>
              </w:tc>
              <w:tc>
                <w:tcPr>
                  <w:tcW w:w="3104" w:type="dxa"/>
                </w:tcPr>
                <w:p w14:paraId="3D7CFB09" w14:textId="052662D3" w:rsidR="00F5422F" w:rsidRPr="00983917" w:rsidRDefault="00F5422F" w:rsidP="00F5422F">
                  <w:pPr>
                    <w:pStyle w:val="Table"/>
                  </w:pPr>
                </w:p>
              </w:tc>
            </w:tr>
          </w:tbl>
          <w:p w14:paraId="5CD1171E" w14:textId="77777777" w:rsidR="00524360" w:rsidRPr="00983917" w:rsidRDefault="00524360" w:rsidP="00971DAF">
            <w:pPr>
              <w:spacing w:before="600"/>
            </w:pPr>
          </w:p>
        </w:tc>
      </w:tr>
    </w:tbl>
    <w:p w14:paraId="6D02106E" w14:textId="132999B9" w:rsidR="007975E0" w:rsidRPr="00983917" w:rsidRDefault="007975E0"/>
    <w:p w14:paraId="033D3E88" w14:textId="77777777" w:rsidR="007975E0" w:rsidRPr="00983917" w:rsidRDefault="007975E0"/>
    <w:p w14:paraId="5F94908A" w14:textId="77777777" w:rsidR="00F5422F" w:rsidRPr="00983917" w:rsidRDefault="00F5422F"/>
    <w:p w14:paraId="6179F39F" w14:textId="77777777" w:rsidR="00F5422F" w:rsidRPr="00983917" w:rsidRDefault="00F5422F"/>
    <w:p w14:paraId="1E84046A" w14:textId="77777777" w:rsidR="00F5422F" w:rsidRPr="00983917" w:rsidRDefault="00F5422F"/>
    <w:p w14:paraId="49AA0E54" w14:textId="77777777" w:rsidR="00F5422F" w:rsidRPr="00983917" w:rsidRDefault="00F5422F"/>
    <w:p w14:paraId="1BF492B8" w14:textId="77777777" w:rsidR="00F5422F" w:rsidRPr="00983917" w:rsidRDefault="00F5422F"/>
    <w:p w14:paraId="10AD6D65" w14:textId="77777777" w:rsidR="00F5422F" w:rsidRPr="00983917" w:rsidRDefault="00F5422F"/>
    <w:p w14:paraId="684A7948" w14:textId="77777777" w:rsidR="00F5422F" w:rsidRPr="00983917" w:rsidRDefault="00F5422F"/>
    <w:p w14:paraId="0C1BA4D6" w14:textId="77777777" w:rsidR="00F5422F" w:rsidRPr="00983917" w:rsidRDefault="00F5422F"/>
    <w:p w14:paraId="1B8F6BE1" w14:textId="77777777" w:rsidR="007975E0" w:rsidRPr="00983917" w:rsidRDefault="007975E0"/>
    <w:p w14:paraId="5FE9E403" w14:textId="77777777" w:rsidR="007975E0" w:rsidRPr="00983917" w:rsidRDefault="007975E0">
      <w:pPr>
        <w:spacing w:after="0"/>
        <w:sectPr w:rsidR="007975E0" w:rsidRPr="00983917" w:rsidSect="00152562">
          <w:headerReference w:type="default" r:id="rId13"/>
          <w:footerReference w:type="even" r:id="rId14"/>
          <w:footerReference w:type="default" r:id="rId15"/>
          <w:footerReference w:type="first" r:id="rId16"/>
          <w:pgSz w:w="11907" w:h="16840" w:code="9"/>
          <w:pgMar w:top="1701" w:right="1134" w:bottom="1418" w:left="1134" w:header="1134" w:footer="737" w:gutter="0"/>
          <w:cols w:space="708"/>
          <w:vAlign w:val="center"/>
          <w:titlePg/>
          <w:docGrid w:linePitch="357" w:charSpace="-2156"/>
        </w:sectPr>
      </w:pPr>
    </w:p>
    <w:p w14:paraId="2ADD25BA" w14:textId="77777777" w:rsidR="00806EB9" w:rsidRPr="00983917" w:rsidRDefault="003A7573" w:rsidP="0055568F">
      <w:pPr>
        <w:pStyle w:val="Heading1-nonumber"/>
      </w:pPr>
      <w:bookmarkStart w:id="1" w:name="_Toc131774870"/>
      <w:bookmarkStart w:id="2" w:name="_Toc211000575"/>
      <w:r w:rsidRPr="00983917">
        <w:lastRenderedPageBreak/>
        <w:t>Revision history</w:t>
      </w:r>
      <w:bookmarkEnd w:id="1"/>
      <w:bookmarkEnd w:id="2"/>
    </w:p>
    <w:tbl>
      <w:tblPr>
        <w:tblStyle w:val="GridTable4-Accent3"/>
        <w:tblW w:w="5000" w:type="pct"/>
        <w:tblLook w:val="06A0" w:firstRow="1" w:lastRow="0" w:firstColumn="1" w:lastColumn="0" w:noHBand="1" w:noVBand="1"/>
      </w:tblPr>
      <w:tblGrid>
        <w:gridCol w:w="1023"/>
        <w:gridCol w:w="1382"/>
        <w:gridCol w:w="7224"/>
      </w:tblGrid>
      <w:tr w:rsidR="00C434A7" w:rsidRPr="00983917" w14:paraId="2411D61F" w14:textId="77777777" w:rsidTr="00BA46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pct"/>
          </w:tcPr>
          <w:p w14:paraId="00FD13DC" w14:textId="77777777" w:rsidR="00C434A7" w:rsidRPr="00983917" w:rsidRDefault="00C434A7" w:rsidP="00236D6F">
            <w:pPr>
              <w:pStyle w:val="Table"/>
            </w:pPr>
            <w:r w:rsidRPr="00983917">
              <w:t>Version</w:t>
            </w:r>
          </w:p>
        </w:tc>
        <w:tc>
          <w:tcPr>
            <w:tcW w:w="718" w:type="pct"/>
          </w:tcPr>
          <w:p w14:paraId="07EF96BF" w14:textId="77777777" w:rsidR="00C434A7" w:rsidRPr="00983917" w:rsidRDefault="00C434A7" w:rsidP="00236D6F">
            <w:pPr>
              <w:pStyle w:val="Table"/>
              <w:cnfStyle w:val="100000000000" w:firstRow="1" w:lastRow="0" w:firstColumn="0" w:lastColumn="0" w:oddVBand="0" w:evenVBand="0" w:oddHBand="0" w:evenHBand="0" w:firstRowFirstColumn="0" w:firstRowLastColumn="0" w:lastRowFirstColumn="0" w:lastRowLastColumn="0"/>
            </w:pPr>
            <w:r w:rsidRPr="00983917">
              <w:t>Date</w:t>
            </w:r>
          </w:p>
        </w:tc>
        <w:tc>
          <w:tcPr>
            <w:tcW w:w="3751" w:type="pct"/>
          </w:tcPr>
          <w:p w14:paraId="0D76DD3B" w14:textId="77777777" w:rsidR="00C434A7" w:rsidRPr="00983917" w:rsidRDefault="00C434A7" w:rsidP="00236D6F">
            <w:pPr>
              <w:pStyle w:val="Table"/>
              <w:cnfStyle w:val="100000000000" w:firstRow="1" w:lastRow="0" w:firstColumn="0" w:lastColumn="0" w:oddVBand="0" w:evenVBand="0" w:oddHBand="0" w:evenHBand="0" w:firstRowFirstColumn="0" w:firstRowLastColumn="0" w:lastRowFirstColumn="0" w:lastRowLastColumn="0"/>
            </w:pPr>
            <w:r w:rsidRPr="00983917">
              <w:t>Revisions</w:t>
            </w:r>
          </w:p>
        </w:tc>
      </w:tr>
      <w:tr w:rsidR="002846F2" w:rsidRPr="00983917" w14:paraId="625556A8" w14:textId="77777777" w:rsidTr="00BA4667">
        <w:tc>
          <w:tcPr>
            <w:cnfStyle w:val="001000000000" w:firstRow="0" w:lastRow="0" w:firstColumn="1" w:lastColumn="0" w:oddVBand="0" w:evenVBand="0" w:oddHBand="0" w:evenHBand="0" w:firstRowFirstColumn="0" w:firstRowLastColumn="0" w:lastRowFirstColumn="0" w:lastRowLastColumn="0"/>
            <w:tcW w:w="531" w:type="pct"/>
          </w:tcPr>
          <w:sdt>
            <w:sdtPr>
              <w:id w:val="-680192665"/>
              <w:placeholder>
                <w:docPart w:val="FE463DFF6FBA41A5B1064838A627518F"/>
              </w:placeholder>
            </w:sdtPr>
            <w:sdtContent>
              <w:p w14:paraId="27D343D4" w14:textId="77777777" w:rsidR="00C434A7" w:rsidRPr="00983917" w:rsidRDefault="00FE7A08" w:rsidP="00236D6F">
                <w:pPr>
                  <w:pStyle w:val="Table"/>
                </w:pPr>
                <w:r w:rsidRPr="00983917">
                  <w:t>1</w:t>
                </w:r>
                <w:r w:rsidR="004C524B" w:rsidRPr="00983917">
                  <w:t>v0</w:t>
                </w:r>
              </w:p>
            </w:sdtContent>
          </w:sdt>
          <w:p w14:paraId="1207BC03" w14:textId="77777777" w:rsidR="00AD6C1B" w:rsidRPr="00983917" w:rsidRDefault="00AD6C1B" w:rsidP="00236D6F">
            <w:pPr>
              <w:pStyle w:val="Table"/>
            </w:pPr>
          </w:p>
        </w:tc>
        <w:tc>
          <w:tcPr>
            <w:tcW w:w="718" w:type="pct"/>
          </w:tcPr>
          <w:sdt>
            <w:sdtPr>
              <w:id w:val="-1473896507"/>
              <w:placeholder>
                <w:docPart w:val="E450733E42AC4683BDAB8575D7F2C34F"/>
              </w:placeholder>
              <w:date w:fullDate="2025-04-23T00:00:00Z">
                <w:dateFormat w:val="yyyy-MM-dd"/>
                <w:lid w:val="nl-BE"/>
                <w:storeMappedDataAs w:val="dateTime"/>
                <w:calendar w:val="gregorian"/>
              </w:date>
            </w:sdtPr>
            <w:sdtContent>
              <w:p w14:paraId="03621ED5" w14:textId="0A289411" w:rsidR="00C434A7" w:rsidRPr="00983917" w:rsidRDefault="005B63BB" w:rsidP="00236D6F">
                <w:pPr>
                  <w:pStyle w:val="Table"/>
                  <w:cnfStyle w:val="000000000000" w:firstRow="0" w:lastRow="0" w:firstColumn="0" w:lastColumn="0" w:oddVBand="0" w:evenVBand="0" w:oddHBand="0" w:evenHBand="0" w:firstRowFirstColumn="0" w:firstRowLastColumn="0" w:lastRowFirstColumn="0" w:lastRowLastColumn="0"/>
                </w:pPr>
                <w:r w:rsidRPr="00983917">
                  <w:t>2025-04-23</w:t>
                </w:r>
              </w:p>
            </w:sdtContent>
          </w:sdt>
          <w:p w14:paraId="378C08F4" w14:textId="77777777" w:rsidR="00AD6C1B" w:rsidRPr="00983917" w:rsidRDefault="00AD6C1B" w:rsidP="00236D6F">
            <w:pPr>
              <w:pStyle w:val="Table"/>
              <w:cnfStyle w:val="000000000000" w:firstRow="0" w:lastRow="0" w:firstColumn="0" w:lastColumn="0" w:oddVBand="0" w:evenVBand="0" w:oddHBand="0" w:evenHBand="0" w:firstRowFirstColumn="0" w:firstRowLastColumn="0" w:lastRowFirstColumn="0" w:lastRowLastColumn="0"/>
            </w:pPr>
          </w:p>
        </w:tc>
        <w:tc>
          <w:tcPr>
            <w:tcW w:w="3751" w:type="pct"/>
          </w:tcPr>
          <w:p w14:paraId="2E6AA52C" w14:textId="0BEA7C3E" w:rsidR="00C51A1F" w:rsidRPr="00983917" w:rsidRDefault="00C51A1F" w:rsidP="00236D6F">
            <w:pPr>
              <w:pStyle w:val="Table"/>
              <w:cnfStyle w:val="000000000000" w:firstRow="0" w:lastRow="0" w:firstColumn="0" w:lastColumn="0" w:oddVBand="0" w:evenVBand="0" w:oddHBand="0" w:evenHBand="0" w:firstRowFirstColumn="0" w:firstRowLastColumn="0" w:lastRowFirstColumn="0" w:lastRowLastColumn="0"/>
            </w:pPr>
            <w:r w:rsidRPr="00983917">
              <w:t>First version</w:t>
            </w:r>
            <w:r w:rsidR="00C578D7" w:rsidRPr="00983917">
              <w:t xml:space="preserve"> </w:t>
            </w:r>
          </w:p>
          <w:p w14:paraId="4C4F503E" w14:textId="0C4CC4D0" w:rsidR="00E22529" w:rsidRPr="00983917" w:rsidRDefault="00C51A1F" w:rsidP="00236D6F">
            <w:pPr>
              <w:pStyle w:val="Table"/>
              <w:cnfStyle w:val="000000000000" w:firstRow="0" w:lastRow="0" w:firstColumn="0" w:lastColumn="0" w:oddVBand="0" w:evenVBand="0" w:oddHBand="0" w:evenHBand="0" w:firstRowFirstColumn="0" w:firstRowLastColumn="0" w:lastRowFirstColumn="0" w:lastRowLastColumn="0"/>
            </w:pPr>
            <w:r w:rsidRPr="00983917">
              <w:t>Reviewed by</w:t>
            </w:r>
            <w:r w:rsidR="000E41D0" w:rsidRPr="00983917">
              <w:t xml:space="preserve">: </w:t>
            </w:r>
          </w:p>
          <w:p w14:paraId="19C62A66" w14:textId="51C4F736" w:rsidR="00C51A1F" w:rsidRPr="00983917" w:rsidRDefault="00C51A1F" w:rsidP="00236D6F">
            <w:pPr>
              <w:pStyle w:val="Table"/>
              <w:cnfStyle w:val="000000000000" w:firstRow="0" w:lastRow="0" w:firstColumn="0" w:lastColumn="0" w:oddVBand="0" w:evenVBand="0" w:oddHBand="0" w:evenHBand="0" w:firstRowFirstColumn="0" w:firstRowLastColumn="0" w:lastRowFirstColumn="0" w:lastRowLastColumn="0"/>
            </w:pPr>
            <w:r w:rsidRPr="00983917">
              <w:t>Approved by</w:t>
            </w:r>
            <w:r w:rsidR="000472CC" w:rsidRPr="00983917">
              <w:t xml:space="preserve">: </w:t>
            </w:r>
          </w:p>
        </w:tc>
      </w:tr>
      <w:tr w:rsidR="001B1AF1" w:rsidRPr="00983917" w14:paraId="3F17FE0E" w14:textId="77777777" w:rsidTr="00BA4667">
        <w:tc>
          <w:tcPr>
            <w:cnfStyle w:val="001000000000" w:firstRow="0" w:lastRow="0" w:firstColumn="1" w:lastColumn="0" w:oddVBand="0" w:evenVBand="0" w:oddHBand="0" w:evenHBand="0" w:firstRowFirstColumn="0" w:firstRowLastColumn="0" w:lastRowFirstColumn="0" w:lastRowLastColumn="0"/>
            <w:tcW w:w="531" w:type="pct"/>
          </w:tcPr>
          <w:p w14:paraId="212A6329" w14:textId="39B3D1A8" w:rsidR="001B1AF1" w:rsidRPr="00983917" w:rsidRDefault="001B1AF1" w:rsidP="00236D6F">
            <w:pPr>
              <w:pStyle w:val="Table"/>
            </w:pPr>
          </w:p>
        </w:tc>
        <w:tc>
          <w:tcPr>
            <w:tcW w:w="718" w:type="pct"/>
          </w:tcPr>
          <w:p w14:paraId="722ACDA5" w14:textId="0A27F377" w:rsidR="001B1AF1" w:rsidRPr="00983917" w:rsidRDefault="001B1AF1" w:rsidP="00236D6F">
            <w:pPr>
              <w:pStyle w:val="Table"/>
              <w:cnfStyle w:val="000000000000" w:firstRow="0" w:lastRow="0" w:firstColumn="0" w:lastColumn="0" w:oddVBand="0" w:evenVBand="0" w:oddHBand="0" w:evenHBand="0" w:firstRowFirstColumn="0" w:firstRowLastColumn="0" w:lastRowFirstColumn="0" w:lastRowLastColumn="0"/>
            </w:pPr>
          </w:p>
        </w:tc>
        <w:tc>
          <w:tcPr>
            <w:tcW w:w="3751" w:type="pct"/>
          </w:tcPr>
          <w:p w14:paraId="6F202428" w14:textId="56EAD631" w:rsidR="00BD6419" w:rsidRPr="00983917" w:rsidRDefault="00BD6419" w:rsidP="00236D6F">
            <w:pPr>
              <w:pStyle w:val="Table"/>
              <w:cnfStyle w:val="000000000000" w:firstRow="0" w:lastRow="0" w:firstColumn="0" w:lastColumn="0" w:oddVBand="0" w:evenVBand="0" w:oddHBand="0" w:evenHBand="0" w:firstRowFirstColumn="0" w:firstRowLastColumn="0" w:lastRowFirstColumn="0" w:lastRowLastColumn="0"/>
            </w:pPr>
          </w:p>
        </w:tc>
      </w:tr>
    </w:tbl>
    <w:p w14:paraId="7F847E11" w14:textId="56A76245" w:rsidR="00AB4B1F" w:rsidRPr="00983917" w:rsidRDefault="00AB4B1F" w:rsidP="00AB4B1F">
      <w:pPr>
        <w:tabs>
          <w:tab w:val="left" w:pos="6210"/>
        </w:tabs>
      </w:pPr>
    </w:p>
    <w:bookmarkStart w:id="3" w:name="_Toc211000576" w:displacedByCustomXml="next"/>
    <w:bookmarkStart w:id="4" w:name="_Toc275005028" w:displacedByCustomXml="next"/>
    <w:bookmarkStart w:id="5" w:name="_Ref276815925" w:displacedByCustomXml="next"/>
    <w:bookmarkStart w:id="6" w:name="_Ref279674521" w:displacedByCustomXml="next"/>
    <w:sdt>
      <w:sdtPr>
        <w:rPr>
          <w:rFonts w:ascii="Calibri" w:hAnsi="Calibri"/>
          <w:b w:val="0"/>
          <w:color w:val="auto"/>
          <w:sz w:val="22"/>
          <w:szCs w:val="22"/>
        </w:rPr>
        <w:id w:val="1917594335"/>
        <w:docPartObj>
          <w:docPartGallery w:val="Table of Contents"/>
          <w:docPartUnique/>
        </w:docPartObj>
      </w:sdtPr>
      <w:sdtEndPr>
        <w:rPr>
          <w:rFonts w:asciiTheme="minorHAnsi" w:hAnsiTheme="minorHAnsi"/>
        </w:rPr>
      </w:sdtEndPr>
      <w:sdtContent>
        <w:p w14:paraId="18E54DE3" w14:textId="77777777" w:rsidR="000A6FE8" w:rsidRPr="00983917" w:rsidRDefault="000A6FE8" w:rsidP="00833A5F">
          <w:pPr>
            <w:pStyle w:val="Heading1-nonumber"/>
          </w:pPr>
          <w:r w:rsidRPr="00983917">
            <w:t>Table of Contents</w:t>
          </w:r>
          <w:bookmarkEnd w:id="3"/>
        </w:p>
        <w:p w14:paraId="100502B8" w14:textId="44B2B134" w:rsidR="0014032D" w:rsidRDefault="000A6FE8">
          <w:pPr>
            <w:pStyle w:val="TOC1"/>
            <w:rPr>
              <w:rFonts w:eastAsiaTheme="minorEastAsia" w:cstheme="minorBidi"/>
              <w:kern w:val="2"/>
              <w:sz w:val="24"/>
              <w:szCs w:val="24"/>
              <w14:ligatures w14:val="standardContextual"/>
            </w:rPr>
          </w:pPr>
          <w:r w:rsidRPr="00983917">
            <w:fldChar w:fldCharType="begin"/>
          </w:r>
          <w:r w:rsidRPr="00983917">
            <w:instrText xml:space="preserve"> TOC \o "1-3" \h \z \u </w:instrText>
          </w:r>
          <w:r w:rsidRPr="00983917">
            <w:fldChar w:fldCharType="separate"/>
          </w:r>
          <w:hyperlink w:anchor="_Toc211000575" w:history="1">
            <w:r w:rsidR="0014032D" w:rsidRPr="00A65ADA">
              <w:rPr>
                <w:rStyle w:val="Hyperlink"/>
                <w:noProof/>
              </w:rPr>
              <w:t>Revision history</w:t>
            </w:r>
            <w:r w:rsidR="0014032D">
              <w:rPr>
                <w:noProof/>
                <w:webHidden/>
              </w:rPr>
              <w:tab/>
            </w:r>
            <w:r w:rsidR="0014032D">
              <w:rPr>
                <w:noProof/>
                <w:webHidden/>
              </w:rPr>
              <w:fldChar w:fldCharType="begin"/>
            </w:r>
            <w:r w:rsidR="0014032D">
              <w:rPr>
                <w:noProof/>
                <w:webHidden/>
              </w:rPr>
              <w:instrText xml:space="preserve"> PAGEREF _Toc211000575 \h </w:instrText>
            </w:r>
            <w:r w:rsidR="0014032D">
              <w:rPr>
                <w:noProof/>
                <w:webHidden/>
              </w:rPr>
            </w:r>
            <w:r w:rsidR="0014032D">
              <w:rPr>
                <w:noProof/>
                <w:webHidden/>
              </w:rPr>
              <w:fldChar w:fldCharType="separate"/>
            </w:r>
            <w:r w:rsidR="0014032D">
              <w:rPr>
                <w:noProof/>
                <w:webHidden/>
              </w:rPr>
              <w:t>2</w:t>
            </w:r>
            <w:r w:rsidR="0014032D">
              <w:rPr>
                <w:noProof/>
                <w:webHidden/>
              </w:rPr>
              <w:fldChar w:fldCharType="end"/>
            </w:r>
          </w:hyperlink>
        </w:p>
        <w:p w14:paraId="2B460963" w14:textId="6B42C3E6" w:rsidR="0014032D" w:rsidRDefault="0014032D">
          <w:pPr>
            <w:pStyle w:val="TOC1"/>
            <w:rPr>
              <w:rFonts w:eastAsiaTheme="minorEastAsia" w:cstheme="minorBidi"/>
              <w:kern w:val="2"/>
              <w:sz w:val="24"/>
              <w:szCs w:val="24"/>
              <w14:ligatures w14:val="standardContextual"/>
            </w:rPr>
          </w:pPr>
          <w:hyperlink w:anchor="_Toc211000576" w:history="1">
            <w:r w:rsidRPr="00A65ADA">
              <w:rPr>
                <w:rStyle w:val="Hyperlink"/>
                <w:noProof/>
              </w:rPr>
              <w:t>Table of Contents</w:t>
            </w:r>
            <w:r>
              <w:rPr>
                <w:noProof/>
                <w:webHidden/>
              </w:rPr>
              <w:tab/>
            </w:r>
            <w:r>
              <w:rPr>
                <w:noProof/>
                <w:webHidden/>
              </w:rPr>
              <w:fldChar w:fldCharType="begin"/>
            </w:r>
            <w:r>
              <w:rPr>
                <w:noProof/>
                <w:webHidden/>
              </w:rPr>
              <w:instrText xml:space="preserve"> PAGEREF _Toc211000576 \h </w:instrText>
            </w:r>
            <w:r>
              <w:rPr>
                <w:noProof/>
                <w:webHidden/>
              </w:rPr>
            </w:r>
            <w:r>
              <w:rPr>
                <w:noProof/>
                <w:webHidden/>
              </w:rPr>
              <w:fldChar w:fldCharType="separate"/>
            </w:r>
            <w:r>
              <w:rPr>
                <w:noProof/>
                <w:webHidden/>
              </w:rPr>
              <w:t>3</w:t>
            </w:r>
            <w:r>
              <w:rPr>
                <w:noProof/>
                <w:webHidden/>
              </w:rPr>
              <w:fldChar w:fldCharType="end"/>
            </w:r>
          </w:hyperlink>
        </w:p>
        <w:p w14:paraId="38E2EBD0" w14:textId="055D3B43" w:rsidR="0014032D" w:rsidRDefault="0014032D">
          <w:pPr>
            <w:pStyle w:val="TOC1"/>
            <w:rPr>
              <w:rFonts w:eastAsiaTheme="minorEastAsia" w:cstheme="minorBidi"/>
              <w:kern w:val="2"/>
              <w:sz w:val="24"/>
              <w:szCs w:val="24"/>
              <w14:ligatures w14:val="standardContextual"/>
            </w:rPr>
          </w:pPr>
          <w:hyperlink w:anchor="_Toc211000577" w:history="1">
            <w:r w:rsidRPr="00A65ADA">
              <w:rPr>
                <w:rStyle w:val="Hyperlink"/>
                <w:noProof/>
              </w:rPr>
              <w:t>List of Figures</w:t>
            </w:r>
            <w:r>
              <w:rPr>
                <w:noProof/>
                <w:webHidden/>
              </w:rPr>
              <w:tab/>
            </w:r>
            <w:r>
              <w:rPr>
                <w:noProof/>
                <w:webHidden/>
              </w:rPr>
              <w:fldChar w:fldCharType="begin"/>
            </w:r>
            <w:r>
              <w:rPr>
                <w:noProof/>
                <w:webHidden/>
              </w:rPr>
              <w:instrText xml:space="preserve"> PAGEREF _Toc211000577 \h </w:instrText>
            </w:r>
            <w:r>
              <w:rPr>
                <w:noProof/>
                <w:webHidden/>
              </w:rPr>
            </w:r>
            <w:r>
              <w:rPr>
                <w:noProof/>
                <w:webHidden/>
              </w:rPr>
              <w:fldChar w:fldCharType="separate"/>
            </w:r>
            <w:r>
              <w:rPr>
                <w:noProof/>
                <w:webHidden/>
              </w:rPr>
              <w:t>5</w:t>
            </w:r>
            <w:r>
              <w:rPr>
                <w:noProof/>
                <w:webHidden/>
              </w:rPr>
              <w:fldChar w:fldCharType="end"/>
            </w:r>
          </w:hyperlink>
        </w:p>
        <w:p w14:paraId="747D6406" w14:textId="626D1D87" w:rsidR="0014032D" w:rsidRDefault="0014032D">
          <w:pPr>
            <w:pStyle w:val="TOC1"/>
            <w:rPr>
              <w:rFonts w:eastAsiaTheme="minorEastAsia" w:cstheme="minorBidi"/>
              <w:kern w:val="2"/>
              <w:sz w:val="24"/>
              <w:szCs w:val="24"/>
              <w14:ligatures w14:val="standardContextual"/>
            </w:rPr>
          </w:pPr>
          <w:hyperlink w:anchor="_Toc211000578" w:history="1">
            <w:r w:rsidRPr="00A65ADA">
              <w:rPr>
                <w:rStyle w:val="Hyperlink"/>
                <w:noProof/>
              </w:rPr>
              <w:t>List of Tables</w:t>
            </w:r>
            <w:r>
              <w:rPr>
                <w:noProof/>
                <w:webHidden/>
              </w:rPr>
              <w:tab/>
            </w:r>
            <w:r>
              <w:rPr>
                <w:noProof/>
                <w:webHidden/>
              </w:rPr>
              <w:fldChar w:fldCharType="begin"/>
            </w:r>
            <w:r>
              <w:rPr>
                <w:noProof/>
                <w:webHidden/>
              </w:rPr>
              <w:instrText xml:space="preserve"> PAGEREF _Toc211000578 \h </w:instrText>
            </w:r>
            <w:r>
              <w:rPr>
                <w:noProof/>
                <w:webHidden/>
              </w:rPr>
            </w:r>
            <w:r>
              <w:rPr>
                <w:noProof/>
                <w:webHidden/>
              </w:rPr>
              <w:fldChar w:fldCharType="separate"/>
            </w:r>
            <w:r>
              <w:rPr>
                <w:noProof/>
                <w:webHidden/>
              </w:rPr>
              <w:t>6</w:t>
            </w:r>
            <w:r>
              <w:rPr>
                <w:noProof/>
                <w:webHidden/>
              </w:rPr>
              <w:fldChar w:fldCharType="end"/>
            </w:r>
          </w:hyperlink>
        </w:p>
        <w:p w14:paraId="097335BD" w14:textId="59CC66ED" w:rsidR="0014032D" w:rsidRDefault="0014032D">
          <w:pPr>
            <w:pStyle w:val="TOC1"/>
            <w:tabs>
              <w:tab w:val="left" w:pos="400"/>
            </w:tabs>
            <w:rPr>
              <w:rFonts w:eastAsiaTheme="minorEastAsia" w:cstheme="minorBidi"/>
              <w:kern w:val="2"/>
              <w:sz w:val="24"/>
              <w:szCs w:val="24"/>
              <w14:ligatures w14:val="standardContextual"/>
            </w:rPr>
          </w:pPr>
          <w:hyperlink w:anchor="_Toc211000579" w:history="1">
            <w:r w:rsidRPr="00A65ADA">
              <w:rPr>
                <w:rStyle w:val="Hyperlink"/>
                <w:noProof/>
              </w:rPr>
              <w:t>1</w:t>
            </w:r>
            <w:r>
              <w:rPr>
                <w:rFonts w:eastAsiaTheme="minorEastAsia" w:cstheme="minorBidi"/>
                <w:kern w:val="2"/>
                <w:sz w:val="24"/>
                <w:szCs w:val="24"/>
                <w14:ligatures w14:val="standardContextual"/>
              </w:rPr>
              <w:tab/>
            </w:r>
            <w:r w:rsidRPr="00A65ADA">
              <w:rPr>
                <w:rStyle w:val="Hyperlink"/>
                <w:noProof/>
              </w:rPr>
              <w:t>Document purpose and scope</w:t>
            </w:r>
            <w:r>
              <w:rPr>
                <w:noProof/>
                <w:webHidden/>
              </w:rPr>
              <w:tab/>
            </w:r>
            <w:r>
              <w:rPr>
                <w:noProof/>
                <w:webHidden/>
              </w:rPr>
              <w:fldChar w:fldCharType="begin"/>
            </w:r>
            <w:r>
              <w:rPr>
                <w:noProof/>
                <w:webHidden/>
              </w:rPr>
              <w:instrText xml:space="preserve"> PAGEREF _Toc211000579 \h </w:instrText>
            </w:r>
            <w:r>
              <w:rPr>
                <w:noProof/>
                <w:webHidden/>
              </w:rPr>
            </w:r>
            <w:r>
              <w:rPr>
                <w:noProof/>
                <w:webHidden/>
              </w:rPr>
              <w:fldChar w:fldCharType="separate"/>
            </w:r>
            <w:r>
              <w:rPr>
                <w:noProof/>
                <w:webHidden/>
              </w:rPr>
              <w:t>7</w:t>
            </w:r>
            <w:r>
              <w:rPr>
                <w:noProof/>
                <w:webHidden/>
              </w:rPr>
              <w:fldChar w:fldCharType="end"/>
            </w:r>
          </w:hyperlink>
        </w:p>
        <w:p w14:paraId="23E15B5E" w14:textId="2D4C1CFF" w:rsidR="0014032D" w:rsidRDefault="0014032D">
          <w:pPr>
            <w:pStyle w:val="TOC1"/>
            <w:tabs>
              <w:tab w:val="left" w:pos="400"/>
            </w:tabs>
            <w:rPr>
              <w:rFonts w:eastAsiaTheme="minorEastAsia" w:cstheme="minorBidi"/>
              <w:kern w:val="2"/>
              <w:sz w:val="24"/>
              <w:szCs w:val="24"/>
              <w14:ligatures w14:val="standardContextual"/>
            </w:rPr>
          </w:pPr>
          <w:hyperlink w:anchor="_Toc211000580" w:history="1">
            <w:r w:rsidRPr="00A65ADA">
              <w:rPr>
                <w:rStyle w:val="Hyperlink"/>
                <w:noProof/>
              </w:rPr>
              <w:t>2</w:t>
            </w:r>
            <w:r>
              <w:rPr>
                <w:rFonts w:eastAsiaTheme="minorEastAsia" w:cstheme="minorBidi"/>
                <w:kern w:val="2"/>
                <w:sz w:val="24"/>
                <w:szCs w:val="24"/>
                <w14:ligatures w14:val="standardContextual"/>
              </w:rPr>
              <w:tab/>
            </w:r>
            <w:r w:rsidRPr="00A65ADA">
              <w:rPr>
                <w:rStyle w:val="Hyperlink"/>
                <w:noProof/>
              </w:rPr>
              <w:t>Test strategy</w:t>
            </w:r>
            <w:r>
              <w:rPr>
                <w:noProof/>
                <w:webHidden/>
              </w:rPr>
              <w:tab/>
            </w:r>
            <w:r>
              <w:rPr>
                <w:noProof/>
                <w:webHidden/>
              </w:rPr>
              <w:fldChar w:fldCharType="begin"/>
            </w:r>
            <w:r>
              <w:rPr>
                <w:noProof/>
                <w:webHidden/>
              </w:rPr>
              <w:instrText xml:space="preserve"> PAGEREF _Toc211000580 \h </w:instrText>
            </w:r>
            <w:r>
              <w:rPr>
                <w:noProof/>
                <w:webHidden/>
              </w:rPr>
            </w:r>
            <w:r>
              <w:rPr>
                <w:noProof/>
                <w:webHidden/>
              </w:rPr>
              <w:fldChar w:fldCharType="separate"/>
            </w:r>
            <w:r>
              <w:rPr>
                <w:noProof/>
                <w:webHidden/>
              </w:rPr>
              <w:t>8</w:t>
            </w:r>
            <w:r>
              <w:rPr>
                <w:noProof/>
                <w:webHidden/>
              </w:rPr>
              <w:fldChar w:fldCharType="end"/>
            </w:r>
          </w:hyperlink>
        </w:p>
        <w:p w14:paraId="177AF879" w14:textId="36462852" w:rsidR="0014032D" w:rsidRDefault="0014032D">
          <w:pPr>
            <w:pStyle w:val="TOC2"/>
            <w:tabs>
              <w:tab w:val="left" w:pos="880"/>
              <w:tab w:val="right" w:leader="dot" w:pos="9629"/>
            </w:tabs>
            <w:rPr>
              <w:rFonts w:eastAsiaTheme="minorEastAsia" w:cstheme="minorBidi"/>
              <w:kern w:val="2"/>
              <w:sz w:val="24"/>
              <w:szCs w:val="24"/>
              <w14:ligatures w14:val="standardContextual"/>
            </w:rPr>
          </w:pPr>
          <w:hyperlink w:anchor="_Toc211000581" w:history="1">
            <w:r w:rsidRPr="00A65ADA">
              <w:rPr>
                <w:rStyle w:val="Hyperlink"/>
                <w:noProof/>
              </w:rPr>
              <w:t>2.1</w:t>
            </w:r>
            <w:r>
              <w:rPr>
                <w:rFonts w:eastAsiaTheme="minorEastAsia" w:cstheme="minorBidi"/>
                <w:kern w:val="2"/>
                <w:sz w:val="24"/>
                <w:szCs w:val="24"/>
                <w14:ligatures w14:val="standardContextual"/>
              </w:rPr>
              <w:tab/>
            </w:r>
            <w:r w:rsidRPr="00A65ADA">
              <w:rPr>
                <w:rStyle w:val="Hyperlink"/>
                <w:noProof/>
              </w:rPr>
              <w:t>Test conditions</w:t>
            </w:r>
            <w:r>
              <w:rPr>
                <w:noProof/>
                <w:webHidden/>
              </w:rPr>
              <w:tab/>
            </w:r>
            <w:r>
              <w:rPr>
                <w:noProof/>
                <w:webHidden/>
              </w:rPr>
              <w:fldChar w:fldCharType="begin"/>
            </w:r>
            <w:r>
              <w:rPr>
                <w:noProof/>
                <w:webHidden/>
              </w:rPr>
              <w:instrText xml:space="preserve"> PAGEREF _Toc211000581 \h </w:instrText>
            </w:r>
            <w:r>
              <w:rPr>
                <w:noProof/>
                <w:webHidden/>
              </w:rPr>
            </w:r>
            <w:r>
              <w:rPr>
                <w:noProof/>
                <w:webHidden/>
              </w:rPr>
              <w:fldChar w:fldCharType="separate"/>
            </w:r>
            <w:r>
              <w:rPr>
                <w:noProof/>
                <w:webHidden/>
              </w:rPr>
              <w:t>8</w:t>
            </w:r>
            <w:r>
              <w:rPr>
                <w:noProof/>
                <w:webHidden/>
              </w:rPr>
              <w:fldChar w:fldCharType="end"/>
            </w:r>
          </w:hyperlink>
        </w:p>
        <w:p w14:paraId="639AECD5" w14:textId="6EA31655" w:rsidR="0014032D" w:rsidRDefault="0014032D">
          <w:pPr>
            <w:pStyle w:val="TOC2"/>
            <w:tabs>
              <w:tab w:val="left" w:pos="880"/>
              <w:tab w:val="right" w:leader="dot" w:pos="9629"/>
            </w:tabs>
            <w:rPr>
              <w:rFonts w:eastAsiaTheme="minorEastAsia" w:cstheme="minorBidi"/>
              <w:kern w:val="2"/>
              <w:sz w:val="24"/>
              <w:szCs w:val="24"/>
              <w14:ligatures w14:val="standardContextual"/>
            </w:rPr>
          </w:pPr>
          <w:hyperlink w:anchor="_Toc211000582" w:history="1">
            <w:r w:rsidRPr="00A65ADA">
              <w:rPr>
                <w:rStyle w:val="Hyperlink"/>
                <w:noProof/>
              </w:rPr>
              <w:t>2.2</w:t>
            </w:r>
            <w:r>
              <w:rPr>
                <w:rFonts w:eastAsiaTheme="minorEastAsia" w:cstheme="minorBidi"/>
                <w:kern w:val="2"/>
                <w:sz w:val="24"/>
                <w:szCs w:val="24"/>
                <w14:ligatures w14:val="standardContextual"/>
              </w:rPr>
              <w:tab/>
            </w:r>
            <w:r w:rsidRPr="00A65ADA">
              <w:rPr>
                <w:rStyle w:val="Hyperlink"/>
                <w:noProof/>
              </w:rPr>
              <w:t>Test stages</w:t>
            </w:r>
            <w:r>
              <w:rPr>
                <w:noProof/>
                <w:webHidden/>
              </w:rPr>
              <w:tab/>
            </w:r>
            <w:r>
              <w:rPr>
                <w:noProof/>
                <w:webHidden/>
              </w:rPr>
              <w:fldChar w:fldCharType="begin"/>
            </w:r>
            <w:r>
              <w:rPr>
                <w:noProof/>
                <w:webHidden/>
              </w:rPr>
              <w:instrText xml:space="preserve"> PAGEREF _Toc211000582 \h </w:instrText>
            </w:r>
            <w:r>
              <w:rPr>
                <w:noProof/>
                <w:webHidden/>
              </w:rPr>
            </w:r>
            <w:r>
              <w:rPr>
                <w:noProof/>
                <w:webHidden/>
              </w:rPr>
              <w:fldChar w:fldCharType="separate"/>
            </w:r>
            <w:r>
              <w:rPr>
                <w:noProof/>
                <w:webHidden/>
              </w:rPr>
              <w:t>8</w:t>
            </w:r>
            <w:r>
              <w:rPr>
                <w:noProof/>
                <w:webHidden/>
              </w:rPr>
              <w:fldChar w:fldCharType="end"/>
            </w:r>
          </w:hyperlink>
        </w:p>
        <w:p w14:paraId="497C8E08" w14:textId="70A5D5B5" w:rsidR="0014032D" w:rsidRDefault="0014032D">
          <w:pPr>
            <w:pStyle w:val="TOC3"/>
            <w:tabs>
              <w:tab w:val="left" w:pos="1320"/>
              <w:tab w:val="right" w:leader="dot" w:pos="9629"/>
            </w:tabs>
            <w:rPr>
              <w:rFonts w:eastAsiaTheme="minorEastAsia" w:cstheme="minorBidi"/>
              <w:kern w:val="2"/>
              <w:sz w:val="24"/>
              <w:szCs w:val="24"/>
              <w14:ligatures w14:val="standardContextual"/>
            </w:rPr>
          </w:pPr>
          <w:hyperlink w:anchor="_Toc211000583" w:history="1">
            <w:r w:rsidRPr="00A65ADA">
              <w:rPr>
                <w:rStyle w:val="Hyperlink"/>
                <w:rFonts w:cstheme="minorHAnsi"/>
                <w:noProof/>
                <w:snapToGrid w:val="0"/>
                <w:w w:val="0"/>
              </w:rPr>
              <w:t>2.2.1</w:t>
            </w:r>
            <w:r>
              <w:rPr>
                <w:rFonts w:eastAsiaTheme="minorEastAsia" w:cstheme="minorBidi"/>
                <w:kern w:val="2"/>
                <w:sz w:val="24"/>
                <w:szCs w:val="24"/>
                <w14:ligatures w14:val="standardContextual"/>
              </w:rPr>
              <w:tab/>
            </w:r>
            <w:r w:rsidRPr="00A65ADA">
              <w:rPr>
                <w:rStyle w:val="Hyperlink"/>
                <w:noProof/>
              </w:rPr>
              <w:t>Visual inspection (VI)</w:t>
            </w:r>
            <w:r>
              <w:rPr>
                <w:noProof/>
                <w:webHidden/>
              </w:rPr>
              <w:tab/>
            </w:r>
            <w:r>
              <w:rPr>
                <w:noProof/>
                <w:webHidden/>
              </w:rPr>
              <w:fldChar w:fldCharType="begin"/>
            </w:r>
            <w:r>
              <w:rPr>
                <w:noProof/>
                <w:webHidden/>
              </w:rPr>
              <w:instrText xml:space="preserve"> PAGEREF _Toc211000583 \h </w:instrText>
            </w:r>
            <w:r>
              <w:rPr>
                <w:noProof/>
                <w:webHidden/>
              </w:rPr>
            </w:r>
            <w:r>
              <w:rPr>
                <w:noProof/>
                <w:webHidden/>
              </w:rPr>
              <w:fldChar w:fldCharType="separate"/>
            </w:r>
            <w:r>
              <w:rPr>
                <w:noProof/>
                <w:webHidden/>
              </w:rPr>
              <w:t>9</w:t>
            </w:r>
            <w:r>
              <w:rPr>
                <w:noProof/>
                <w:webHidden/>
              </w:rPr>
              <w:fldChar w:fldCharType="end"/>
            </w:r>
          </w:hyperlink>
        </w:p>
        <w:p w14:paraId="4A619CE7" w14:textId="35E0163A" w:rsidR="0014032D" w:rsidRDefault="0014032D">
          <w:pPr>
            <w:pStyle w:val="TOC3"/>
            <w:tabs>
              <w:tab w:val="left" w:pos="1320"/>
              <w:tab w:val="right" w:leader="dot" w:pos="9629"/>
            </w:tabs>
            <w:rPr>
              <w:rFonts w:eastAsiaTheme="minorEastAsia" w:cstheme="minorBidi"/>
              <w:kern w:val="2"/>
              <w:sz w:val="24"/>
              <w:szCs w:val="24"/>
              <w14:ligatures w14:val="standardContextual"/>
            </w:rPr>
          </w:pPr>
          <w:hyperlink w:anchor="_Toc211000584" w:history="1">
            <w:r w:rsidRPr="00A65ADA">
              <w:rPr>
                <w:rStyle w:val="Hyperlink"/>
                <w:rFonts w:cstheme="minorHAnsi"/>
                <w:noProof/>
                <w:snapToGrid w:val="0"/>
                <w:w w:val="0"/>
              </w:rPr>
              <w:t>2.2.2</w:t>
            </w:r>
            <w:r>
              <w:rPr>
                <w:rFonts w:eastAsiaTheme="minorEastAsia" w:cstheme="minorBidi"/>
                <w:kern w:val="2"/>
                <w:sz w:val="24"/>
                <w:szCs w:val="24"/>
                <w14:ligatures w14:val="standardContextual"/>
              </w:rPr>
              <w:tab/>
            </w:r>
            <w:r w:rsidRPr="00A65ADA">
              <w:rPr>
                <w:rStyle w:val="Hyperlink"/>
                <w:noProof/>
              </w:rPr>
              <w:t>Functional verification (VER)</w:t>
            </w:r>
            <w:r>
              <w:rPr>
                <w:noProof/>
                <w:webHidden/>
              </w:rPr>
              <w:tab/>
            </w:r>
            <w:r>
              <w:rPr>
                <w:noProof/>
                <w:webHidden/>
              </w:rPr>
              <w:fldChar w:fldCharType="begin"/>
            </w:r>
            <w:r>
              <w:rPr>
                <w:noProof/>
                <w:webHidden/>
              </w:rPr>
              <w:instrText xml:space="preserve"> PAGEREF _Toc211000584 \h </w:instrText>
            </w:r>
            <w:r>
              <w:rPr>
                <w:noProof/>
                <w:webHidden/>
              </w:rPr>
            </w:r>
            <w:r>
              <w:rPr>
                <w:noProof/>
                <w:webHidden/>
              </w:rPr>
              <w:fldChar w:fldCharType="separate"/>
            </w:r>
            <w:r>
              <w:rPr>
                <w:noProof/>
                <w:webHidden/>
              </w:rPr>
              <w:t>9</w:t>
            </w:r>
            <w:r>
              <w:rPr>
                <w:noProof/>
                <w:webHidden/>
              </w:rPr>
              <w:fldChar w:fldCharType="end"/>
            </w:r>
          </w:hyperlink>
        </w:p>
        <w:p w14:paraId="1DCD1526" w14:textId="4CE77638" w:rsidR="0014032D" w:rsidRDefault="0014032D">
          <w:pPr>
            <w:pStyle w:val="TOC2"/>
            <w:tabs>
              <w:tab w:val="left" w:pos="880"/>
              <w:tab w:val="right" w:leader="dot" w:pos="9629"/>
            </w:tabs>
            <w:rPr>
              <w:rFonts w:eastAsiaTheme="minorEastAsia" w:cstheme="minorBidi"/>
              <w:kern w:val="2"/>
              <w:sz w:val="24"/>
              <w:szCs w:val="24"/>
              <w14:ligatures w14:val="standardContextual"/>
            </w:rPr>
          </w:pPr>
          <w:hyperlink w:anchor="_Toc211000585" w:history="1">
            <w:r w:rsidRPr="00A65ADA">
              <w:rPr>
                <w:rStyle w:val="Hyperlink"/>
                <w:noProof/>
              </w:rPr>
              <w:t>2.3</w:t>
            </w:r>
            <w:r>
              <w:rPr>
                <w:rFonts w:eastAsiaTheme="minorEastAsia" w:cstheme="minorBidi"/>
                <w:kern w:val="2"/>
                <w:sz w:val="24"/>
                <w:szCs w:val="24"/>
                <w14:ligatures w14:val="standardContextual"/>
              </w:rPr>
              <w:tab/>
            </w:r>
            <w:r w:rsidRPr="00A65ADA">
              <w:rPr>
                <w:rStyle w:val="Hyperlink"/>
                <w:noProof/>
              </w:rPr>
              <w:t>Test flow</w:t>
            </w:r>
            <w:r>
              <w:rPr>
                <w:noProof/>
                <w:webHidden/>
              </w:rPr>
              <w:tab/>
            </w:r>
            <w:r>
              <w:rPr>
                <w:noProof/>
                <w:webHidden/>
              </w:rPr>
              <w:fldChar w:fldCharType="begin"/>
            </w:r>
            <w:r>
              <w:rPr>
                <w:noProof/>
                <w:webHidden/>
              </w:rPr>
              <w:instrText xml:space="preserve"> PAGEREF _Toc211000585 \h </w:instrText>
            </w:r>
            <w:r>
              <w:rPr>
                <w:noProof/>
                <w:webHidden/>
              </w:rPr>
            </w:r>
            <w:r>
              <w:rPr>
                <w:noProof/>
                <w:webHidden/>
              </w:rPr>
              <w:fldChar w:fldCharType="separate"/>
            </w:r>
            <w:r>
              <w:rPr>
                <w:noProof/>
                <w:webHidden/>
              </w:rPr>
              <w:t>9</w:t>
            </w:r>
            <w:r>
              <w:rPr>
                <w:noProof/>
                <w:webHidden/>
              </w:rPr>
              <w:fldChar w:fldCharType="end"/>
            </w:r>
          </w:hyperlink>
        </w:p>
        <w:p w14:paraId="5FB1145E" w14:textId="6876F61F" w:rsidR="0014032D" w:rsidRDefault="0014032D">
          <w:pPr>
            <w:pStyle w:val="TOC2"/>
            <w:tabs>
              <w:tab w:val="left" w:pos="880"/>
              <w:tab w:val="right" w:leader="dot" w:pos="9629"/>
            </w:tabs>
            <w:rPr>
              <w:rFonts w:eastAsiaTheme="minorEastAsia" w:cstheme="minorBidi"/>
              <w:kern w:val="2"/>
              <w:sz w:val="24"/>
              <w:szCs w:val="24"/>
              <w14:ligatures w14:val="standardContextual"/>
            </w:rPr>
          </w:pPr>
          <w:hyperlink w:anchor="_Toc211000586" w:history="1">
            <w:r w:rsidRPr="00A65ADA">
              <w:rPr>
                <w:rStyle w:val="Hyperlink"/>
                <w:noProof/>
              </w:rPr>
              <w:t>2.4</w:t>
            </w:r>
            <w:r>
              <w:rPr>
                <w:rFonts w:eastAsiaTheme="minorEastAsia" w:cstheme="minorBidi"/>
                <w:kern w:val="2"/>
                <w:sz w:val="24"/>
                <w:szCs w:val="24"/>
                <w14:ligatures w14:val="standardContextual"/>
              </w:rPr>
              <w:tab/>
            </w:r>
            <w:r w:rsidRPr="00A65ADA">
              <w:rPr>
                <w:rStyle w:val="Hyperlink"/>
                <w:noProof/>
              </w:rPr>
              <w:t>Test sequence</w:t>
            </w:r>
            <w:r>
              <w:rPr>
                <w:noProof/>
                <w:webHidden/>
              </w:rPr>
              <w:tab/>
            </w:r>
            <w:r>
              <w:rPr>
                <w:noProof/>
                <w:webHidden/>
              </w:rPr>
              <w:fldChar w:fldCharType="begin"/>
            </w:r>
            <w:r>
              <w:rPr>
                <w:noProof/>
                <w:webHidden/>
              </w:rPr>
              <w:instrText xml:space="preserve"> PAGEREF _Toc211000586 \h </w:instrText>
            </w:r>
            <w:r>
              <w:rPr>
                <w:noProof/>
                <w:webHidden/>
              </w:rPr>
            </w:r>
            <w:r>
              <w:rPr>
                <w:noProof/>
                <w:webHidden/>
              </w:rPr>
              <w:fldChar w:fldCharType="separate"/>
            </w:r>
            <w:r>
              <w:rPr>
                <w:noProof/>
                <w:webHidden/>
              </w:rPr>
              <w:t>10</w:t>
            </w:r>
            <w:r>
              <w:rPr>
                <w:noProof/>
                <w:webHidden/>
              </w:rPr>
              <w:fldChar w:fldCharType="end"/>
            </w:r>
          </w:hyperlink>
        </w:p>
        <w:p w14:paraId="27673184" w14:textId="6F479DB7" w:rsidR="0014032D" w:rsidRDefault="0014032D">
          <w:pPr>
            <w:pStyle w:val="TOC2"/>
            <w:tabs>
              <w:tab w:val="left" w:pos="880"/>
              <w:tab w:val="right" w:leader="dot" w:pos="9629"/>
            </w:tabs>
            <w:rPr>
              <w:rFonts w:eastAsiaTheme="minorEastAsia" w:cstheme="minorBidi"/>
              <w:kern w:val="2"/>
              <w:sz w:val="24"/>
              <w:szCs w:val="24"/>
              <w14:ligatures w14:val="standardContextual"/>
            </w:rPr>
          </w:pPr>
          <w:hyperlink w:anchor="_Toc211000587" w:history="1">
            <w:r w:rsidRPr="00A65ADA">
              <w:rPr>
                <w:rStyle w:val="Hyperlink"/>
                <w:noProof/>
              </w:rPr>
              <w:t>2.5</w:t>
            </w:r>
            <w:r>
              <w:rPr>
                <w:rFonts w:eastAsiaTheme="minorEastAsia" w:cstheme="minorBidi"/>
                <w:kern w:val="2"/>
                <w:sz w:val="24"/>
                <w:szCs w:val="24"/>
                <w14:ligatures w14:val="standardContextual"/>
              </w:rPr>
              <w:tab/>
            </w:r>
            <w:r w:rsidRPr="00A65ADA">
              <w:rPr>
                <w:rStyle w:val="Hyperlink"/>
                <w:noProof/>
              </w:rPr>
              <w:t>Test equipment</w:t>
            </w:r>
            <w:r>
              <w:rPr>
                <w:noProof/>
                <w:webHidden/>
              </w:rPr>
              <w:tab/>
            </w:r>
            <w:r>
              <w:rPr>
                <w:noProof/>
                <w:webHidden/>
              </w:rPr>
              <w:fldChar w:fldCharType="begin"/>
            </w:r>
            <w:r>
              <w:rPr>
                <w:noProof/>
                <w:webHidden/>
              </w:rPr>
              <w:instrText xml:space="preserve"> PAGEREF _Toc211000587 \h </w:instrText>
            </w:r>
            <w:r>
              <w:rPr>
                <w:noProof/>
                <w:webHidden/>
              </w:rPr>
            </w:r>
            <w:r>
              <w:rPr>
                <w:noProof/>
                <w:webHidden/>
              </w:rPr>
              <w:fldChar w:fldCharType="separate"/>
            </w:r>
            <w:r>
              <w:rPr>
                <w:noProof/>
                <w:webHidden/>
              </w:rPr>
              <w:t>11</w:t>
            </w:r>
            <w:r>
              <w:rPr>
                <w:noProof/>
                <w:webHidden/>
              </w:rPr>
              <w:fldChar w:fldCharType="end"/>
            </w:r>
          </w:hyperlink>
        </w:p>
        <w:p w14:paraId="3CE366DA" w14:textId="56A3331E" w:rsidR="0014032D" w:rsidRDefault="0014032D">
          <w:pPr>
            <w:pStyle w:val="TOC2"/>
            <w:tabs>
              <w:tab w:val="left" w:pos="880"/>
              <w:tab w:val="right" w:leader="dot" w:pos="9629"/>
            </w:tabs>
            <w:rPr>
              <w:rFonts w:eastAsiaTheme="minorEastAsia" w:cstheme="minorBidi"/>
              <w:kern w:val="2"/>
              <w:sz w:val="24"/>
              <w:szCs w:val="24"/>
              <w14:ligatures w14:val="standardContextual"/>
            </w:rPr>
          </w:pPr>
          <w:hyperlink w:anchor="_Toc211000588" w:history="1">
            <w:r w:rsidRPr="00A65ADA">
              <w:rPr>
                <w:rStyle w:val="Hyperlink"/>
                <w:noProof/>
                <w:lang w:eastAsia="en-US"/>
              </w:rPr>
              <w:t>2.6</w:t>
            </w:r>
            <w:r>
              <w:rPr>
                <w:rFonts w:eastAsiaTheme="minorEastAsia" w:cstheme="minorBidi"/>
                <w:kern w:val="2"/>
                <w:sz w:val="24"/>
                <w:szCs w:val="24"/>
                <w14:ligatures w14:val="standardContextual"/>
              </w:rPr>
              <w:tab/>
            </w:r>
            <w:r w:rsidRPr="00A65ADA">
              <w:rPr>
                <w:rStyle w:val="Hyperlink"/>
                <w:noProof/>
                <w:lang w:eastAsia="en-US"/>
              </w:rPr>
              <w:t>Statistical analysis</w:t>
            </w:r>
            <w:r>
              <w:rPr>
                <w:noProof/>
                <w:webHidden/>
              </w:rPr>
              <w:tab/>
            </w:r>
            <w:r>
              <w:rPr>
                <w:noProof/>
                <w:webHidden/>
              </w:rPr>
              <w:fldChar w:fldCharType="begin"/>
            </w:r>
            <w:r>
              <w:rPr>
                <w:noProof/>
                <w:webHidden/>
              </w:rPr>
              <w:instrText xml:space="preserve"> PAGEREF _Toc211000588 \h </w:instrText>
            </w:r>
            <w:r>
              <w:rPr>
                <w:noProof/>
                <w:webHidden/>
              </w:rPr>
            </w:r>
            <w:r>
              <w:rPr>
                <w:noProof/>
                <w:webHidden/>
              </w:rPr>
              <w:fldChar w:fldCharType="separate"/>
            </w:r>
            <w:r>
              <w:rPr>
                <w:noProof/>
                <w:webHidden/>
              </w:rPr>
              <w:t>11</w:t>
            </w:r>
            <w:r>
              <w:rPr>
                <w:noProof/>
                <w:webHidden/>
              </w:rPr>
              <w:fldChar w:fldCharType="end"/>
            </w:r>
          </w:hyperlink>
        </w:p>
        <w:p w14:paraId="7AED8120" w14:textId="1597AD15" w:rsidR="0014032D" w:rsidRDefault="0014032D">
          <w:pPr>
            <w:pStyle w:val="TOC3"/>
            <w:tabs>
              <w:tab w:val="left" w:pos="1320"/>
              <w:tab w:val="right" w:leader="dot" w:pos="9629"/>
            </w:tabs>
            <w:rPr>
              <w:rFonts w:eastAsiaTheme="minorEastAsia" w:cstheme="minorBidi"/>
              <w:kern w:val="2"/>
              <w:sz w:val="24"/>
              <w:szCs w:val="24"/>
              <w14:ligatures w14:val="standardContextual"/>
            </w:rPr>
          </w:pPr>
          <w:hyperlink w:anchor="_Toc211000589" w:history="1">
            <w:r w:rsidRPr="00A65ADA">
              <w:rPr>
                <w:rStyle w:val="Hyperlink"/>
                <w:rFonts w:cstheme="minorHAnsi"/>
                <w:noProof/>
                <w:snapToGrid w:val="0"/>
                <w:w w:val="0"/>
                <w:lang w:eastAsia="en-US"/>
              </w:rPr>
              <w:t>2.6.1</w:t>
            </w:r>
            <w:r>
              <w:rPr>
                <w:rFonts w:eastAsiaTheme="minorEastAsia" w:cstheme="minorBidi"/>
                <w:kern w:val="2"/>
                <w:sz w:val="24"/>
                <w:szCs w:val="24"/>
                <w14:ligatures w14:val="standardContextual"/>
              </w:rPr>
              <w:tab/>
            </w:r>
            <w:r w:rsidRPr="00A65ADA">
              <w:rPr>
                <w:rStyle w:val="Hyperlink"/>
                <w:noProof/>
                <w:lang w:eastAsia="en-US"/>
              </w:rPr>
              <w:t>Bin groups</w:t>
            </w:r>
            <w:r>
              <w:rPr>
                <w:noProof/>
                <w:webHidden/>
              </w:rPr>
              <w:tab/>
            </w:r>
            <w:r>
              <w:rPr>
                <w:noProof/>
                <w:webHidden/>
              </w:rPr>
              <w:fldChar w:fldCharType="begin"/>
            </w:r>
            <w:r>
              <w:rPr>
                <w:noProof/>
                <w:webHidden/>
              </w:rPr>
              <w:instrText xml:space="preserve"> PAGEREF _Toc211000589 \h </w:instrText>
            </w:r>
            <w:r>
              <w:rPr>
                <w:noProof/>
                <w:webHidden/>
              </w:rPr>
            </w:r>
            <w:r>
              <w:rPr>
                <w:noProof/>
                <w:webHidden/>
              </w:rPr>
              <w:fldChar w:fldCharType="separate"/>
            </w:r>
            <w:r>
              <w:rPr>
                <w:noProof/>
                <w:webHidden/>
              </w:rPr>
              <w:t>11</w:t>
            </w:r>
            <w:r>
              <w:rPr>
                <w:noProof/>
                <w:webHidden/>
              </w:rPr>
              <w:fldChar w:fldCharType="end"/>
            </w:r>
          </w:hyperlink>
        </w:p>
        <w:p w14:paraId="047F90DB" w14:textId="4CE3DB74" w:rsidR="0014032D" w:rsidRDefault="0014032D">
          <w:pPr>
            <w:pStyle w:val="TOC1"/>
            <w:tabs>
              <w:tab w:val="left" w:pos="400"/>
            </w:tabs>
            <w:rPr>
              <w:rFonts w:eastAsiaTheme="minorEastAsia" w:cstheme="minorBidi"/>
              <w:kern w:val="2"/>
              <w:sz w:val="24"/>
              <w:szCs w:val="24"/>
              <w14:ligatures w14:val="standardContextual"/>
            </w:rPr>
          </w:pPr>
          <w:hyperlink w:anchor="_Toc211000590" w:history="1">
            <w:r w:rsidRPr="00A65ADA">
              <w:rPr>
                <w:rStyle w:val="Hyperlink"/>
                <w:noProof/>
              </w:rPr>
              <w:t>3</w:t>
            </w:r>
            <w:r>
              <w:rPr>
                <w:rFonts w:eastAsiaTheme="minorEastAsia" w:cstheme="minorBidi"/>
                <w:kern w:val="2"/>
                <w:sz w:val="24"/>
                <w:szCs w:val="24"/>
                <w14:ligatures w14:val="standardContextual"/>
              </w:rPr>
              <w:tab/>
            </w:r>
            <w:r w:rsidRPr="00A65ADA">
              <w:rPr>
                <w:rStyle w:val="Hyperlink"/>
                <w:noProof/>
              </w:rPr>
              <w:t>Measurement test setup</w:t>
            </w:r>
            <w:r>
              <w:rPr>
                <w:noProof/>
                <w:webHidden/>
              </w:rPr>
              <w:tab/>
            </w:r>
            <w:r>
              <w:rPr>
                <w:noProof/>
                <w:webHidden/>
              </w:rPr>
              <w:fldChar w:fldCharType="begin"/>
            </w:r>
            <w:r>
              <w:rPr>
                <w:noProof/>
                <w:webHidden/>
              </w:rPr>
              <w:instrText xml:space="preserve"> PAGEREF _Toc211000590 \h </w:instrText>
            </w:r>
            <w:r>
              <w:rPr>
                <w:noProof/>
                <w:webHidden/>
              </w:rPr>
            </w:r>
            <w:r>
              <w:rPr>
                <w:noProof/>
                <w:webHidden/>
              </w:rPr>
              <w:fldChar w:fldCharType="separate"/>
            </w:r>
            <w:r>
              <w:rPr>
                <w:noProof/>
                <w:webHidden/>
              </w:rPr>
              <w:t>12</w:t>
            </w:r>
            <w:r>
              <w:rPr>
                <w:noProof/>
                <w:webHidden/>
              </w:rPr>
              <w:fldChar w:fldCharType="end"/>
            </w:r>
          </w:hyperlink>
        </w:p>
        <w:p w14:paraId="2CE4C826" w14:textId="6E85D0DA" w:rsidR="0014032D" w:rsidRDefault="0014032D">
          <w:pPr>
            <w:pStyle w:val="TOC2"/>
            <w:tabs>
              <w:tab w:val="left" w:pos="880"/>
              <w:tab w:val="right" w:leader="dot" w:pos="9629"/>
            </w:tabs>
            <w:rPr>
              <w:rFonts w:eastAsiaTheme="minorEastAsia" w:cstheme="minorBidi"/>
              <w:kern w:val="2"/>
              <w:sz w:val="24"/>
              <w:szCs w:val="24"/>
              <w14:ligatures w14:val="standardContextual"/>
            </w:rPr>
          </w:pPr>
          <w:hyperlink w:anchor="_Toc211000591" w:history="1">
            <w:r w:rsidRPr="00A65ADA">
              <w:rPr>
                <w:rStyle w:val="Hyperlink"/>
                <w:noProof/>
              </w:rPr>
              <w:t>3.1</w:t>
            </w:r>
            <w:r>
              <w:rPr>
                <w:rFonts w:eastAsiaTheme="minorEastAsia" w:cstheme="minorBidi"/>
                <w:kern w:val="2"/>
                <w:sz w:val="24"/>
                <w:szCs w:val="24"/>
                <w14:ligatures w14:val="standardContextual"/>
              </w:rPr>
              <w:tab/>
            </w:r>
            <w:r w:rsidRPr="00A65ADA">
              <w:rPr>
                <w:rStyle w:val="Hyperlink"/>
                <w:noProof/>
              </w:rPr>
              <w:t>Test hardware</w:t>
            </w:r>
            <w:r>
              <w:rPr>
                <w:noProof/>
                <w:webHidden/>
              </w:rPr>
              <w:tab/>
            </w:r>
            <w:r>
              <w:rPr>
                <w:noProof/>
                <w:webHidden/>
              </w:rPr>
              <w:fldChar w:fldCharType="begin"/>
            </w:r>
            <w:r>
              <w:rPr>
                <w:noProof/>
                <w:webHidden/>
              </w:rPr>
              <w:instrText xml:space="preserve"> PAGEREF _Toc211000591 \h </w:instrText>
            </w:r>
            <w:r>
              <w:rPr>
                <w:noProof/>
                <w:webHidden/>
              </w:rPr>
            </w:r>
            <w:r>
              <w:rPr>
                <w:noProof/>
                <w:webHidden/>
              </w:rPr>
              <w:fldChar w:fldCharType="separate"/>
            </w:r>
            <w:r>
              <w:rPr>
                <w:noProof/>
                <w:webHidden/>
              </w:rPr>
              <w:t>12</w:t>
            </w:r>
            <w:r>
              <w:rPr>
                <w:noProof/>
                <w:webHidden/>
              </w:rPr>
              <w:fldChar w:fldCharType="end"/>
            </w:r>
          </w:hyperlink>
        </w:p>
        <w:p w14:paraId="5FDF222F" w14:textId="03A44A95" w:rsidR="0014032D" w:rsidRDefault="0014032D">
          <w:pPr>
            <w:pStyle w:val="TOC3"/>
            <w:tabs>
              <w:tab w:val="left" w:pos="1320"/>
              <w:tab w:val="right" w:leader="dot" w:pos="9629"/>
            </w:tabs>
            <w:rPr>
              <w:rFonts w:eastAsiaTheme="minorEastAsia" w:cstheme="minorBidi"/>
              <w:kern w:val="2"/>
              <w:sz w:val="24"/>
              <w:szCs w:val="24"/>
              <w14:ligatures w14:val="standardContextual"/>
            </w:rPr>
          </w:pPr>
          <w:hyperlink w:anchor="_Toc211000592" w:history="1">
            <w:r w:rsidRPr="00A65ADA">
              <w:rPr>
                <w:rStyle w:val="Hyperlink"/>
                <w:rFonts w:cstheme="minorHAnsi"/>
                <w:noProof/>
                <w:snapToGrid w:val="0"/>
                <w:w w:val="0"/>
              </w:rPr>
              <w:t>3.1.1</w:t>
            </w:r>
            <w:r>
              <w:rPr>
                <w:rFonts w:eastAsiaTheme="minorEastAsia" w:cstheme="minorBidi"/>
                <w:kern w:val="2"/>
                <w:sz w:val="24"/>
                <w:szCs w:val="24"/>
                <w14:ligatures w14:val="standardContextual"/>
              </w:rPr>
              <w:tab/>
            </w:r>
            <w:r w:rsidRPr="00A65ADA">
              <w:rPr>
                <w:rStyle w:val="Hyperlink"/>
                <w:noProof/>
              </w:rPr>
              <w:t>Overview</w:t>
            </w:r>
            <w:r>
              <w:rPr>
                <w:noProof/>
                <w:webHidden/>
              </w:rPr>
              <w:tab/>
            </w:r>
            <w:r>
              <w:rPr>
                <w:noProof/>
                <w:webHidden/>
              </w:rPr>
              <w:fldChar w:fldCharType="begin"/>
            </w:r>
            <w:r>
              <w:rPr>
                <w:noProof/>
                <w:webHidden/>
              </w:rPr>
              <w:instrText xml:space="preserve"> PAGEREF _Toc211000592 \h </w:instrText>
            </w:r>
            <w:r>
              <w:rPr>
                <w:noProof/>
                <w:webHidden/>
              </w:rPr>
            </w:r>
            <w:r>
              <w:rPr>
                <w:noProof/>
                <w:webHidden/>
              </w:rPr>
              <w:fldChar w:fldCharType="separate"/>
            </w:r>
            <w:r>
              <w:rPr>
                <w:noProof/>
                <w:webHidden/>
              </w:rPr>
              <w:t>12</w:t>
            </w:r>
            <w:r>
              <w:rPr>
                <w:noProof/>
                <w:webHidden/>
              </w:rPr>
              <w:fldChar w:fldCharType="end"/>
            </w:r>
          </w:hyperlink>
        </w:p>
        <w:p w14:paraId="0E2F50C0" w14:textId="05769D45" w:rsidR="0014032D" w:rsidRDefault="0014032D">
          <w:pPr>
            <w:pStyle w:val="TOC3"/>
            <w:tabs>
              <w:tab w:val="left" w:pos="1320"/>
              <w:tab w:val="right" w:leader="dot" w:pos="9629"/>
            </w:tabs>
            <w:rPr>
              <w:rFonts w:eastAsiaTheme="minorEastAsia" w:cstheme="minorBidi"/>
              <w:kern w:val="2"/>
              <w:sz w:val="24"/>
              <w:szCs w:val="24"/>
              <w14:ligatures w14:val="standardContextual"/>
            </w:rPr>
          </w:pPr>
          <w:hyperlink w:anchor="_Toc211000593" w:history="1">
            <w:r w:rsidRPr="00A65ADA">
              <w:rPr>
                <w:rStyle w:val="Hyperlink"/>
                <w:rFonts w:cstheme="minorHAnsi"/>
                <w:noProof/>
                <w:snapToGrid w:val="0"/>
                <w:w w:val="0"/>
              </w:rPr>
              <w:t>3.1.2</w:t>
            </w:r>
            <w:r>
              <w:rPr>
                <w:rFonts w:eastAsiaTheme="minorEastAsia" w:cstheme="minorBidi"/>
                <w:kern w:val="2"/>
                <w:sz w:val="24"/>
                <w:szCs w:val="24"/>
                <w14:ligatures w14:val="standardContextual"/>
              </w:rPr>
              <w:tab/>
            </w:r>
            <w:r w:rsidRPr="00A65ADA">
              <w:rPr>
                <w:rStyle w:val="Hyperlink"/>
                <w:noProof/>
              </w:rPr>
              <w:t>DUT information</w:t>
            </w:r>
            <w:r>
              <w:rPr>
                <w:noProof/>
                <w:webHidden/>
              </w:rPr>
              <w:tab/>
            </w:r>
            <w:r>
              <w:rPr>
                <w:noProof/>
                <w:webHidden/>
              </w:rPr>
              <w:fldChar w:fldCharType="begin"/>
            </w:r>
            <w:r>
              <w:rPr>
                <w:noProof/>
                <w:webHidden/>
              </w:rPr>
              <w:instrText xml:space="preserve"> PAGEREF _Toc211000593 \h </w:instrText>
            </w:r>
            <w:r>
              <w:rPr>
                <w:noProof/>
                <w:webHidden/>
              </w:rPr>
            </w:r>
            <w:r>
              <w:rPr>
                <w:noProof/>
                <w:webHidden/>
              </w:rPr>
              <w:fldChar w:fldCharType="separate"/>
            </w:r>
            <w:r>
              <w:rPr>
                <w:noProof/>
                <w:webHidden/>
              </w:rPr>
              <w:t>14</w:t>
            </w:r>
            <w:r>
              <w:rPr>
                <w:noProof/>
                <w:webHidden/>
              </w:rPr>
              <w:fldChar w:fldCharType="end"/>
            </w:r>
          </w:hyperlink>
        </w:p>
        <w:p w14:paraId="483989E6" w14:textId="5E23205D" w:rsidR="0014032D" w:rsidRDefault="0014032D">
          <w:pPr>
            <w:pStyle w:val="TOC3"/>
            <w:tabs>
              <w:tab w:val="left" w:pos="1320"/>
              <w:tab w:val="right" w:leader="dot" w:pos="9629"/>
            </w:tabs>
            <w:rPr>
              <w:rFonts w:eastAsiaTheme="minorEastAsia" w:cstheme="minorBidi"/>
              <w:kern w:val="2"/>
              <w:sz w:val="24"/>
              <w:szCs w:val="24"/>
              <w14:ligatures w14:val="standardContextual"/>
            </w:rPr>
          </w:pPr>
          <w:hyperlink w:anchor="_Toc211000594" w:history="1">
            <w:r w:rsidRPr="00A65ADA">
              <w:rPr>
                <w:rStyle w:val="Hyperlink"/>
                <w:rFonts w:cstheme="minorHAnsi"/>
                <w:noProof/>
                <w:snapToGrid w:val="0"/>
                <w:w w:val="0"/>
              </w:rPr>
              <w:t>3.1.3</w:t>
            </w:r>
            <w:r>
              <w:rPr>
                <w:rFonts w:eastAsiaTheme="minorEastAsia" w:cstheme="minorBidi"/>
                <w:kern w:val="2"/>
                <w:sz w:val="24"/>
                <w:szCs w:val="24"/>
                <w14:ligatures w14:val="standardContextual"/>
              </w:rPr>
              <w:tab/>
            </w:r>
            <w:r w:rsidRPr="00A65ADA">
              <w:rPr>
                <w:rStyle w:val="Hyperlink"/>
                <w:noProof/>
              </w:rPr>
              <w:t>Pin load requirements</w:t>
            </w:r>
            <w:r>
              <w:rPr>
                <w:noProof/>
                <w:webHidden/>
              </w:rPr>
              <w:tab/>
            </w:r>
            <w:r>
              <w:rPr>
                <w:noProof/>
                <w:webHidden/>
              </w:rPr>
              <w:fldChar w:fldCharType="begin"/>
            </w:r>
            <w:r>
              <w:rPr>
                <w:noProof/>
                <w:webHidden/>
              </w:rPr>
              <w:instrText xml:space="preserve"> PAGEREF _Toc211000594 \h </w:instrText>
            </w:r>
            <w:r>
              <w:rPr>
                <w:noProof/>
                <w:webHidden/>
              </w:rPr>
            </w:r>
            <w:r>
              <w:rPr>
                <w:noProof/>
                <w:webHidden/>
              </w:rPr>
              <w:fldChar w:fldCharType="separate"/>
            </w:r>
            <w:r>
              <w:rPr>
                <w:noProof/>
                <w:webHidden/>
              </w:rPr>
              <w:t>14</w:t>
            </w:r>
            <w:r>
              <w:rPr>
                <w:noProof/>
                <w:webHidden/>
              </w:rPr>
              <w:fldChar w:fldCharType="end"/>
            </w:r>
          </w:hyperlink>
        </w:p>
        <w:p w14:paraId="626C2694" w14:textId="27F23964" w:rsidR="0014032D" w:rsidRDefault="0014032D">
          <w:pPr>
            <w:pStyle w:val="TOC3"/>
            <w:tabs>
              <w:tab w:val="left" w:pos="1320"/>
              <w:tab w:val="right" w:leader="dot" w:pos="9629"/>
            </w:tabs>
            <w:rPr>
              <w:rFonts w:eastAsiaTheme="minorEastAsia" w:cstheme="minorBidi"/>
              <w:kern w:val="2"/>
              <w:sz w:val="24"/>
              <w:szCs w:val="24"/>
              <w14:ligatures w14:val="standardContextual"/>
            </w:rPr>
          </w:pPr>
          <w:hyperlink w:anchor="_Toc211000595" w:history="1">
            <w:r w:rsidRPr="00A65ADA">
              <w:rPr>
                <w:rStyle w:val="Hyperlink"/>
                <w:rFonts w:cstheme="minorHAnsi"/>
                <w:noProof/>
                <w:snapToGrid w:val="0"/>
                <w:w w:val="0"/>
              </w:rPr>
              <w:t>3.1.4</w:t>
            </w:r>
            <w:r>
              <w:rPr>
                <w:rFonts w:eastAsiaTheme="minorEastAsia" w:cstheme="minorBidi"/>
                <w:kern w:val="2"/>
                <w:sz w:val="24"/>
                <w:szCs w:val="24"/>
                <w14:ligatures w14:val="standardContextual"/>
              </w:rPr>
              <w:tab/>
            </w:r>
            <w:r w:rsidRPr="00A65ADA">
              <w:rPr>
                <w:rStyle w:val="Hyperlink"/>
                <w:noProof/>
              </w:rPr>
              <w:t>Power supplies</w:t>
            </w:r>
            <w:r>
              <w:rPr>
                <w:noProof/>
                <w:webHidden/>
              </w:rPr>
              <w:tab/>
            </w:r>
            <w:r>
              <w:rPr>
                <w:noProof/>
                <w:webHidden/>
              </w:rPr>
              <w:fldChar w:fldCharType="begin"/>
            </w:r>
            <w:r>
              <w:rPr>
                <w:noProof/>
                <w:webHidden/>
              </w:rPr>
              <w:instrText xml:space="preserve"> PAGEREF _Toc211000595 \h </w:instrText>
            </w:r>
            <w:r>
              <w:rPr>
                <w:noProof/>
                <w:webHidden/>
              </w:rPr>
            </w:r>
            <w:r>
              <w:rPr>
                <w:noProof/>
                <w:webHidden/>
              </w:rPr>
              <w:fldChar w:fldCharType="separate"/>
            </w:r>
            <w:r>
              <w:rPr>
                <w:noProof/>
                <w:webHidden/>
              </w:rPr>
              <w:t>15</w:t>
            </w:r>
            <w:r>
              <w:rPr>
                <w:noProof/>
                <w:webHidden/>
              </w:rPr>
              <w:fldChar w:fldCharType="end"/>
            </w:r>
          </w:hyperlink>
        </w:p>
        <w:p w14:paraId="6A10D66D" w14:textId="4B9A006D" w:rsidR="0014032D" w:rsidRDefault="0014032D">
          <w:pPr>
            <w:pStyle w:val="TOC2"/>
            <w:tabs>
              <w:tab w:val="left" w:pos="880"/>
              <w:tab w:val="right" w:leader="dot" w:pos="9629"/>
            </w:tabs>
            <w:rPr>
              <w:rFonts w:eastAsiaTheme="minorEastAsia" w:cstheme="minorBidi"/>
              <w:kern w:val="2"/>
              <w:sz w:val="24"/>
              <w:szCs w:val="24"/>
              <w14:ligatures w14:val="standardContextual"/>
            </w:rPr>
          </w:pPr>
          <w:hyperlink w:anchor="_Toc211000596" w:history="1">
            <w:r w:rsidRPr="00A65ADA">
              <w:rPr>
                <w:rStyle w:val="Hyperlink"/>
                <w:noProof/>
              </w:rPr>
              <w:t>3.2</w:t>
            </w:r>
            <w:r>
              <w:rPr>
                <w:rFonts w:eastAsiaTheme="minorEastAsia" w:cstheme="minorBidi"/>
                <w:kern w:val="2"/>
                <w:sz w:val="24"/>
                <w:szCs w:val="24"/>
                <w14:ligatures w14:val="standardContextual"/>
              </w:rPr>
              <w:tab/>
            </w:r>
            <w:r w:rsidRPr="00A65ADA">
              <w:rPr>
                <w:rStyle w:val="Hyperlink"/>
                <w:noProof/>
              </w:rPr>
              <w:t>Test software</w:t>
            </w:r>
            <w:r>
              <w:rPr>
                <w:noProof/>
                <w:webHidden/>
              </w:rPr>
              <w:tab/>
            </w:r>
            <w:r>
              <w:rPr>
                <w:noProof/>
                <w:webHidden/>
              </w:rPr>
              <w:fldChar w:fldCharType="begin"/>
            </w:r>
            <w:r>
              <w:rPr>
                <w:noProof/>
                <w:webHidden/>
              </w:rPr>
              <w:instrText xml:space="preserve"> PAGEREF _Toc211000596 \h </w:instrText>
            </w:r>
            <w:r>
              <w:rPr>
                <w:noProof/>
                <w:webHidden/>
              </w:rPr>
            </w:r>
            <w:r>
              <w:rPr>
                <w:noProof/>
                <w:webHidden/>
              </w:rPr>
              <w:fldChar w:fldCharType="separate"/>
            </w:r>
            <w:r>
              <w:rPr>
                <w:noProof/>
                <w:webHidden/>
              </w:rPr>
              <w:t>15</w:t>
            </w:r>
            <w:r>
              <w:rPr>
                <w:noProof/>
                <w:webHidden/>
              </w:rPr>
              <w:fldChar w:fldCharType="end"/>
            </w:r>
          </w:hyperlink>
        </w:p>
        <w:p w14:paraId="22FF0B8F" w14:textId="57B58C32" w:rsidR="0014032D" w:rsidRDefault="0014032D">
          <w:pPr>
            <w:pStyle w:val="TOC3"/>
            <w:tabs>
              <w:tab w:val="left" w:pos="1320"/>
              <w:tab w:val="right" w:leader="dot" w:pos="9629"/>
            </w:tabs>
            <w:rPr>
              <w:rFonts w:eastAsiaTheme="minorEastAsia" w:cstheme="minorBidi"/>
              <w:kern w:val="2"/>
              <w:sz w:val="24"/>
              <w:szCs w:val="24"/>
              <w14:ligatures w14:val="standardContextual"/>
            </w:rPr>
          </w:pPr>
          <w:hyperlink w:anchor="_Toc211000597" w:history="1">
            <w:r w:rsidRPr="00A65ADA">
              <w:rPr>
                <w:rStyle w:val="Hyperlink"/>
                <w:rFonts w:cstheme="minorHAnsi"/>
                <w:noProof/>
                <w:snapToGrid w:val="0"/>
                <w:w w:val="0"/>
              </w:rPr>
              <w:t>3.2.1</w:t>
            </w:r>
            <w:r>
              <w:rPr>
                <w:rFonts w:eastAsiaTheme="minorEastAsia" w:cstheme="minorBidi"/>
                <w:kern w:val="2"/>
                <w:sz w:val="24"/>
                <w:szCs w:val="24"/>
                <w14:ligatures w14:val="standardContextual"/>
              </w:rPr>
              <w:tab/>
            </w:r>
            <w:r w:rsidRPr="00A65ADA">
              <w:rPr>
                <w:rStyle w:val="Hyperlink"/>
                <w:noProof/>
              </w:rPr>
              <w:t>Overview</w:t>
            </w:r>
            <w:r>
              <w:rPr>
                <w:noProof/>
                <w:webHidden/>
              </w:rPr>
              <w:tab/>
            </w:r>
            <w:r>
              <w:rPr>
                <w:noProof/>
                <w:webHidden/>
              </w:rPr>
              <w:fldChar w:fldCharType="begin"/>
            </w:r>
            <w:r>
              <w:rPr>
                <w:noProof/>
                <w:webHidden/>
              </w:rPr>
              <w:instrText xml:space="preserve"> PAGEREF _Toc211000597 \h </w:instrText>
            </w:r>
            <w:r>
              <w:rPr>
                <w:noProof/>
                <w:webHidden/>
              </w:rPr>
            </w:r>
            <w:r>
              <w:rPr>
                <w:noProof/>
                <w:webHidden/>
              </w:rPr>
              <w:fldChar w:fldCharType="separate"/>
            </w:r>
            <w:r>
              <w:rPr>
                <w:noProof/>
                <w:webHidden/>
              </w:rPr>
              <w:t>15</w:t>
            </w:r>
            <w:r>
              <w:rPr>
                <w:noProof/>
                <w:webHidden/>
              </w:rPr>
              <w:fldChar w:fldCharType="end"/>
            </w:r>
          </w:hyperlink>
        </w:p>
        <w:p w14:paraId="2D6B3F5F" w14:textId="508A5A7C" w:rsidR="0014032D" w:rsidRDefault="0014032D">
          <w:pPr>
            <w:pStyle w:val="TOC3"/>
            <w:tabs>
              <w:tab w:val="left" w:pos="1320"/>
              <w:tab w:val="right" w:leader="dot" w:pos="9629"/>
            </w:tabs>
            <w:rPr>
              <w:rFonts w:eastAsiaTheme="minorEastAsia" w:cstheme="minorBidi"/>
              <w:kern w:val="2"/>
              <w:sz w:val="24"/>
              <w:szCs w:val="24"/>
              <w14:ligatures w14:val="standardContextual"/>
            </w:rPr>
          </w:pPr>
          <w:hyperlink w:anchor="_Toc211000598" w:history="1">
            <w:r w:rsidRPr="00A65ADA">
              <w:rPr>
                <w:rStyle w:val="Hyperlink"/>
                <w:rFonts w:cstheme="minorHAnsi"/>
                <w:noProof/>
                <w:snapToGrid w:val="0"/>
                <w:w w:val="0"/>
              </w:rPr>
              <w:t>3.2.2</w:t>
            </w:r>
            <w:r>
              <w:rPr>
                <w:rFonts w:eastAsiaTheme="minorEastAsia" w:cstheme="minorBidi"/>
                <w:kern w:val="2"/>
                <w:sz w:val="24"/>
                <w:szCs w:val="24"/>
                <w14:ligatures w14:val="standardContextual"/>
              </w:rPr>
              <w:tab/>
            </w:r>
            <w:r w:rsidRPr="00A65ADA">
              <w:rPr>
                <w:rStyle w:val="Hyperlink"/>
                <w:noProof/>
              </w:rPr>
              <w:t>Park state routine</w:t>
            </w:r>
            <w:r>
              <w:rPr>
                <w:noProof/>
                <w:webHidden/>
              </w:rPr>
              <w:tab/>
            </w:r>
            <w:r>
              <w:rPr>
                <w:noProof/>
                <w:webHidden/>
              </w:rPr>
              <w:fldChar w:fldCharType="begin"/>
            </w:r>
            <w:r>
              <w:rPr>
                <w:noProof/>
                <w:webHidden/>
              </w:rPr>
              <w:instrText xml:space="preserve"> PAGEREF _Toc211000598 \h </w:instrText>
            </w:r>
            <w:r>
              <w:rPr>
                <w:noProof/>
                <w:webHidden/>
              </w:rPr>
            </w:r>
            <w:r>
              <w:rPr>
                <w:noProof/>
                <w:webHidden/>
              </w:rPr>
              <w:fldChar w:fldCharType="separate"/>
            </w:r>
            <w:r>
              <w:rPr>
                <w:noProof/>
                <w:webHidden/>
              </w:rPr>
              <w:t>15</w:t>
            </w:r>
            <w:r>
              <w:rPr>
                <w:noProof/>
                <w:webHidden/>
              </w:rPr>
              <w:fldChar w:fldCharType="end"/>
            </w:r>
          </w:hyperlink>
        </w:p>
        <w:p w14:paraId="066AF1DD" w14:textId="254B89CC" w:rsidR="0014032D" w:rsidRDefault="0014032D">
          <w:pPr>
            <w:pStyle w:val="TOC3"/>
            <w:tabs>
              <w:tab w:val="left" w:pos="1320"/>
              <w:tab w:val="right" w:leader="dot" w:pos="9629"/>
            </w:tabs>
            <w:rPr>
              <w:rFonts w:eastAsiaTheme="minorEastAsia" w:cstheme="minorBidi"/>
              <w:kern w:val="2"/>
              <w:sz w:val="24"/>
              <w:szCs w:val="24"/>
              <w14:ligatures w14:val="standardContextual"/>
            </w:rPr>
          </w:pPr>
          <w:hyperlink w:anchor="_Toc211000599" w:history="1">
            <w:r w:rsidRPr="00A65ADA">
              <w:rPr>
                <w:rStyle w:val="Hyperlink"/>
                <w:rFonts w:cstheme="minorHAnsi"/>
                <w:noProof/>
                <w:snapToGrid w:val="0"/>
                <w:w w:val="0"/>
              </w:rPr>
              <w:t>3.2.3</w:t>
            </w:r>
            <w:r>
              <w:rPr>
                <w:rFonts w:eastAsiaTheme="minorEastAsia" w:cstheme="minorBidi"/>
                <w:kern w:val="2"/>
                <w:sz w:val="24"/>
                <w:szCs w:val="24"/>
                <w14:ligatures w14:val="standardContextual"/>
              </w:rPr>
              <w:tab/>
            </w:r>
            <w:r w:rsidRPr="00A65ADA">
              <w:rPr>
                <w:rStyle w:val="Hyperlink"/>
                <w:noProof/>
              </w:rPr>
              <w:t>Power cycle routines</w:t>
            </w:r>
            <w:r>
              <w:rPr>
                <w:noProof/>
                <w:webHidden/>
              </w:rPr>
              <w:tab/>
            </w:r>
            <w:r>
              <w:rPr>
                <w:noProof/>
                <w:webHidden/>
              </w:rPr>
              <w:fldChar w:fldCharType="begin"/>
            </w:r>
            <w:r>
              <w:rPr>
                <w:noProof/>
                <w:webHidden/>
              </w:rPr>
              <w:instrText xml:space="preserve"> PAGEREF _Toc211000599 \h </w:instrText>
            </w:r>
            <w:r>
              <w:rPr>
                <w:noProof/>
                <w:webHidden/>
              </w:rPr>
            </w:r>
            <w:r>
              <w:rPr>
                <w:noProof/>
                <w:webHidden/>
              </w:rPr>
              <w:fldChar w:fldCharType="separate"/>
            </w:r>
            <w:r>
              <w:rPr>
                <w:noProof/>
                <w:webHidden/>
              </w:rPr>
              <w:t>15</w:t>
            </w:r>
            <w:r>
              <w:rPr>
                <w:noProof/>
                <w:webHidden/>
              </w:rPr>
              <w:fldChar w:fldCharType="end"/>
            </w:r>
          </w:hyperlink>
        </w:p>
        <w:p w14:paraId="4FCD504D" w14:textId="2B5E9937" w:rsidR="0014032D" w:rsidRDefault="0014032D">
          <w:pPr>
            <w:pStyle w:val="TOC1"/>
            <w:tabs>
              <w:tab w:val="left" w:pos="400"/>
            </w:tabs>
            <w:rPr>
              <w:rFonts w:eastAsiaTheme="minorEastAsia" w:cstheme="minorBidi"/>
              <w:kern w:val="2"/>
              <w:sz w:val="24"/>
              <w:szCs w:val="24"/>
              <w14:ligatures w14:val="standardContextual"/>
            </w:rPr>
          </w:pPr>
          <w:hyperlink w:anchor="_Toc211000600" w:history="1">
            <w:r w:rsidRPr="00A65ADA">
              <w:rPr>
                <w:rStyle w:val="Hyperlink"/>
                <w:noProof/>
              </w:rPr>
              <w:t>4</w:t>
            </w:r>
            <w:r>
              <w:rPr>
                <w:rFonts w:eastAsiaTheme="minorEastAsia" w:cstheme="minorBidi"/>
                <w:kern w:val="2"/>
                <w:sz w:val="24"/>
                <w:szCs w:val="24"/>
                <w14:ligatures w14:val="standardContextual"/>
              </w:rPr>
              <w:tab/>
            </w:r>
            <w:r w:rsidRPr="00A65ADA">
              <w:rPr>
                <w:rStyle w:val="Hyperlink"/>
                <w:noProof/>
              </w:rPr>
              <w:t>Test procedures</w:t>
            </w:r>
            <w:r>
              <w:rPr>
                <w:noProof/>
                <w:webHidden/>
              </w:rPr>
              <w:tab/>
            </w:r>
            <w:r>
              <w:rPr>
                <w:noProof/>
                <w:webHidden/>
              </w:rPr>
              <w:fldChar w:fldCharType="begin"/>
            </w:r>
            <w:r>
              <w:rPr>
                <w:noProof/>
                <w:webHidden/>
              </w:rPr>
              <w:instrText xml:space="preserve"> PAGEREF _Toc211000600 \h </w:instrText>
            </w:r>
            <w:r>
              <w:rPr>
                <w:noProof/>
                <w:webHidden/>
              </w:rPr>
            </w:r>
            <w:r>
              <w:rPr>
                <w:noProof/>
                <w:webHidden/>
              </w:rPr>
              <w:fldChar w:fldCharType="separate"/>
            </w:r>
            <w:r>
              <w:rPr>
                <w:noProof/>
                <w:webHidden/>
              </w:rPr>
              <w:t>17</w:t>
            </w:r>
            <w:r>
              <w:rPr>
                <w:noProof/>
                <w:webHidden/>
              </w:rPr>
              <w:fldChar w:fldCharType="end"/>
            </w:r>
          </w:hyperlink>
        </w:p>
        <w:p w14:paraId="128E697A" w14:textId="1C196161" w:rsidR="0014032D" w:rsidRDefault="0014032D">
          <w:pPr>
            <w:pStyle w:val="TOC2"/>
            <w:tabs>
              <w:tab w:val="left" w:pos="880"/>
              <w:tab w:val="right" w:leader="dot" w:pos="9629"/>
            </w:tabs>
            <w:rPr>
              <w:rFonts w:eastAsiaTheme="minorEastAsia" w:cstheme="minorBidi"/>
              <w:kern w:val="2"/>
              <w:sz w:val="24"/>
              <w:szCs w:val="24"/>
              <w14:ligatures w14:val="standardContextual"/>
            </w:rPr>
          </w:pPr>
          <w:hyperlink w:anchor="_Toc211000601" w:history="1">
            <w:r w:rsidRPr="00A65ADA">
              <w:rPr>
                <w:rStyle w:val="Hyperlink"/>
                <w:noProof/>
              </w:rPr>
              <w:t>4.1</w:t>
            </w:r>
            <w:r>
              <w:rPr>
                <w:rFonts w:eastAsiaTheme="minorEastAsia" w:cstheme="minorBidi"/>
                <w:kern w:val="2"/>
                <w:sz w:val="24"/>
                <w:szCs w:val="24"/>
                <w14:ligatures w14:val="standardContextual"/>
              </w:rPr>
              <w:tab/>
            </w:r>
            <w:r w:rsidRPr="00A65ADA">
              <w:rPr>
                <w:rStyle w:val="Hyperlink"/>
                <w:noProof/>
              </w:rPr>
              <w:t>T0001: Visual inspection (VI)</w:t>
            </w:r>
            <w:r>
              <w:rPr>
                <w:noProof/>
                <w:webHidden/>
              </w:rPr>
              <w:tab/>
            </w:r>
            <w:r>
              <w:rPr>
                <w:noProof/>
                <w:webHidden/>
              </w:rPr>
              <w:fldChar w:fldCharType="begin"/>
            </w:r>
            <w:r>
              <w:rPr>
                <w:noProof/>
                <w:webHidden/>
              </w:rPr>
              <w:instrText xml:space="preserve"> PAGEREF _Toc211000601 \h </w:instrText>
            </w:r>
            <w:r>
              <w:rPr>
                <w:noProof/>
                <w:webHidden/>
              </w:rPr>
            </w:r>
            <w:r>
              <w:rPr>
                <w:noProof/>
                <w:webHidden/>
              </w:rPr>
              <w:fldChar w:fldCharType="separate"/>
            </w:r>
            <w:r>
              <w:rPr>
                <w:noProof/>
                <w:webHidden/>
              </w:rPr>
              <w:t>17</w:t>
            </w:r>
            <w:r>
              <w:rPr>
                <w:noProof/>
                <w:webHidden/>
              </w:rPr>
              <w:fldChar w:fldCharType="end"/>
            </w:r>
          </w:hyperlink>
        </w:p>
        <w:p w14:paraId="7C711614" w14:textId="2EE040B7" w:rsidR="0014032D" w:rsidRDefault="0014032D">
          <w:pPr>
            <w:pStyle w:val="TOC2"/>
            <w:tabs>
              <w:tab w:val="left" w:pos="880"/>
              <w:tab w:val="right" w:leader="dot" w:pos="9629"/>
            </w:tabs>
            <w:rPr>
              <w:rFonts w:eastAsiaTheme="minorEastAsia" w:cstheme="minorBidi"/>
              <w:kern w:val="2"/>
              <w:sz w:val="24"/>
              <w:szCs w:val="24"/>
              <w14:ligatures w14:val="standardContextual"/>
            </w:rPr>
          </w:pPr>
          <w:hyperlink w:anchor="_Toc211000602" w:history="1">
            <w:r w:rsidRPr="00A65ADA">
              <w:rPr>
                <w:rStyle w:val="Hyperlink"/>
                <w:noProof/>
              </w:rPr>
              <w:t>4.2</w:t>
            </w:r>
            <w:r>
              <w:rPr>
                <w:rFonts w:eastAsiaTheme="minorEastAsia" w:cstheme="minorBidi"/>
                <w:kern w:val="2"/>
                <w:sz w:val="24"/>
                <w:szCs w:val="24"/>
                <w14:ligatures w14:val="standardContextual"/>
              </w:rPr>
              <w:tab/>
            </w:r>
            <w:r w:rsidRPr="00A65ADA">
              <w:rPr>
                <w:rStyle w:val="Hyperlink"/>
                <w:noProof/>
              </w:rPr>
              <w:t>T0002: Power consumption</w:t>
            </w:r>
            <w:r>
              <w:rPr>
                <w:noProof/>
                <w:webHidden/>
              </w:rPr>
              <w:tab/>
            </w:r>
            <w:r>
              <w:rPr>
                <w:noProof/>
                <w:webHidden/>
              </w:rPr>
              <w:fldChar w:fldCharType="begin"/>
            </w:r>
            <w:r>
              <w:rPr>
                <w:noProof/>
                <w:webHidden/>
              </w:rPr>
              <w:instrText xml:space="preserve"> PAGEREF _Toc211000602 \h </w:instrText>
            </w:r>
            <w:r>
              <w:rPr>
                <w:noProof/>
                <w:webHidden/>
              </w:rPr>
            </w:r>
            <w:r>
              <w:rPr>
                <w:noProof/>
                <w:webHidden/>
              </w:rPr>
              <w:fldChar w:fldCharType="separate"/>
            </w:r>
            <w:r>
              <w:rPr>
                <w:noProof/>
                <w:webHidden/>
              </w:rPr>
              <w:t>18</w:t>
            </w:r>
            <w:r>
              <w:rPr>
                <w:noProof/>
                <w:webHidden/>
              </w:rPr>
              <w:fldChar w:fldCharType="end"/>
            </w:r>
          </w:hyperlink>
        </w:p>
        <w:p w14:paraId="1968F647" w14:textId="10FAC342" w:rsidR="0014032D" w:rsidRDefault="0014032D">
          <w:pPr>
            <w:pStyle w:val="TOC2"/>
            <w:tabs>
              <w:tab w:val="left" w:pos="880"/>
              <w:tab w:val="right" w:leader="dot" w:pos="9629"/>
            </w:tabs>
            <w:rPr>
              <w:rFonts w:eastAsiaTheme="minorEastAsia" w:cstheme="minorBidi"/>
              <w:kern w:val="2"/>
              <w:sz w:val="24"/>
              <w:szCs w:val="24"/>
              <w14:ligatures w14:val="standardContextual"/>
            </w:rPr>
          </w:pPr>
          <w:hyperlink w:anchor="_Toc211000603" w:history="1">
            <w:r w:rsidRPr="00A65ADA">
              <w:rPr>
                <w:rStyle w:val="Hyperlink"/>
                <w:noProof/>
              </w:rPr>
              <w:t>4.3</w:t>
            </w:r>
            <w:r>
              <w:rPr>
                <w:rFonts w:eastAsiaTheme="minorEastAsia" w:cstheme="minorBidi"/>
                <w:kern w:val="2"/>
                <w:sz w:val="24"/>
                <w:szCs w:val="24"/>
                <w14:ligatures w14:val="standardContextual"/>
              </w:rPr>
              <w:tab/>
            </w:r>
            <w:r w:rsidRPr="00A65ADA">
              <w:rPr>
                <w:rStyle w:val="Hyperlink"/>
                <w:noProof/>
              </w:rPr>
              <w:t>T0003: CXP Core functionality and video data check</w:t>
            </w:r>
            <w:r>
              <w:rPr>
                <w:noProof/>
                <w:webHidden/>
              </w:rPr>
              <w:tab/>
            </w:r>
            <w:r>
              <w:rPr>
                <w:noProof/>
                <w:webHidden/>
              </w:rPr>
              <w:fldChar w:fldCharType="begin"/>
            </w:r>
            <w:r>
              <w:rPr>
                <w:noProof/>
                <w:webHidden/>
              </w:rPr>
              <w:instrText xml:space="preserve"> PAGEREF _Toc211000603 \h </w:instrText>
            </w:r>
            <w:r>
              <w:rPr>
                <w:noProof/>
                <w:webHidden/>
              </w:rPr>
            </w:r>
            <w:r>
              <w:rPr>
                <w:noProof/>
                <w:webHidden/>
              </w:rPr>
              <w:fldChar w:fldCharType="separate"/>
            </w:r>
            <w:r>
              <w:rPr>
                <w:noProof/>
                <w:webHidden/>
              </w:rPr>
              <w:t>19</w:t>
            </w:r>
            <w:r>
              <w:rPr>
                <w:noProof/>
                <w:webHidden/>
              </w:rPr>
              <w:fldChar w:fldCharType="end"/>
            </w:r>
          </w:hyperlink>
        </w:p>
        <w:p w14:paraId="6ABCC2C1" w14:textId="3FA5B4AD" w:rsidR="0014032D" w:rsidRDefault="0014032D">
          <w:pPr>
            <w:pStyle w:val="TOC2"/>
            <w:tabs>
              <w:tab w:val="left" w:pos="880"/>
              <w:tab w:val="right" w:leader="dot" w:pos="9629"/>
            </w:tabs>
            <w:rPr>
              <w:rFonts w:eastAsiaTheme="minorEastAsia" w:cstheme="minorBidi"/>
              <w:kern w:val="2"/>
              <w:sz w:val="24"/>
              <w:szCs w:val="24"/>
              <w14:ligatures w14:val="standardContextual"/>
            </w:rPr>
          </w:pPr>
          <w:hyperlink w:anchor="_Toc211000604" w:history="1">
            <w:r w:rsidRPr="00A65ADA">
              <w:rPr>
                <w:rStyle w:val="Hyperlink"/>
                <w:noProof/>
              </w:rPr>
              <w:t>4.4</w:t>
            </w:r>
            <w:r>
              <w:rPr>
                <w:rFonts w:eastAsiaTheme="minorEastAsia" w:cstheme="minorBidi"/>
                <w:kern w:val="2"/>
                <w:sz w:val="24"/>
                <w:szCs w:val="24"/>
                <w14:ligatures w14:val="standardContextual"/>
              </w:rPr>
              <w:tab/>
            </w:r>
            <w:r w:rsidRPr="00A65ADA">
              <w:rPr>
                <w:rStyle w:val="Hyperlink"/>
                <w:noProof/>
              </w:rPr>
              <w:t>T0004: IMG Core functionality and video data check</w:t>
            </w:r>
            <w:r>
              <w:rPr>
                <w:noProof/>
                <w:webHidden/>
              </w:rPr>
              <w:tab/>
            </w:r>
            <w:r>
              <w:rPr>
                <w:noProof/>
                <w:webHidden/>
              </w:rPr>
              <w:fldChar w:fldCharType="begin"/>
            </w:r>
            <w:r>
              <w:rPr>
                <w:noProof/>
                <w:webHidden/>
              </w:rPr>
              <w:instrText xml:space="preserve"> PAGEREF _Toc211000604 \h </w:instrText>
            </w:r>
            <w:r>
              <w:rPr>
                <w:noProof/>
                <w:webHidden/>
              </w:rPr>
            </w:r>
            <w:r>
              <w:rPr>
                <w:noProof/>
                <w:webHidden/>
              </w:rPr>
              <w:fldChar w:fldCharType="separate"/>
            </w:r>
            <w:r>
              <w:rPr>
                <w:noProof/>
                <w:webHidden/>
              </w:rPr>
              <w:t>21</w:t>
            </w:r>
            <w:r>
              <w:rPr>
                <w:noProof/>
                <w:webHidden/>
              </w:rPr>
              <w:fldChar w:fldCharType="end"/>
            </w:r>
          </w:hyperlink>
        </w:p>
        <w:p w14:paraId="66885275" w14:textId="54B67293" w:rsidR="0014032D" w:rsidRDefault="0014032D">
          <w:pPr>
            <w:pStyle w:val="TOC2"/>
            <w:tabs>
              <w:tab w:val="left" w:pos="880"/>
              <w:tab w:val="right" w:leader="dot" w:pos="9629"/>
            </w:tabs>
            <w:rPr>
              <w:rFonts w:eastAsiaTheme="minorEastAsia" w:cstheme="minorBidi"/>
              <w:kern w:val="2"/>
              <w:sz w:val="24"/>
              <w:szCs w:val="24"/>
              <w14:ligatures w14:val="standardContextual"/>
            </w:rPr>
          </w:pPr>
          <w:hyperlink w:anchor="_Toc211000605" w:history="1">
            <w:r w:rsidRPr="00A65ADA">
              <w:rPr>
                <w:rStyle w:val="Hyperlink"/>
                <w:noProof/>
              </w:rPr>
              <w:t>4.5</w:t>
            </w:r>
            <w:r>
              <w:rPr>
                <w:rFonts w:eastAsiaTheme="minorEastAsia" w:cstheme="minorBidi"/>
                <w:kern w:val="2"/>
                <w:sz w:val="24"/>
                <w:szCs w:val="24"/>
                <w14:ligatures w14:val="standardContextual"/>
              </w:rPr>
              <w:tab/>
            </w:r>
            <w:r w:rsidRPr="00A65ADA">
              <w:rPr>
                <w:rStyle w:val="Hyperlink"/>
                <w:noProof/>
              </w:rPr>
              <w:t>T0005: IMG Trigger mode</w:t>
            </w:r>
            <w:r>
              <w:rPr>
                <w:noProof/>
                <w:webHidden/>
              </w:rPr>
              <w:tab/>
            </w:r>
            <w:r>
              <w:rPr>
                <w:noProof/>
                <w:webHidden/>
              </w:rPr>
              <w:fldChar w:fldCharType="begin"/>
            </w:r>
            <w:r>
              <w:rPr>
                <w:noProof/>
                <w:webHidden/>
              </w:rPr>
              <w:instrText xml:space="preserve"> PAGEREF _Toc211000605 \h </w:instrText>
            </w:r>
            <w:r>
              <w:rPr>
                <w:noProof/>
                <w:webHidden/>
              </w:rPr>
            </w:r>
            <w:r>
              <w:rPr>
                <w:noProof/>
                <w:webHidden/>
              </w:rPr>
              <w:fldChar w:fldCharType="separate"/>
            </w:r>
            <w:r>
              <w:rPr>
                <w:noProof/>
                <w:webHidden/>
              </w:rPr>
              <w:t>22</w:t>
            </w:r>
            <w:r>
              <w:rPr>
                <w:noProof/>
                <w:webHidden/>
              </w:rPr>
              <w:fldChar w:fldCharType="end"/>
            </w:r>
          </w:hyperlink>
        </w:p>
        <w:p w14:paraId="16D0455F" w14:textId="684F12A8" w:rsidR="0014032D" w:rsidRDefault="0014032D">
          <w:pPr>
            <w:pStyle w:val="TOC2"/>
            <w:tabs>
              <w:tab w:val="left" w:pos="880"/>
              <w:tab w:val="right" w:leader="dot" w:pos="9629"/>
            </w:tabs>
            <w:rPr>
              <w:rFonts w:eastAsiaTheme="minorEastAsia" w:cstheme="minorBidi"/>
              <w:kern w:val="2"/>
              <w:sz w:val="24"/>
              <w:szCs w:val="24"/>
              <w14:ligatures w14:val="standardContextual"/>
            </w:rPr>
          </w:pPr>
          <w:hyperlink w:anchor="_Toc211000606" w:history="1">
            <w:r w:rsidRPr="00A65ADA">
              <w:rPr>
                <w:rStyle w:val="Hyperlink"/>
                <w:noProof/>
              </w:rPr>
              <w:t>4.6</w:t>
            </w:r>
            <w:r>
              <w:rPr>
                <w:rFonts w:eastAsiaTheme="minorEastAsia" w:cstheme="minorBidi"/>
                <w:kern w:val="2"/>
                <w:sz w:val="24"/>
                <w:szCs w:val="24"/>
                <w14:ligatures w14:val="standardContextual"/>
              </w:rPr>
              <w:tab/>
            </w:r>
            <w:r w:rsidRPr="00A65ADA">
              <w:rPr>
                <w:rStyle w:val="Hyperlink"/>
                <w:noProof/>
              </w:rPr>
              <w:t>T0006: MAG-DRV Capabilities (only for MAG-VIS1000x modules)</w:t>
            </w:r>
            <w:r>
              <w:rPr>
                <w:noProof/>
                <w:webHidden/>
              </w:rPr>
              <w:tab/>
            </w:r>
            <w:r>
              <w:rPr>
                <w:noProof/>
                <w:webHidden/>
              </w:rPr>
              <w:fldChar w:fldCharType="begin"/>
            </w:r>
            <w:r>
              <w:rPr>
                <w:noProof/>
                <w:webHidden/>
              </w:rPr>
              <w:instrText xml:space="preserve"> PAGEREF _Toc211000606 \h </w:instrText>
            </w:r>
            <w:r>
              <w:rPr>
                <w:noProof/>
                <w:webHidden/>
              </w:rPr>
            </w:r>
            <w:r>
              <w:rPr>
                <w:noProof/>
                <w:webHidden/>
              </w:rPr>
              <w:fldChar w:fldCharType="separate"/>
            </w:r>
            <w:r>
              <w:rPr>
                <w:noProof/>
                <w:webHidden/>
              </w:rPr>
              <w:t>24</w:t>
            </w:r>
            <w:r>
              <w:rPr>
                <w:noProof/>
                <w:webHidden/>
              </w:rPr>
              <w:fldChar w:fldCharType="end"/>
            </w:r>
          </w:hyperlink>
        </w:p>
        <w:p w14:paraId="4F021272" w14:textId="566BD131" w:rsidR="0014032D" w:rsidRDefault="0014032D">
          <w:pPr>
            <w:pStyle w:val="TOC2"/>
            <w:tabs>
              <w:tab w:val="left" w:pos="880"/>
              <w:tab w:val="right" w:leader="dot" w:pos="9629"/>
            </w:tabs>
            <w:rPr>
              <w:rFonts w:eastAsiaTheme="minorEastAsia" w:cstheme="minorBidi"/>
              <w:kern w:val="2"/>
              <w:sz w:val="24"/>
              <w:szCs w:val="24"/>
              <w14:ligatures w14:val="standardContextual"/>
            </w:rPr>
          </w:pPr>
          <w:hyperlink w:anchor="_Toc211000607" w:history="1">
            <w:r w:rsidRPr="00A65ADA">
              <w:rPr>
                <w:rStyle w:val="Hyperlink"/>
                <w:noProof/>
              </w:rPr>
              <w:t>4.7</w:t>
            </w:r>
            <w:r>
              <w:rPr>
                <w:rFonts w:eastAsiaTheme="minorEastAsia" w:cstheme="minorBidi"/>
                <w:kern w:val="2"/>
                <w:sz w:val="24"/>
                <w:szCs w:val="24"/>
                <w14:ligatures w14:val="standardContextual"/>
              </w:rPr>
              <w:tab/>
            </w:r>
            <w:r w:rsidRPr="00A65ADA">
              <w:rPr>
                <w:rStyle w:val="Hyperlink"/>
                <w:noProof/>
              </w:rPr>
              <w:t>T0007: MAG-DRV Motor drive capabilities (only for MAG-VIS1002x modules)</w:t>
            </w:r>
            <w:r>
              <w:rPr>
                <w:noProof/>
                <w:webHidden/>
              </w:rPr>
              <w:tab/>
            </w:r>
            <w:r>
              <w:rPr>
                <w:noProof/>
                <w:webHidden/>
              </w:rPr>
              <w:fldChar w:fldCharType="begin"/>
            </w:r>
            <w:r>
              <w:rPr>
                <w:noProof/>
                <w:webHidden/>
              </w:rPr>
              <w:instrText xml:space="preserve"> PAGEREF _Toc211000607 \h </w:instrText>
            </w:r>
            <w:r>
              <w:rPr>
                <w:noProof/>
                <w:webHidden/>
              </w:rPr>
            </w:r>
            <w:r>
              <w:rPr>
                <w:noProof/>
                <w:webHidden/>
              </w:rPr>
              <w:fldChar w:fldCharType="separate"/>
            </w:r>
            <w:r>
              <w:rPr>
                <w:noProof/>
                <w:webHidden/>
              </w:rPr>
              <w:t>26</w:t>
            </w:r>
            <w:r>
              <w:rPr>
                <w:noProof/>
                <w:webHidden/>
              </w:rPr>
              <w:fldChar w:fldCharType="end"/>
            </w:r>
          </w:hyperlink>
        </w:p>
        <w:p w14:paraId="1D8A7D74" w14:textId="5702653A" w:rsidR="0014032D" w:rsidRDefault="0014032D">
          <w:pPr>
            <w:pStyle w:val="TOC1"/>
            <w:rPr>
              <w:rFonts w:eastAsiaTheme="minorEastAsia" w:cstheme="minorBidi"/>
              <w:kern w:val="2"/>
              <w:sz w:val="24"/>
              <w:szCs w:val="24"/>
              <w14:ligatures w14:val="standardContextual"/>
            </w:rPr>
          </w:pPr>
          <w:hyperlink w:anchor="_Toc211000608" w:history="1">
            <w:r w:rsidRPr="00A65ADA">
              <w:rPr>
                <w:rStyle w:val="Hyperlink"/>
                <w:noProof/>
              </w:rPr>
              <w:t>List of Acronyms</w:t>
            </w:r>
            <w:r>
              <w:rPr>
                <w:noProof/>
                <w:webHidden/>
              </w:rPr>
              <w:tab/>
            </w:r>
            <w:r>
              <w:rPr>
                <w:noProof/>
                <w:webHidden/>
              </w:rPr>
              <w:fldChar w:fldCharType="begin"/>
            </w:r>
            <w:r>
              <w:rPr>
                <w:noProof/>
                <w:webHidden/>
              </w:rPr>
              <w:instrText xml:space="preserve"> PAGEREF _Toc211000608 \h </w:instrText>
            </w:r>
            <w:r>
              <w:rPr>
                <w:noProof/>
                <w:webHidden/>
              </w:rPr>
            </w:r>
            <w:r>
              <w:rPr>
                <w:noProof/>
                <w:webHidden/>
              </w:rPr>
              <w:fldChar w:fldCharType="separate"/>
            </w:r>
            <w:r>
              <w:rPr>
                <w:noProof/>
                <w:webHidden/>
              </w:rPr>
              <w:t>28</w:t>
            </w:r>
            <w:r>
              <w:rPr>
                <w:noProof/>
                <w:webHidden/>
              </w:rPr>
              <w:fldChar w:fldCharType="end"/>
            </w:r>
          </w:hyperlink>
        </w:p>
        <w:p w14:paraId="64FB7D0A" w14:textId="17471BE2" w:rsidR="0014032D" w:rsidRDefault="0014032D">
          <w:pPr>
            <w:pStyle w:val="TOC1"/>
            <w:tabs>
              <w:tab w:val="left" w:pos="1320"/>
            </w:tabs>
            <w:rPr>
              <w:rFonts w:eastAsiaTheme="minorEastAsia" w:cstheme="minorBidi"/>
              <w:kern w:val="2"/>
              <w:sz w:val="24"/>
              <w:szCs w:val="24"/>
              <w14:ligatures w14:val="standardContextual"/>
            </w:rPr>
          </w:pPr>
          <w:hyperlink w:anchor="_Toc211000609" w:history="1">
            <w:r w:rsidRPr="00A65ADA">
              <w:rPr>
                <w:rStyle w:val="Hyperlink"/>
                <w:noProof/>
              </w:rPr>
              <w:t>Appendix A</w:t>
            </w:r>
            <w:r>
              <w:rPr>
                <w:rFonts w:eastAsiaTheme="minorEastAsia" w:cstheme="minorBidi"/>
                <w:kern w:val="2"/>
                <w:sz w:val="24"/>
                <w:szCs w:val="24"/>
                <w14:ligatures w14:val="standardContextual"/>
              </w:rPr>
              <w:tab/>
            </w:r>
            <w:r w:rsidRPr="00A65ADA">
              <w:rPr>
                <w:rStyle w:val="Hyperlink"/>
                <w:noProof/>
              </w:rPr>
              <w:t>MAG-CXP IC Iniatilze SPI and Clock code snippet</w:t>
            </w:r>
            <w:r>
              <w:rPr>
                <w:noProof/>
                <w:webHidden/>
              </w:rPr>
              <w:tab/>
            </w:r>
            <w:r>
              <w:rPr>
                <w:noProof/>
                <w:webHidden/>
              </w:rPr>
              <w:fldChar w:fldCharType="begin"/>
            </w:r>
            <w:r>
              <w:rPr>
                <w:noProof/>
                <w:webHidden/>
              </w:rPr>
              <w:instrText xml:space="preserve"> PAGEREF _Toc211000609 \h </w:instrText>
            </w:r>
            <w:r>
              <w:rPr>
                <w:noProof/>
                <w:webHidden/>
              </w:rPr>
            </w:r>
            <w:r>
              <w:rPr>
                <w:noProof/>
                <w:webHidden/>
              </w:rPr>
              <w:fldChar w:fldCharType="separate"/>
            </w:r>
            <w:r>
              <w:rPr>
                <w:noProof/>
                <w:webHidden/>
              </w:rPr>
              <w:t>30</w:t>
            </w:r>
            <w:r>
              <w:rPr>
                <w:noProof/>
                <w:webHidden/>
              </w:rPr>
              <w:fldChar w:fldCharType="end"/>
            </w:r>
          </w:hyperlink>
        </w:p>
        <w:p w14:paraId="1EF8E7CA" w14:textId="51D7E299" w:rsidR="0014032D" w:rsidRDefault="0014032D">
          <w:pPr>
            <w:pStyle w:val="TOC1"/>
            <w:tabs>
              <w:tab w:val="left" w:pos="1320"/>
            </w:tabs>
            <w:rPr>
              <w:rFonts w:eastAsiaTheme="minorEastAsia" w:cstheme="minorBidi"/>
              <w:kern w:val="2"/>
              <w:sz w:val="24"/>
              <w:szCs w:val="24"/>
              <w14:ligatures w14:val="standardContextual"/>
            </w:rPr>
          </w:pPr>
          <w:hyperlink w:anchor="_Toc211000610" w:history="1">
            <w:r w:rsidRPr="00A65ADA">
              <w:rPr>
                <w:rStyle w:val="Hyperlink"/>
                <w:noProof/>
              </w:rPr>
              <w:t>Appendix B</w:t>
            </w:r>
            <w:r>
              <w:rPr>
                <w:rFonts w:eastAsiaTheme="minorEastAsia" w:cstheme="minorBidi"/>
                <w:kern w:val="2"/>
                <w:sz w:val="24"/>
                <w:szCs w:val="24"/>
                <w14:ligatures w14:val="standardContextual"/>
              </w:rPr>
              <w:tab/>
            </w:r>
            <w:r w:rsidRPr="00A65ADA">
              <w:rPr>
                <w:rStyle w:val="Hyperlink"/>
                <w:noProof/>
              </w:rPr>
              <w:t>MAG-DRV IC Reset and clear all</w:t>
            </w:r>
            <w:r>
              <w:rPr>
                <w:noProof/>
                <w:webHidden/>
              </w:rPr>
              <w:tab/>
            </w:r>
            <w:r>
              <w:rPr>
                <w:noProof/>
                <w:webHidden/>
              </w:rPr>
              <w:fldChar w:fldCharType="begin"/>
            </w:r>
            <w:r>
              <w:rPr>
                <w:noProof/>
                <w:webHidden/>
              </w:rPr>
              <w:instrText xml:space="preserve"> PAGEREF _Toc211000610 \h </w:instrText>
            </w:r>
            <w:r>
              <w:rPr>
                <w:noProof/>
                <w:webHidden/>
              </w:rPr>
            </w:r>
            <w:r>
              <w:rPr>
                <w:noProof/>
                <w:webHidden/>
              </w:rPr>
              <w:fldChar w:fldCharType="separate"/>
            </w:r>
            <w:r>
              <w:rPr>
                <w:noProof/>
                <w:webHidden/>
              </w:rPr>
              <w:t>31</w:t>
            </w:r>
            <w:r>
              <w:rPr>
                <w:noProof/>
                <w:webHidden/>
              </w:rPr>
              <w:fldChar w:fldCharType="end"/>
            </w:r>
          </w:hyperlink>
        </w:p>
        <w:p w14:paraId="14FC69DE" w14:textId="4DE0ED39" w:rsidR="000A6FE8" w:rsidRPr="00983917" w:rsidRDefault="000A6FE8">
          <w:r w:rsidRPr="00983917">
            <w:rPr>
              <w:b/>
              <w:bCs/>
            </w:rPr>
            <w:fldChar w:fldCharType="end"/>
          </w:r>
        </w:p>
      </w:sdtContent>
    </w:sdt>
    <w:p w14:paraId="32762F55" w14:textId="77777777" w:rsidR="00D0466C" w:rsidRPr="00983917" w:rsidRDefault="00D0466C" w:rsidP="00D0466C"/>
    <w:p w14:paraId="7B02A6DE" w14:textId="77777777" w:rsidR="0055568F" w:rsidRPr="00983917" w:rsidRDefault="0055568F"/>
    <w:p w14:paraId="2FC88E6E" w14:textId="77777777" w:rsidR="0055568F" w:rsidRPr="00983917" w:rsidRDefault="0055568F" w:rsidP="0055568F"/>
    <w:p w14:paraId="3C0CEE7F" w14:textId="77777777" w:rsidR="0055568F" w:rsidRPr="00983917" w:rsidRDefault="004A7DEB" w:rsidP="0055568F">
      <w:pPr>
        <w:pStyle w:val="Heading1-nonumber"/>
      </w:pPr>
      <w:bookmarkStart w:id="7" w:name="_Toc131774872"/>
      <w:bookmarkStart w:id="8" w:name="_Toc211000577"/>
      <w:r w:rsidRPr="00983917">
        <w:lastRenderedPageBreak/>
        <w:t>List</w:t>
      </w:r>
      <w:r w:rsidR="0055568F" w:rsidRPr="00983917">
        <w:t xml:space="preserve"> of Figures</w:t>
      </w:r>
      <w:bookmarkEnd w:id="7"/>
      <w:bookmarkEnd w:id="8"/>
    </w:p>
    <w:p w14:paraId="6CF5200E" w14:textId="593EF67F" w:rsidR="0014032D" w:rsidRDefault="0055568F">
      <w:pPr>
        <w:pStyle w:val="TableofFigures"/>
        <w:tabs>
          <w:tab w:val="right" w:leader="dot" w:pos="9629"/>
        </w:tabs>
        <w:rPr>
          <w:rFonts w:eastAsiaTheme="minorEastAsia" w:cstheme="minorBidi"/>
          <w:kern w:val="2"/>
          <w:sz w:val="24"/>
          <w:szCs w:val="24"/>
          <w14:ligatures w14:val="standardContextual"/>
        </w:rPr>
      </w:pPr>
      <w:r w:rsidRPr="00983917">
        <w:fldChar w:fldCharType="begin"/>
      </w:r>
      <w:r w:rsidRPr="00983917">
        <w:instrText xml:space="preserve"> TOC \h \z \c "Figure" </w:instrText>
      </w:r>
      <w:r w:rsidRPr="00983917">
        <w:fldChar w:fldCharType="separate"/>
      </w:r>
      <w:hyperlink w:anchor="_Toc211000611" w:history="1">
        <w:r w:rsidR="0014032D" w:rsidRPr="00494DE8">
          <w:rPr>
            <w:rStyle w:val="Hyperlink"/>
            <w:noProof/>
          </w:rPr>
          <w:t>Figure 1: MAG VIS EVK Module production test flow diagram</w:t>
        </w:r>
        <w:r w:rsidR="0014032D">
          <w:rPr>
            <w:noProof/>
            <w:webHidden/>
          </w:rPr>
          <w:tab/>
        </w:r>
        <w:r w:rsidR="0014032D">
          <w:rPr>
            <w:noProof/>
            <w:webHidden/>
          </w:rPr>
          <w:fldChar w:fldCharType="begin"/>
        </w:r>
        <w:r w:rsidR="0014032D">
          <w:rPr>
            <w:noProof/>
            <w:webHidden/>
          </w:rPr>
          <w:instrText xml:space="preserve"> PAGEREF _Toc211000611 \h </w:instrText>
        </w:r>
        <w:r w:rsidR="0014032D">
          <w:rPr>
            <w:noProof/>
            <w:webHidden/>
          </w:rPr>
        </w:r>
        <w:r w:rsidR="0014032D">
          <w:rPr>
            <w:noProof/>
            <w:webHidden/>
          </w:rPr>
          <w:fldChar w:fldCharType="separate"/>
        </w:r>
        <w:r w:rsidR="0014032D">
          <w:rPr>
            <w:noProof/>
            <w:webHidden/>
          </w:rPr>
          <w:t>10</w:t>
        </w:r>
        <w:r w:rsidR="0014032D">
          <w:rPr>
            <w:noProof/>
            <w:webHidden/>
          </w:rPr>
          <w:fldChar w:fldCharType="end"/>
        </w:r>
      </w:hyperlink>
    </w:p>
    <w:p w14:paraId="12DBB5EB" w14:textId="49540A54" w:rsidR="0014032D" w:rsidRDefault="0014032D">
      <w:pPr>
        <w:pStyle w:val="TableofFigures"/>
        <w:tabs>
          <w:tab w:val="right" w:leader="dot" w:pos="9629"/>
        </w:tabs>
        <w:rPr>
          <w:rFonts w:eastAsiaTheme="minorEastAsia" w:cstheme="minorBidi"/>
          <w:kern w:val="2"/>
          <w:sz w:val="24"/>
          <w:szCs w:val="24"/>
          <w14:ligatures w14:val="standardContextual"/>
        </w:rPr>
      </w:pPr>
      <w:hyperlink w:anchor="_Toc211000612" w:history="1">
        <w:r w:rsidRPr="00494DE8">
          <w:rPr>
            <w:rStyle w:val="Hyperlink"/>
            <w:noProof/>
          </w:rPr>
          <w:t>Figure 2: Measurement setup overview</w:t>
        </w:r>
        <w:r>
          <w:rPr>
            <w:noProof/>
            <w:webHidden/>
          </w:rPr>
          <w:tab/>
        </w:r>
        <w:r>
          <w:rPr>
            <w:noProof/>
            <w:webHidden/>
          </w:rPr>
          <w:fldChar w:fldCharType="begin"/>
        </w:r>
        <w:r>
          <w:rPr>
            <w:noProof/>
            <w:webHidden/>
          </w:rPr>
          <w:instrText xml:space="preserve"> PAGEREF _Toc211000612 \h </w:instrText>
        </w:r>
        <w:r>
          <w:rPr>
            <w:noProof/>
            <w:webHidden/>
          </w:rPr>
        </w:r>
        <w:r>
          <w:rPr>
            <w:noProof/>
            <w:webHidden/>
          </w:rPr>
          <w:fldChar w:fldCharType="separate"/>
        </w:r>
        <w:r>
          <w:rPr>
            <w:noProof/>
            <w:webHidden/>
          </w:rPr>
          <w:t>12</w:t>
        </w:r>
        <w:r>
          <w:rPr>
            <w:noProof/>
            <w:webHidden/>
          </w:rPr>
          <w:fldChar w:fldCharType="end"/>
        </w:r>
      </w:hyperlink>
    </w:p>
    <w:p w14:paraId="11DEC387" w14:textId="4E759D4F" w:rsidR="0014032D" w:rsidRDefault="0014032D">
      <w:pPr>
        <w:pStyle w:val="TableofFigures"/>
        <w:tabs>
          <w:tab w:val="right" w:leader="dot" w:pos="9629"/>
        </w:tabs>
        <w:rPr>
          <w:rFonts w:eastAsiaTheme="minorEastAsia" w:cstheme="minorBidi"/>
          <w:kern w:val="2"/>
          <w:sz w:val="24"/>
          <w:szCs w:val="24"/>
          <w14:ligatures w14:val="standardContextual"/>
        </w:rPr>
      </w:pPr>
      <w:hyperlink w:anchor="_Toc211000613" w:history="1">
        <w:r w:rsidRPr="00494DE8">
          <w:rPr>
            <w:rStyle w:val="Hyperlink"/>
            <w:noProof/>
          </w:rPr>
          <w:t>Figure 3: MAG-VIS1000X Measurement setup overview</w:t>
        </w:r>
        <w:r>
          <w:rPr>
            <w:noProof/>
            <w:webHidden/>
          </w:rPr>
          <w:tab/>
        </w:r>
        <w:r>
          <w:rPr>
            <w:noProof/>
            <w:webHidden/>
          </w:rPr>
          <w:fldChar w:fldCharType="begin"/>
        </w:r>
        <w:r>
          <w:rPr>
            <w:noProof/>
            <w:webHidden/>
          </w:rPr>
          <w:instrText xml:space="preserve"> PAGEREF _Toc211000613 \h </w:instrText>
        </w:r>
        <w:r>
          <w:rPr>
            <w:noProof/>
            <w:webHidden/>
          </w:rPr>
        </w:r>
        <w:r>
          <w:rPr>
            <w:noProof/>
            <w:webHidden/>
          </w:rPr>
          <w:fldChar w:fldCharType="separate"/>
        </w:r>
        <w:r>
          <w:rPr>
            <w:noProof/>
            <w:webHidden/>
          </w:rPr>
          <w:t>13</w:t>
        </w:r>
        <w:r>
          <w:rPr>
            <w:noProof/>
            <w:webHidden/>
          </w:rPr>
          <w:fldChar w:fldCharType="end"/>
        </w:r>
      </w:hyperlink>
    </w:p>
    <w:p w14:paraId="29FFCCA3" w14:textId="2E5E219C" w:rsidR="0014032D" w:rsidRDefault="0014032D">
      <w:pPr>
        <w:pStyle w:val="TableofFigures"/>
        <w:tabs>
          <w:tab w:val="right" w:leader="dot" w:pos="9629"/>
        </w:tabs>
        <w:rPr>
          <w:rFonts w:eastAsiaTheme="minorEastAsia" w:cstheme="minorBidi"/>
          <w:kern w:val="2"/>
          <w:sz w:val="24"/>
          <w:szCs w:val="24"/>
          <w14:ligatures w14:val="standardContextual"/>
        </w:rPr>
      </w:pPr>
      <w:hyperlink w:anchor="_Toc211000614" w:history="1">
        <w:r w:rsidRPr="00494DE8">
          <w:rPr>
            <w:rStyle w:val="Hyperlink"/>
            <w:noProof/>
          </w:rPr>
          <w:t>Figure 4: MAG-VIS1002X Measurement setup overview</w:t>
        </w:r>
        <w:r>
          <w:rPr>
            <w:noProof/>
            <w:webHidden/>
          </w:rPr>
          <w:tab/>
        </w:r>
        <w:r>
          <w:rPr>
            <w:noProof/>
            <w:webHidden/>
          </w:rPr>
          <w:fldChar w:fldCharType="begin"/>
        </w:r>
        <w:r>
          <w:rPr>
            <w:noProof/>
            <w:webHidden/>
          </w:rPr>
          <w:instrText xml:space="preserve"> PAGEREF _Toc211000614 \h </w:instrText>
        </w:r>
        <w:r>
          <w:rPr>
            <w:noProof/>
            <w:webHidden/>
          </w:rPr>
        </w:r>
        <w:r>
          <w:rPr>
            <w:noProof/>
            <w:webHidden/>
          </w:rPr>
          <w:fldChar w:fldCharType="separate"/>
        </w:r>
        <w:r>
          <w:rPr>
            <w:noProof/>
            <w:webHidden/>
          </w:rPr>
          <w:t>13</w:t>
        </w:r>
        <w:r>
          <w:rPr>
            <w:noProof/>
            <w:webHidden/>
          </w:rPr>
          <w:fldChar w:fldCharType="end"/>
        </w:r>
      </w:hyperlink>
    </w:p>
    <w:p w14:paraId="76E9EDE4" w14:textId="555A64B4" w:rsidR="0055568F" w:rsidRPr="00983917" w:rsidRDefault="0055568F" w:rsidP="0055568F">
      <w:r w:rsidRPr="00983917">
        <w:fldChar w:fldCharType="end"/>
      </w:r>
    </w:p>
    <w:p w14:paraId="075845E8" w14:textId="77777777" w:rsidR="004A7DEB" w:rsidRPr="00983917" w:rsidRDefault="004A7DEB" w:rsidP="0055568F"/>
    <w:p w14:paraId="607E9558" w14:textId="77777777" w:rsidR="004A7DEB" w:rsidRPr="00983917" w:rsidRDefault="004A7DEB" w:rsidP="004A7DEB">
      <w:pPr>
        <w:pStyle w:val="Heading1-nonumber"/>
      </w:pPr>
      <w:bookmarkStart w:id="9" w:name="_Toc131774873"/>
      <w:bookmarkStart w:id="10" w:name="_Toc211000578"/>
      <w:r w:rsidRPr="00983917">
        <w:lastRenderedPageBreak/>
        <w:t>List of Tables</w:t>
      </w:r>
      <w:bookmarkEnd w:id="9"/>
      <w:bookmarkEnd w:id="10"/>
    </w:p>
    <w:p w14:paraId="4E21CF46" w14:textId="3B85CAAF" w:rsidR="0014032D" w:rsidRDefault="004A7DEB">
      <w:pPr>
        <w:pStyle w:val="TableofFigures"/>
        <w:tabs>
          <w:tab w:val="right" w:leader="dot" w:pos="9629"/>
        </w:tabs>
        <w:rPr>
          <w:rFonts w:eastAsiaTheme="minorEastAsia" w:cstheme="minorBidi"/>
          <w:kern w:val="2"/>
          <w:sz w:val="24"/>
          <w:szCs w:val="24"/>
          <w14:ligatures w14:val="standardContextual"/>
        </w:rPr>
      </w:pPr>
      <w:r w:rsidRPr="00983917">
        <w:fldChar w:fldCharType="begin"/>
      </w:r>
      <w:r w:rsidRPr="00983917">
        <w:instrText xml:space="preserve"> TOC \h \z \c "Table" </w:instrText>
      </w:r>
      <w:r w:rsidRPr="00983917">
        <w:fldChar w:fldCharType="separate"/>
      </w:r>
      <w:hyperlink w:anchor="_Toc211000615" w:history="1">
        <w:r w:rsidR="0014032D" w:rsidRPr="00D93E16">
          <w:rPr>
            <w:rStyle w:val="Hyperlink"/>
            <w:noProof/>
          </w:rPr>
          <w:t>Table 1: Supply voltage conditions</w:t>
        </w:r>
        <w:r w:rsidR="0014032D">
          <w:rPr>
            <w:noProof/>
            <w:webHidden/>
          </w:rPr>
          <w:tab/>
        </w:r>
        <w:r w:rsidR="0014032D">
          <w:rPr>
            <w:noProof/>
            <w:webHidden/>
          </w:rPr>
          <w:fldChar w:fldCharType="begin"/>
        </w:r>
        <w:r w:rsidR="0014032D">
          <w:rPr>
            <w:noProof/>
            <w:webHidden/>
          </w:rPr>
          <w:instrText xml:space="preserve"> PAGEREF _Toc211000615 \h </w:instrText>
        </w:r>
        <w:r w:rsidR="0014032D">
          <w:rPr>
            <w:noProof/>
            <w:webHidden/>
          </w:rPr>
        </w:r>
        <w:r w:rsidR="0014032D">
          <w:rPr>
            <w:noProof/>
            <w:webHidden/>
          </w:rPr>
          <w:fldChar w:fldCharType="separate"/>
        </w:r>
        <w:r w:rsidR="0014032D">
          <w:rPr>
            <w:noProof/>
            <w:webHidden/>
          </w:rPr>
          <w:t>8</w:t>
        </w:r>
        <w:r w:rsidR="0014032D">
          <w:rPr>
            <w:noProof/>
            <w:webHidden/>
          </w:rPr>
          <w:fldChar w:fldCharType="end"/>
        </w:r>
      </w:hyperlink>
    </w:p>
    <w:p w14:paraId="021985DA" w14:textId="7A153A4B" w:rsidR="0014032D" w:rsidRDefault="0014032D">
      <w:pPr>
        <w:pStyle w:val="TableofFigures"/>
        <w:tabs>
          <w:tab w:val="right" w:leader="dot" w:pos="9629"/>
        </w:tabs>
        <w:rPr>
          <w:rFonts w:eastAsiaTheme="minorEastAsia" w:cstheme="minorBidi"/>
          <w:kern w:val="2"/>
          <w:sz w:val="24"/>
          <w:szCs w:val="24"/>
          <w14:ligatures w14:val="standardContextual"/>
        </w:rPr>
      </w:pPr>
      <w:hyperlink w:anchor="_Toc211000616" w:history="1">
        <w:r w:rsidRPr="00D93E16">
          <w:rPr>
            <w:rStyle w:val="Hyperlink"/>
            <w:noProof/>
          </w:rPr>
          <w:t>Table 2: Imager modes</w:t>
        </w:r>
        <w:r>
          <w:rPr>
            <w:noProof/>
            <w:webHidden/>
          </w:rPr>
          <w:tab/>
        </w:r>
        <w:r>
          <w:rPr>
            <w:noProof/>
            <w:webHidden/>
          </w:rPr>
          <w:fldChar w:fldCharType="begin"/>
        </w:r>
        <w:r>
          <w:rPr>
            <w:noProof/>
            <w:webHidden/>
          </w:rPr>
          <w:instrText xml:space="preserve"> PAGEREF _Toc211000616 \h </w:instrText>
        </w:r>
        <w:r>
          <w:rPr>
            <w:noProof/>
            <w:webHidden/>
          </w:rPr>
        </w:r>
        <w:r>
          <w:rPr>
            <w:noProof/>
            <w:webHidden/>
          </w:rPr>
          <w:fldChar w:fldCharType="separate"/>
        </w:r>
        <w:r>
          <w:rPr>
            <w:noProof/>
            <w:webHidden/>
          </w:rPr>
          <w:t>8</w:t>
        </w:r>
        <w:r>
          <w:rPr>
            <w:noProof/>
            <w:webHidden/>
          </w:rPr>
          <w:fldChar w:fldCharType="end"/>
        </w:r>
      </w:hyperlink>
    </w:p>
    <w:p w14:paraId="2830B25F" w14:textId="576B6CA0" w:rsidR="0014032D" w:rsidRDefault="0014032D">
      <w:pPr>
        <w:pStyle w:val="TableofFigures"/>
        <w:tabs>
          <w:tab w:val="right" w:leader="dot" w:pos="9629"/>
        </w:tabs>
        <w:rPr>
          <w:rFonts w:eastAsiaTheme="minorEastAsia" w:cstheme="minorBidi"/>
          <w:kern w:val="2"/>
          <w:sz w:val="24"/>
          <w:szCs w:val="24"/>
          <w14:ligatures w14:val="standardContextual"/>
        </w:rPr>
      </w:pPr>
      <w:hyperlink w:anchor="_Toc211000617" w:history="1">
        <w:r w:rsidRPr="00D93E16">
          <w:rPr>
            <w:rStyle w:val="Hyperlink"/>
            <w:noProof/>
          </w:rPr>
          <w:t>Table 3: Test stages</w:t>
        </w:r>
        <w:r>
          <w:rPr>
            <w:noProof/>
            <w:webHidden/>
          </w:rPr>
          <w:tab/>
        </w:r>
        <w:r>
          <w:rPr>
            <w:noProof/>
            <w:webHidden/>
          </w:rPr>
          <w:fldChar w:fldCharType="begin"/>
        </w:r>
        <w:r>
          <w:rPr>
            <w:noProof/>
            <w:webHidden/>
          </w:rPr>
          <w:instrText xml:space="preserve"> PAGEREF _Toc211000617 \h </w:instrText>
        </w:r>
        <w:r>
          <w:rPr>
            <w:noProof/>
            <w:webHidden/>
          </w:rPr>
        </w:r>
        <w:r>
          <w:rPr>
            <w:noProof/>
            <w:webHidden/>
          </w:rPr>
          <w:fldChar w:fldCharType="separate"/>
        </w:r>
        <w:r>
          <w:rPr>
            <w:noProof/>
            <w:webHidden/>
          </w:rPr>
          <w:t>8</w:t>
        </w:r>
        <w:r>
          <w:rPr>
            <w:noProof/>
            <w:webHidden/>
          </w:rPr>
          <w:fldChar w:fldCharType="end"/>
        </w:r>
      </w:hyperlink>
    </w:p>
    <w:p w14:paraId="6F37A680" w14:textId="76EF51C4" w:rsidR="0014032D" w:rsidRDefault="0014032D">
      <w:pPr>
        <w:pStyle w:val="TableofFigures"/>
        <w:tabs>
          <w:tab w:val="right" w:leader="dot" w:pos="9629"/>
        </w:tabs>
        <w:rPr>
          <w:rFonts w:eastAsiaTheme="minorEastAsia" w:cstheme="minorBidi"/>
          <w:kern w:val="2"/>
          <w:sz w:val="24"/>
          <w:szCs w:val="24"/>
          <w14:ligatures w14:val="standardContextual"/>
        </w:rPr>
      </w:pPr>
      <w:hyperlink w:anchor="_Toc211000618" w:history="1">
        <w:r w:rsidRPr="00D93E16">
          <w:rPr>
            <w:rStyle w:val="Hyperlink"/>
            <w:noProof/>
          </w:rPr>
          <w:t>Table 4: Test sequence per test stage</w:t>
        </w:r>
        <w:r>
          <w:rPr>
            <w:noProof/>
            <w:webHidden/>
          </w:rPr>
          <w:tab/>
        </w:r>
        <w:r>
          <w:rPr>
            <w:noProof/>
            <w:webHidden/>
          </w:rPr>
          <w:fldChar w:fldCharType="begin"/>
        </w:r>
        <w:r>
          <w:rPr>
            <w:noProof/>
            <w:webHidden/>
          </w:rPr>
          <w:instrText xml:space="preserve"> PAGEREF _Toc211000618 \h </w:instrText>
        </w:r>
        <w:r>
          <w:rPr>
            <w:noProof/>
            <w:webHidden/>
          </w:rPr>
        </w:r>
        <w:r>
          <w:rPr>
            <w:noProof/>
            <w:webHidden/>
          </w:rPr>
          <w:fldChar w:fldCharType="separate"/>
        </w:r>
        <w:r>
          <w:rPr>
            <w:noProof/>
            <w:webHidden/>
          </w:rPr>
          <w:t>10</w:t>
        </w:r>
        <w:r>
          <w:rPr>
            <w:noProof/>
            <w:webHidden/>
          </w:rPr>
          <w:fldChar w:fldCharType="end"/>
        </w:r>
      </w:hyperlink>
    </w:p>
    <w:p w14:paraId="44FB71FD" w14:textId="446556E9" w:rsidR="0014032D" w:rsidRDefault="0014032D">
      <w:pPr>
        <w:pStyle w:val="TableofFigures"/>
        <w:tabs>
          <w:tab w:val="right" w:leader="dot" w:pos="9629"/>
        </w:tabs>
        <w:rPr>
          <w:rFonts w:eastAsiaTheme="minorEastAsia" w:cstheme="minorBidi"/>
          <w:kern w:val="2"/>
          <w:sz w:val="24"/>
          <w:szCs w:val="24"/>
          <w14:ligatures w14:val="standardContextual"/>
        </w:rPr>
      </w:pPr>
      <w:hyperlink w:anchor="_Toc211000619" w:history="1">
        <w:r w:rsidRPr="00D93E16">
          <w:rPr>
            <w:rStyle w:val="Hyperlink"/>
            <w:noProof/>
          </w:rPr>
          <w:t>Table 5: Measurement Equipment overview</w:t>
        </w:r>
        <w:r>
          <w:rPr>
            <w:noProof/>
            <w:webHidden/>
          </w:rPr>
          <w:tab/>
        </w:r>
        <w:r>
          <w:rPr>
            <w:noProof/>
            <w:webHidden/>
          </w:rPr>
          <w:fldChar w:fldCharType="begin"/>
        </w:r>
        <w:r>
          <w:rPr>
            <w:noProof/>
            <w:webHidden/>
          </w:rPr>
          <w:instrText xml:space="preserve"> PAGEREF _Toc211000619 \h </w:instrText>
        </w:r>
        <w:r>
          <w:rPr>
            <w:noProof/>
            <w:webHidden/>
          </w:rPr>
        </w:r>
        <w:r>
          <w:rPr>
            <w:noProof/>
            <w:webHidden/>
          </w:rPr>
          <w:fldChar w:fldCharType="separate"/>
        </w:r>
        <w:r>
          <w:rPr>
            <w:noProof/>
            <w:webHidden/>
          </w:rPr>
          <w:t>11</w:t>
        </w:r>
        <w:r>
          <w:rPr>
            <w:noProof/>
            <w:webHidden/>
          </w:rPr>
          <w:fldChar w:fldCharType="end"/>
        </w:r>
      </w:hyperlink>
    </w:p>
    <w:p w14:paraId="7D50C98D" w14:textId="3E24DD4D" w:rsidR="0014032D" w:rsidRDefault="0014032D">
      <w:pPr>
        <w:pStyle w:val="TableofFigures"/>
        <w:tabs>
          <w:tab w:val="right" w:leader="dot" w:pos="9629"/>
        </w:tabs>
        <w:rPr>
          <w:rFonts w:eastAsiaTheme="minorEastAsia" w:cstheme="minorBidi"/>
          <w:kern w:val="2"/>
          <w:sz w:val="24"/>
          <w:szCs w:val="24"/>
          <w14:ligatures w14:val="standardContextual"/>
        </w:rPr>
      </w:pPr>
      <w:hyperlink w:anchor="_Toc211000620" w:history="1">
        <w:r w:rsidRPr="00D93E16">
          <w:rPr>
            <w:rStyle w:val="Hyperlink"/>
            <w:noProof/>
          </w:rPr>
          <w:t>Table 6: Bin table</w:t>
        </w:r>
        <w:r>
          <w:rPr>
            <w:noProof/>
            <w:webHidden/>
          </w:rPr>
          <w:tab/>
        </w:r>
        <w:r>
          <w:rPr>
            <w:noProof/>
            <w:webHidden/>
          </w:rPr>
          <w:fldChar w:fldCharType="begin"/>
        </w:r>
        <w:r>
          <w:rPr>
            <w:noProof/>
            <w:webHidden/>
          </w:rPr>
          <w:instrText xml:space="preserve"> PAGEREF _Toc211000620 \h </w:instrText>
        </w:r>
        <w:r>
          <w:rPr>
            <w:noProof/>
            <w:webHidden/>
          </w:rPr>
        </w:r>
        <w:r>
          <w:rPr>
            <w:noProof/>
            <w:webHidden/>
          </w:rPr>
          <w:fldChar w:fldCharType="separate"/>
        </w:r>
        <w:r>
          <w:rPr>
            <w:noProof/>
            <w:webHidden/>
          </w:rPr>
          <w:t>11</w:t>
        </w:r>
        <w:r>
          <w:rPr>
            <w:noProof/>
            <w:webHidden/>
          </w:rPr>
          <w:fldChar w:fldCharType="end"/>
        </w:r>
      </w:hyperlink>
    </w:p>
    <w:p w14:paraId="1F5133D7" w14:textId="7547CB14" w:rsidR="0014032D" w:rsidRDefault="0014032D">
      <w:pPr>
        <w:pStyle w:val="TableofFigures"/>
        <w:tabs>
          <w:tab w:val="right" w:leader="dot" w:pos="9629"/>
        </w:tabs>
        <w:rPr>
          <w:rFonts w:eastAsiaTheme="minorEastAsia" w:cstheme="minorBidi"/>
          <w:kern w:val="2"/>
          <w:sz w:val="24"/>
          <w:szCs w:val="24"/>
          <w14:ligatures w14:val="standardContextual"/>
        </w:rPr>
      </w:pPr>
      <w:hyperlink w:anchor="_Toc211000621" w:history="1">
        <w:r w:rsidRPr="00D93E16">
          <w:rPr>
            <w:rStyle w:val="Hyperlink"/>
            <w:noProof/>
          </w:rPr>
          <w:t>Table 7: Pin list vs equipment matrix</w:t>
        </w:r>
        <w:r>
          <w:rPr>
            <w:noProof/>
            <w:webHidden/>
          </w:rPr>
          <w:tab/>
        </w:r>
        <w:r>
          <w:rPr>
            <w:noProof/>
            <w:webHidden/>
          </w:rPr>
          <w:fldChar w:fldCharType="begin"/>
        </w:r>
        <w:r>
          <w:rPr>
            <w:noProof/>
            <w:webHidden/>
          </w:rPr>
          <w:instrText xml:space="preserve"> PAGEREF _Toc211000621 \h </w:instrText>
        </w:r>
        <w:r>
          <w:rPr>
            <w:noProof/>
            <w:webHidden/>
          </w:rPr>
        </w:r>
        <w:r>
          <w:rPr>
            <w:noProof/>
            <w:webHidden/>
          </w:rPr>
          <w:fldChar w:fldCharType="separate"/>
        </w:r>
        <w:r>
          <w:rPr>
            <w:noProof/>
            <w:webHidden/>
          </w:rPr>
          <w:t>14</w:t>
        </w:r>
        <w:r>
          <w:rPr>
            <w:noProof/>
            <w:webHidden/>
          </w:rPr>
          <w:fldChar w:fldCharType="end"/>
        </w:r>
      </w:hyperlink>
    </w:p>
    <w:p w14:paraId="093E7E46" w14:textId="59F1DFC1" w:rsidR="0014032D" w:rsidRDefault="0014032D">
      <w:pPr>
        <w:pStyle w:val="TableofFigures"/>
        <w:tabs>
          <w:tab w:val="right" w:leader="dot" w:pos="9629"/>
        </w:tabs>
        <w:rPr>
          <w:rFonts w:eastAsiaTheme="minorEastAsia" w:cstheme="minorBidi"/>
          <w:kern w:val="2"/>
          <w:sz w:val="24"/>
          <w:szCs w:val="24"/>
          <w14:ligatures w14:val="standardContextual"/>
        </w:rPr>
      </w:pPr>
      <w:hyperlink w:anchor="_Toc211000622" w:history="1">
        <w:r w:rsidRPr="00D93E16">
          <w:rPr>
            <w:rStyle w:val="Hyperlink"/>
            <w:noProof/>
          </w:rPr>
          <w:t>Table 8: Power supplies</w:t>
        </w:r>
        <w:r>
          <w:rPr>
            <w:noProof/>
            <w:webHidden/>
          </w:rPr>
          <w:tab/>
        </w:r>
        <w:r>
          <w:rPr>
            <w:noProof/>
            <w:webHidden/>
          </w:rPr>
          <w:fldChar w:fldCharType="begin"/>
        </w:r>
        <w:r>
          <w:rPr>
            <w:noProof/>
            <w:webHidden/>
          </w:rPr>
          <w:instrText xml:space="preserve"> PAGEREF _Toc211000622 \h </w:instrText>
        </w:r>
        <w:r>
          <w:rPr>
            <w:noProof/>
            <w:webHidden/>
          </w:rPr>
        </w:r>
        <w:r>
          <w:rPr>
            <w:noProof/>
            <w:webHidden/>
          </w:rPr>
          <w:fldChar w:fldCharType="separate"/>
        </w:r>
        <w:r>
          <w:rPr>
            <w:noProof/>
            <w:webHidden/>
          </w:rPr>
          <w:t>15</w:t>
        </w:r>
        <w:r>
          <w:rPr>
            <w:noProof/>
            <w:webHidden/>
          </w:rPr>
          <w:fldChar w:fldCharType="end"/>
        </w:r>
      </w:hyperlink>
    </w:p>
    <w:p w14:paraId="3D7EFBA0" w14:textId="40ED0A5F" w:rsidR="0014032D" w:rsidRDefault="0014032D">
      <w:pPr>
        <w:pStyle w:val="TableofFigures"/>
        <w:tabs>
          <w:tab w:val="right" w:leader="dot" w:pos="9629"/>
        </w:tabs>
        <w:rPr>
          <w:rFonts w:eastAsiaTheme="minorEastAsia" w:cstheme="minorBidi"/>
          <w:kern w:val="2"/>
          <w:sz w:val="24"/>
          <w:szCs w:val="24"/>
          <w14:ligatures w14:val="standardContextual"/>
        </w:rPr>
      </w:pPr>
      <w:hyperlink w:anchor="_Toc211000623" w:history="1">
        <w:r w:rsidRPr="00D93E16">
          <w:rPr>
            <w:rStyle w:val="Hyperlink"/>
            <w:noProof/>
          </w:rPr>
          <w:t>Table 9: Park state pin biasing</w:t>
        </w:r>
        <w:r>
          <w:rPr>
            <w:noProof/>
            <w:webHidden/>
          </w:rPr>
          <w:tab/>
        </w:r>
        <w:r>
          <w:rPr>
            <w:noProof/>
            <w:webHidden/>
          </w:rPr>
          <w:fldChar w:fldCharType="begin"/>
        </w:r>
        <w:r>
          <w:rPr>
            <w:noProof/>
            <w:webHidden/>
          </w:rPr>
          <w:instrText xml:space="preserve"> PAGEREF _Toc211000623 \h </w:instrText>
        </w:r>
        <w:r>
          <w:rPr>
            <w:noProof/>
            <w:webHidden/>
          </w:rPr>
        </w:r>
        <w:r>
          <w:rPr>
            <w:noProof/>
            <w:webHidden/>
          </w:rPr>
          <w:fldChar w:fldCharType="separate"/>
        </w:r>
        <w:r>
          <w:rPr>
            <w:noProof/>
            <w:webHidden/>
          </w:rPr>
          <w:t>15</w:t>
        </w:r>
        <w:r>
          <w:rPr>
            <w:noProof/>
            <w:webHidden/>
          </w:rPr>
          <w:fldChar w:fldCharType="end"/>
        </w:r>
      </w:hyperlink>
    </w:p>
    <w:p w14:paraId="4B880BCE" w14:textId="66922A72" w:rsidR="0014032D" w:rsidRDefault="0014032D">
      <w:pPr>
        <w:pStyle w:val="TableofFigures"/>
        <w:tabs>
          <w:tab w:val="right" w:leader="dot" w:pos="9629"/>
        </w:tabs>
        <w:rPr>
          <w:rFonts w:eastAsiaTheme="minorEastAsia" w:cstheme="minorBidi"/>
          <w:kern w:val="2"/>
          <w:sz w:val="24"/>
          <w:szCs w:val="24"/>
          <w14:ligatures w14:val="standardContextual"/>
        </w:rPr>
      </w:pPr>
      <w:hyperlink w:anchor="_Toc211000624" w:history="1">
        <w:r w:rsidRPr="00D93E16">
          <w:rPr>
            <w:rStyle w:val="Hyperlink"/>
            <w:noProof/>
          </w:rPr>
          <w:t>Table 10: Visual inspection overview</w:t>
        </w:r>
        <w:r>
          <w:rPr>
            <w:noProof/>
            <w:webHidden/>
          </w:rPr>
          <w:tab/>
        </w:r>
        <w:r>
          <w:rPr>
            <w:noProof/>
            <w:webHidden/>
          </w:rPr>
          <w:fldChar w:fldCharType="begin"/>
        </w:r>
        <w:r>
          <w:rPr>
            <w:noProof/>
            <w:webHidden/>
          </w:rPr>
          <w:instrText xml:space="preserve"> PAGEREF _Toc211000624 \h </w:instrText>
        </w:r>
        <w:r>
          <w:rPr>
            <w:noProof/>
            <w:webHidden/>
          </w:rPr>
        </w:r>
        <w:r>
          <w:rPr>
            <w:noProof/>
            <w:webHidden/>
          </w:rPr>
          <w:fldChar w:fldCharType="separate"/>
        </w:r>
        <w:r>
          <w:rPr>
            <w:noProof/>
            <w:webHidden/>
          </w:rPr>
          <w:t>17</w:t>
        </w:r>
        <w:r>
          <w:rPr>
            <w:noProof/>
            <w:webHidden/>
          </w:rPr>
          <w:fldChar w:fldCharType="end"/>
        </w:r>
      </w:hyperlink>
    </w:p>
    <w:p w14:paraId="3D39C024" w14:textId="33B8BCCA" w:rsidR="0014032D" w:rsidRPr="001B1D5B" w:rsidRDefault="0014032D">
      <w:pPr>
        <w:pStyle w:val="TableofFigures"/>
        <w:tabs>
          <w:tab w:val="right" w:leader="dot" w:pos="9629"/>
        </w:tabs>
        <w:rPr>
          <w:rFonts w:eastAsiaTheme="minorEastAsia" w:cstheme="minorBidi"/>
          <w:kern w:val="2"/>
          <w:sz w:val="24"/>
          <w:szCs w:val="24"/>
          <w14:ligatures w14:val="standardContextual"/>
        </w:rPr>
      </w:pPr>
      <w:hyperlink w:anchor="_Toc211000625" w:history="1">
        <w:r w:rsidRPr="001B1D5B">
          <w:rPr>
            <w:rStyle w:val="Hyperlink"/>
            <w:noProof/>
            <w:lang w:eastAsia="en-US"/>
          </w:rPr>
          <w:t>Table 11: Power consumption overview</w:t>
        </w:r>
        <w:r w:rsidRPr="001B1D5B">
          <w:rPr>
            <w:noProof/>
            <w:webHidden/>
          </w:rPr>
          <w:tab/>
        </w:r>
        <w:r w:rsidRPr="001B1D5B">
          <w:rPr>
            <w:noProof/>
            <w:webHidden/>
          </w:rPr>
          <w:fldChar w:fldCharType="begin"/>
        </w:r>
        <w:r w:rsidRPr="001B1D5B">
          <w:rPr>
            <w:noProof/>
            <w:webHidden/>
          </w:rPr>
          <w:instrText xml:space="preserve"> PAGEREF _Toc211000625 \h </w:instrText>
        </w:r>
        <w:r w:rsidRPr="001B1D5B">
          <w:rPr>
            <w:noProof/>
            <w:webHidden/>
          </w:rPr>
        </w:r>
        <w:r w:rsidRPr="001B1D5B">
          <w:rPr>
            <w:noProof/>
            <w:webHidden/>
          </w:rPr>
          <w:fldChar w:fldCharType="separate"/>
        </w:r>
        <w:r w:rsidRPr="001B1D5B">
          <w:rPr>
            <w:noProof/>
            <w:webHidden/>
          </w:rPr>
          <w:t>18</w:t>
        </w:r>
        <w:r w:rsidRPr="001B1D5B">
          <w:rPr>
            <w:noProof/>
            <w:webHidden/>
          </w:rPr>
          <w:fldChar w:fldCharType="end"/>
        </w:r>
      </w:hyperlink>
    </w:p>
    <w:p w14:paraId="6B8D0AE7" w14:textId="1ED8CD6E" w:rsidR="0014032D" w:rsidRPr="001B1D5B" w:rsidRDefault="0014032D">
      <w:pPr>
        <w:pStyle w:val="TableofFigures"/>
        <w:tabs>
          <w:tab w:val="right" w:leader="dot" w:pos="9629"/>
        </w:tabs>
        <w:rPr>
          <w:rFonts w:eastAsiaTheme="minorEastAsia" w:cstheme="minorBidi"/>
          <w:kern w:val="2"/>
          <w:sz w:val="24"/>
          <w:szCs w:val="24"/>
          <w14:ligatures w14:val="standardContextual"/>
        </w:rPr>
      </w:pPr>
      <w:hyperlink w:anchor="_Toc211000626" w:history="1">
        <w:r w:rsidRPr="001B1D5B">
          <w:rPr>
            <w:rStyle w:val="Hyperlink"/>
            <w:noProof/>
            <w:lang w:eastAsia="en-US"/>
          </w:rPr>
          <w:t>Table 12: CXP Core functionality and video data check overview</w:t>
        </w:r>
        <w:r w:rsidRPr="001B1D5B">
          <w:rPr>
            <w:noProof/>
            <w:webHidden/>
          </w:rPr>
          <w:tab/>
        </w:r>
        <w:r w:rsidRPr="001B1D5B">
          <w:rPr>
            <w:noProof/>
            <w:webHidden/>
          </w:rPr>
          <w:fldChar w:fldCharType="begin"/>
        </w:r>
        <w:r w:rsidRPr="001B1D5B">
          <w:rPr>
            <w:noProof/>
            <w:webHidden/>
          </w:rPr>
          <w:instrText xml:space="preserve"> PAGEREF _Toc211000626 \h </w:instrText>
        </w:r>
        <w:r w:rsidRPr="001B1D5B">
          <w:rPr>
            <w:noProof/>
            <w:webHidden/>
          </w:rPr>
        </w:r>
        <w:r w:rsidRPr="001B1D5B">
          <w:rPr>
            <w:noProof/>
            <w:webHidden/>
          </w:rPr>
          <w:fldChar w:fldCharType="separate"/>
        </w:r>
        <w:r w:rsidRPr="001B1D5B">
          <w:rPr>
            <w:noProof/>
            <w:webHidden/>
          </w:rPr>
          <w:t>19</w:t>
        </w:r>
        <w:r w:rsidRPr="001B1D5B">
          <w:rPr>
            <w:noProof/>
            <w:webHidden/>
          </w:rPr>
          <w:fldChar w:fldCharType="end"/>
        </w:r>
      </w:hyperlink>
    </w:p>
    <w:p w14:paraId="1CE83A5A" w14:textId="077C9D3F" w:rsidR="0014032D" w:rsidRPr="001B1D5B" w:rsidRDefault="0014032D">
      <w:pPr>
        <w:pStyle w:val="TableofFigures"/>
        <w:tabs>
          <w:tab w:val="right" w:leader="dot" w:pos="9629"/>
        </w:tabs>
        <w:rPr>
          <w:rFonts w:eastAsiaTheme="minorEastAsia" w:cstheme="minorBidi"/>
          <w:kern w:val="2"/>
          <w:sz w:val="24"/>
          <w:szCs w:val="24"/>
          <w14:ligatures w14:val="standardContextual"/>
        </w:rPr>
      </w:pPr>
      <w:hyperlink w:anchor="_Toc211000627" w:history="1">
        <w:r w:rsidRPr="001B1D5B">
          <w:rPr>
            <w:rStyle w:val="Hyperlink"/>
            <w:noProof/>
            <w:lang w:eastAsia="en-US"/>
          </w:rPr>
          <w:t>Table 13: IMG Core functionality and video data check overview</w:t>
        </w:r>
        <w:r w:rsidRPr="001B1D5B">
          <w:rPr>
            <w:noProof/>
            <w:webHidden/>
          </w:rPr>
          <w:tab/>
        </w:r>
        <w:r w:rsidRPr="001B1D5B">
          <w:rPr>
            <w:noProof/>
            <w:webHidden/>
          </w:rPr>
          <w:fldChar w:fldCharType="begin"/>
        </w:r>
        <w:r w:rsidRPr="001B1D5B">
          <w:rPr>
            <w:noProof/>
            <w:webHidden/>
          </w:rPr>
          <w:instrText xml:space="preserve"> PAGEREF _Toc211000627 \h </w:instrText>
        </w:r>
        <w:r w:rsidRPr="001B1D5B">
          <w:rPr>
            <w:noProof/>
            <w:webHidden/>
          </w:rPr>
        </w:r>
        <w:r w:rsidRPr="001B1D5B">
          <w:rPr>
            <w:noProof/>
            <w:webHidden/>
          </w:rPr>
          <w:fldChar w:fldCharType="separate"/>
        </w:r>
        <w:r w:rsidRPr="001B1D5B">
          <w:rPr>
            <w:noProof/>
            <w:webHidden/>
          </w:rPr>
          <w:t>21</w:t>
        </w:r>
        <w:r w:rsidRPr="001B1D5B">
          <w:rPr>
            <w:noProof/>
            <w:webHidden/>
          </w:rPr>
          <w:fldChar w:fldCharType="end"/>
        </w:r>
      </w:hyperlink>
    </w:p>
    <w:p w14:paraId="1413610B" w14:textId="4029CFDA" w:rsidR="0014032D" w:rsidRPr="001B1D5B" w:rsidRDefault="0014032D">
      <w:pPr>
        <w:pStyle w:val="TableofFigures"/>
        <w:tabs>
          <w:tab w:val="right" w:leader="dot" w:pos="9629"/>
        </w:tabs>
        <w:rPr>
          <w:rFonts w:eastAsiaTheme="minorEastAsia" w:cstheme="minorBidi"/>
          <w:kern w:val="2"/>
          <w:sz w:val="24"/>
          <w:szCs w:val="24"/>
          <w14:ligatures w14:val="standardContextual"/>
        </w:rPr>
      </w:pPr>
      <w:hyperlink w:anchor="_Toc211000628" w:history="1">
        <w:r w:rsidRPr="001B1D5B">
          <w:rPr>
            <w:rStyle w:val="Hyperlink"/>
            <w:noProof/>
            <w:lang w:eastAsia="en-US"/>
          </w:rPr>
          <w:t>Table 14: IMG Trigger mode overview</w:t>
        </w:r>
        <w:r w:rsidRPr="001B1D5B">
          <w:rPr>
            <w:noProof/>
            <w:webHidden/>
          </w:rPr>
          <w:tab/>
        </w:r>
        <w:r w:rsidRPr="001B1D5B">
          <w:rPr>
            <w:noProof/>
            <w:webHidden/>
          </w:rPr>
          <w:fldChar w:fldCharType="begin"/>
        </w:r>
        <w:r w:rsidRPr="001B1D5B">
          <w:rPr>
            <w:noProof/>
            <w:webHidden/>
          </w:rPr>
          <w:instrText xml:space="preserve"> PAGEREF _Toc211000628 \h </w:instrText>
        </w:r>
        <w:r w:rsidRPr="001B1D5B">
          <w:rPr>
            <w:noProof/>
            <w:webHidden/>
          </w:rPr>
        </w:r>
        <w:r w:rsidRPr="001B1D5B">
          <w:rPr>
            <w:noProof/>
            <w:webHidden/>
          </w:rPr>
          <w:fldChar w:fldCharType="separate"/>
        </w:r>
        <w:r w:rsidRPr="001B1D5B">
          <w:rPr>
            <w:noProof/>
            <w:webHidden/>
          </w:rPr>
          <w:t>22</w:t>
        </w:r>
        <w:r w:rsidRPr="001B1D5B">
          <w:rPr>
            <w:noProof/>
            <w:webHidden/>
          </w:rPr>
          <w:fldChar w:fldCharType="end"/>
        </w:r>
      </w:hyperlink>
    </w:p>
    <w:p w14:paraId="467EAE60" w14:textId="6D04770A" w:rsidR="0014032D" w:rsidRPr="001B1D5B" w:rsidRDefault="0014032D">
      <w:pPr>
        <w:pStyle w:val="TableofFigures"/>
        <w:tabs>
          <w:tab w:val="right" w:leader="dot" w:pos="9629"/>
        </w:tabs>
        <w:rPr>
          <w:rFonts w:eastAsiaTheme="minorEastAsia" w:cstheme="minorBidi"/>
          <w:kern w:val="2"/>
          <w:sz w:val="24"/>
          <w:szCs w:val="24"/>
          <w14:ligatures w14:val="standardContextual"/>
        </w:rPr>
      </w:pPr>
      <w:hyperlink w:anchor="_Toc211000629" w:history="1">
        <w:r w:rsidRPr="001B1D5B">
          <w:rPr>
            <w:rStyle w:val="Hyperlink"/>
            <w:noProof/>
            <w:lang w:eastAsia="en-US"/>
          </w:rPr>
          <w:t>Table 15: MAG-DRV Capabilities overview</w:t>
        </w:r>
        <w:r w:rsidRPr="001B1D5B">
          <w:rPr>
            <w:noProof/>
            <w:webHidden/>
          </w:rPr>
          <w:tab/>
        </w:r>
        <w:r w:rsidRPr="001B1D5B">
          <w:rPr>
            <w:noProof/>
            <w:webHidden/>
          </w:rPr>
          <w:fldChar w:fldCharType="begin"/>
        </w:r>
        <w:r w:rsidRPr="001B1D5B">
          <w:rPr>
            <w:noProof/>
            <w:webHidden/>
          </w:rPr>
          <w:instrText xml:space="preserve"> PAGEREF _Toc211000629 \h </w:instrText>
        </w:r>
        <w:r w:rsidRPr="001B1D5B">
          <w:rPr>
            <w:noProof/>
            <w:webHidden/>
          </w:rPr>
        </w:r>
        <w:r w:rsidRPr="001B1D5B">
          <w:rPr>
            <w:noProof/>
            <w:webHidden/>
          </w:rPr>
          <w:fldChar w:fldCharType="separate"/>
        </w:r>
        <w:r w:rsidRPr="001B1D5B">
          <w:rPr>
            <w:noProof/>
            <w:webHidden/>
          </w:rPr>
          <w:t>24</w:t>
        </w:r>
        <w:r w:rsidRPr="001B1D5B">
          <w:rPr>
            <w:noProof/>
            <w:webHidden/>
          </w:rPr>
          <w:fldChar w:fldCharType="end"/>
        </w:r>
      </w:hyperlink>
    </w:p>
    <w:p w14:paraId="04F46861" w14:textId="4442AE81" w:rsidR="0014032D" w:rsidRPr="001B1D5B" w:rsidRDefault="0014032D">
      <w:pPr>
        <w:pStyle w:val="TableofFigures"/>
        <w:tabs>
          <w:tab w:val="right" w:leader="dot" w:pos="9629"/>
        </w:tabs>
        <w:rPr>
          <w:rFonts w:eastAsiaTheme="minorEastAsia" w:cstheme="minorBidi"/>
          <w:kern w:val="2"/>
          <w:sz w:val="24"/>
          <w:szCs w:val="24"/>
          <w14:ligatures w14:val="standardContextual"/>
        </w:rPr>
      </w:pPr>
      <w:hyperlink w:anchor="_Toc211000630" w:history="1">
        <w:r w:rsidRPr="001B1D5B">
          <w:rPr>
            <w:rStyle w:val="Hyperlink"/>
            <w:noProof/>
            <w:lang w:eastAsia="en-US"/>
          </w:rPr>
          <w:t>Table 16: MAG-DRV Motor drive capabilities overview</w:t>
        </w:r>
        <w:r w:rsidRPr="001B1D5B">
          <w:rPr>
            <w:noProof/>
            <w:webHidden/>
          </w:rPr>
          <w:tab/>
        </w:r>
        <w:r w:rsidRPr="001B1D5B">
          <w:rPr>
            <w:noProof/>
            <w:webHidden/>
          </w:rPr>
          <w:fldChar w:fldCharType="begin"/>
        </w:r>
        <w:r w:rsidRPr="001B1D5B">
          <w:rPr>
            <w:noProof/>
            <w:webHidden/>
          </w:rPr>
          <w:instrText xml:space="preserve"> PAGEREF _Toc211000630 \h </w:instrText>
        </w:r>
        <w:r w:rsidRPr="001B1D5B">
          <w:rPr>
            <w:noProof/>
            <w:webHidden/>
          </w:rPr>
        </w:r>
        <w:r w:rsidRPr="001B1D5B">
          <w:rPr>
            <w:noProof/>
            <w:webHidden/>
          </w:rPr>
          <w:fldChar w:fldCharType="separate"/>
        </w:r>
        <w:r w:rsidRPr="001B1D5B">
          <w:rPr>
            <w:noProof/>
            <w:webHidden/>
          </w:rPr>
          <w:t>26</w:t>
        </w:r>
        <w:r w:rsidRPr="001B1D5B">
          <w:rPr>
            <w:noProof/>
            <w:webHidden/>
          </w:rPr>
          <w:fldChar w:fldCharType="end"/>
        </w:r>
      </w:hyperlink>
    </w:p>
    <w:p w14:paraId="3518A4D4" w14:textId="2F54FA00" w:rsidR="001346E9" w:rsidRPr="00983917" w:rsidRDefault="004A7DEB" w:rsidP="0055568F">
      <w:r w:rsidRPr="00983917">
        <w:fldChar w:fldCharType="end"/>
      </w:r>
    </w:p>
    <w:p w14:paraId="0D781988" w14:textId="77DDCB40" w:rsidR="00205C50" w:rsidRPr="00983917" w:rsidRDefault="002637C2" w:rsidP="0055568F">
      <w:pPr>
        <w:pStyle w:val="Heading1"/>
      </w:pPr>
      <w:bookmarkStart w:id="11" w:name="_Toc131774874"/>
      <w:bookmarkStart w:id="12" w:name="_Toc211000579"/>
      <w:r w:rsidRPr="00983917">
        <w:lastRenderedPageBreak/>
        <w:t xml:space="preserve">Document purpose and </w:t>
      </w:r>
      <w:r w:rsidR="000C1C07" w:rsidRPr="00983917">
        <w:t>scope</w:t>
      </w:r>
      <w:bookmarkEnd w:id="11"/>
      <w:bookmarkEnd w:id="12"/>
    </w:p>
    <w:p w14:paraId="7EFEF59F" w14:textId="2D5C6F99" w:rsidR="000B09D5" w:rsidRPr="00983917" w:rsidRDefault="007A42CF">
      <w:pPr>
        <w:spacing w:before="0" w:after="0"/>
        <w:pPrChange w:id="13" w:author="Jelle Van Rethy" w:date="2025-10-14T15:38:00Z" w16du:dateUtc="2025-10-14T13:38:00Z">
          <w:pPr>
            <w:spacing w:before="0" w:after="0"/>
            <w:jc w:val="left"/>
          </w:pPr>
        </w:pPrChange>
      </w:pPr>
      <w:r w:rsidRPr="00983917">
        <w:t>This document</w:t>
      </w:r>
      <w:r w:rsidR="00013789" w:rsidRPr="00983917">
        <w:t xml:space="preserve"> is part of</w:t>
      </w:r>
      <w:ins w:id="14" w:author="Jelle Van Rethy" w:date="2025-10-14T15:37:00Z" w16du:dateUtc="2025-10-14T13:37:00Z">
        <w:r w:rsidR="00AA6F74">
          <w:t xml:space="preserve"> the</w:t>
        </w:r>
      </w:ins>
      <w:r w:rsidR="00013789" w:rsidRPr="00983917">
        <w:t xml:space="preserve"> </w:t>
      </w:r>
      <w:r w:rsidR="000B09D5" w:rsidRPr="00983917">
        <w:rPr>
          <w:b/>
          <w:bCs/>
        </w:rPr>
        <w:t>MAG</w:t>
      </w:r>
      <w:r w:rsidR="00B910D7">
        <w:rPr>
          <w:b/>
          <w:bCs/>
        </w:rPr>
        <w:t>-</w:t>
      </w:r>
      <w:r w:rsidR="000B09D5" w:rsidRPr="00983917">
        <w:rPr>
          <w:b/>
          <w:bCs/>
        </w:rPr>
        <w:t>VIS</w:t>
      </w:r>
      <w:ins w:id="15" w:author="Jelle Van Rethy" w:date="2025-10-14T15:37:00Z" w16du:dateUtc="2025-10-14T13:37:00Z">
        <w:r w:rsidR="00AA6F74">
          <w:rPr>
            <w:b/>
            <w:bCs/>
          </w:rPr>
          <w:t>100xx-N</w:t>
        </w:r>
      </w:ins>
      <w:r w:rsidR="000B09D5" w:rsidRPr="00983917">
        <w:rPr>
          <w:b/>
          <w:bCs/>
        </w:rPr>
        <w:t xml:space="preserve"> </w:t>
      </w:r>
      <w:commentRangeStart w:id="16"/>
      <w:del w:id="17" w:author="Jelle Van Rethy" w:date="2025-10-14T15:37:00Z" w16du:dateUtc="2025-10-14T13:37:00Z">
        <w:r w:rsidR="000B09D5" w:rsidRPr="00983917" w:rsidDel="00B910D7">
          <w:rPr>
            <w:b/>
            <w:bCs/>
          </w:rPr>
          <w:delText xml:space="preserve">EVK </w:delText>
        </w:r>
        <w:commentRangeEnd w:id="16"/>
        <w:r w:rsidR="00116D90" w:rsidRPr="00983917" w:rsidDel="00B910D7">
          <w:rPr>
            <w:rStyle w:val="CommentReference"/>
            <w:b/>
            <w:bCs/>
            <w:sz w:val="22"/>
          </w:rPr>
          <w:commentReference w:id="16"/>
        </w:r>
      </w:del>
      <w:r w:rsidR="000B09D5" w:rsidRPr="00983917">
        <w:rPr>
          <w:b/>
          <w:bCs/>
        </w:rPr>
        <w:t>Modules</w:t>
      </w:r>
      <w:r w:rsidR="000B09D5" w:rsidRPr="00983917">
        <w:rPr>
          <w:i/>
          <w:iCs/>
        </w:rPr>
        <w:t xml:space="preserve"> </w:t>
      </w:r>
      <w:r w:rsidR="00666A83" w:rsidRPr="00983917">
        <w:rPr>
          <w:b/>
          <w:bCs/>
        </w:rPr>
        <w:t>project</w:t>
      </w:r>
      <w:r w:rsidR="00666A83" w:rsidRPr="00983917">
        <w:t xml:space="preserve"> and</w:t>
      </w:r>
      <w:r w:rsidRPr="00983917">
        <w:t xml:space="preserve"> defines the </w:t>
      </w:r>
      <w:r w:rsidR="00973973" w:rsidRPr="00983917">
        <w:t>test strategy</w:t>
      </w:r>
      <w:r w:rsidR="00057E42" w:rsidRPr="00983917">
        <w:t>, test setup and the detailed test procedures</w:t>
      </w:r>
      <w:r w:rsidR="007406AE" w:rsidRPr="00983917">
        <w:t xml:space="preserve"> to </w:t>
      </w:r>
      <w:r w:rsidR="00047905" w:rsidRPr="00983917">
        <w:t xml:space="preserve">perform </w:t>
      </w:r>
      <w:r w:rsidR="007406AE" w:rsidRPr="00983917">
        <w:t>electrical</w:t>
      </w:r>
      <w:r w:rsidR="00BD140B" w:rsidRPr="00983917">
        <w:t xml:space="preserve"> </w:t>
      </w:r>
      <w:r w:rsidR="00A058FC" w:rsidRPr="00983917">
        <w:t>and</w:t>
      </w:r>
      <w:r w:rsidR="007406AE" w:rsidRPr="00983917">
        <w:t xml:space="preserve"> </w:t>
      </w:r>
      <w:r w:rsidR="003203BC" w:rsidRPr="00983917">
        <w:t>functional</w:t>
      </w:r>
      <w:r w:rsidR="00BD140B" w:rsidRPr="00983917">
        <w:t xml:space="preserve"> </w:t>
      </w:r>
      <w:r w:rsidR="004654EC" w:rsidRPr="00983917">
        <w:t>verification</w:t>
      </w:r>
      <w:r w:rsidR="00973973" w:rsidRPr="00983917">
        <w:t>.</w:t>
      </w:r>
      <w:r w:rsidR="00A058FC" w:rsidRPr="00983917">
        <w:t xml:space="preserve"> </w:t>
      </w:r>
      <w:r w:rsidR="000B09D5" w:rsidRPr="00983917">
        <w:t xml:space="preserve">Radiation testing is out of scope </w:t>
      </w:r>
      <w:r w:rsidR="0053578B" w:rsidRPr="00983917">
        <w:t xml:space="preserve">of this test plan, these test are not done on individual </w:t>
      </w:r>
      <w:del w:id="18" w:author="Jelle Van Rethy" w:date="2025-10-14T13:28:00Z" w16du:dateUtc="2025-10-14T11:28:00Z">
        <w:r w:rsidR="0053578B" w:rsidRPr="00983917" w:rsidDel="00116D90">
          <w:delText xml:space="preserve">EVK </w:delText>
        </w:r>
      </w:del>
      <w:ins w:id="19" w:author="Jelle Van Rethy" w:date="2025-10-14T13:28:00Z" w16du:dateUtc="2025-10-14T11:28:00Z">
        <w:r w:rsidR="00116D90">
          <w:t>MAG-VIS</w:t>
        </w:r>
        <w:r w:rsidR="00116D90" w:rsidRPr="00983917">
          <w:t xml:space="preserve"> </w:t>
        </w:r>
      </w:ins>
      <w:r w:rsidR="0053578B" w:rsidRPr="00983917">
        <w:t>modules.</w:t>
      </w:r>
    </w:p>
    <w:p w14:paraId="2D1DEB1E" w14:textId="2CD269E9" w:rsidR="00B753F2" w:rsidRPr="00983917" w:rsidRDefault="00D65DF4">
      <w:pPr>
        <w:spacing w:before="0" w:after="0"/>
        <w:pPrChange w:id="20" w:author="Jelle Van Rethy" w:date="2025-10-14T15:38:00Z" w16du:dateUtc="2025-10-14T13:38:00Z">
          <w:pPr>
            <w:spacing w:before="0" w:after="0"/>
            <w:jc w:val="left"/>
          </w:pPr>
        </w:pPrChange>
      </w:pPr>
      <w:r w:rsidRPr="00983917">
        <w:t xml:space="preserve"> </w:t>
      </w:r>
    </w:p>
    <w:p w14:paraId="4A5DD2E9" w14:textId="38521153" w:rsidR="00311590" w:rsidRPr="00983917" w:rsidRDefault="0089668D">
      <w:pPr>
        <w:spacing w:before="0" w:after="0"/>
        <w:pPrChange w:id="21" w:author="Jelle Van Rethy" w:date="2025-10-14T15:38:00Z" w16du:dateUtc="2025-10-14T13:38:00Z">
          <w:pPr>
            <w:spacing w:before="0" w:after="0"/>
            <w:jc w:val="left"/>
          </w:pPr>
        </w:pPrChange>
      </w:pPr>
      <w:r w:rsidRPr="00983917">
        <w:t xml:space="preserve">All </w:t>
      </w:r>
      <w:r w:rsidR="00983A20" w:rsidRPr="00983917">
        <w:t xml:space="preserve">the information in this document is intended to </w:t>
      </w:r>
      <w:r w:rsidR="00090258" w:rsidRPr="00983917">
        <w:t xml:space="preserve">describe the </w:t>
      </w:r>
      <w:r w:rsidR="00766EB4" w:rsidRPr="00983917">
        <w:t xml:space="preserve">verification </w:t>
      </w:r>
      <w:r w:rsidR="00090258" w:rsidRPr="00983917">
        <w:t xml:space="preserve">tests that will be done on the </w:t>
      </w:r>
      <w:r w:rsidR="006C24B2" w:rsidRPr="00983917">
        <w:t>product</w:t>
      </w:r>
      <w:ins w:id="22" w:author="Jelle Van Rethy" w:date="2025-10-14T15:37:00Z" w16du:dateUtc="2025-10-14T13:37:00Z">
        <w:r w:rsidR="00B910D7">
          <w:t>s</w:t>
        </w:r>
      </w:ins>
      <w:r w:rsidR="006C24B2" w:rsidRPr="00983917">
        <w:t xml:space="preserve"> </w:t>
      </w:r>
      <w:r w:rsidR="00766EB4" w:rsidRPr="00983917">
        <w:t xml:space="preserve">mentioned above. </w:t>
      </w:r>
      <w:r w:rsidR="00DB6280" w:rsidRPr="00983917">
        <w:t xml:space="preserve">Any </w:t>
      </w:r>
      <w:r w:rsidR="00B82EFD" w:rsidRPr="00983917">
        <w:t xml:space="preserve">major </w:t>
      </w:r>
      <w:r w:rsidR="002C56E8" w:rsidRPr="00983917">
        <w:t>deviations from this plan will be discussed</w:t>
      </w:r>
      <w:r w:rsidR="007C2E6B" w:rsidRPr="00983917">
        <w:t xml:space="preserve"> prior or at latest during the </w:t>
      </w:r>
      <w:r w:rsidR="006779ED" w:rsidRPr="00983917">
        <w:t>test readiness review (</w:t>
      </w:r>
      <w:r w:rsidR="007C2E6B" w:rsidRPr="00983917">
        <w:t>TRR</w:t>
      </w:r>
      <w:r w:rsidR="006779ED" w:rsidRPr="00983917">
        <w:t>)</w:t>
      </w:r>
      <w:r w:rsidR="007C2E6B" w:rsidRPr="00983917">
        <w:t xml:space="preserve"> meeting</w:t>
      </w:r>
      <w:r w:rsidR="002C56E8" w:rsidRPr="00983917">
        <w:t xml:space="preserve"> </w:t>
      </w:r>
      <w:r w:rsidR="007C2E6B" w:rsidRPr="00983917">
        <w:t xml:space="preserve">with </w:t>
      </w:r>
      <w:r w:rsidR="00012BED" w:rsidRPr="00983917">
        <w:t>the customer</w:t>
      </w:r>
      <w:r w:rsidR="007C2E6B" w:rsidRPr="00983917">
        <w:t>.</w:t>
      </w:r>
      <w:r w:rsidR="00311590" w:rsidRPr="00983917">
        <w:t xml:space="preserve"> </w:t>
      </w:r>
      <w:r w:rsidR="00CA752E" w:rsidRPr="00983917">
        <w:t xml:space="preserve">Major changes will be listed in the revision history. </w:t>
      </w:r>
      <w:r w:rsidR="00311590" w:rsidRPr="00983917">
        <w:t>Major changes can be (list is not exclusive):</w:t>
      </w:r>
    </w:p>
    <w:p w14:paraId="7A38A118" w14:textId="63FBB233" w:rsidR="002D6A1D" w:rsidRPr="00983917" w:rsidRDefault="002D6A1D" w:rsidP="00AA6F74">
      <w:pPr>
        <w:pStyle w:val="multilevellist"/>
        <w:jc w:val="both"/>
      </w:pPr>
      <w:r w:rsidRPr="00983917">
        <w:t xml:space="preserve">Number of </w:t>
      </w:r>
      <w:r w:rsidR="00B720E3" w:rsidRPr="00983917">
        <w:t xml:space="preserve">DUT’s </w:t>
      </w:r>
    </w:p>
    <w:p w14:paraId="6CE8814D" w14:textId="77777777" w:rsidR="002D6A1D" w:rsidRPr="00983917" w:rsidRDefault="002D6A1D" w:rsidP="00AA6F74">
      <w:pPr>
        <w:pStyle w:val="multilevellist"/>
        <w:jc w:val="both"/>
      </w:pPr>
      <w:r w:rsidRPr="00983917">
        <w:t>Test conditions</w:t>
      </w:r>
    </w:p>
    <w:p w14:paraId="4D59EE78" w14:textId="4BEEE51F" w:rsidR="00C87EB3" w:rsidRPr="00983917" w:rsidRDefault="002D6A1D" w:rsidP="00AA6F74">
      <w:pPr>
        <w:pStyle w:val="multilevellist"/>
        <w:jc w:val="both"/>
      </w:pPr>
      <w:r w:rsidRPr="00983917">
        <w:t>Hardware/</w:t>
      </w:r>
      <w:r w:rsidR="00B720E3" w:rsidRPr="00983917">
        <w:t>equipment</w:t>
      </w:r>
      <w:r w:rsidRPr="00983917">
        <w:t xml:space="preserve"> ch</w:t>
      </w:r>
      <w:r w:rsidR="00C87EB3" w:rsidRPr="00983917">
        <w:t>anges</w:t>
      </w:r>
    </w:p>
    <w:p w14:paraId="3121E1CB" w14:textId="77777777" w:rsidR="00C87EB3" w:rsidRPr="00983917" w:rsidRDefault="00C87EB3" w:rsidP="00AA6F74">
      <w:pPr>
        <w:pStyle w:val="multilevellist"/>
        <w:jc w:val="both"/>
      </w:pPr>
      <w:r w:rsidRPr="00983917">
        <w:t>Test facility changes</w:t>
      </w:r>
    </w:p>
    <w:p w14:paraId="20081560" w14:textId="77777777" w:rsidR="00217695" w:rsidRPr="00983917" w:rsidRDefault="00C87EB3" w:rsidP="00AA6F74">
      <w:pPr>
        <w:pStyle w:val="multilevellist"/>
        <w:jc w:val="both"/>
      </w:pPr>
      <w:r w:rsidRPr="00983917">
        <w:t>Addition or removal of tests</w:t>
      </w:r>
    </w:p>
    <w:p w14:paraId="615EAD53" w14:textId="1B7768FB" w:rsidR="00B720E3" w:rsidRPr="00983917" w:rsidRDefault="00B720E3" w:rsidP="00AA6F74">
      <w:pPr>
        <w:pStyle w:val="multilevellist"/>
        <w:jc w:val="both"/>
      </w:pPr>
      <w:r w:rsidRPr="00983917">
        <w:t xml:space="preserve">Any update </w:t>
      </w:r>
      <w:r w:rsidR="00B44811" w:rsidRPr="00983917">
        <w:t xml:space="preserve">to a test procedure that changes the test coverage or testing strategy </w:t>
      </w:r>
    </w:p>
    <w:p w14:paraId="75A52D31" w14:textId="77777777" w:rsidR="00217695" w:rsidRPr="00983917" w:rsidRDefault="00217695" w:rsidP="00AA6F74">
      <w:pPr>
        <w:pStyle w:val="multilevellist"/>
        <w:numPr>
          <w:ilvl w:val="0"/>
          <w:numId w:val="0"/>
        </w:numPr>
        <w:jc w:val="both"/>
      </w:pPr>
    </w:p>
    <w:p w14:paraId="41D9B5DE" w14:textId="4A457457" w:rsidR="004B5C5A" w:rsidRPr="00983917" w:rsidRDefault="00217695" w:rsidP="00AA6F74">
      <w:pPr>
        <w:pStyle w:val="multilevellist"/>
        <w:numPr>
          <w:ilvl w:val="0"/>
          <w:numId w:val="0"/>
        </w:numPr>
        <w:jc w:val="both"/>
      </w:pPr>
      <w:r w:rsidRPr="00983917">
        <w:t xml:space="preserve">Minor changes are kept in the </w:t>
      </w:r>
      <w:r w:rsidR="001F6373" w:rsidRPr="00983917">
        <w:t>revision</w:t>
      </w:r>
      <w:r w:rsidRPr="00983917">
        <w:t xml:space="preserve"> </w:t>
      </w:r>
      <w:r w:rsidR="00CA752E" w:rsidRPr="00983917">
        <w:t xml:space="preserve">history </w:t>
      </w:r>
      <w:r w:rsidRPr="00983917">
        <w:t>but not explicit</w:t>
      </w:r>
      <w:r w:rsidR="00541A8A" w:rsidRPr="00983917">
        <w:t>ly</w:t>
      </w:r>
      <w:r w:rsidRPr="00983917">
        <w:t xml:space="preserve"> </w:t>
      </w:r>
      <w:r w:rsidR="004B5C5A" w:rsidRPr="00983917">
        <w:t xml:space="preserve">informed to </w:t>
      </w:r>
      <w:r w:rsidR="006779ED" w:rsidRPr="00983917">
        <w:t>the customer</w:t>
      </w:r>
      <w:r w:rsidR="004B5C5A" w:rsidRPr="00983917">
        <w:t>. Th</w:t>
      </w:r>
      <w:r w:rsidR="007F2F57" w:rsidRPr="00983917">
        <w:t>ese</w:t>
      </w:r>
      <w:r w:rsidR="004B5C5A" w:rsidRPr="00983917">
        <w:t xml:space="preserve"> changes are limited to:</w:t>
      </w:r>
    </w:p>
    <w:p w14:paraId="175FFA16" w14:textId="36629B24" w:rsidR="001F6373" w:rsidRPr="00983917" w:rsidRDefault="00CA752E" w:rsidP="00AA6F74">
      <w:pPr>
        <w:pStyle w:val="multilevellist"/>
        <w:numPr>
          <w:ilvl w:val="0"/>
          <w:numId w:val="17"/>
        </w:numPr>
        <w:jc w:val="both"/>
      </w:pPr>
      <w:r w:rsidRPr="00983917">
        <w:t>Small c</w:t>
      </w:r>
      <w:r w:rsidR="004B5C5A" w:rsidRPr="00983917">
        <w:t xml:space="preserve">hanges </w:t>
      </w:r>
      <w:r w:rsidR="005E4AA4" w:rsidRPr="00983917">
        <w:t xml:space="preserve">in a </w:t>
      </w:r>
      <w:r w:rsidRPr="00983917">
        <w:t>test procedure</w:t>
      </w:r>
      <w:r w:rsidR="005E4AA4" w:rsidRPr="00983917">
        <w:t xml:space="preserve">, </w:t>
      </w:r>
      <w:r w:rsidRPr="00983917">
        <w:t>e.g.</w:t>
      </w:r>
      <w:r w:rsidR="005E4AA4" w:rsidRPr="00983917">
        <w:t xml:space="preserve"> additional SPI commands</w:t>
      </w:r>
      <w:r w:rsidRPr="00983917">
        <w:t>, increasing wait times</w:t>
      </w:r>
    </w:p>
    <w:p w14:paraId="1158FA7A" w14:textId="066C26EF" w:rsidR="00AA2FC5" w:rsidRPr="00983917" w:rsidRDefault="001F6373" w:rsidP="00AA6F74">
      <w:pPr>
        <w:pStyle w:val="multilevellist"/>
        <w:numPr>
          <w:ilvl w:val="0"/>
          <w:numId w:val="17"/>
        </w:numPr>
        <w:jc w:val="both"/>
      </w:pPr>
      <w:r w:rsidRPr="00983917">
        <w:t xml:space="preserve">Correction of typo’s </w:t>
      </w:r>
    </w:p>
    <w:p w14:paraId="697FA90A" w14:textId="7CB4A063" w:rsidR="00B036D9" w:rsidRPr="00983917" w:rsidRDefault="00AA2FC5" w:rsidP="00AA6F74">
      <w:r w:rsidRPr="00983917">
        <w:t>Any changes</w:t>
      </w:r>
      <w:r w:rsidR="00002042" w:rsidRPr="00983917">
        <w:t xml:space="preserve"> (major and minor)</w:t>
      </w:r>
      <w:r w:rsidRPr="00983917">
        <w:t xml:space="preserve"> after </w:t>
      </w:r>
      <w:r w:rsidR="00002042" w:rsidRPr="00983917">
        <w:t xml:space="preserve">the TRR meeting will </w:t>
      </w:r>
      <w:r w:rsidR="007F2F57" w:rsidRPr="00983917">
        <w:t xml:space="preserve">be </w:t>
      </w:r>
      <w:r w:rsidR="00167745" w:rsidRPr="00983917">
        <w:t xml:space="preserve">discussed with </w:t>
      </w:r>
      <w:r w:rsidR="00057E42" w:rsidRPr="00983917">
        <w:t>the customer</w:t>
      </w:r>
      <w:r w:rsidR="00B036D9" w:rsidRPr="00983917">
        <w:t xml:space="preserve">. </w:t>
      </w:r>
    </w:p>
    <w:p w14:paraId="5B912406" w14:textId="2D317CBD" w:rsidR="005D4449" w:rsidRPr="00983917" w:rsidRDefault="005D4449" w:rsidP="00BA4667"/>
    <w:p w14:paraId="797A7EAF" w14:textId="76F80B59" w:rsidR="001474A3" w:rsidRPr="00983917" w:rsidRDefault="001474A3" w:rsidP="00B41D73">
      <w:pPr>
        <w:pStyle w:val="Heading1"/>
      </w:pPr>
      <w:bookmarkStart w:id="23" w:name="_Toc131774876"/>
      <w:bookmarkStart w:id="24" w:name="_Ref188265033"/>
      <w:bookmarkStart w:id="25" w:name="_Ref190781934"/>
      <w:bookmarkStart w:id="26" w:name="_Toc211000580"/>
      <w:r w:rsidRPr="00983917">
        <w:lastRenderedPageBreak/>
        <w:t>Test strategy</w:t>
      </w:r>
      <w:bookmarkEnd w:id="23"/>
      <w:bookmarkEnd w:id="24"/>
      <w:bookmarkEnd w:id="25"/>
      <w:bookmarkEnd w:id="26"/>
      <w:r w:rsidRPr="00983917">
        <w:t xml:space="preserve"> </w:t>
      </w:r>
    </w:p>
    <w:p w14:paraId="03760A43" w14:textId="5E15ABE7" w:rsidR="00E05ADD" w:rsidRPr="00983917" w:rsidRDefault="00E05ADD" w:rsidP="00E05ADD">
      <w:r w:rsidRPr="00983917">
        <w:t xml:space="preserve">This chapter </w:t>
      </w:r>
      <w:r w:rsidR="0048530C" w:rsidRPr="00983917">
        <w:t xml:space="preserve">describes the test </w:t>
      </w:r>
      <w:r w:rsidR="00EC0718" w:rsidRPr="00983917">
        <w:t>methods</w:t>
      </w:r>
      <w:r w:rsidR="0048530C" w:rsidRPr="00983917">
        <w:t xml:space="preserve"> </w:t>
      </w:r>
      <w:r w:rsidR="00EC0718" w:rsidRPr="00983917">
        <w:t xml:space="preserve">used for the verification </w:t>
      </w:r>
      <w:r w:rsidR="001E403B" w:rsidRPr="00983917">
        <w:t xml:space="preserve">and validation of </w:t>
      </w:r>
      <w:r w:rsidR="001477FE" w:rsidRPr="00983917">
        <w:t xml:space="preserve">the </w:t>
      </w:r>
      <w:r w:rsidR="009D58B1" w:rsidRPr="00983917">
        <w:t>MAG</w:t>
      </w:r>
      <w:ins w:id="27" w:author="Jelle Van Rethy" w:date="2025-10-14T15:38:00Z" w16du:dateUtc="2025-10-14T13:38:00Z">
        <w:r w:rsidR="00AA6F74">
          <w:t>-</w:t>
        </w:r>
      </w:ins>
      <w:del w:id="28" w:author="Jelle Van Rethy" w:date="2025-10-14T15:38:00Z" w16du:dateUtc="2025-10-14T13:38:00Z">
        <w:r w:rsidR="009D58B1" w:rsidRPr="00983917" w:rsidDel="00AA6F74">
          <w:delText xml:space="preserve"> </w:delText>
        </w:r>
      </w:del>
      <w:r w:rsidR="009D58B1" w:rsidRPr="00983917">
        <w:t>VIS</w:t>
      </w:r>
      <w:ins w:id="29" w:author="Jelle Van Rethy" w:date="2025-10-14T15:38:00Z" w16du:dateUtc="2025-10-14T13:38:00Z">
        <w:r w:rsidR="005E29B8">
          <w:t>100xx-N</w:t>
        </w:r>
      </w:ins>
      <w:r w:rsidR="009D58B1" w:rsidRPr="00983917">
        <w:t xml:space="preserve"> </w:t>
      </w:r>
      <w:del w:id="30" w:author="Jelle Van Rethy" w:date="2025-10-14T15:38:00Z" w16du:dateUtc="2025-10-14T13:38:00Z">
        <w:r w:rsidR="009D58B1" w:rsidRPr="00983917" w:rsidDel="005E29B8">
          <w:delText xml:space="preserve">EVK </w:delText>
        </w:r>
      </w:del>
      <w:r w:rsidR="0037059D">
        <w:t>m</w:t>
      </w:r>
      <w:r w:rsidR="009D58B1" w:rsidRPr="00983917">
        <w:t>odules</w:t>
      </w:r>
      <w:r w:rsidR="00CB396D" w:rsidRPr="00983917">
        <w:t xml:space="preserve">. </w:t>
      </w:r>
      <w:r w:rsidR="00A5279F" w:rsidRPr="00983917">
        <w:t>The test strategy aims at maximal test coverage</w:t>
      </w:r>
      <w:r w:rsidR="00FF3FBF" w:rsidRPr="00983917">
        <w:t xml:space="preserve"> of the product</w:t>
      </w:r>
      <w:r w:rsidR="00A5279F" w:rsidRPr="00983917">
        <w:t>.</w:t>
      </w:r>
    </w:p>
    <w:p w14:paraId="353E5317" w14:textId="403C3E83" w:rsidR="00841D6B" w:rsidRPr="00983917" w:rsidRDefault="005D5D0C" w:rsidP="00E05ADD">
      <w:r w:rsidRPr="00983917">
        <w:t>Functional testing and electrical</w:t>
      </w:r>
      <w:r w:rsidR="00224087" w:rsidRPr="00983917">
        <w:t xml:space="preserve"> parametric</w:t>
      </w:r>
      <w:r w:rsidRPr="00983917">
        <w:t xml:space="preserve"> testing</w:t>
      </w:r>
      <w:r w:rsidR="00A85FB6" w:rsidRPr="00983917">
        <w:t xml:space="preserve"> of the </w:t>
      </w:r>
      <w:commentRangeStart w:id="31"/>
      <w:commentRangeStart w:id="32"/>
      <w:r w:rsidR="00A85FB6" w:rsidRPr="00983917">
        <w:t xml:space="preserve">test structures </w:t>
      </w:r>
      <w:commentRangeEnd w:id="31"/>
      <w:r w:rsidR="005E29B8" w:rsidRPr="00983917">
        <w:rPr>
          <w:rStyle w:val="CommentReference"/>
          <w:sz w:val="22"/>
        </w:rPr>
        <w:commentReference w:id="31"/>
      </w:r>
      <w:commentRangeEnd w:id="32"/>
      <w:r w:rsidR="001E2C36" w:rsidRPr="00983917">
        <w:rPr>
          <w:rStyle w:val="CommentReference"/>
          <w:sz w:val="22"/>
        </w:rPr>
        <w:commentReference w:id="32"/>
      </w:r>
      <w:r w:rsidR="00A85FB6" w:rsidRPr="00983917">
        <w:t>is</w:t>
      </w:r>
      <w:r w:rsidR="00491773" w:rsidRPr="00983917">
        <w:t xml:space="preserve"> used to </w:t>
      </w:r>
      <w:r w:rsidR="000242BB" w:rsidRPr="00983917">
        <w:t>verify</w:t>
      </w:r>
      <w:r w:rsidR="00491773" w:rsidRPr="00983917">
        <w:t xml:space="preserve"> the performance</w:t>
      </w:r>
      <w:r w:rsidR="00861BAE" w:rsidRPr="00983917">
        <w:t>.</w:t>
      </w:r>
      <w:r w:rsidR="00A85FB6" w:rsidRPr="00983917">
        <w:t xml:space="preserve"> </w:t>
      </w:r>
    </w:p>
    <w:p w14:paraId="6B5AFDD3" w14:textId="3A85456D" w:rsidR="001474A3" w:rsidRPr="00983917" w:rsidRDefault="001474A3" w:rsidP="00B41D73">
      <w:pPr>
        <w:pStyle w:val="Heading2"/>
      </w:pPr>
      <w:bookmarkStart w:id="33" w:name="_Ref121471331"/>
      <w:bookmarkStart w:id="34" w:name="_Toc131774877"/>
      <w:bookmarkStart w:id="35" w:name="_Toc211000581"/>
      <w:r w:rsidRPr="00983917">
        <w:t>Test</w:t>
      </w:r>
      <w:r w:rsidR="00ED1461" w:rsidRPr="00983917">
        <w:t xml:space="preserve"> conditions</w:t>
      </w:r>
      <w:bookmarkEnd w:id="33"/>
      <w:bookmarkEnd w:id="34"/>
      <w:bookmarkEnd w:id="35"/>
    </w:p>
    <w:p w14:paraId="26459C77" w14:textId="4EA9DBF8" w:rsidR="005C39DE" w:rsidRPr="00983917" w:rsidRDefault="005C39DE" w:rsidP="001474A3">
      <w:r w:rsidRPr="00983917">
        <w:t xml:space="preserve">During </w:t>
      </w:r>
      <w:r w:rsidR="00CF62A9" w:rsidRPr="00983917">
        <w:t>functional verification</w:t>
      </w:r>
      <w:r w:rsidR="000D0F9B">
        <w:t xml:space="preserve"> </w:t>
      </w:r>
      <w:r w:rsidRPr="00983917">
        <w:t>test</w:t>
      </w:r>
      <w:r w:rsidR="00CF62A9" w:rsidRPr="00983917">
        <w:t>ing</w:t>
      </w:r>
      <w:r w:rsidRPr="00983917">
        <w:t xml:space="preserve"> the </w:t>
      </w:r>
      <w:r w:rsidR="003765E2" w:rsidRPr="00983917">
        <w:t>temperature and supply voltage of the DUT</w:t>
      </w:r>
      <w:del w:id="36" w:author="Jelle Van Rethy" w:date="2025-10-14T15:39:00Z" w16du:dateUtc="2025-10-14T13:39:00Z">
        <w:r w:rsidR="003765E2" w:rsidRPr="00983917" w:rsidDel="005E29B8">
          <w:delText>’</w:delText>
        </w:r>
      </w:del>
      <w:r w:rsidR="003765E2" w:rsidRPr="00983917">
        <w:t xml:space="preserve">s will be varied to </w:t>
      </w:r>
      <w:r w:rsidR="00F566E6" w:rsidRPr="00983917">
        <w:t xml:space="preserve">validate the </w:t>
      </w:r>
      <w:del w:id="37" w:author="Jelle Van Rethy" w:date="2025-10-14T15:39:00Z" w16du:dateUtc="2025-10-14T13:39:00Z">
        <w:r w:rsidR="002E39BA" w:rsidRPr="00983917" w:rsidDel="005E29B8">
          <w:delText>EVK</w:delText>
        </w:r>
        <w:r w:rsidR="00E97245" w:rsidRPr="00983917" w:rsidDel="005E29B8">
          <w:delText xml:space="preserve"> </w:delText>
        </w:r>
      </w:del>
      <w:r w:rsidR="00E97245" w:rsidRPr="00983917">
        <w:t>module</w:t>
      </w:r>
      <w:r w:rsidR="00F566E6" w:rsidRPr="00983917">
        <w:t xml:space="preserve"> specifications over</w:t>
      </w:r>
      <w:r w:rsidR="003765E2" w:rsidRPr="00983917">
        <w:t xml:space="preserve"> the </w:t>
      </w:r>
      <w:r w:rsidR="006E12ED" w:rsidRPr="00983917">
        <w:t xml:space="preserve">defined </w:t>
      </w:r>
      <w:r w:rsidR="00B94EB7" w:rsidRPr="00983917">
        <w:t>operating conditions</w:t>
      </w:r>
      <w:r w:rsidR="00F566E6" w:rsidRPr="00983917">
        <w:t>.</w:t>
      </w:r>
      <w:r w:rsidR="006E12ED" w:rsidRPr="00983917">
        <w:t xml:space="preserve"> </w:t>
      </w:r>
      <w:r w:rsidR="00875E38" w:rsidRPr="00983917">
        <w:t xml:space="preserve">The conditions listed in this section are the minimal set of conditions that will be tested. If additional </w:t>
      </w:r>
      <w:r w:rsidR="008105E3" w:rsidRPr="00983917">
        <w:t>test conditions are neede</w:t>
      </w:r>
      <w:r w:rsidR="00C301F6" w:rsidRPr="00983917">
        <w:t>d</w:t>
      </w:r>
      <w:r w:rsidR="008105E3" w:rsidRPr="00983917">
        <w:t xml:space="preserve"> to validate </w:t>
      </w:r>
      <w:r w:rsidR="00C369CF" w:rsidRPr="00983917">
        <w:t>certain parameters, then they are explicit</w:t>
      </w:r>
      <w:r w:rsidR="00B65409" w:rsidRPr="00983917">
        <w:t>ly</w:t>
      </w:r>
      <w:r w:rsidR="00C369CF" w:rsidRPr="00983917">
        <w:t xml:space="preserve"> mentioned in the test procedure. </w:t>
      </w:r>
    </w:p>
    <w:p w14:paraId="1CC88A68" w14:textId="6F723225" w:rsidR="001474A3" w:rsidRPr="00983917" w:rsidRDefault="001474A3" w:rsidP="001474A3">
      <w:r w:rsidRPr="00983917">
        <w:t>Temperature</w:t>
      </w:r>
      <w:r w:rsidR="00C70EBE" w:rsidRPr="00983917">
        <w:t xml:space="preserve"> </w:t>
      </w:r>
      <w:r w:rsidR="004F4CC6" w:rsidRPr="00983917">
        <w:t xml:space="preserve">conditions are mentioned in this document with </w:t>
      </w:r>
      <w:r w:rsidR="00E7324F" w:rsidRPr="00983917">
        <w:t>following</w:t>
      </w:r>
      <w:r w:rsidRPr="00983917">
        <w:t xml:space="preserve"> codes:</w:t>
      </w:r>
    </w:p>
    <w:p w14:paraId="547269E8" w14:textId="3FE09DFF" w:rsidR="001474A3" w:rsidRPr="00983917" w:rsidRDefault="001474A3" w:rsidP="00A1193D">
      <w:pPr>
        <w:pStyle w:val="ListParagraph"/>
        <w:numPr>
          <w:ilvl w:val="0"/>
          <w:numId w:val="13"/>
        </w:numPr>
      </w:pPr>
      <w:r w:rsidRPr="00983917">
        <w:t>RT = room temperature = 25</w:t>
      </w:r>
      <w:r w:rsidRPr="00983917">
        <w:rPr>
          <w:rFonts w:cstheme="minorHAnsi"/>
        </w:rPr>
        <w:t>°</w:t>
      </w:r>
      <w:r w:rsidRPr="00983917">
        <w:t xml:space="preserve">C +/- </w:t>
      </w:r>
      <w:r w:rsidR="00656F42" w:rsidRPr="00983917">
        <w:t>5</w:t>
      </w:r>
      <w:r w:rsidRPr="00983917">
        <w:rPr>
          <w:rFonts w:cstheme="minorHAnsi"/>
        </w:rPr>
        <w:t>°</w:t>
      </w:r>
      <w:r w:rsidRPr="00983917">
        <w:t>C</w:t>
      </w:r>
    </w:p>
    <w:p w14:paraId="4455D6FA" w14:textId="0B25CF30" w:rsidR="001474A3" w:rsidRPr="00983917" w:rsidRDefault="001474A3" w:rsidP="00A1193D">
      <w:pPr>
        <w:pStyle w:val="ListParagraph"/>
        <w:numPr>
          <w:ilvl w:val="0"/>
          <w:numId w:val="13"/>
        </w:numPr>
      </w:pPr>
      <w:r w:rsidRPr="00983917">
        <w:t xml:space="preserve">CT = cold temperature = </w:t>
      </w:r>
      <w:r w:rsidR="00E45269" w:rsidRPr="00983917">
        <w:t>0</w:t>
      </w:r>
      <w:r w:rsidRPr="00983917">
        <w:rPr>
          <w:rFonts w:cstheme="minorHAnsi"/>
        </w:rPr>
        <w:t>°</w:t>
      </w:r>
      <w:r w:rsidRPr="00983917">
        <w:t xml:space="preserve">C </w:t>
      </w:r>
      <w:commentRangeStart w:id="38"/>
      <w:commentRangeStart w:id="39"/>
      <w:r w:rsidRPr="00983917">
        <w:t>+/- 5</w:t>
      </w:r>
      <w:r w:rsidRPr="00983917">
        <w:rPr>
          <w:rFonts w:cstheme="minorHAnsi"/>
        </w:rPr>
        <w:t>°</w:t>
      </w:r>
      <w:r w:rsidRPr="00983917">
        <w:t>C</w:t>
      </w:r>
      <w:commentRangeEnd w:id="38"/>
      <w:r w:rsidR="006D659E" w:rsidRPr="00983917">
        <w:rPr>
          <w:rStyle w:val="CommentReference"/>
          <w:sz w:val="22"/>
        </w:rPr>
        <w:commentReference w:id="38"/>
      </w:r>
      <w:commentRangeEnd w:id="39"/>
      <w:r w:rsidR="00EE4E63" w:rsidRPr="00983917">
        <w:rPr>
          <w:rStyle w:val="CommentReference"/>
          <w:sz w:val="22"/>
        </w:rPr>
        <w:commentReference w:id="39"/>
      </w:r>
    </w:p>
    <w:p w14:paraId="2C250BAA" w14:textId="04AD70C1" w:rsidR="001474A3" w:rsidRPr="00983917" w:rsidRDefault="001474A3" w:rsidP="00A1193D">
      <w:pPr>
        <w:pStyle w:val="ListParagraph"/>
        <w:numPr>
          <w:ilvl w:val="0"/>
          <w:numId w:val="13"/>
        </w:numPr>
      </w:pPr>
      <w:r w:rsidRPr="00983917">
        <w:t xml:space="preserve">HT = hot temperature = </w:t>
      </w:r>
      <w:r w:rsidR="00BD3DF3" w:rsidRPr="00983917">
        <w:t>55</w:t>
      </w:r>
      <w:r w:rsidRPr="00983917">
        <w:rPr>
          <w:rFonts w:cstheme="minorHAnsi"/>
        </w:rPr>
        <w:t>°</w:t>
      </w:r>
      <w:r w:rsidRPr="00983917">
        <w:t>C +/- 5</w:t>
      </w:r>
      <w:r w:rsidRPr="00983917">
        <w:rPr>
          <w:rFonts w:cstheme="minorHAnsi"/>
        </w:rPr>
        <w:t>°</w:t>
      </w:r>
      <w:r w:rsidRPr="00983917">
        <w:t>C</w:t>
      </w:r>
    </w:p>
    <w:p w14:paraId="243D403E" w14:textId="7E57C70A" w:rsidR="001474A3" w:rsidRPr="00983917" w:rsidRDefault="001474A3" w:rsidP="001474A3">
      <w:r w:rsidRPr="00983917">
        <w:t xml:space="preserve">Supply voltage </w:t>
      </w:r>
      <w:r w:rsidR="008C60BF" w:rsidRPr="00983917">
        <w:t xml:space="preserve">conditions are defined in the </w:t>
      </w:r>
      <w:r w:rsidR="005C2743" w:rsidRPr="00983917">
        <w:t>table below</w:t>
      </w:r>
      <w:r w:rsidRPr="00983917">
        <w:t>:</w:t>
      </w:r>
    </w:p>
    <w:p w14:paraId="72540E48" w14:textId="2E700971" w:rsidR="00482578" w:rsidRPr="00983917" w:rsidRDefault="00482578" w:rsidP="00482578">
      <w:pPr>
        <w:pStyle w:val="Caption"/>
        <w:keepNext/>
        <w:ind w:left="360"/>
      </w:pPr>
      <w:bookmarkStart w:id="40" w:name="_Ref189216569"/>
      <w:bookmarkStart w:id="41" w:name="_Toc131774967"/>
      <w:bookmarkStart w:id="42" w:name="_Toc211000615"/>
      <w:r w:rsidRPr="00983917">
        <w:t xml:space="preserve">Table </w:t>
      </w:r>
      <w:r w:rsidRPr="00983917">
        <w:fldChar w:fldCharType="begin"/>
      </w:r>
      <w:r w:rsidRPr="00983917">
        <w:instrText xml:space="preserve"> SEQ Table \* ARABIC </w:instrText>
      </w:r>
      <w:r w:rsidRPr="00983917">
        <w:fldChar w:fldCharType="separate"/>
      </w:r>
      <w:r w:rsidR="0014032D">
        <w:rPr>
          <w:noProof/>
        </w:rPr>
        <w:t>1</w:t>
      </w:r>
      <w:r w:rsidRPr="00983917">
        <w:fldChar w:fldCharType="end"/>
      </w:r>
      <w:bookmarkEnd w:id="40"/>
      <w:r w:rsidRPr="00983917">
        <w:t>: Supply voltage conditions</w:t>
      </w:r>
      <w:bookmarkEnd w:id="41"/>
      <w:bookmarkEnd w:id="42"/>
    </w:p>
    <w:tbl>
      <w:tblPr>
        <w:tblStyle w:val="GridTable4-Accent3"/>
        <w:tblW w:w="5000" w:type="pct"/>
        <w:tblLook w:val="04A0" w:firstRow="1" w:lastRow="0" w:firstColumn="1" w:lastColumn="0" w:noHBand="0" w:noVBand="1"/>
      </w:tblPr>
      <w:tblGrid>
        <w:gridCol w:w="2242"/>
        <w:gridCol w:w="1577"/>
        <w:gridCol w:w="1575"/>
        <w:gridCol w:w="1575"/>
        <w:gridCol w:w="2660"/>
      </w:tblGrid>
      <w:tr w:rsidR="0010392B" w:rsidRPr="00983917" w14:paraId="00C9DD4F" w14:textId="77777777" w:rsidTr="004561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pct"/>
            <w:shd w:val="clear" w:color="auto" w:fill="514E4E" w:themeFill="accent3" w:themeFillShade="BF"/>
          </w:tcPr>
          <w:p w14:paraId="1DB4D68C" w14:textId="3A71BDC9" w:rsidR="00482578" w:rsidRPr="00983917" w:rsidRDefault="00482578" w:rsidP="005C2743">
            <w:pPr>
              <w:pStyle w:val="Table-small"/>
            </w:pPr>
            <w:r w:rsidRPr="00983917">
              <w:t>Supply</w:t>
            </w:r>
            <w:r w:rsidR="003046C6" w:rsidRPr="00983917">
              <w:t xml:space="preserve"> level</w:t>
            </w:r>
          </w:p>
        </w:tc>
        <w:tc>
          <w:tcPr>
            <w:tcW w:w="819" w:type="pct"/>
            <w:shd w:val="clear" w:color="auto" w:fill="514E4E" w:themeFill="accent3" w:themeFillShade="BF"/>
          </w:tcPr>
          <w:p w14:paraId="3D976C09" w14:textId="1A57F364" w:rsidR="00482578" w:rsidRPr="00983917" w:rsidRDefault="00482578" w:rsidP="005C2743">
            <w:pPr>
              <w:pStyle w:val="Table-small"/>
              <w:cnfStyle w:val="100000000000" w:firstRow="1" w:lastRow="0" w:firstColumn="0" w:lastColumn="0" w:oddVBand="0" w:evenVBand="0" w:oddHBand="0" w:evenHBand="0" w:firstRowFirstColumn="0" w:firstRowLastColumn="0" w:lastRowFirstColumn="0" w:lastRowLastColumn="0"/>
            </w:pPr>
            <w:r w:rsidRPr="00983917">
              <w:t>Min</w:t>
            </w:r>
            <w:r w:rsidR="00A44047" w:rsidRPr="00983917">
              <w:t>imal</w:t>
            </w:r>
          </w:p>
        </w:tc>
        <w:tc>
          <w:tcPr>
            <w:tcW w:w="818" w:type="pct"/>
            <w:shd w:val="clear" w:color="auto" w:fill="514E4E" w:themeFill="accent3" w:themeFillShade="BF"/>
          </w:tcPr>
          <w:p w14:paraId="7518716E" w14:textId="54BAC420" w:rsidR="00482578" w:rsidRPr="00983917" w:rsidRDefault="00A44047" w:rsidP="005C2743">
            <w:pPr>
              <w:pStyle w:val="Table-small"/>
              <w:cnfStyle w:val="100000000000" w:firstRow="1" w:lastRow="0" w:firstColumn="0" w:lastColumn="0" w:oddVBand="0" w:evenVBand="0" w:oddHBand="0" w:evenHBand="0" w:firstRowFirstColumn="0" w:firstRowLastColumn="0" w:lastRowFirstColumn="0" w:lastRowLastColumn="0"/>
            </w:pPr>
            <w:r w:rsidRPr="00983917">
              <w:t>Nom</w:t>
            </w:r>
            <w:r w:rsidR="0024060E" w:rsidRPr="00983917">
              <w:t>inal</w:t>
            </w:r>
          </w:p>
        </w:tc>
        <w:tc>
          <w:tcPr>
            <w:tcW w:w="818" w:type="pct"/>
            <w:shd w:val="clear" w:color="auto" w:fill="514E4E" w:themeFill="accent3" w:themeFillShade="BF"/>
          </w:tcPr>
          <w:p w14:paraId="45C472D6" w14:textId="6144A1ED" w:rsidR="00482578" w:rsidRPr="00983917" w:rsidRDefault="00482578" w:rsidP="005C2743">
            <w:pPr>
              <w:pStyle w:val="Table-small"/>
              <w:cnfStyle w:val="100000000000" w:firstRow="1" w:lastRow="0" w:firstColumn="0" w:lastColumn="0" w:oddVBand="0" w:evenVBand="0" w:oddHBand="0" w:evenHBand="0" w:firstRowFirstColumn="0" w:firstRowLastColumn="0" w:lastRowFirstColumn="0" w:lastRowLastColumn="0"/>
            </w:pPr>
            <w:r w:rsidRPr="00983917">
              <w:t>Max</w:t>
            </w:r>
            <w:r w:rsidR="0024060E" w:rsidRPr="00983917">
              <w:t>imal</w:t>
            </w:r>
          </w:p>
        </w:tc>
        <w:tc>
          <w:tcPr>
            <w:tcW w:w="1381" w:type="pct"/>
            <w:shd w:val="clear" w:color="auto" w:fill="514E4E" w:themeFill="accent3" w:themeFillShade="BF"/>
          </w:tcPr>
          <w:p w14:paraId="1C76488C" w14:textId="77777777" w:rsidR="00482578" w:rsidRPr="00983917" w:rsidRDefault="00482578" w:rsidP="005C2743">
            <w:pPr>
              <w:pStyle w:val="Table-small"/>
              <w:cnfStyle w:val="100000000000" w:firstRow="1" w:lastRow="0" w:firstColumn="0" w:lastColumn="0" w:oddVBand="0" w:evenVBand="0" w:oddHBand="0" w:evenHBand="0" w:firstRowFirstColumn="0" w:firstRowLastColumn="0" w:lastRowFirstColumn="0" w:lastRowLastColumn="0"/>
            </w:pPr>
            <w:r w:rsidRPr="00983917">
              <w:t>Comments</w:t>
            </w:r>
          </w:p>
        </w:tc>
      </w:tr>
      <w:tr w:rsidR="0010392B" w:rsidRPr="00983917" w14:paraId="49E2E899" w14:textId="77777777" w:rsidTr="00456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pct"/>
          </w:tcPr>
          <w:p w14:paraId="6D2CC999" w14:textId="6A18FFC8" w:rsidR="00482578" w:rsidRPr="00983917" w:rsidRDefault="0045616B" w:rsidP="005C2743">
            <w:pPr>
              <w:pStyle w:val="Table-small"/>
            </w:pPr>
            <w:r w:rsidRPr="00983917">
              <w:t>V</w:t>
            </w:r>
            <w:r w:rsidR="002B1CC4" w:rsidRPr="00983917">
              <w:t>DD_IN</w:t>
            </w:r>
            <w:r w:rsidRPr="00983917">
              <w:t> </w:t>
            </w:r>
          </w:p>
        </w:tc>
        <w:tc>
          <w:tcPr>
            <w:tcW w:w="819" w:type="pct"/>
          </w:tcPr>
          <w:p w14:paraId="6A3EEE70" w14:textId="26ECB121" w:rsidR="00482578" w:rsidRPr="00983917" w:rsidRDefault="002B78B7" w:rsidP="005C2743">
            <w:pPr>
              <w:pStyle w:val="Table-small"/>
              <w:cnfStyle w:val="000000100000" w:firstRow="0" w:lastRow="0" w:firstColumn="0" w:lastColumn="0" w:oddVBand="0" w:evenVBand="0" w:oddHBand="1" w:evenHBand="0" w:firstRowFirstColumn="0" w:firstRowLastColumn="0" w:lastRowFirstColumn="0" w:lastRowLastColumn="0"/>
            </w:pPr>
            <w:commentRangeStart w:id="43"/>
            <w:commentRangeStart w:id="44"/>
            <w:r w:rsidRPr="00983917">
              <w:t>6</w:t>
            </w:r>
            <w:r w:rsidR="005C2743" w:rsidRPr="00983917">
              <w:t>V</w:t>
            </w:r>
          </w:p>
        </w:tc>
        <w:tc>
          <w:tcPr>
            <w:tcW w:w="818" w:type="pct"/>
          </w:tcPr>
          <w:p w14:paraId="0B4E2245" w14:textId="3F77D654" w:rsidR="00482578" w:rsidRPr="00983917" w:rsidRDefault="002B78B7" w:rsidP="005C2743">
            <w:pPr>
              <w:pStyle w:val="Table-small"/>
              <w:cnfStyle w:val="000000100000" w:firstRow="0" w:lastRow="0" w:firstColumn="0" w:lastColumn="0" w:oddVBand="0" w:evenVBand="0" w:oddHBand="1" w:evenHBand="0" w:firstRowFirstColumn="0" w:firstRowLastColumn="0" w:lastRowFirstColumn="0" w:lastRowLastColumn="0"/>
            </w:pPr>
            <w:r w:rsidRPr="00983917">
              <w:t>9</w:t>
            </w:r>
            <w:r w:rsidR="0000523A" w:rsidRPr="00983917">
              <w:t>V</w:t>
            </w:r>
          </w:p>
        </w:tc>
        <w:tc>
          <w:tcPr>
            <w:tcW w:w="818" w:type="pct"/>
          </w:tcPr>
          <w:p w14:paraId="4F8573E7" w14:textId="295A02AF" w:rsidR="00482578" w:rsidRPr="00983917" w:rsidRDefault="002B78B7" w:rsidP="005C2743">
            <w:pPr>
              <w:pStyle w:val="Table-small"/>
              <w:cnfStyle w:val="000000100000" w:firstRow="0" w:lastRow="0" w:firstColumn="0" w:lastColumn="0" w:oddVBand="0" w:evenVBand="0" w:oddHBand="1" w:evenHBand="0" w:firstRowFirstColumn="0" w:firstRowLastColumn="0" w:lastRowFirstColumn="0" w:lastRowLastColumn="0"/>
            </w:pPr>
            <w:r w:rsidRPr="00983917">
              <w:t>12</w:t>
            </w:r>
            <w:r w:rsidR="005C2743" w:rsidRPr="00983917">
              <w:t>V</w:t>
            </w:r>
            <w:commentRangeEnd w:id="43"/>
            <w:r w:rsidR="000F2B1A" w:rsidRPr="00983917">
              <w:rPr>
                <w:rStyle w:val="CommentReference"/>
                <w:sz w:val="20"/>
              </w:rPr>
              <w:commentReference w:id="43"/>
            </w:r>
            <w:commentRangeEnd w:id="44"/>
            <w:r w:rsidR="006A43AC" w:rsidRPr="00983917">
              <w:rPr>
                <w:rStyle w:val="CommentReference"/>
                <w:sz w:val="20"/>
              </w:rPr>
              <w:commentReference w:id="44"/>
            </w:r>
          </w:p>
        </w:tc>
        <w:tc>
          <w:tcPr>
            <w:tcW w:w="1381" w:type="pct"/>
          </w:tcPr>
          <w:p w14:paraId="4DBC3FA8" w14:textId="77777777" w:rsidR="00482578" w:rsidRPr="00983917" w:rsidRDefault="00482578" w:rsidP="005C2743">
            <w:pPr>
              <w:pStyle w:val="Table-small"/>
              <w:cnfStyle w:val="000000100000" w:firstRow="0" w:lastRow="0" w:firstColumn="0" w:lastColumn="0" w:oddVBand="0" w:evenVBand="0" w:oddHBand="1" w:evenHBand="0" w:firstRowFirstColumn="0" w:firstRowLastColumn="0" w:lastRowFirstColumn="0" w:lastRowLastColumn="0"/>
            </w:pPr>
          </w:p>
        </w:tc>
      </w:tr>
    </w:tbl>
    <w:p w14:paraId="695FFF21" w14:textId="77777777" w:rsidR="009B53E8" w:rsidRPr="00983917" w:rsidRDefault="009B53E8" w:rsidP="003D376A"/>
    <w:p w14:paraId="310C8935" w14:textId="223A6D42" w:rsidR="00C276C5" w:rsidRPr="00983917" w:rsidRDefault="00C276C5" w:rsidP="003D376A">
      <w:r w:rsidRPr="00983917">
        <w:t xml:space="preserve">The different </w:t>
      </w:r>
      <w:r w:rsidR="009B53E8" w:rsidRPr="00983917">
        <w:t>imager modes are defined in the table below</w:t>
      </w:r>
      <w:r w:rsidR="00BF3735">
        <w:t xml:space="preserve">. </w:t>
      </w:r>
      <w:r w:rsidR="00683661">
        <w:t>The default imager mode is FHD10 unless otherwise specified.</w:t>
      </w:r>
    </w:p>
    <w:p w14:paraId="307373B6" w14:textId="07C0A313" w:rsidR="00C276C5" w:rsidRPr="00983917" w:rsidRDefault="00C276C5" w:rsidP="00C276C5">
      <w:pPr>
        <w:pStyle w:val="Caption"/>
        <w:keepNext/>
      </w:pPr>
      <w:bookmarkStart w:id="45" w:name="_Ref210893375"/>
      <w:bookmarkStart w:id="46" w:name="_Toc211000616"/>
      <w:r w:rsidRPr="00983917">
        <w:t xml:space="preserve">Table </w:t>
      </w:r>
      <w:r w:rsidRPr="00983917">
        <w:fldChar w:fldCharType="begin"/>
      </w:r>
      <w:r w:rsidRPr="00983917">
        <w:instrText xml:space="preserve"> SEQ Table \* ARABIC </w:instrText>
      </w:r>
      <w:r w:rsidRPr="00983917">
        <w:fldChar w:fldCharType="separate"/>
      </w:r>
      <w:r w:rsidR="0014032D">
        <w:rPr>
          <w:noProof/>
        </w:rPr>
        <w:t>2</w:t>
      </w:r>
      <w:r w:rsidRPr="00983917">
        <w:fldChar w:fldCharType="end"/>
      </w:r>
      <w:bookmarkEnd w:id="45"/>
      <w:commentRangeStart w:id="47"/>
      <w:commentRangeStart w:id="48"/>
      <w:commentRangeStart w:id="49"/>
      <w:r w:rsidRPr="00983917">
        <w:t>: Imager modes</w:t>
      </w:r>
      <w:bookmarkEnd w:id="46"/>
      <w:commentRangeEnd w:id="47"/>
      <w:r w:rsidR="0097352A" w:rsidRPr="00983917">
        <w:rPr>
          <w:rStyle w:val="CommentReference"/>
          <w:sz w:val="20"/>
          <w:szCs w:val="20"/>
        </w:rPr>
        <w:commentReference w:id="47"/>
      </w:r>
      <w:commentRangeEnd w:id="48"/>
      <w:r w:rsidR="001604F9" w:rsidRPr="00983917">
        <w:rPr>
          <w:rStyle w:val="CommentReference"/>
          <w:sz w:val="20"/>
          <w:szCs w:val="20"/>
        </w:rPr>
        <w:commentReference w:id="48"/>
      </w:r>
      <w:commentRangeEnd w:id="49"/>
      <w:r w:rsidR="000F7A81" w:rsidRPr="00983917">
        <w:rPr>
          <w:rStyle w:val="CommentReference"/>
          <w:sz w:val="20"/>
          <w:szCs w:val="20"/>
        </w:rPr>
        <w:commentReference w:id="49"/>
      </w:r>
    </w:p>
    <w:tbl>
      <w:tblPr>
        <w:tblStyle w:val="TableGrid"/>
        <w:tblW w:w="0" w:type="auto"/>
        <w:jc w:val="center"/>
        <w:tblLook w:val="04A0" w:firstRow="1" w:lastRow="0" w:firstColumn="1" w:lastColumn="0" w:noHBand="0" w:noVBand="1"/>
      </w:tblPr>
      <w:tblGrid>
        <w:gridCol w:w="2407"/>
        <w:gridCol w:w="2407"/>
        <w:gridCol w:w="2407"/>
        <w:gridCol w:w="2408"/>
      </w:tblGrid>
      <w:tr w:rsidR="001E0489" w:rsidRPr="00983917" w14:paraId="18E6DAD4" w14:textId="77777777" w:rsidTr="00A1193D">
        <w:trPr>
          <w:jc w:val="center"/>
        </w:trPr>
        <w:tc>
          <w:tcPr>
            <w:tcW w:w="2407" w:type="dxa"/>
            <w:shd w:val="clear" w:color="auto" w:fill="514E4E" w:themeFill="text1" w:themeFillShade="BF"/>
            <w:vAlign w:val="center"/>
          </w:tcPr>
          <w:p w14:paraId="17A5D92B" w14:textId="25ED0547" w:rsidR="001E0489" w:rsidRPr="00983917" w:rsidRDefault="00995DF1" w:rsidP="001B5987">
            <w:pPr>
              <w:pStyle w:val="Table-small"/>
              <w:jc w:val="center"/>
              <w:rPr>
                <w:b/>
                <w:bCs/>
                <w:color w:val="FFFFFF" w:themeColor="background1"/>
              </w:rPr>
            </w:pPr>
            <w:r w:rsidRPr="00983917">
              <w:rPr>
                <w:b/>
                <w:bCs/>
                <w:color w:val="FFFFFF" w:themeColor="background1"/>
              </w:rPr>
              <w:t>Imager mode</w:t>
            </w:r>
          </w:p>
        </w:tc>
        <w:tc>
          <w:tcPr>
            <w:tcW w:w="2407" w:type="dxa"/>
            <w:shd w:val="clear" w:color="auto" w:fill="514E4E" w:themeFill="text1" w:themeFillShade="BF"/>
            <w:vAlign w:val="center"/>
          </w:tcPr>
          <w:p w14:paraId="5089137F" w14:textId="6C277B75" w:rsidR="001E0489" w:rsidRPr="00983917" w:rsidRDefault="00995DF1" w:rsidP="001B5987">
            <w:pPr>
              <w:pStyle w:val="Table-small"/>
              <w:jc w:val="center"/>
              <w:rPr>
                <w:b/>
                <w:bCs/>
                <w:color w:val="FFFFFF" w:themeColor="background1"/>
              </w:rPr>
            </w:pPr>
            <w:r w:rsidRPr="00983917">
              <w:rPr>
                <w:b/>
                <w:bCs/>
                <w:color w:val="FFFFFF" w:themeColor="background1"/>
              </w:rPr>
              <w:t>FPS</w:t>
            </w:r>
          </w:p>
        </w:tc>
        <w:tc>
          <w:tcPr>
            <w:tcW w:w="2407" w:type="dxa"/>
            <w:shd w:val="clear" w:color="auto" w:fill="514E4E" w:themeFill="text1" w:themeFillShade="BF"/>
            <w:vAlign w:val="center"/>
          </w:tcPr>
          <w:p w14:paraId="35BDD6EA" w14:textId="285238E7" w:rsidR="001E0489" w:rsidRPr="00983917" w:rsidRDefault="00995DF1" w:rsidP="001B5987">
            <w:pPr>
              <w:pStyle w:val="Table-small"/>
              <w:jc w:val="center"/>
              <w:rPr>
                <w:b/>
                <w:bCs/>
                <w:color w:val="FFFFFF" w:themeColor="background1"/>
              </w:rPr>
            </w:pPr>
            <w:r w:rsidRPr="00983917">
              <w:rPr>
                <w:b/>
                <w:bCs/>
                <w:color w:val="FFFFFF" w:themeColor="background1"/>
              </w:rPr>
              <w:t>Image size height</w:t>
            </w:r>
          </w:p>
        </w:tc>
        <w:tc>
          <w:tcPr>
            <w:tcW w:w="2408" w:type="dxa"/>
            <w:shd w:val="clear" w:color="auto" w:fill="514E4E" w:themeFill="text1" w:themeFillShade="BF"/>
            <w:vAlign w:val="center"/>
          </w:tcPr>
          <w:p w14:paraId="4EEA9870" w14:textId="244DAC0D" w:rsidR="001E0489" w:rsidRPr="00983917" w:rsidRDefault="00995DF1" w:rsidP="001B5987">
            <w:pPr>
              <w:pStyle w:val="Table-small"/>
              <w:jc w:val="center"/>
              <w:rPr>
                <w:b/>
                <w:bCs/>
                <w:color w:val="FFFFFF" w:themeColor="background1"/>
              </w:rPr>
            </w:pPr>
            <w:r w:rsidRPr="00983917">
              <w:rPr>
                <w:b/>
                <w:bCs/>
                <w:color w:val="FFFFFF" w:themeColor="background1"/>
              </w:rPr>
              <w:t>Image size width</w:t>
            </w:r>
          </w:p>
        </w:tc>
      </w:tr>
      <w:tr w:rsidR="001E0489" w:rsidRPr="00983917" w14:paraId="5230DD80" w14:textId="77777777" w:rsidTr="001B5987">
        <w:trPr>
          <w:jc w:val="center"/>
        </w:trPr>
        <w:tc>
          <w:tcPr>
            <w:tcW w:w="2407" w:type="dxa"/>
            <w:vAlign w:val="center"/>
          </w:tcPr>
          <w:p w14:paraId="6B65BE32" w14:textId="75BD4FAE" w:rsidR="001E0489" w:rsidRPr="00983917" w:rsidRDefault="00B27D70" w:rsidP="001B5987">
            <w:pPr>
              <w:pStyle w:val="Table-small"/>
              <w:jc w:val="center"/>
              <w:rPr>
                <w:b/>
                <w:bCs/>
              </w:rPr>
            </w:pPr>
            <w:r w:rsidRPr="00983917">
              <w:rPr>
                <w:b/>
                <w:bCs/>
              </w:rPr>
              <w:t>FHD10</w:t>
            </w:r>
          </w:p>
        </w:tc>
        <w:tc>
          <w:tcPr>
            <w:tcW w:w="2407" w:type="dxa"/>
            <w:vAlign w:val="center"/>
          </w:tcPr>
          <w:p w14:paraId="393E736F" w14:textId="6B91E6FD" w:rsidR="001E0489" w:rsidRPr="00983917" w:rsidRDefault="00B27D70" w:rsidP="001B5987">
            <w:pPr>
              <w:pStyle w:val="Table-small"/>
              <w:jc w:val="center"/>
            </w:pPr>
            <w:r w:rsidRPr="00983917">
              <w:t>10</w:t>
            </w:r>
          </w:p>
        </w:tc>
        <w:tc>
          <w:tcPr>
            <w:tcW w:w="2407" w:type="dxa"/>
            <w:vAlign w:val="center"/>
          </w:tcPr>
          <w:p w14:paraId="2BDF3920" w14:textId="4098CC2B" w:rsidR="001E0489" w:rsidRPr="00983917" w:rsidRDefault="00B27D70" w:rsidP="001B5987">
            <w:pPr>
              <w:pStyle w:val="Table-small"/>
              <w:jc w:val="center"/>
            </w:pPr>
            <w:r w:rsidRPr="00983917">
              <w:t>1080</w:t>
            </w:r>
          </w:p>
        </w:tc>
        <w:tc>
          <w:tcPr>
            <w:tcW w:w="2408" w:type="dxa"/>
            <w:vAlign w:val="center"/>
          </w:tcPr>
          <w:p w14:paraId="2D9F4543" w14:textId="340A45FA" w:rsidR="001E0489" w:rsidRPr="00983917" w:rsidRDefault="00B27D70" w:rsidP="001B5987">
            <w:pPr>
              <w:pStyle w:val="Table-small"/>
              <w:jc w:val="center"/>
            </w:pPr>
            <w:r w:rsidRPr="00983917">
              <w:t>1920</w:t>
            </w:r>
          </w:p>
        </w:tc>
      </w:tr>
      <w:tr w:rsidR="001E0489" w:rsidRPr="00983917" w14:paraId="5DC62227" w14:textId="77777777" w:rsidTr="001B5987">
        <w:trPr>
          <w:jc w:val="center"/>
        </w:trPr>
        <w:tc>
          <w:tcPr>
            <w:tcW w:w="2407" w:type="dxa"/>
            <w:vAlign w:val="center"/>
          </w:tcPr>
          <w:p w14:paraId="37AE6040" w14:textId="33AD7D68" w:rsidR="001E0489" w:rsidRPr="00983917" w:rsidRDefault="00B27D70" w:rsidP="001B5987">
            <w:pPr>
              <w:pStyle w:val="Table-small"/>
              <w:jc w:val="center"/>
              <w:rPr>
                <w:b/>
                <w:bCs/>
              </w:rPr>
            </w:pPr>
            <w:r w:rsidRPr="00983917">
              <w:rPr>
                <w:b/>
                <w:bCs/>
              </w:rPr>
              <w:t>FHD30</w:t>
            </w:r>
          </w:p>
        </w:tc>
        <w:tc>
          <w:tcPr>
            <w:tcW w:w="2407" w:type="dxa"/>
            <w:vAlign w:val="center"/>
          </w:tcPr>
          <w:p w14:paraId="37AF4E8B" w14:textId="50E44B13" w:rsidR="001E0489" w:rsidRPr="00983917" w:rsidRDefault="00B27D70" w:rsidP="001B5987">
            <w:pPr>
              <w:pStyle w:val="Table-small"/>
              <w:jc w:val="center"/>
            </w:pPr>
            <w:r w:rsidRPr="00983917">
              <w:t>30</w:t>
            </w:r>
          </w:p>
        </w:tc>
        <w:tc>
          <w:tcPr>
            <w:tcW w:w="2407" w:type="dxa"/>
            <w:vAlign w:val="center"/>
          </w:tcPr>
          <w:p w14:paraId="5B64F56C" w14:textId="77DB475D" w:rsidR="001E0489" w:rsidRPr="00983917" w:rsidRDefault="00B27D70" w:rsidP="001B5987">
            <w:pPr>
              <w:pStyle w:val="Table-small"/>
              <w:jc w:val="center"/>
            </w:pPr>
            <w:r w:rsidRPr="00983917">
              <w:t>1080</w:t>
            </w:r>
          </w:p>
        </w:tc>
        <w:tc>
          <w:tcPr>
            <w:tcW w:w="2408" w:type="dxa"/>
            <w:vAlign w:val="center"/>
          </w:tcPr>
          <w:p w14:paraId="4B2822A6" w14:textId="36B67127" w:rsidR="001E0489" w:rsidRPr="00983917" w:rsidRDefault="00B27D70" w:rsidP="001B5987">
            <w:pPr>
              <w:pStyle w:val="Table-small"/>
              <w:jc w:val="center"/>
            </w:pPr>
            <w:r w:rsidRPr="00983917">
              <w:t>1920</w:t>
            </w:r>
          </w:p>
        </w:tc>
      </w:tr>
      <w:tr w:rsidR="00B27D70" w:rsidRPr="00983917" w14:paraId="5DE013AA" w14:textId="77777777" w:rsidTr="001B5987">
        <w:trPr>
          <w:jc w:val="center"/>
        </w:trPr>
        <w:tc>
          <w:tcPr>
            <w:tcW w:w="2407" w:type="dxa"/>
            <w:vAlign w:val="center"/>
          </w:tcPr>
          <w:p w14:paraId="44FFDF76" w14:textId="67AD386F" w:rsidR="00B27D70" w:rsidRPr="00983917" w:rsidRDefault="00B27D70" w:rsidP="001B5987">
            <w:pPr>
              <w:pStyle w:val="Table-small"/>
              <w:jc w:val="center"/>
              <w:rPr>
                <w:b/>
                <w:bCs/>
              </w:rPr>
            </w:pPr>
            <w:r w:rsidRPr="00983917">
              <w:rPr>
                <w:b/>
                <w:bCs/>
              </w:rPr>
              <w:t>VGA50</w:t>
            </w:r>
          </w:p>
        </w:tc>
        <w:tc>
          <w:tcPr>
            <w:tcW w:w="2407" w:type="dxa"/>
            <w:vAlign w:val="center"/>
          </w:tcPr>
          <w:p w14:paraId="272C87D0" w14:textId="4AA15845" w:rsidR="00B27D70" w:rsidRPr="00983917" w:rsidRDefault="00B27D70" w:rsidP="001B5987">
            <w:pPr>
              <w:pStyle w:val="Table-small"/>
              <w:jc w:val="center"/>
            </w:pPr>
            <w:r w:rsidRPr="00983917">
              <w:t>50</w:t>
            </w:r>
          </w:p>
        </w:tc>
        <w:tc>
          <w:tcPr>
            <w:tcW w:w="2407" w:type="dxa"/>
            <w:vAlign w:val="center"/>
          </w:tcPr>
          <w:p w14:paraId="7262F726" w14:textId="575F35AC" w:rsidR="00B27D70" w:rsidRPr="00983917" w:rsidRDefault="001B5987" w:rsidP="001B5987">
            <w:pPr>
              <w:pStyle w:val="Table-small"/>
              <w:jc w:val="center"/>
            </w:pPr>
            <w:r w:rsidRPr="00983917">
              <w:t>480</w:t>
            </w:r>
          </w:p>
        </w:tc>
        <w:tc>
          <w:tcPr>
            <w:tcW w:w="2408" w:type="dxa"/>
            <w:vAlign w:val="center"/>
          </w:tcPr>
          <w:p w14:paraId="59B05CAC" w14:textId="45633AA2" w:rsidR="00B27D70" w:rsidRPr="00983917" w:rsidRDefault="001B5987" w:rsidP="001B5987">
            <w:pPr>
              <w:pStyle w:val="Table-small"/>
              <w:jc w:val="center"/>
            </w:pPr>
            <w:r w:rsidRPr="00983917">
              <w:t>640</w:t>
            </w:r>
          </w:p>
        </w:tc>
      </w:tr>
    </w:tbl>
    <w:p w14:paraId="40716934" w14:textId="77777777" w:rsidR="003D376A" w:rsidRPr="00983917" w:rsidRDefault="003D376A" w:rsidP="003D376A"/>
    <w:p w14:paraId="0DD8F81D" w14:textId="53BEFB96" w:rsidR="00C82E06" w:rsidRPr="00983917" w:rsidRDefault="004D1E84" w:rsidP="001474A3">
      <w:pPr>
        <w:pStyle w:val="Heading2"/>
      </w:pPr>
      <w:bookmarkStart w:id="50" w:name="_Toc211000582"/>
      <w:r w:rsidRPr="00983917">
        <w:t>Test stages</w:t>
      </w:r>
      <w:bookmarkEnd w:id="50"/>
    </w:p>
    <w:p w14:paraId="57CC416B" w14:textId="49C3345E" w:rsidR="00620293" w:rsidRPr="00983917" w:rsidRDefault="00620293" w:rsidP="001474A3">
      <w:r w:rsidRPr="00983917">
        <w:fldChar w:fldCharType="begin"/>
      </w:r>
      <w:r w:rsidRPr="00983917">
        <w:instrText xml:space="preserve"> REF _Ref121471033 \h  \* MERGEFORMAT </w:instrText>
      </w:r>
      <w:r w:rsidRPr="00983917">
        <w:fldChar w:fldCharType="separate"/>
      </w:r>
      <w:r w:rsidR="0014032D" w:rsidRPr="00983917">
        <w:t xml:space="preserve">Table </w:t>
      </w:r>
      <w:r w:rsidR="0014032D">
        <w:t>3</w:t>
      </w:r>
      <w:r w:rsidRPr="00983917">
        <w:fldChar w:fldCharType="end"/>
      </w:r>
      <w:r w:rsidRPr="00983917">
        <w:t xml:space="preserve"> outlines all the test stages required to validate the performance of the test vehicle, while section </w:t>
      </w:r>
      <w:r w:rsidRPr="00983917">
        <w:fldChar w:fldCharType="begin"/>
      </w:r>
      <w:r w:rsidRPr="00983917">
        <w:instrText xml:space="preserve"> REF _Ref121471150 \r \h  \* MERGEFORMAT </w:instrText>
      </w:r>
      <w:r w:rsidRPr="00983917">
        <w:fldChar w:fldCharType="separate"/>
      </w:r>
      <w:r w:rsidR="0014032D">
        <w:t>2.3</w:t>
      </w:r>
      <w:r w:rsidRPr="00983917">
        <w:fldChar w:fldCharType="end"/>
      </w:r>
      <w:r w:rsidRPr="00983917">
        <w:t xml:space="preserve"> details the sequence in which these test stages fit into the overall test flow.</w:t>
      </w:r>
    </w:p>
    <w:p w14:paraId="02522F35" w14:textId="15D735C0" w:rsidR="001474A3" w:rsidRPr="00983917" w:rsidRDefault="001474A3" w:rsidP="001474A3">
      <w:pPr>
        <w:pStyle w:val="Caption"/>
        <w:keepNext/>
      </w:pPr>
      <w:bookmarkStart w:id="51" w:name="_Ref121471033"/>
      <w:bookmarkStart w:id="52" w:name="_Toc131774968"/>
      <w:bookmarkStart w:id="53" w:name="_Toc211000617"/>
      <w:r w:rsidRPr="00983917">
        <w:t xml:space="preserve">Table </w:t>
      </w:r>
      <w:r w:rsidRPr="00983917">
        <w:fldChar w:fldCharType="begin"/>
      </w:r>
      <w:r w:rsidRPr="00983917">
        <w:instrText xml:space="preserve"> SEQ Table \* ARABIC </w:instrText>
      </w:r>
      <w:r w:rsidRPr="00983917">
        <w:fldChar w:fldCharType="separate"/>
      </w:r>
      <w:r w:rsidR="0014032D">
        <w:rPr>
          <w:noProof/>
        </w:rPr>
        <w:t>3</w:t>
      </w:r>
      <w:r w:rsidRPr="00983917">
        <w:fldChar w:fldCharType="end"/>
      </w:r>
      <w:bookmarkEnd w:id="51"/>
      <w:r w:rsidRPr="00983917">
        <w:t xml:space="preserve">: Test </w:t>
      </w:r>
      <w:bookmarkEnd w:id="52"/>
      <w:r w:rsidR="00B86E72" w:rsidRPr="00983917">
        <w:t>stages</w:t>
      </w:r>
      <w:bookmarkEnd w:id="53"/>
    </w:p>
    <w:tbl>
      <w:tblPr>
        <w:tblStyle w:val="GridTable4-Accent3"/>
        <w:tblW w:w="0" w:type="auto"/>
        <w:tblLayout w:type="fixed"/>
        <w:tblLook w:val="04A0" w:firstRow="1" w:lastRow="0" w:firstColumn="1" w:lastColumn="0" w:noHBand="0" w:noVBand="1"/>
      </w:tblPr>
      <w:tblGrid>
        <w:gridCol w:w="1477"/>
        <w:gridCol w:w="1108"/>
        <w:gridCol w:w="1109"/>
        <w:gridCol w:w="1108"/>
        <w:gridCol w:w="1109"/>
        <w:gridCol w:w="1109"/>
        <w:gridCol w:w="2609"/>
      </w:tblGrid>
      <w:tr w:rsidR="00CA5853" w:rsidRPr="00983917" w14:paraId="49696656" w14:textId="77777777" w:rsidTr="00CA58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7" w:type="dxa"/>
            <w:shd w:val="clear" w:color="auto" w:fill="514E4E" w:themeFill="accent3" w:themeFillShade="BF"/>
          </w:tcPr>
          <w:p w14:paraId="25E9C093" w14:textId="77777777" w:rsidR="00D77026" w:rsidRPr="00983917" w:rsidRDefault="00D77026" w:rsidP="000F54B4">
            <w:pPr>
              <w:pStyle w:val="Table-small"/>
            </w:pPr>
            <w:r w:rsidRPr="00983917">
              <w:t>Name</w:t>
            </w:r>
          </w:p>
        </w:tc>
        <w:tc>
          <w:tcPr>
            <w:tcW w:w="1108" w:type="dxa"/>
            <w:shd w:val="clear" w:color="auto" w:fill="514E4E" w:themeFill="accent3" w:themeFillShade="BF"/>
          </w:tcPr>
          <w:p w14:paraId="138D835A" w14:textId="77777777" w:rsidR="00D77026" w:rsidRPr="00983917" w:rsidRDefault="00D77026" w:rsidP="000F54B4">
            <w:pPr>
              <w:pStyle w:val="Table-small"/>
              <w:cnfStyle w:val="100000000000" w:firstRow="1" w:lastRow="0" w:firstColumn="0" w:lastColumn="0" w:oddVBand="0" w:evenVBand="0" w:oddHBand="0" w:evenHBand="0" w:firstRowFirstColumn="0" w:firstRowLastColumn="0" w:lastRowFirstColumn="0" w:lastRowLastColumn="0"/>
            </w:pPr>
            <w:r w:rsidRPr="00983917">
              <w:t>Code</w:t>
            </w:r>
          </w:p>
        </w:tc>
        <w:tc>
          <w:tcPr>
            <w:tcW w:w="1109" w:type="dxa"/>
            <w:shd w:val="clear" w:color="auto" w:fill="514E4E" w:themeFill="accent3" w:themeFillShade="BF"/>
          </w:tcPr>
          <w:p w14:paraId="36F4C3CD" w14:textId="77777777" w:rsidR="00D77026" w:rsidRPr="00983917" w:rsidRDefault="00D77026" w:rsidP="000F54B4">
            <w:pPr>
              <w:pStyle w:val="Table-small"/>
              <w:cnfStyle w:val="100000000000" w:firstRow="1" w:lastRow="0" w:firstColumn="0" w:lastColumn="0" w:oddVBand="0" w:evenVBand="0" w:oddHBand="0" w:evenHBand="0" w:firstRowFirstColumn="0" w:firstRowLastColumn="0" w:lastRowFirstColumn="0" w:lastRowLastColumn="0"/>
            </w:pPr>
            <w:r w:rsidRPr="00983917">
              <w:t>Temperature</w:t>
            </w:r>
          </w:p>
        </w:tc>
        <w:tc>
          <w:tcPr>
            <w:tcW w:w="1108" w:type="dxa"/>
            <w:shd w:val="clear" w:color="auto" w:fill="514E4E" w:themeFill="accent3" w:themeFillShade="BF"/>
          </w:tcPr>
          <w:p w14:paraId="67085A79" w14:textId="3C640E40" w:rsidR="00D77026" w:rsidRPr="00983917" w:rsidRDefault="00D77026" w:rsidP="000F54B4">
            <w:pPr>
              <w:pStyle w:val="Table-small"/>
              <w:cnfStyle w:val="100000000000" w:firstRow="1" w:lastRow="0" w:firstColumn="0" w:lastColumn="0" w:oddVBand="0" w:evenVBand="0" w:oddHBand="0" w:evenHBand="0" w:firstRowFirstColumn="0" w:firstRowLastColumn="0" w:lastRowFirstColumn="0" w:lastRowLastColumn="0"/>
            </w:pPr>
            <w:r w:rsidRPr="00983917">
              <w:t>Supply</w:t>
            </w:r>
          </w:p>
        </w:tc>
        <w:tc>
          <w:tcPr>
            <w:tcW w:w="1109" w:type="dxa"/>
            <w:shd w:val="clear" w:color="auto" w:fill="514E4E" w:themeFill="accent3" w:themeFillShade="BF"/>
          </w:tcPr>
          <w:p w14:paraId="0808883F" w14:textId="73D2912B" w:rsidR="00D77026" w:rsidRPr="00983917" w:rsidRDefault="00D77026" w:rsidP="000F54B4">
            <w:pPr>
              <w:pStyle w:val="Table-small"/>
              <w:cnfStyle w:val="100000000000" w:firstRow="1" w:lastRow="0" w:firstColumn="0" w:lastColumn="0" w:oddVBand="0" w:evenVBand="0" w:oddHBand="0" w:evenHBand="0" w:firstRowFirstColumn="0" w:firstRowLastColumn="0" w:lastRowFirstColumn="0" w:lastRowLastColumn="0"/>
            </w:pPr>
            <w:r w:rsidRPr="00983917">
              <w:t>Other conditions</w:t>
            </w:r>
          </w:p>
        </w:tc>
        <w:tc>
          <w:tcPr>
            <w:tcW w:w="1109" w:type="dxa"/>
            <w:shd w:val="clear" w:color="auto" w:fill="514E4E" w:themeFill="accent3" w:themeFillShade="BF"/>
          </w:tcPr>
          <w:p w14:paraId="48939810" w14:textId="292B953A" w:rsidR="00D77026" w:rsidRPr="00983917" w:rsidRDefault="00D77026" w:rsidP="000F54B4">
            <w:pPr>
              <w:pStyle w:val="Table-small"/>
              <w:cnfStyle w:val="100000000000" w:firstRow="1" w:lastRow="0" w:firstColumn="0" w:lastColumn="0" w:oddVBand="0" w:evenVBand="0" w:oddHBand="0" w:evenHBand="0" w:firstRowFirstColumn="0" w:firstRowLastColumn="0" w:lastRowFirstColumn="0" w:lastRowLastColumn="0"/>
            </w:pPr>
            <w:r w:rsidRPr="00983917">
              <w:t>Number of parts</w:t>
            </w:r>
          </w:p>
        </w:tc>
        <w:tc>
          <w:tcPr>
            <w:tcW w:w="2609" w:type="dxa"/>
            <w:shd w:val="clear" w:color="auto" w:fill="514E4E" w:themeFill="accent3" w:themeFillShade="BF"/>
          </w:tcPr>
          <w:p w14:paraId="4683CD57" w14:textId="7DFF5CAF" w:rsidR="00D77026" w:rsidRPr="00983917" w:rsidRDefault="00D77026" w:rsidP="000F54B4">
            <w:pPr>
              <w:pStyle w:val="Table-small"/>
              <w:cnfStyle w:val="100000000000" w:firstRow="1" w:lastRow="0" w:firstColumn="0" w:lastColumn="0" w:oddVBand="0" w:evenVBand="0" w:oddHBand="0" w:evenHBand="0" w:firstRowFirstColumn="0" w:firstRowLastColumn="0" w:lastRowFirstColumn="0" w:lastRowLastColumn="0"/>
            </w:pPr>
            <w:r w:rsidRPr="00983917">
              <w:t>Comments</w:t>
            </w:r>
          </w:p>
        </w:tc>
      </w:tr>
      <w:tr w:rsidR="0093593E" w:rsidRPr="00983917" w14:paraId="522AE5F3" w14:textId="77777777" w:rsidTr="00CA5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accent3" w:themeFillShade="BF"/>
          </w:tcPr>
          <w:p w14:paraId="6B87C203" w14:textId="3FCC7EA2" w:rsidR="0093593E" w:rsidRPr="00983917" w:rsidRDefault="0093593E" w:rsidP="000F54B4">
            <w:pPr>
              <w:pStyle w:val="Table-small"/>
            </w:pPr>
            <w:r w:rsidRPr="00983917">
              <w:rPr>
                <w:color w:val="FFFFFF" w:themeColor="background1"/>
              </w:rPr>
              <w:t>Production and screening tests</w:t>
            </w:r>
          </w:p>
        </w:tc>
      </w:tr>
      <w:tr w:rsidR="00AD30DB" w:rsidRPr="00983917" w14:paraId="1FBD5650" w14:textId="77777777" w:rsidTr="00CA5853">
        <w:tc>
          <w:tcPr>
            <w:cnfStyle w:val="001000000000" w:firstRow="0" w:lastRow="0" w:firstColumn="1" w:lastColumn="0" w:oddVBand="0" w:evenVBand="0" w:oddHBand="0" w:evenHBand="0" w:firstRowFirstColumn="0" w:firstRowLastColumn="0" w:lastRowFirstColumn="0" w:lastRowLastColumn="0"/>
            <w:tcW w:w="1477" w:type="dxa"/>
          </w:tcPr>
          <w:p w14:paraId="35D967E6" w14:textId="484C2703" w:rsidR="00D77026" w:rsidRPr="00983917" w:rsidRDefault="00C428B2" w:rsidP="008D142E">
            <w:pPr>
              <w:pStyle w:val="Table-small"/>
            </w:pPr>
            <w:r w:rsidRPr="00983917">
              <w:t>Visual i</w:t>
            </w:r>
            <w:r w:rsidR="00D77026" w:rsidRPr="00983917">
              <w:t>nspection</w:t>
            </w:r>
          </w:p>
        </w:tc>
        <w:tc>
          <w:tcPr>
            <w:tcW w:w="1108" w:type="dxa"/>
          </w:tcPr>
          <w:p w14:paraId="7073B7BF" w14:textId="44D9CB87" w:rsidR="00D77026" w:rsidRPr="00983917" w:rsidRDefault="00D77026" w:rsidP="008D142E">
            <w:pPr>
              <w:pStyle w:val="Table-small"/>
              <w:cnfStyle w:val="000000000000" w:firstRow="0" w:lastRow="0" w:firstColumn="0" w:lastColumn="0" w:oddVBand="0" w:evenVBand="0" w:oddHBand="0" w:evenHBand="0" w:firstRowFirstColumn="0" w:firstRowLastColumn="0" w:lastRowFirstColumn="0" w:lastRowLastColumn="0"/>
            </w:pPr>
            <w:r w:rsidRPr="00983917">
              <w:t>VI</w:t>
            </w:r>
          </w:p>
        </w:tc>
        <w:tc>
          <w:tcPr>
            <w:tcW w:w="1109" w:type="dxa"/>
          </w:tcPr>
          <w:p w14:paraId="225D0862" w14:textId="2C71B880" w:rsidR="00D77026" w:rsidRPr="00983917" w:rsidRDefault="00D77026" w:rsidP="008D142E">
            <w:pPr>
              <w:pStyle w:val="Table-small"/>
              <w:cnfStyle w:val="000000000000" w:firstRow="0" w:lastRow="0" w:firstColumn="0" w:lastColumn="0" w:oddVBand="0" w:evenVBand="0" w:oddHBand="0" w:evenHBand="0" w:firstRowFirstColumn="0" w:firstRowLastColumn="0" w:lastRowFirstColumn="0" w:lastRowLastColumn="0"/>
            </w:pPr>
            <w:r w:rsidRPr="00983917">
              <w:t>/</w:t>
            </w:r>
          </w:p>
        </w:tc>
        <w:tc>
          <w:tcPr>
            <w:tcW w:w="1108" w:type="dxa"/>
          </w:tcPr>
          <w:p w14:paraId="661763F4" w14:textId="21BFC212" w:rsidR="00D77026" w:rsidRPr="00983917" w:rsidRDefault="00D77026" w:rsidP="008D142E">
            <w:pPr>
              <w:pStyle w:val="Table-small"/>
              <w:cnfStyle w:val="000000000000" w:firstRow="0" w:lastRow="0" w:firstColumn="0" w:lastColumn="0" w:oddVBand="0" w:evenVBand="0" w:oddHBand="0" w:evenHBand="0" w:firstRowFirstColumn="0" w:firstRowLastColumn="0" w:lastRowFirstColumn="0" w:lastRowLastColumn="0"/>
            </w:pPr>
            <w:r w:rsidRPr="00983917">
              <w:t>/</w:t>
            </w:r>
          </w:p>
        </w:tc>
        <w:tc>
          <w:tcPr>
            <w:tcW w:w="1109" w:type="dxa"/>
          </w:tcPr>
          <w:p w14:paraId="2DDCCF8E" w14:textId="31E37447" w:rsidR="00D77026" w:rsidRPr="00983917" w:rsidRDefault="00ED1BFE" w:rsidP="008D142E">
            <w:pPr>
              <w:pStyle w:val="Table-small"/>
              <w:cnfStyle w:val="000000000000" w:firstRow="0" w:lastRow="0" w:firstColumn="0" w:lastColumn="0" w:oddVBand="0" w:evenVBand="0" w:oddHBand="0" w:evenHBand="0" w:firstRowFirstColumn="0" w:firstRowLastColumn="0" w:lastRowFirstColumn="0" w:lastRowLastColumn="0"/>
            </w:pPr>
            <w:r w:rsidRPr="00983917">
              <w:t>/</w:t>
            </w:r>
          </w:p>
        </w:tc>
        <w:tc>
          <w:tcPr>
            <w:tcW w:w="1109" w:type="dxa"/>
          </w:tcPr>
          <w:p w14:paraId="2A626501" w14:textId="502EC8DE" w:rsidR="00D77026" w:rsidRPr="00983917" w:rsidRDefault="00D77026" w:rsidP="008D142E">
            <w:pPr>
              <w:pStyle w:val="Table-small"/>
              <w:cnfStyle w:val="000000000000" w:firstRow="0" w:lastRow="0" w:firstColumn="0" w:lastColumn="0" w:oddVBand="0" w:evenVBand="0" w:oddHBand="0" w:evenHBand="0" w:firstRowFirstColumn="0" w:firstRowLastColumn="0" w:lastRowFirstColumn="0" w:lastRowLastColumn="0"/>
            </w:pPr>
            <w:r w:rsidRPr="00983917">
              <w:t>All</w:t>
            </w:r>
          </w:p>
        </w:tc>
        <w:tc>
          <w:tcPr>
            <w:tcW w:w="2609" w:type="dxa"/>
          </w:tcPr>
          <w:p w14:paraId="1BC99748" w14:textId="2C8179F4" w:rsidR="00D77026" w:rsidRPr="00983917" w:rsidRDefault="00D77026" w:rsidP="008D142E">
            <w:pPr>
              <w:pStyle w:val="Table-small"/>
              <w:cnfStyle w:val="000000000000" w:firstRow="0" w:lastRow="0" w:firstColumn="0" w:lastColumn="0" w:oddVBand="0" w:evenVBand="0" w:oddHBand="0" w:evenHBand="0" w:firstRowFirstColumn="0" w:firstRowLastColumn="0" w:lastRowFirstColumn="0" w:lastRowLastColumn="0"/>
            </w:pPr>
          </w:p>
        </w:tc>
      </w:tr>
      <w:tr w:rsidR="00807FFC" w:rsidRPr="00983917" w14:paraId="513D8784" w14:textId="77777777" w:rsidTr="00CA5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7" w:type="dxa"/>
          </w:tcPr>
          <w:p w14:paraId="1FB30D99" w14:textId="02E2652E" w:rsidR="00807FFC" w:rsidRPr="00983917" w:rsidRDefault="00807FFC" w:rsidP="008D142E">
            <w:pPr>
              <w:pStyle w:val="Table-small"/>
            </w:pPr>
            <w:r w:rsidRPr="00983917">
              <w:lastRenderedPageBreak/>
              <w:t>Final test</w:t>
            </w:r>
          </w:p>
        </w:tc>
        <w:tc>
          <w:tcPr>
            <w:tcW w:w="1108" w:type="dxa"/>
          </w:tcPr>
          <w:p w14:paraId="331D7AF4" w14:textId="1A90A515" w:rsidR="00807FFC" w:rsidRPr="00983917" w:rsidRDefault="00807FFC" w:rsidP="008D142E">
            <w:pPr>
              <w:pStyle w:val="Table-small"/>
              <w:cnfStyle w:val="000000100000" w:firstRow="0" w:lastRow="0" w:firstColumn="0" w:lastColumn="0" w:oddVBand="0" w:evenVBand="0" w:oddHBand="1" w:evenHBand="0" w:firstRowFirstColumn="0" w:firstRowLastColumn="0" w:lastRowFirstColumn="0" w:lastRowLastColumn="0"/>
            </w:pPr>
            <w:r w:rsidRPr="00983917">
              <w:t>FT</w:t>
            </w:r>
          </w:p>
        </w:tc>
        <w:tc>
          <w:tcPr>
            <w:tcW w:w="1109" w:type="dxa"/>
          </w:tcPr>
          <w:p w14:paraId="0D02AA5A" w14:textId="7161E265" w:rsidR="00807FFC" w:rsidRPr="00983917" w:rsidRDefault="00807FFC" w:rsidP="008D142E">
            <w:pPr>
              <w:pStyle w:val="Table-small"/>
              <w:cnfStyle w:val="000000100000" w:firstRow="0" w:lastRow="0" w:firstColumn="0" w:lastColumn="0" w:oddVBand="0" w:evenVBand="0" w:oddHBand="1" w:evenHBand="0" w:firstRowFirstColumn="0" w:firstRowLastColumn="0" w:lastRowFirstColumn="0" w:lastRowLastColumn="0"/>
            </w:pPr>
            <w:r w:rsidRPr="00983917">
              <w:t>RT</w:t>
            </w:r>
            <w:ins w:id="54" w:author="Jonathan Vanden Berk" w:date="2025-10-20T11:42:00Z" w16du:dateUtc="2025-10-20T09:42:00Z">
              <w:r w:rsidR="009114A5">
                <w:t>, TBD</w:t>
              </w:r>
            </w:ins>
          </w:p>
        </w:tc>
        <w:tc>
          <w:tcPr>
            <w:tcW w:w="1108" w:type="dxa"/>
          </w:tcPr>
          <w:p w14:paraId="3A4DEBA7" w14:textId="31F257A6" w:rsidR="00807FFC" w:rsidRPr="00983917" w:rsidRDefault="00807FFC" w:rsidP="008D142E">
            <w:pPr>
              <w:pStyle w:val="Table-small"/>
              <w:cnfStyle w:val="000000100000" w:firstRow="0" w:lastRow="0" w:firstColumn="0" w:lastColumn="0" w:oddVBand="0" w:evenVBand="0" w:oddHBand="1" w:evenHBand="0" w:firstRowFirstColumn="0" w:firstRowLastColumn="0" w:lastRowFirstColumn="0" w:lastRowLastColumn="0"/>
            </w:pPr>
            <w:r w:rsidRPr="00983917">
              <w:t>Vnom</w:t>
            </w:r>
            <w:ins w:id="55" w:author="Jonathan Vanden Berk" w:date="2025-10-20T11:42:00Z" w16du:dateUtc="2025-10-20T09:42:00Z">
              <w:r w:rsidR="009114A5">
                <w:t>, TBD</w:t>
              </w:r>
            </w:ins>
            <w:del w:id="56" w:author="Jonathan Vanden Berk" w:date="2025-10-20T11:42:00Z" w16du:dateUtc="2025-10-20T09:42:00Z">
              <w:r w:rsidRPr="00983917">
                <w:delText xml:space="preserve"> </w:delText>
              </w:r>
            </w:del>
          </w:p>
        </w:tc>
        <w:tc>
          <w:tcPr>
            <w:tcW w:w="1109" w:type="dxa"/>
          </w:tcPr>
          <w:p w14:paraId="5A563EE8" w14:textId="2494D9F4" w:rsidR="00807FFC" w:rsidRPr="00983917" w:rsidRDefault="00807FFC" w:rsidP="008D142E">
            <w:pPr>
              <w:pStyle w:val="Table-small"/>
              <w:cnfStyle w:val="000000100000" w:firstRow="0" w:lastRow="0" w:firstColumn="0" w:lastColumn="0" w:oddVBand="0" w:evenVBand="0" w:oddHBand="1" w:evenHBand="0" w:firstRowFirstColumn="0" w:firstRowLastColumn="0" w:lastRowFirstColumn="0" w:lastRowLastColumn="0"/>
            </w:pPr>
            <w:r w:rsidRPr="00983917">
              <w:t>/</w:t>
            </w:r>
          </w:p>
        </w:tc>
        <w:tc>
          <w:tcPr>
            <w:tcW w:w="1109" w:type="dxa"/>
          </w:tcPr>
          <w:p w14:paraId="39B830EF" w14:textId="2918AE48" w:rsidR="00807FFC" w:rsidRPr="00983917" w:rsidRDefault="00807FFC" w:rsidP="008D142E">
            <w:pPr>
              <w:pStyle w:val="Table-small"/>
              <w:cnfStyle w:val="000000100000" w:firstRow="0" w:lastRow="0" w:firstColumn="0" w:lastColumn="0" w:oddVBand="0" w:evenVBand="0" w:oddHBand="1" w:evenHBand="0" w:firstRowFirstColumn="0" w:firstRowLastColumn="0" w:lastRowFirstColumn="0" w:lastRowLastColumn="0"/>
            </w:pPr>
            <w:r w:rsidRPr="00983917">
              <w:t>All</w:t>
            </w:r>
          </w:p>
        </w:tc>
        <w:tc>
          <w:tcPr>
            <w:tcW w:w="2609" w:type="dxa"/>
          </w:tcPr>
          <w:p w14:paraId="6A3A14D1" w14:textId="77777777" w:rsidR="00807FFC" w:rsidRPr="00983917" w:rsidRDefault="00807FFC" w:rsidP="008D142E">
            <w:pPr>
              <w:pStyle w:val="Table-small"/>
              <w:cnfStyle w:val="000000100000" w:firstRow="0" w:lastRow="0" w:firstColumn="0" w:lastColumn="0" w:oddVBand="0" w:evenVBand="0" w:oddHBand="1" w:evenHBand="0" w:firstRowFirstColumn="0" w:firstRowLastColumn="0" w:lastRowFirstColumn="0" w:lastRowLastColumn="0"/>
            </w:pPr>
          </w:p>
        </w:tc>
      </w:tr>
      <w:tr w:rsidR="0093593E" w:rsidRPr="00983917" w14:paraId="16E8E2E5" w14:textId="77777777" w:rsidTr="00CA5853">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accent3" w:themeFillShade="BF"/>
          </w:tcPr>
          <w:p w14:paraId="08754BC8" w14:textId="55BA5F95" w:rsidR="0093593E" w:rsidRPr="00983917" w:rsidRDefault="0093593E" w:rsidP="008D142E">
            <w:pPr>
              <w:pStyle w:val="Table-small"/>
            </w:pPr>
            <w:r w:rsidRPr="00983917">
              <w:rPr>
                <w:color w:val="FFFFFF" w:themeColor="background1"/>
              </w:rPr>
              <w:t xml:space="preserve">Device </w:t>
            </w:r>
            <w:r w:rsidR="00365C05">
              <w:rPr>
                <w:color w:val="FFFFFF" w:themeColor="background1"/>
              </w:rPr>
              <w:t>verification</w:t>
            </w:r>
            <w:r w:rsidRPr="00983917">
              <w:rPr>
                <w:color w:val="FFFFFF" w:themeColor="background1"/>
              </w:rPr>
              <w:t xml:space="preserve"> tests</w:t>
            </w:r>
          </w:p>
        </w:tc>
      </w:tr>
      <w:tr w:rsidR="00593957" w:rsidRPr="00983917" w14:paraId="18A9F96F" w14:textId="77777777" w:rsidTr="00CA5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7" w:type="dxa"/>
          </w:tcPr>
          <w:p w14:paraId="67CBCF39" w14:textId="7018A9A1" w:rsidR="00D77026" w:rsidRPr="00983917" w:rsidRDefault="00D77026" w:rsidP="008D142E">
            <w:pPr>
              <w:pStyle w:val="Table-small"/>
            </w:pPr>
            <w:r w:rsidRPr="00983917">
              <w:t>Functional verification</w:t>
            </w:r>
          </w:p>
        </w:tc>
        <w:tc>
          <w:tcPr>
            <w:tcW w:w="1108" w:type="dxa"/>
          </w:tcPr>
          <w:p w14:paraId="10D9B153" w14:textId="21E371ED" w:rsidR="00D77026" w:rsidRPr="00983917" w:rsidRDefault="00D77026" w:rsidP="008D142E">
            <w:pPr>
              <w:pStyle w:val="Table-small"/>
              <w:cnfStyle w:val="000000100000" w:firstRow="0" w:lastRow="0" w:firstColumn="0" w:lastColumn="0" w:oddVBand="0" w:evenVBand="0" w:oddHBand="1" w:evenHBand="0" w:firstRowFirstColumn="0" w:firstRowLastColumn="0" w:lastRowFirstColumn="0" w:lastRowLastColumn="0"/>
            </w:pPr>
            <w:commentRangeStart w:id="57"/>
            <w:r w:rsidRPr="00983917">
              <w:t>VER</w:t>
            </w:r>
            <w:commentRangeEnd w:id="57"/>
            <w:r w:rsidR="005D4271" w:rsidRPr="00983917">
              <w:rPr>
                <w:rStyle w:val="CommentReference"/>
                <w:sz w:val="20"/>
              </w:rPr>
              <w:commentReference w:id="57"/>
            </w:r>
          </w:p>
        </w:tc>
        <w:tc>
          <w:tcPr>
            <w:tcW w:w="1109" w:type="dxa"/>
          </w:tcPr>
          <w:p w14:paraId="0A747B0C" w14:textId="7195DF34" w:rsidR="00D77026" w:rsidRPr="00983917" w:rsidRDefault="00223B25" w:rsidP="008D142E">
            <w:pPr>
              <w:pStyle w:val="Table-small"/>
              <w:cnfStyle w:val="000000100000" w:firstRow="0" w:lastRow="0" w:firstColumn="0" w:lastColumn="0" w:oddVBand="0" w:evenVBand="0" w:oddHBand="1" w:evenHBand="0" w:firstRowFirstColumn="0" w:firstRowLastColumn="0" w:lastRowFirstColumn="0" w:lastRowLastColumn="0"/>
            </w:pPr>
            <w:r w:rsidRPr="00983917">
              <w:t xml:space="preserve">CT, </w:t>
            </w:r>
            <w:r w:rsidR="00D77026" w:rsidRPr="00983917">
              <w:t>RT</w:t>
            </w:r>
            <w:r w:rsidRPr="00983917">
              <w:t>, HT</w:t>
            </w:r>
          </w:p>
        </w:tc>
        <w:tc>
          <w:tcPr>
            <w:tcW w:w="1108" w:type="dxa"/>
          </w:tcPr>
          <w:p w14:paraId="31A1302F" w14:textId="3B6429B9" w:rsidR="00D77026" w:rsidRPr="00983917" w:rsidRDefault="00536FCA" w:rsidP="008D142E">
            <w:pPr>
              <w:pStyle w:val="Table-small"/>
              <w:cnfStyle w:val="000000100000" w:firstRow="0" w:lastRow="0" w:firstColumn="0" w:lastColumn="0" w:oddVBand="0" w:evenVBand="0" w:oddHBand="1" w:evenHBand="0" w:firstRowFirstColumn="0" w:firstRowLastColumn="0" w:lastRowFirstColumn="0" w:lastRowLastColumn="0"/>
            </w:pPr>
            <w:r w:rsidRPr="00983917">
              <w:t>Vnom, Vmin, Vmax</w:t>
            </w:r>
          </w:p>
        </w:tc>
        <w:tc>
          <w:tcPr>
            <w:tcW w:w="1109" w:type="dxa"/>
          </w:tcPr>
          <w:p w14:paraId="08DA661D" w14:textId="0CA16564" w:rsidR="00D77026" w:rsidRPr="00983917" w:rsidRDefault="00536FCA" w:rsidP="008D142E">
            <w:pPr>
              <w:pStyle w:val="Table-small"/>
              <w:cnfStyle w:val="000000100000" w:firstRow="0" w:lastRow="0" w:firstColumn="0" w:lastColumn="0" w:oddVBand="0" w:evenVBand="0" w:oddHBand="1" w:evenHBand="0" w:firstRowFirstColumn="0" w:firstRowLastColumn="0" w:lastRowFirstColumn="0" w:lastRowLastColumn="0"/>
            </w:pPr>
            <w:r w:rsidRPr="00983917">
              <w:t>/</w:t>
            </w:r>
          </w:p>
        </w:tc>
        <w:tc>
          <w:tcPr>
            <w:tcW w:w="1109" w:type="dxa"/>
          </w:tcPr>
          <w:p w14:paraId="0FC25717" w14:textId="7EA8DC71" w:rsidR="00D77026" w:rsidRPr="00983917" w:rsidRDefault="00D77026" w:rsidP="008D142E">
            <w:pPr>
              <w:pStyle w:val="Table-small"/>
              <w:cnfStyle w:val="000000100000" w:firstRow="0" w:lastRow="0" w:firstColumn="0" w:lastColumn="0" w:oddVBand="0" w:evenVBand="0" w:oddHBand="1" w:evenHBand="0" w:firstRowFirstColumn="0" w:firstRowLastColumn="0" w:lastRowFirstColumn="0" w:lastRowLastColumn="0"/>
            </w:pPr>
            <w:r w:rsidRPr="00983917">
              <w:t>All</w:t>
            </w:r>
          </w:p>
        </w:tc>
        <w:tc>
          <w:tcPr>
            <w:tcW w:w="2609" w:type="dxa"/>
          </w:tcPr>
          <w:p w14:paraId="2D93C2EE" w14:textId="40B84E06" w:rsidR="00D77026" w:rsidRPr="00983917" w:rsidRDefault="00CA5853" w:rsidP="008D142E">
            <w:pPr>
              <w:pStyle w:val="Table-small"/>
              <w:cnfStyle w:val="000000100000" w:firstRow="0" w:lastRow="0" w:firstColumn="0" w:lastColumn="0" w:oddVBand="0" w:evenVBand="0" w:oddHBand="1" w:evenHBand="0" w:firstRowFirstColumn="0" w:firstRowLastColumn="0" w:lastRowFirstColumn="0" w:lastRowLastColumn="0"/>
            </w:pPr>
            <w:r w:rsidRPr="00CA5853">
              <w:t>Any test conditions (temperature, supply voltage, etc.) deviating from the defaults listed in this table will be explicitly defined within the respective test procedure.</w:t>
            </w:r>
          </w:p>
        </w:tc>
      </w:tr>
    </w:tbl>
    <w:p w14:paraId="6B927CF4" w14:textId="28974ACF" w:rsidR="006D5871" w:rsidRPr="00983917" w:rsidRDefault="006A536E" w:rsidP="003D1DC4">
      <w:r w:rsidRPr="00983917">
        <w:t>The following sections provide further details on the different test stages.</w:t>
      </w:r>
    </w:p>
    <w:p w14:paraId="0DD93ADD" w14:textId="4584B7AC" w:rsidR="00567E31" w:rsidRPr="00983917" w:rsidRDefault="00567E31" w:rsidP="00567E31">
      <w:pPr>
        <w:pStyle w:val="Heading3"/>
      </w:pPr>
      <w:bookmarkStart w:id="58" w:name="_Toc211000583"/>
      <w:commentRangeStart w:id="59"/>
      <w:r w:rsidRPr="00983917">
        <w:t>Visual inspection (VI)</w:t>
      </w:r>
      <w:bookmarkEnd w:id="58"/>
      <w:commentRangeEnd w:id="59"/>
      <w:r w:rsidR="00BA7F69" w:rsidRPr="00983917">
        <w:rPr>
          <w:rStyle w:val="CommentReference"/>
          <w:sz w:val="22"/>
        </w:rPr>
        <w:commentReference w:id="59"/>
      </w:r>
    </w:p>
    <w:p w14:paraId="59117598" w14:textId="457A9DA2" w:rsidR="00567E31" w:rsidRPr="00983917" w:rsidRDefault="00437455" w:rsidP="009775AD">
      <w:r w:rsidRPr="00983917">
        <w:t xml:space="preserve">The purpose of the external visual inspection test stage is to assess the </w:t>
      </w:r>
      <w:commentRangeStart w:id="60"/>
      <w:r w:rsidRPr="00983917">
        <w:t>physical condition of the Device Under Test (DUT) before testing. This stage helps identify any visible defects, such as cracks,</w:t>
      </w:r>
      <w:r w:rsidR="00EA53B4" w:rsidRPr="00983917">
        <w:t xml:space="preserve"> issues with </w:t>
      </w:r>
      <w:r w:rsidR="00DE5785" w:rsidRPr="00983917">
        <w:t xml:space="preserve">pins, </w:t>
      </w:r>
      <w:r w:rsidRPr="00983917">
        <w:t xml:space="preserve">delamination, or other mechanical damages that may have occurred during handling, </w:t>
      </w:r>
      <w:r w:rsidR="00E37441" w:rsidRPr="00983917">
        <w:t xml:space="preserve">or </w:t>
      </w:r>
      <w:r w:rsidRPr="00983917">
        <w:t>transportation</w:t>
      </w:r>
      <w:commentRangeEnd w:id="60"/>
      <w:r w:rsidR="00965FBD" w:rsidRPr="00983917">
        <w:rPr>
          <w:rStyle w:val="CommentReference"/>
          <w:sz w:val="22"/>
        </w:rPr>
        <w:commentReference w:id="60"/>
      </w:r>
      <w:r w:rsidRPr="00983917">
        <w:t>. By conducting a thorough visual examination, potential issues can be detected early, preventing further testing on compromised components and ensuring the reliability of the test results.</w:t>
      </w:r>
    </w:p>
    <w:p w14:paraId="6C721E26" w14:textId="4F3BFC8F" w:rsidR="00FE27A8" w:rsidRPr="00983917" w:rsidRDefault="00CA62B2" w:rsidP="00FE27A8">
      <w:pPr>
        <w:pStyle w:val="Heading3"/>
      </w:pPr>
      <w:bookmarkStart w:id="61" w:name="_Toc211000584"/>
      <w:r w:rsidRPr="00983917">
        <w:t>Functional verification (VER)</w:t>
      </w:r>
      <w:bookmarkEnd w:id="61"/>
    </w:p>
    <w:p w14:paraId="47F4612D" w14:textId="54AA92D8" w:rsidR="00CA62B2" w:rsidRPr="00983917" w:rsidRDefault="00A45BB9" w:rsidP="00CA62B2">
      <w:r w:rsidRPr="00983917">
        <w:t xml:space="preserve">The functional verification </w:t>
      </w:r>
      <w:r w:rsidR="00921896" w:rsidRPr="00983917">
        <w:t>stage</w:t>
      </w:r>
      <w:r w:rsidRPr="00983917">
        <w:t xml:space="preserve"> is intended to confirm that the </w:t>
      </w:r>
      <w:r w:rsidR="000B1C1A" w:rsidRPr="00983917">
        <w:t xml:space="preserve">product </w:t>
      </w:r>
      <w:r w:rsidR="00E57A75" w:rsidRPr="00983917">
        <w:t xml:space="preserve">is </w:t>
      </w:r>
      <w:ins w:id="62" w:author="Jelle Van Rethy" w:date="2025-10-16T16:48:00Z" w16du:dateUtc="2025-10-16T14:48:00Z">
        <w:r w:rsidR="00DF5E10">
          <w:t xml:space="preserve">in </w:t>
        </w:r>
      </w:ins>
      <w:r w:rsidR="004654EC" w:rsidRPr="00983917">
        <w:t xml:space="preserve">compliance (functional </w:t>
      </w:r>
      <w:r w:rsidR="0023778B" w:rsidRPr="00983917">
        <w:t>and</w:t>
      </w:r>
      <w:r w:rsidR="002836F6" w:rsidRPr="00983917">
        <w:t>/or</w:t>
      </w:r>
      <w:r w:rsidR="004654EC" w:rsidRPr="00983917">
        <w:t xml:space="preserve"> parametric)</w:t>
      </w:r>
      <w:r w:rsidR="000B1C1A" w:rsidRPr="00983917">
        <w:t xml:space="preserve"> against its documentation </w:t>
      </w:r>
      <w:r w:rsidR="00E57A75" w:rsidRPr="00983917">
        <w:t>for normal use</w:t>
      </w:r>
      <w:r w:rsidR="0023778B" w:rsidRPr="00983917">
        <w:t>-</w:t>
      </w:r>
      <w:r w:rsidR="00E57A75" w:rsidRPr="00983917">
        <w:t>case</w:t>
      </w:r>
      <w:r w:rsidR="0023778B" w:rsidRPr="00983917">
        <w:t>(</w:t>
      </w:r>
      <w:r w:rsidR="00E57A75" w:rsidRPr="00983917">
        <w:t>s</w:t>
      </w:r>
      <w:r w:rsidR="0023778B" w:rsidRPr="00983917">
        <w:t>)</w:t>
      </w:r>
      <w:r w:rsidR="00E57A75" w:rsidRPr="00983917">
        <w:t xml:space="preserve">. </w:t>
      </w:r>
    </w:p>
    <w:p w14:paraId="7C09CF2F" w14:textId="76B8E2FE" w:rsidR="001474A3" w:rsidRPr="00983917" w:rsidRDefault="001474A3" w:rsidP="002D5309">
      <w:pPr>
        <w:pStyle w:val="Heading2"/>
      </w:pPr>
      <w:bookmarkStart w:id="63" w:name="_Ref121471146"/>
      <w:bookmarkStart w:id="64" w:name="_Ref121471150"/>
      <w:bookmarkStart w:id="65" w:name="_Toc131774878"/>
      <w:bookmarkStart w:id="66" w:name="_Toc211000585"/>
      <w:r w:rsidRPr="00983917">
        <w:t>Test flow</w:t>
      </w:r>
      <w:bookmarkEnd w:id="63"/>
      <w:bookmarkEnd w:id="64"/>
      <w:bookmarkEnd w:id="65"/>
      <w:bookmarkEnd w:id="66"/>
    </w:p>
    <w:p w14:paraId="340952E4" w14:textId="70C4F37C" w:rsidR="0073487B" w:rsidRPr="00983917" w:rsidRDefault="000A1372" w:rsidP="000A1372">
      <w:r w:rsidRPr="00983917">
        <w:t xml:space="preserve">This </w:t>
      </w:r>
      <w:r w:rsidR="00B41B17" w:rsidRPr="00983917">
        <w:t xml:space="preserve">section defines the test flow that </w:t>
      </w:r>
      <w:r w:rsidR="007A4493" w:rsidRPr="00983917">
        <w:t>every part will follow</w:t>
      </w:r>
      <w:r w:rsidR="00754946" w:rsidRPr="00983917">
        <w:t xml:space="preserve">. </w:t>
      </w:r>
    </w:p>
    <w:p w14:paraId="5BDF7D51" w14:textId="28F1EB9D" w:rsidR="00985B76" w:rsidRPr="00983917" w:rsidRDefault="00985B76" w:rsidP="000A1372">
      <w:r w:rsidRPr="00983917">
        <w:t>Approved devices are defi</w:t>
      </w:r>
      <w:r w:rsidR="00AC4C98" w:rsidRPr="00983917">
        <w:t>ned as PCBs that have undergone and successfully passed all required verifications outlined in their dedi</w:t>
      </w:r>
      <w:r w:rsidR="00FE0CEE" w:rsidRPr="00983917">
        <w:t xml:space="preserve">cated, product-specific test plan. </w:t>
      </w:r>
      <w:r w:rsidR="00C5014D" w:rsidRPr="00983917">
        <w:t>PCBs achieving this status are formall</w:t>
      </w:r>
      <w:r w:rsidR="00AC3301" w:rsidRPr="00983917">
        <w:t>y designated as fit for inclusion within an EVK assembly.</w:t>
      </w:r>
    </w:p>
    <w:p w14:paraId="14BBD55E" w14:textId="4E430C21" w:rsidR="007460D4" w:rsidRPr="00983917" w:rsidRDefault="007460D4" w:rsidP="00D40871">
      <w:r w:rsidRPr="00983917">
        <w:t xml:space="preserve">The removal of the </w:t>
      </w:r>
      <w:del w:id="67" w:author="Jelle Van Rethy" w:date="2025-10-16T16:50:00Z" w16du:dateUtc="2025-10-16T14:50:00Z">
        <w:r w:rsidRPr="00983917" w:rsidDel="009F5F12">
          <w:delText xml:space="preserve">lens's </w:delText>
        </w:r>
      </w:del>
      <w:ins w:id="68" w:author="Jelle Van Rethy" w:date="2025-10-16T16:50:00Z" w16du:dateUtc="2025-10-16T14:50:00Z">
        <w:r w:rsidR="009F5F12">
          <w:t>imager</w:t>
        </w:r>
        <w:r w:rsidR="009F5F12" w:rsidRPr="00983917">
          <w:t xml:space="preserve">'s </w:t>
        </w:r>
      </w:ins>
      <w:r w:rsidRPr="00983917">
        <w:t xml:space="preserve">glass protection is performed only when the </w:t>
      </w:r>
      <w:del w:id="69" w:author="Jelle Van Rethy" w:date="2025-10-16T16:49:00Z" w16du:dateUtc="2025-10-16T14:49:00Z">
        <w:r w:rsidRPr="00983917" w:rsidDel="009F5F12">
          <w:delText xml:space="preserve">EVK </w:delText>
        </w:r>
      </w:del>
      <w:ins w:id="70" w:author="Jelle Van Rethy" w:date="2025-10-16T16:49:00Z" w16du:dateUtc="2025-10-16T14:49:00Z">
        <w:r w:rsidR="009F5F12">
          <w:t>module</w:t>
        </w:r>
        <w:r w:rsidR="009F5F12" w:rsidRPr="00983917">
          <w:t xml:space="preserve"> </w:t>
        </w:r>
      </w:ins>
      <w:r w:rsidRPr="00983917">
        <w:t xml:space="preserve">assembly includes a dedicated housing and mounted lens (see </w:t>
      </w:r>
      <w:r w:rsidRPr="00983917">
        <w:fldChar w:fldCharType="begin"/>
      </w:r>
      <w:r w:rsidRPr="00983917">
        <w:instrText xml:space="preserve"> REF _Ref189040399 \h </w:instrText>
      </w:r>
      <w:r w:rsidRPr="00983917">
        <w:fldChar w:fldCharType="separate"/>
      </w:r>
      <w:r w:rsidR="0014032D" w:rsidRPr="00983917">
        <w:t xml:space="preserve">Figure </w:t>
      </w:r>
      <w:r w:rsidR="0014032D">
        <w:rPr>
          <w:noProof/>
        </w:rPr>
        <w:t>1</w:t>
      </w:r>
      <w:r w:rsidRPr="00983917">
        <w:fldChar w:fldCharType="end"/>
      </w:r>
      <w:r w:rsidRPr="00983917">
        <w:t xml:space="preserve">, left flow). This step is omitted if the housing is not included (see </w:t>
      </w:r>
      <w:r w:rsidRPr="00983917">
        <w:fldChar w:fldCharType="begin"/>
      </w:r>
      <w:r w:rsidRPr="00983917">
        <w:instrText xml:space="preserve"> REF _Ref189040399 \h </w:instrText>
      </w:r>
      <w:r w:rsidRPr="00983917">
        <w:fldChar w:fldCharType="separate"/>
      </w:r>
      <w:r w:rsidR="0014032D" w:rsidRPr="00983917">
        <w:t xml:space="preserve">Figure </w:t>
      </w:r>
      <w:r w:rsidR="0014032D">
        <w:rPr>
          <w:noProof/>
        </w:rPr>
        <w:t>1</w:t>
      </w:r>
      <w:r w:rsidRPr="00983917">
        <w:fldChar w:fldCharType="end"/>
      </w:r>
      <w:r w:rsidRPr="00983917">
        <w:t>, right flow).</w:t>
      </w:r>
    </w:p>
    <w:p w14:paraId="308D3DAA" w14:textId="0B06CCE4" w:rsidR="001E53F3" w:rsidRPr="00983917" w:rsidRDefault="00611341" w:rsidP="001E53F3">
      <w:pPr>
        <w:pStyle w:val="Figure"/>
        <w:rPr>
          <w:noProof w:val="0"/>
        </w:rPr>
      </w:pPr>
      <w:commentRangeStart w:id="71"/>
      <w:commentRangeStart w:id="72"/>
      <w:commentRangeStart w:id="73"/>
      <w:commentRangeStart w:id="74"/>
      <w:r w:rsidRPr="00983917">
        <w:lastRenderedPageBreak/>
        <w:drawing>
          <wp:inline distT="0" distB="0" distL="0" distR="0" wp14:anchorId="409AB926" wp14:editId="4E55F6FC">
            <wp:extent cx="2413590" cy="3404385"/>
            <wp:effectExtent l="0" t="0" r="6350" b="5715"/>
            <wp:docPr id="1983055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16971" cy="3409154"/>
                    </a:xfrm>
                    <a:prstGeom prst="rect">
                      <a:avLst/>
                    </a:prstGeom>
                    <a:noFill/>
                    <a:ln>
                      <a:noFill/>
                    </a:ln>
                  </pic:spPr>
                </pic:pic>
              </a:graphicData>
            </a:graphic>
          </wp:inline>
        </w:drawing>
      </w:r>
      <w:commentRangeEnd w:id="71"/>
      <w:r w:rsidR="0014753F" w:rsidRPr="00983917">
        <w:rPr>
          <w:rStyle w:val="CommentReference"/>
          <w:noProof w:val="0"/>
          <w:sz w:val="22"/>
        </w:rPr>
        <w:commentReference w:id="71"/>
      </w:r>
      <w:commentRangeEnd w:id="72"/>
      <w:r w:rsidR="00EB241A" w:rsidRPr="00983917">
        <w:rPr>
          <w:rStyle w:val="CommentReference"/>
          <w:noProof w:val="0"/>
          <w:sz w:val="22"/>
        </w:rPr>
        <w:commentReference w:id="72"/>
      </w:r>
      <w:commentRangeEnd w:id="73"/>
      <w:r w:rsidR="00DB2B2C" w:rsidRPr="00983917">
        <w:rPr>
          <w:rStyle w:val="CommentReference"/>
          <w:noProof w:val="0"/>
          <w:sz w:val="22"/>
        </w:rPr>
        <w:commentReference w:id="73"/>
      </w:r>
      <w:commentRangeEnd w:id="74"/>
      <w:r w:rsidR="008420A0" w:rsidRPr="00983917">
        <w:rPr>
          <w:rStyle w:val="CommentReference"/>
          <w:noProof w:val="0"/>
          <w:sz w:val="22"/>
        </w:rPr>
        <w:commentReference w:id="74"/>
      </w:r>
      <w:r w:rsidR="00A97393" w:rsidRPr="00983917">
        <w:rPr>
          <w:noProof w:val="0"/>
        </w:rPr>
        <w:t xml:space="preserve">            </w:t>
      </w:r>
      <w:commentRangeStart w:id="75"/>
      <w:commentRangeStart w:id="76"/>
      <w:r w:rsidR="00A97393" w:rsidRPr="00983917">
        <w:drawing>
          <wp:inline distT="0" distB="0" distL="0" distR="0" wp14:anchorId="4F2C844A" wp14:editId="3FA54412">
            <wp:extent cx="2541182" cy="3388087"/>
            <wp:effectExtent l="0" t="0" r="0" b="3175"/>
            <wp:docPr id="2007398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49883" cy="3399688"/>
                    </a:xfrm>
                    <a:prstGeom prst="rect">
                      <a:avLst/>
                    </a:prstGeom>
                    <a:noFill/>
                    <a:ln>
                      <a:noFill/>
                    </a:ln>
                  </pic:spPr>
                </pic:pic>
              </a:graphicData>
            </a:graphic>
          </wp:inline>
        </w:drawing>
      </w:r>
      <w:commentRangeEnd w:id="75"/>
      <w:r w:rsidR="00AA3F07" w:rsidRPr="00983917">
        <w:rPr>
          <w:rStyle w:val="CommentReference"/>
          <w:noProof w:val="0"/>
          <w:sz w:val="22"/>
        </w:rPr>
        <w:commentReference w:id="75"/>
      </w:r>
      <w:commentRangeEnd w:id="76"/>
      <w:r w:rsidR="005526D0" w:rsidRPr="00983917">
        <w:rPr>
          <w:rStyle w:val="CommentReference"/>
          <w:noProof w:val="0"/>
          <w:sz w:val="22"/>
        </w:rPr>
        <w:commentReference w:id="76"/>
      </w:r>
    </w:p>
    <w:p w14:paraId="280A2876" w14:textId="53965F10" w:rsidR="00C41EC5" w:rsidRPr="00983917" w:rsidRDefault="001E53F3" w:rsidP="001E53F3">
      <w:pPr>
        <w:pStyle w:val="Caption"/>
      </w:pPr>
      <w:bookmarkStart w:id="77" w:name="_Ref189040399"/>
      <w:bookmarkStart w:id="78" w:name="_Toc211000611"/>
      <w:commentRangeStart w:id="79"/>
      <w:r w:rsidRPr="00983917">
        <w:t xml:space="preserve">Figure </w:t>
      </w:r>
      <w:r w:rsidRPr="00983917">
        <w:fldChar w:fldCharType="begin"/>
      </w:r>
      <w:r w:rsidRPr="00983917">
        <w:instrText xml:space="preserve"> SEQ Figure \* ARABIC </w:instrText>
      </w:r>
      <w:r w:rsidRPr="00983917">
        <w:fldChar w:fldCharType="separate"/>
      </w:r>
      <w:r w:rsidR="0014032D">
        <w:rPr>
          <w:noProof/>
        </w:rPr>
        <w:t>1</w:t>
      </w:r>
      <w:r w:rsidRPr="00983917">
        <w:fldChar w:fldCharType="end"/>
      </w:r>
      <w:bookmarkEnd w:id="77"/>
      <w:r w:rsidRPr="00983917">
        <w:t xml:space="preserve">: </w:t>
      </w:r>
      <w:r w:rsidR="00B04A2E" w:rsidRPr="00983917">
        <w:t xml:space="preserve">MAG VIS EVK Module </w:t>
      </w:r>
      <w:r w:rsidR="00724164" w:rsidRPr="00983917">
        <w:t xml:space="preserve">production </w:t>
      </w:r>
      <w:r w:rsidRPr="00983917">
        <w:t>test flow</w:t>
      </w:r>
      <w:r w:rsidR="00D40871" w:rsidRPr="00983917">
        <w:t xml:space="preserve"> diagram</w:t>
      </w:r>
      <w:bookmarkEnd w:id="78"/>
      <w:commentRangeEnd w:id="79"/>
      <w:r w:rsidR="00D469A4" w:rsidRPr="00983917">
        <w:rPr>
          <w:rStyle w:val="CommentReference"/>
          <w:sz w:val="20"/>
          <w:szCs w:val="20"/>
        </w:rPr>
        <w:commentReference w:id="79"/>
      </w:r>
    </w:p>
    <w:p w14:paraId="6D5F2E69" w14:textId="77777777" w:rsidR="001474A3" w:rsidRPr="00983917" w:rsidRDefault="001474A3" w:rsidP="002D5309">
      <w:pPr>
        <w:pStyle w:val="Heading2"/>
      </w:pPr>
      <w:bookmarkStart w:id="80" w:name="_Toc131774879"/>
      <w:bookmarkStart w:id="81" w:name="_Toc211000586"/>
      <w:r w:rsidRPr="00983917">
        <w:t>Test sequence</w:t>
      </w:r>
      <w:bookmarkEnd w:id="80"/>
      <w:bookmarkEnd w:id="81"/>
    </w:p>
    <w:p w14:paraId="4A5528BE" w14:textId="1675AB34" w:rsidR="00283777" w:rsidRPr="00983917" w:rsidRDefault="00283777" w:rsidP="004544DF">
      <w:r w:rsidRPr="00983917">
        <w:fldChar w:fldCharType="begin"/>
      </w:r>
      <w:r w:rsidRPr="00983917">
        <w:instrText xml:space="preserve"> REF _Ref189038013 \h </w:instrText>
      </w:r>
      <w:r w:rsidRPr="00983917">
        <w:fldChar w:fldCharType="separate"/>
      </w:r>
      <w:r w:rsidR="0014032D" w:rsidRPr="00983917">
        <w:t xml:space="preserve">Table </w:t>
      </w:r>
      <w:r w:rsidR="0014032D">
        <w:rPr>
          <w:noProof/>
        </w:rPr>
        <w:t>4</w:t>
      </w:r>
      <w:r w:rsidRPr="00983917">
        <w:fldChar w:fldCharType="end"/>
      </w:r>
      <w:r w:rsidRPr="00983917">
        <w:t xml:space="preserve"> provides an overview of the various tests conducted at each test stage and outlines the correct test sequence, which should be followed from top to bottom.</w:t>
      </w:r>
    </w:p>
    <w:p w14:paraId="76CBF8A6" w14:textId="5846291A" w:rsidR="004544DF" w:rsidRPr="00983917" w:rsidRDefault="004544DF" w:rsidP="004544DF">
      <w:pPr>
        <w:pStyle w:val="Caption"/>
        <w:keepNext/>
      </w:pPr>
      <w:bookmarkStart w:id="82" w:name="_Ref189038013"/>
      <w:bookmarkStart w:id="83" w:name="_Toc131774969"/>
      <w:bookmarkStart w:id="84" w:name="_Toc211000618"/>
      <w:r w:rsidRPr="00983917">
        <w:t xml:space="preserve">Table </w:t>
      </w:r>
      <w:r w:rsidRPr="00983917">
        <w:fldChar w:fldCharType="begin"/>
      </w:r>
      <w:r w:rsidRPr="00983917">
        <w:instrText xml:space="preserve"> SEQ Table \* ARABIC </w:instrText>
      </w:r>
      <w:r w:rsidRPr="00983917">
        <w:fldChar w:fldCharType="separate"/>
      </w:r>
      <w:r w:rsidR="0014032D">
        <w:rPr>
          <w:noProof/>
        </w:rPr>
        <w:t>4</w:t>
      </w:r>
      <w:r w:rsidRPr="00983917">
        <w:fldChar w:fldCharType="end"/>
      </w:r>
      <w:bookmarkEnd w:id="82"/>
      <w:r w:rsidRPr="00983917">
        <w:t>: Test sequence</w:t>
      </w:r>
      <w:bookmarkEnd w:id="83"/>
      <w:r w:rsidR="00A44BA7" w:rsidRPr="00983917">
        <w:t xml:space="preserve"> per </w:t>
      </w:r>
      <w:r w:rsidR="00FF1A31" w:rsidRPr="00983917">
        <w:t>test stage</w:t>
      </w:r>
      <w:bookmarkEnd w:id="84"/>
    </w:p>
    <w:tbl>
      <w:tblPr>
        <w:tblStyle w:val="GridTable4-Accent3"/>
        <w:tblW w:w="9634" w:type="dxa"/>
        <w:tblLook w:val="04A0" w:firstRow="1" w:lastRow="0" w:firstColumn="1" w:lastColumn="0" w:noHBand="0" w:noVBand="1"/>
      </w:tblPr>
      <w:tblGrid>
        <w:gridCol w:w="4390"/>
        <w:gridCol w:w="992"/>
        <w:gridCol w:w="992"/>
        <w:gridCol w:w="3260"/>
      </w:tblGrid>
      <w:tr w:rsidR="009112CA" w:rsidRPr="00983917" w14:paraId="4112EFB6" w14:textId="77777777" w:rsidTr="00C1009C">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4390" w:type="dxa"/>
          </w:tcPr>
          <w:p w14:paraId="2C5D91F3" w14:textId="29FB8634" w:rsidR="009112CA" w:rsidRPr="00983917" w:rsidRDefault="009112CA" w:rsidP="00A40224">
            <w:pPr>
              <w:pStyle w:val="Table-small"/>
            </w:pPr>
            <w:r w:rsidRPr="00983917">
              <w:t xml:space="preserve">Test </w:t>
            </w:r>
          </w:p>
        </w:tc>
        <w:tc>
          <w:tcPr>
            <w:tcW w:w="992" w:type="dxa"/>
          </w:tcPr>
          <w:p w14:paraId="2CDBFA26" w14:textId="4CA19E5C" w:rsidR="009112CA" w:rsidRPr="00983917" w:rsidRDefault="009112CA" w:rsidP="00A40224">
            <w:pPr>
              <w:pStyle w:val="Table-small"/>
              <w:jc w:val="center"/>
              <w:cnfStyle w:val="100000000000" w:firstRow="1" w:lastRow="0" w:firstColumn="0" w:lastColumn="0" w:oddVBand="0" w:evenVBand="0" w:oddHBand="0" w:evenHBand="0" w:firstRowFirstColumn="0" w:firstRowLastColumn="0" w:lastRowFirstColumn="0" w:lastRowLastColumn="0"/>
            </w:pPr>
            <w:r w:rsidRPr="00983917">
              <w:t>VI</w:t>
            </w:r>
          </w:p>
        </w:tc>
        <w:tc>
          <w:tcPr>
            <w:tcW w:w="992" w:type="dxa"/>
          </w:tcPr>
          <w:p w14:paraId="62509D33" w14:textId="2D410485" w:rsidR="009112CA" w:rsidRPr="00983917" w:rsidRDefault="009112CA" w:rsidP="00A40224">
            <w:pPr>
              <w:pStyle w:val="Table-small"/>
              <w:jc w:val="center"/>
              <w:cnfStyle w:val="100000000000" w:firstRow="1" w:lastRow="0" w:firstColumn="0" w:lastColumn="0" w:oddVBand="0" w:evenVBand="0" w:oddHBand="0" w:evenHBand="0" w:firstRowFirstColumn="0" w:firstRowLastColumn="0" w:lastRowFirstColumn="0" w:lastRowLastColumn="0"/>
            </w:pPr>
            <w:commentRangeStart w:id="85"/>
            <w:r w:rsidRPr="00983917">
              <w:t>VER</w:t>
            </w:r>
            <w:commentRangeEnd w:id="85"/>
            <w:r w:rsidR="00E10573" w:rsidRPr="00983917">
              <w:rPr>
                <w:rStyle w:val="CommentReference"/>
                <w:sz w:val="20"/>
              </w:rPr>
              <w:commentReference w:id="85"/>
            </w:r>
          </w:p>
        </w:tc>
        <w:tc>
          <w:tcPr>
            <w:tcW w:w="3260" w:type="dxa"/>
          </w:tcPr>
          <w:p w14:paraId="562E161B" w14:textId="02DBDE2B" w:rsidR="009112CA" w:rsidRPr="00983917" w:rsidRDefault="009112CA" w:rsidP="00A40224">
            <w:pPr>
              <w:pStyle w:val="Table-small"/>
              <w:cnfStyle w:val="100000000000" w:firstRow="1" w:lastRow="0" w:firstColumn="0" w:lastColumn="0" w:oddVBand="0" w:evenVBand="0" w:oddHBand="0" w:evenHBand="0" w:firstRowFirstColumn="0" w:firstRowLastColumn="0" w:lastRowFirstColumn="0" w:lastRowLastColumn="0"/>
            </w:pPr>
            <w:r w:rsidRPr="00983917">
              <w:t>Comments</w:t>
            </w:r>
          </w:p>
        </w:tc>
      </w:tr>
      <w:tr w:rsidR="00C1009C" w:rsidRPr="00983917" w14:paraId="54ECFC53" w14:textId="77777777" w:rsidTr="00C1009C">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390" w:type="dxa"/>
            <w:vAlign w:val="center"/>
          </w:tcPr>
          <w:p w14:paraId="50DD709B" w14:textId="78C18D16" w:rsidR="00C1009C" w:rsidRPr="00983917" w:rsidRDefault="00C1009C" w:rsidP="00C1009C">
            <w:pPr>
              <w:pStyle w:val="Table-small"/>
            </w:pPr>
            <w:r>
              <w:fldChar w:fldCharType="begin"/>
            </w:r>
            <w:r>
              <w:instrText xml:space="preserve"> REF _Ref210998074 \h  \* MERGEFORMAT </w:instrText>
            </w:r>
            <w:r>
              <w:fldChar w:fldCharType="separate"/>
            </w:r>
            <w:r w:rsidR="0014032D" w:rsidRPr="00983917">
              <w:t>T0001: Visual inspection (VI)</w:t>
            </w:r>
            <w:r>
              <w:fldChar w:fldCharType="end"/>
            </w:r>
          </w:p>
        </w:tc>
        <w:tc>
          <w:tcPr>
            <w:tcW w:w="992" w:type="dxa"/>
          </w:tcPr>
          <w:p w14:paraId="7D5B87EE" w14:textId="416C4FA7" w:rsidR="00C1009C" w:rsidRPr="00983917" w:rsidRDefault="00C1009C" w:rsidP="00C1009C">
            <w:pPr>
              <w:pStyle w:val="Table-small"/>
              <w:jc w:val="center"/>
              <w:cnfStyle w:val="000000100000" w:firstRow="0" w:lastRow="0" w:firstColumn="0" w:lastColumn="0" w:oddVBand="0" w:evenVBand="0" w:oddHBand="1" w:evenHBand="0" w:firstRowFirstColumn="0" w:firstRowLastColumn="0" w:lastRowFirstColumn="0" w:lastRowLastColumn="0"/>
            </w:pPr>
            <w:r w:rsidRPr="00983917">
              <w:t>X</w:t>
            </w:r>
          </w:p>
        </w:tc>
        <w:tc>
          <w:tcPr>
            <w:tcW w:w="992" w:type="dxa"/>
          </w:tcPr>
          <w:p w14:paraId="57CCA178" w14:textId="5BD14B0E" w:rsidR="00C1009C" w:rsidRPr="00983917" w:rsidRDefault="00C1009C" w:rsidP="00C1009C">
            <w:pPr>
              <w:pStyle w:val="Table-small"/>
              <w:jc w:val="center"/>
              <w:cnfStyle w:val="000000100000" w:firstRow="0" w:lastRow="0" w:firstColumn="0" w:lastColumn="0" w:oddVBand="0" w:evenVBand="0" w:oddHBand="1" w:evenHBand="0" w:firstRowFirstColumn="0" w:firstRowLastColumn="0" w:lastRowFirstColumn="0" w:lastRowLastColumn="0"/>
            </w:pPr>
          </w:p>
        </w:tc>
        <w:tc>
          <w:tcPr>
            <w:tcW w:w="3260" w:type="dxa"/>
            <w:vAlign w:val="bottom"/>
          </w:tcPr>
          <w:p w14:paraId="642AB19F" w14:textId="4EE8AB09" w:rsidR="00C1009C" w:rsidRPr="00983917" w:rsidRDefault="00C1009C" w:rsidP="00C1009C">
            <w:pPr>
              <w:pStyle w:val="Table-small"/>
              <w:cnfStyle w:val="000000100000" w:firstRow="0" w:lastRow="0" w:firstColumn="0" w:lastColumn="0" w:oddVBand="0" w:evenVBand="0" w:oddHBand="1" w:evenHBand="0" w:firstRowFirstColumn="0" w:firstRowLastColumn="0" w:lastRowFirstColumn="0" w:lastRowLastColumn="0"/>
            </w:pPr>
            <w:r>
              <w:rPr>
                <w:rFonts w:ascii="Arial" w:hAnsi="Arial" w:cs="Arial"/>
                <w:szCs w:val="20"/>
              </w:rPr>
              <w:t>Always the first test.</w:t>
            </w:r>
          </w:p>
        </w:tc>
      </w:tr>
      <w:tr w:rsidR="00C1009C" w:rsidRPr="00983917" w14:paraId="59CEBAC8" w14:textId="77777777" w:rsidTr="00C1009C">
        <w:trPr>
          <w:trHeight w:val="275"/>
        </w:trPr>
        <w:tc>
          <w:tcPr>
            <w:cnfStyle w:val="001000000000" w:firstRow="0" w:lastRow="0" w:firstColumn="1" w:lastColumn="0" w:oddVBand="0" w:evenVBand="0" w:oddHBand="0" w:evenHBand="0" w:firstRowFirstColumn="0" w:firstRowLastColumn="0" w:lastRowFirstColumn="0" w:lastRowLastColumn="0"/>
            <w:tcW w:w="4390" w:type="dxa"/>
            <w:vAlign w:val="center"/>
          </w:tcPr>
          <w:p w14:paraId="6C597A25" w14:textId="17D1D15C" w:rsidR="00C1009C" w:rsidRPr="00983917" w:rsidRDefault="00C1009C" w:rsidP="00C1009C">
            <w:pPr>
              <w:pStyle w:val="Table-small"/>
            </w:pPr>
            <w:r>
              <w:fldChar w:fldCharType="begin"/>
            </w:r>
            <w:r>
              <w:instrText xml:space="preserve"> REF _Ref210998106 \h  \* MERGEFORMAT </w:instrText>
            </w:r>
            <w:r>
              <w:fldChar w:fldCharType="separate"/>
            </w:r>
            <w:r w:rsidR="0014032D" w:rsidRPr="00983917">
              <w:t>T0002: Power consumption</w:t>
            </w:r>
            <w:r>
              <w:fldChar w:fldCharType="end"/>
            </w:r>
          </w:p>
        </w:tc>
        <w:tc>
          <w:tcPr>
            <w:tcW w:w="992" w:type="dxa"/>
          </w:tcPr>
          <w:p w14:paraId="2E7C0D21" w14:textId="0739336D" w:rsidR="00C1009C" w:rsidRPr="00983917" w:rsidRDefault="00C1009C" w:rsidP="00C1009C">
            <w:pPr>
              <w:pStyle w:val="Table-small"/>
              <w:jc w:val="center"/>
              <w:cnfStyle w:val="000000000000" w:firstRow="0" w:lastRow="0" w:firstColumn="0" w:lastColumn="0" w:oddVBand="0" w:evenVBand="0" w:oddHBand="0" w:evenHBand="0" w:firstRowFirstColumn="0" w:firstRowLastColumn="0" w:lastRowFirstColumn="0" w:lastRowLastColumn="0"/>
            </w:pPr>
          </w:p>
        </w:tc>
        <w:tc>
          <w:tcPr>
            <w:tcW w:w="992" w:type="dxa"/>
          </w:tcPr>
          <w:p w14:paraId="31ED07A9" w14:textId="20967EEC" w:rsidR="00C1009C" w:rsidRPr="00983917" w:rsidRDefault="00C1009C" w:rsidP="00C1009C">
            <w:pPr>
              <w:pStyle w:val="Table-small"/>
              <w:jc w:val="center"/>
              <w:cnfStyle w:val="000000000000" w:firstRow="0" w:lastRow="0" w:firstColumn="0" w:lastColumn="0" w:oddVBand="0" w:evenVBand="0" w:oddHBand="0" w:evenHBand="0" w:firstRowFirstColumn="0" w:firstRowLastColumn="0" w:lastRowFirstColumn="0" w:lastRowLastColumn="0"/>
            </w:pPr>
            <w:r w:rsidRPr="00983917">
              <w:t>X</w:t>
            </w:r>
          </w:p>
        </w:tc>
        <w:tc>
          <w:tcPr>
            <w:tcW w:w="3260" w:type="dxa"/>
            <w:vAlign w:val="bottom"/>
          </w:tcPr>
          <w:p w14:paraId="0FDAD94B" w14:textId="4EF65627" w:rsidR="00C1009C" w:rsidRPr="00983917" w:rsidRDefault="00C1009C" w:rsidP="00C1009C">
            <w:pPr>
              <w:pStyle w:val="Table-small"/>
              <w:cnfStyle w:val="000000000000" w:firstRow="0" w:lastRow="0" w:firstColumn="0" w:lastColumn="0" w:oddVBand="0" w:evenVBand="0" w:oddHBand="0" w:evenHBand="0" w:firstRowFirstColumn="0" w:firstRowLastColumn="0" w:lastRowFirstColumn="0" w:lastRowLastColumn="0"/>
            </w:pPr>
            <w:r>
              <w:rPr>
                <w:rFonts w:ascii="Arial" w:hAnsi="Arial" w:cs="Arial"/>
                <w:szCs w:val="20"/>
              </w:rPr>
              <w:t>Measures current under various conditions.</w:t>
            </w:r>
          </w:p>
        </w:tc>
      </w:tr>
      <w:tr w:rsidR="00C1009C" w:rsidRPr="00983917" w14:paraId="4AAAF5D0" w14:textId="77777777" w:rsidTr="00C1009C">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390" w:type="dxa"/>
            <w:vAlign w:val="center"/>
          </w:tcPr>
          <w:p w14:paraId="2224E580" w14:textId="25DF1320" w:rsidR="00C1009C" w:rsidRPr="00983917" w:rsidRDefault="00C1009C" w:rsidP="00C1009C">
            <w:pPr>
              <w:pStyle w:val="Table-small"/>
            </w:pPr>
            <w:r>
              <w:fldChar w:fldCharType="begin"/>
            </w:r>
            <w:r>
              <w:instrText xml:space="preserve"> REF _Ref210998113 \h  \* MERGEFORMAT </w:instrText>
            </w:r>
            <w:r>
              <w:fldChar w:fldCharType="separate"/>
            </w:r>
            <w:r w:rsidR="0014032D" w:rsidRPr="00983917">
              <w:t>T0003: CXP Core functionality and video data check</w:t>
            </w:r>
            <w:r>
              <w:fldChar w:fldCharType="end"/>
            </w:r>
          </w:p>
        </w:tc>
        <w:tc>
          <w:tcPr>
            <w:tcW w:w="992" w:type="dxa"/>
          </w:tcPr>
          <w:p w14:paraId="7C851C57" w14:textId="77777777" w:rsidR="00C1009C" w:rsidRPr="00983917" w:rsidRDefault="00C1009C" w:rsidP="00C1009C">
            <w:pPr>
              <w:pStyle w:val="Table-small"/>
              <w:jc w:val="center"/>
              <w:cnfStyle w:val="000000100000" w:firstRow="0" w:lastRow="0" w:firstColumn="0" w:lastColumn="0" w:oddVBand="0" w:evenVBand="0" w:oddHBand="1" w:evenHBand="0" w:firstRowFirstColumn="0" w:firstRowLastColumn="0" w:lastRowFirstColumn="0" w:lastRowLastColumn="0"/>
            </w:pPr>
          </w:p>
        </w:tc>
        <w:tc>
          <w:tcPr>
            <w:tcW w:w="992" w:type="dxa"/>
          </w:tcPr>
          <w:p w14:paraId="3C3AB992" w14:textId="21A38209" w:rsidR="00C1009C" w:rsidRPr="00983917" w:rsidRDefault="00C1009C" w:rsidP="00C1009C">
            <w:pPr>
              <w:pStyle w:val="Table-small"/>
              <w:jc w:val="center"/>
              <w:cnfStyle w:val="000000100000" w:firstRow="0" w:lastRow="0" w:firstColumn="0" w:lastColumn="0" w:oddVBand="0" w:evenVBand="0" w:oddHBand="1" w:evenHBand="0" w:firstRowFirstColumn="0" w:firstRowLastColumn="0" w:lastRowFirstColumn="0" w:lastRowLastColumn="0"/>
            </w:pPr>
            <w:r w:rsidRPr="00983917">
              <w:t>X</w:t>
            </w:r>
          </w:p>
        </w:tc>
        <w:tc>
          <w:tcPr>
            <w:tcW w:w="3260" w:type="dxa"/>
            <w:vAlign w:val="bottom"/>
          </w:tcPr>
          <w:p w14:paraId="33EDF3B3" w14:textId="5B5406DC" w:rsidR="00C1009C" w:rsidRPr="00983917" w:rsidRDefault="00C1009C" w:rsidP="00C1009C">
            <w:pPr>
              <w:pStyle w:val="Table-small"/>
              <w:cnfStyle w:val="000000100000" w:firstRow="0" w:lastRow="0" w:firstColumn="0" w:lastColumn="0" w:oddVBand="0" w:evenVBand="0" w:oddHBand="1" w:evenHBand="0" w:firstRowFirstColumn="0" w:firstRowLastColumn="0" w:lastRowFirstColumn="0" w:lastRowLastColumn="0"/>
            </w:pPr>
            <w:r>
              <w:rPr>
                <w:rFonts w:ascii="Arial" w:hAnsi="Arial" w:cs="Arial"/>
                <w:szCs w:val="20"/>
              </w:rPr>
              <w:t>Verifies CoaXPress communication and data integrity.</w:t>
            </w:r>
          </w:p>
        </w:tc>
      </w:tr>
      <w:tr w:rsidR="00C1009C" w:rsidRPr="00983917" w14:paraId="7891F98A" w14:textId="77777777" w:rsidTr="00C1009C">
        <w:trPr>
          <w:trHeight w:val="323"/>
        </w:trPr>
        <w:tc>
          <w:tcPr>
            <w:cnfStyle w:val="001000000000" w:firstRow="0" w:lastRow="0" w:firstColumn="1" w:lastColumn="0" w:oddVBand="0" w:evenVBand="0" w:oddHBand="0" w:evenHBand="0" w:firstRowFirstColumn="0" w:firstRowLastColumn="0" w:lastRowFirstColumn="0" w:lastRowLastColumn="0"/>
            <w:tcW w:w="4390" w:type="dxa"/>
            <w:vAlign w:val="center"/>
          </w:tcPr>
          <w:p w14:paraId="224BDF5A" w14:textId="464E2CBA" w:rsidR="00C1009C" w:rsidRDefault="00C1009C" w:rsidP="00C1009C">
            <w:pPr>
              <w:pStyle w:val="Table-small"/>
            </w:pPr>
            <w:r>
              <w:fldChar w:fldCharType="begin"/>
            </w:r>
            <w:r>
              <w:instrText xml:space="preserve"> REF _Ref210998139 \h  \* MERGEFORMAT </w:instrText>
            </w:r>
            <w:r>
              <w:fldChar w:fldCharType="separate"/>
            </w:r>
            <w:r w:rsidR="0014032D" w:rsidRPr="00983917">
              <w:t>T000</w:t>
            </w:r>
            <w:r w:rsidR="0014032D">
              <w:t>4</w:t>
            </w:r>
            <w:r w:rsidR="0014032D" w:rsidRPr="00983917">
              <w:t xml:space="preserve">: </w:t>
            </w:r>
            <w:r w:rsidR="0014032D">
              <w:t>IMG</w:t>
            </w:r>
            <w:r w:rsidR="0014032D" w:rsidRPr="00983917">
              <w:t xml:space="preserve"> Core functionality and video data check</w:t>
            </w:r>
            <w:r>
              <w:fldChar w:fldCharType="end"/>
            </w:r>
          </w:p>
        </w:tc>
        <w:tc>
          <w:tcPr>
            <w:tcW w:w="992" w:type="dxa"/>
          </w:tcPr>
          <w:p w14:paraId="53C455F0" w14:textId="77777777" w:rsidR="00C1009C" w:rsidRPr="00983917" w:rsidRDefault="00C1009C" w:rsidP="00C1009C">
            <w:pPr>
              <w:pStyle w:val="Table-small"/>
              <w:jc w:val="center"/>
              <w:cnfStyle w:val="000000000000" w:firstRow="0" w:lastRow="0" w:firstColumn="0" w:lastColumn="0" w:oddVBand="0" w:evenVBand="0" w:oddHBand="0" w:evenHBand="0" w:firstRowFirstColumn="0" w:firstRowLastColumn="0" w:lastRowFirstColumn="0" w:lastRowLastColumn="0"/>
            </w:pPr>
          </w:p>
        </w:tc>
        <w:tc>
          <w:tcPr>
            <w:tcW w:w="992" w:type="dxa"/>
          </w:tcPr>
          <w:p w14:paraId="2E21B4A7" w14:textId="18C04CD1" w:rsidR="00C1009C" w:rsidRPr="00983917" w:rsidRDefault="00C1009C" w:rsidP="00C1009C">
            <w:pPr>
              <w:pStyle w:val="Table-small"/>
              <w:jc w:val="center"/>
              <w:cnfStyle w:val="000000000000" w:firstRow="0" w:lastRow="0" w:firstColumn="0" w:lastColumn="0" w:oddVBand="0" w:evenVBand="0" w:oddHBand="0" w:evenHBand="0" w:firstRowFirstColumn="0" w:firstRowLastColumn="0" w:lastRowFirstColumn="0" w:lastRowLastColumn="0"/>
            </w:pPr>
            <w:r w:rsidRPr="00983917">
              <w:t>X</w:t>
            </w:r>
          </w:p>
        </w:tc>
        <w:tc>
          <w:tcPr>
            <w:tcW w:w="3260" w:type="dxa"/>
            <w:vAlign w:val="bottom"/>
          </w:tcPr>
          <w:p w14:paraId="5E1C23B0" w14:textId="26EC0363" w:rsidR="00C1009C" w:rsidRPr="00983917" w:rsidRDefault="00C1009C" w:rsidP="00C1009C">
            <w:pPr>
              <w:pStyle w:val="Table-small"/>
              <w:cnfStyle w:val="000000000000" w:firstRow="0" w:lastRow="0" w:firstColumn="0" w:lastColumn="0" w:oddVBand="0" w:evenVBand="0" w:oddHBand="0" w:evenHBand="0" w:firstRowFirstColumn="0" w:firstRowLastColumn="0" w:lastRowFirstColumn="0" w:lastRowLastColumn="0"/>
            </w:pPr>
            <w:r>
              <w:rPr>
                <w:rFonts w:ascii="Arial" w:hAnsi="Arial" w:cs="Arial"/>
                <w:szCs w:val="20"/>
              </w:rPr>
              <w:t>Verifies Imager functionality and internal pattern</w:t>
            </w:r>
            <w:r w:rsidR="00A32C39">
              <w:rPr>
                <w:rFonts w:ascii="Arial" w:hAnsi="Arial" w:cs="Arial"/>
                <w:szCs w:val="20"/>
              </w:rPr>
              <w:t xml:space="preserve"> generator</w:t>
            </w:r>
            <w:r>
              <w:rPr>
                <w:rFonts w:ascii="Arial" w:hAnsi="Arial" w:cs="Arial"/>
                <w:szCs w:val="20"/>
              </w:rPr>
              <w:t>.</w:t>
            </w:r>
          </w:p>
        </w:tc>
      </w:tr>
      <w:tr w:rsidR="00C1009C" w:rsidRPr="00983917" w14:paraId="7194E590" w14:textId="77777777" w:rsidTr="00C1009C">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390" w:type="dxa"/>
            <w:vAlign w:val="center"/>
          </w:tcPr>
          <w:p w14:paraId="131F24D6" w14:textId="53404820" w:rsidR="00C1009C" w:rsidRDefault="00C1009C" w:rsidP="00C1009C">
            <w:pPr>
              <w:pStyle w:val="Table-small"/>
            </w:pPr>
            <w:r>
              <w:fldChar w:fldCharType="begin"/>
            </w:r>
            <w:r>
              <w:instrText xml:space="preserve"> REF _Ref210998146 \h  \* MERGEFORMAT </w:instrText>
            </w:r>
            <w:r>
              <w:fldChar w:fldCharType="separate"/>
            </w:r>
            <w:r w:rsidR="0014032D" w:rsidRPr="00983917">
              <w:t>T000</w:t>
            </w:r>
            <w:r w:rsidR="0014032D">
              <w:t>5</w:t>
            </w:r>
            <w:r w:rsidR="0014032D" w:rsidRPr="00983917">
              <w:t xml:space="preserve">: </w:t>
            </w:r>
            <w:r w:rsidR="0014032D">
              <w:t>IMG</w:t>
            </w:r>
            <w:r w:rsidR="0014032D" w:rsidRPr="00983917">
              <w:t xml:space="preserve"> </w:t>
            </w:r>
            <w:r w:rsidR="0014032D">
              <w:t>Trigger mode</w:t>
            </w:r>
            <w:r>
              <w:fldChar w:fldCharType="end"/>
            </w:r>
          </w:p>
        </w:tc>
        <w:tc>
          <w:tcPr>
            <w:tcW w:w="992" w:type="dxa"/>
          </w:tcPr>
          <w:p w14:paraId="2CD4E967" w14:textId="77777777" w:rsidR="00C1009C" w:rsidRPr="00983917" w:rsidRDefault="00C1009C" w:rsidP="00C1009C">
            <w:pPr>
              <w:pStyle w:val="Table-small"/>
              <w:jc w:val="center"/>
              <w:cnfStyle w:val="000000100000" w:firstRow="0" w:lastRow="0" w:firstColumn="0" w:lastColumn="0" w:oddVBand="0" w:evenVBand="0" w:oddHBand="1" w:evenHBand="0" w:firstRowFirstColumn="0" w:firstRowLastColumn="0" w:lastRowFirstColumn="0" w:lastRowLastColumn="0"/>
            </w:pPr>
          </w:p>
        </w:tc>
        <w:tc>
          <w:tcPr>
            <w:tcW w:w="992" w:type="dxa"/>
          </w:tcPr>
          <w:p w14:paraId="7F0AEF14" w14:textId="244FB496" w:rsidR="00C1009C" w:rsidRPr="00983917" w:rsidRDefault="00C1009C" w:rsidP="00C1009C">
            <w:pPr>
              <w:pStyle w:val="Table-small"/>
              <w:jc w:val="center"/>
              <w:cnfStyle w:val="000000100000" w:firstRow="0" w:lastRow="0" w:firstColumn="0" w:lastColumn="0" w:oddVBand="0" w:evenVBand="0" w:oddHBand="1" w:evenHBand="0" w:firstRowFirstColumn="0" w:firstRowLastColumn="0" w:lastRowFirstColumn="0" w:lastRowLastColumn="0"/>
            </w:pPr>
            <w:r w:rsidRPr="00983917">
              <w:t>X</w:t>
            </w:r>
          </w:p>
        </w:tc>
        <w:tc>
          <w:tcPr>
            <w:tcW w:w="3260" w:type="dxa"/>
            <w:vAlign w:val="bottom"/>
          </w:tcPr>
          <w:p w14:paraId="6182CA39" w14:textId="004FA11A" w:rsidR="00C1009C" w:rsidRPr="00983917" w:rsidRDefault="00C1009C" w:rsidP="00C1009C">
            <w:pPr>
              <w:pStyle w:val="Table-small"/>
              <w:cnfStyle w:val="000000100000" w:firstRow="0" w:lastRow="0" w:firstColumn="0" w:lastColumn="0" w:oddVBand="0" w:evenVBand="0" w:oddHBand="1" w:evenHBand="0" w:firstRowFirstColumn="0" w:firstRowLastColumn="0" w:lastRowFirstColumn="0" w:lastRowLastColumn="0"/>
            </w:pPr>
            <w:r>
              <w:rPr>
                <w:rFonts w:ascii="Arial" w:hAnsi="Arial" w:cs="Arial"/>
                <w:szCs w:val="20"/>
              </w:rPr>
              <w:t>Verifies the imager's ability to operate under external command.</w:t>
            </w:r>
          </w:p>
        </w:tc>
      </w:tr>
      <w:tr w:rsidR="00C1009C" w:rsidRPr="00983917" w14:paraId="48B531C5" w14:textId="77777777" w:rsidTr="00C1009C">
        <w:trPr>
          <w:trHeight w:val="323"/>
        </w:trPr>
        <w:tc>
          <w:tcPr>
            <w:cnfStyle w:val="001000000000" w:firstRow="0" w:lastRow="0" w:firstColumn="1" w:lastColumn="0" w:oddVBand="0" w:evenVBand="0" w:oddHBand="0" w:evenHBand="0" w:firstRowFirstColumn="0" w:firstRowLastColumn="0" w:lastRowFirstColumn="0" w:lastRowLastColumn="0"/>
            <w:tcW w:w="4390" w:type="dxa"/>
            <w:vAlign w:val="center"/>
          </w:tcPr>
          <w:p w14:paraId="7837C4FD" w14:textId="743EBF08" w:rsidR="00C1009C" w:rsidRDefault="00C1009C" w:rsidP="00C1009C">
            <w:pPr>
              <w:pStyle w:val="Table-small"/>
            </w:pPr>
            <w:r>
              <w:fldChar w:fldCharType="begin"/>
            </w:r>
            <w:r>
              <w:instrText xml:space="preserve"> REF _Ref210998153 \h  \* MERGEFORMAT </w:instrText>
            </w:r>
            <w:r>
              <w:fldChar w:fldCharType="separate"/>
            </w:r>
            <w:r w:rsidR="0014032D" w:rsidRPr="00983917">
              <w:t>T000</w:t>
            </w:r>
            <w:r w:rsidR="0014032D">
              <w:t>6</w:t>
            </w:r>
            <w:r w:rsidR="0014032D" w:rsidRPr="00983917">
              <w:t xml:space="preserve">: </w:t>
            </w:r>
            <w:r w:rsidR="0014032D">
              <w:t>MAG-DRV Capabilities (only for MAG-VIS1000x modules)</w:t>
            </w:r>
            <w:r>
              <w:fldChar w:fldCharType="end"/>
            </w:r>
          </w:p>
        </w:tc>
        <w:tc>
          <w:tcPr>
            <w:tcW w:w="992" w:type="dxa"/>
          </w:tcPr>
          <w:p w14:paraId="0E8D0B89" w14:textId="77777777" w:rsidR="00C1009C" w:rsidRPr="00983917" w:rsidRDefault="00C1009C" w:rsidP="00C1009C">
            <w:pPr>
              <w:pStyle w:val="Table-small"/>
              <w:jc w:val="center"/>
              <w:cnfStyle w:val="000000000000" w:firstRow="0" w:lastRow="0" w:firstColumn="0" w:lastColumn="0" w:oddVBand="0" w:evenVBand="0" w:oddHBand="0" w:evenHBand="0" w:firstRowFirstColumn="0" w:firstRowLastColumn="0" w:lastRowFirstColumn="0" w:lastRowLastColumn="0"/>
            </w:pPr>
          </w:p>
        </w:tc>
        <w:tc>
          <w:tcPr>
            <w:tcW w:w="992" w:type="dxa"/>
          </w:tcPr>
          <w:p w14:paraId="5400305B" w14:textId="20CF9CFC" w:rsidR="00C1009C" w:rsidRPr="00983917" w:rsidRDefault="00C1009C" w:rsidP="00C1009C">
            <w:pPr>
              <w:pStyle w:val="Table-small"/>
              <w:jc w:val="center"/>
              <w:cnfStyle w:val="000000000000" w:firstRow="0" w:lastRow="0" w:firstColumn="0" w:lastColumn="0" w:oddVBand="0" w:evenVBand="0" w:oddHBand="0" w:evenHBand="0" w:firstRowFirstColumn="0" w:firstRowLastColumn="0" w:lastRowFirstColumn="0" w:lastRowLastColumn="0"/>
            </w:pPr>
            <w:r w:rsidRPr="00983917">
              <w:t>X</w:t>
            </w:r>
          </w:p>
        </w:tc>
        <w:tc>
          <w:tcPr>
            <w:tcW w:w="3260" w:type="dxa"/>
            <w:vAlign w:val="bottom"/>
          </w:tcPr>
          <w:p w14:paraId="264BE5A2" w14:textId="09E4097D" w:rsidR="00C1009C" w:rsidRPr="00983917" w:rsidRDefault="00C1009C" w:rsidP="00C1009C">
            <w:pPr>
              <w:pStyle w:val="Table-small"/>
              <w:cnfStyle w:val="000000000000" w:firstRow="0" w:lastRow="0" w:firstColumn="0" w:lastColumn="0" w:oddVBand="0" w:evenVBand="0" w:oddHBand="0" w:evenHBand="0" w:firstRowFirstColumn="0" w:firstRowLastColumn="0" w:lastRowFirstColumn="0" w:lastRowLastColumn="0"/>
            </w:pPr>
            <w:commentRangeStart w:id="86"/>
            <w:r>
              <w:rPr>
                <w:rFonts w:ascii="Arial" w:hAnsi="Arial" w:cs="Arial"/>
                <w:szCs w:val="20"/>
              </w:rPr>
              <w:t>Conditional: Applicable only to MAG-VIS1000x modules.</w:t>
            </w:r>
            <w:commentRangeEnd w:id="86"/>
            <w:r w:rsidR="00377A95" w:rsidRPr="00983917">
              <w:rPr>
                <w:rStyle w:val="CommentReference"/>
                <w:sz w:val="20"/>
              </w:rPr>
              <w:commentReference w:id="86"/>
            </w:r>
          </w:p>
        </w:tc>
      </w:tr>
      <w:tr w:rsidR="00C1009C" w:rsidRPr="00983917" w14:paraId="4B615AEE" w14:textId="77777777" w:rsidTr="00C1009C">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390" w:type="dxa"/>
            <w:vAlign w:val="center"/>
          </w:tcPr>
          <w:p w14:paraId="52F8DCEF" w14:textId="17D92FFC" w:rsidR="00C1009C" w:rsidRDefault="00C1009C" w:rsidP="00C1009C">
            <w:pPr>
              <w:pStyle w:val="Table-small"/>
            </w:pPr>
            <w:r>
              <w:fldChar w:fldCharType="begin"/>
            </w:r>
            <w:r>
              <w:instrText xml:space="preserve"> REF _Ref210998164 \h  \* MERGEFORMAT </w:instrText>
            </w:r>
            <w:r>
              <w:fldChar w:fldCharType="separate"/>
            </w:r>
            <w:r w:rsidR="0014032D" w:rsidRPr="00983917">
              <w:t>T000</w:t>
            </w:r>
            <w:r w:rsidR="0014032D">
              <w:t>7</w:t>
            </w:r>
            <w:r w:rsidR="0014032D" w:rsidRPr="00983917">
              <w:t xml:space="preserve">: </w:t>
            </w:r>
            <w:r w:rsidR="0014032D">
              <w:t>MAG-DRV Motor drive capabilities (only for MAG-VIS1002x modules)</w:t>
            </w:r>
            <w:r>
              <w:fldChar w:fldCharType="end"/>
            </w:r>
          </w:p>
        </w:tc>
        <w:tc>
          <w:tcPr>
            <w:tcW w:w="992" w:type="dxa"/>
          </w:tcPr>
          <w:p w14:paraId="3040A1C1" w14:textId="77777777" w:rsidR="00C1009C" w:rsidRPr="00983917" w:rsidRDefault="00C1009C" w:rsidP="00C1009C">
            <w:pPr>
              <w:pStyle w:val="Table-small"/>
              <w:jc w:val="center"/>
              <w:cnfStyle w:val="000000100000" w:firstRow="0" w:lastRow="0" w:firstColumn="0" w:lastColumn="0" w:oddVBand="0" w:evenVBand="0" w:oddHBand="1" w:evenHBand="0" w:firstRowFirstColumn="0" w:firstRowLastColumn="0" w:lastRowFirstColumn="0" w:lastRowLastColumn="0"/>
            </w:pPr>
          </w:p>
        </w:tc>
        <w:tc>
          <w:tcPr>
            <w:tcW w:w="992" w:type="dxa"/>
          </w:tcPr>
          <w:p w14:paraId="3A8A364A" w14:textId="57C635C1" w:rsidR="00C1009C" w:rsidRPr="00983917" w:rsidRDefault="00C1009C" w:rsidP="00C1009C">
            <w:pPr>
              <w:pStyle w:val="Table-small"/>
              <w:jc w:val="center"/>
              <w:cnfStyle w:val="000000100000" w:firstRow="0" w:lastRow="0" w:firstColumn="0" w:lastColumn="0" w:oddVBand="0" w:evenVBand="0" w:oddHBand="1" w:evenHBand="0" w:firstRowFirstColumn="0" w:firstRowLastColumn="0" w:lastRowFirstColumn="0" w:lastRowLastColumn="0"/>
            </w:pPr>
            <w:r w:rsidRPr="00983917">
              <w:t>X</w:t>
            </w:r>
          </w:p>
        </w:tc>
        <w:tc>
          <w:tcPr>
            <w:tcW w:w="3260" w:type="dxa"/>
            <w:vAlign w:val="bottom"/>
          </w:tcPr>
          <w:p w14:paraId="6351922B" w14:textId="0C4CA5E1" w:rsidR="00C1009C" w:rsidRPr="00983917" w:rsidRDefault="00C1009C" w:rsidP="00C1009C">
            <w:pPr>
              <w:pStyle w:val="Table-small"/>
              <w:cnfStyle w:val="000000100000" w:firstRow="0" w:lastRow="0" w:firstColumn="0" w:lastColumn="0" w:oddVBand="0" w:evenVBand="0" w:oddHBand="1" w:evenHBand="0" w:firstRowFirstColumn="0" w:firstRowLastColumn="0" w:lastRowFirstColumn="0" w:lastRowLastColumn="0"/>
            </w:pPr>
            <w:commentRangeStart w:id="87"/>
            <w:r>
              <w:rPr>
                <w:rFonts w:ascii="Arial" w:hAnsi="Arial" w:cs="Arial"/>
                <w:szCs w:val="20"/>
              </w:rPr>
              <w:t>Conditional: Applicable only to MAG-VIS1002x modules.</w:t>
            </w:r>
            <w:commentRangeEnd w:id="87"/>
            <w:r w:rsidR="00C67A7D" w:rsidRPr="00983917">
              <w:rPr>
                <w:rStyle w:val="CommentReference"/>
                <w:sz w:val="20"/>
              </w:rPr>
              <w:commentReference w:id="87"/>
            </w:r>
          </w:p>
        </w:tc>
      </w:tr>
    </w:tbl>
    <w:p w14:paraId="37AE7971" w14:textId="6C60FA28" w:rsidR="00B13C40" w:rsidRPr="00983917" w:rsidRDefault="00B13C40" w:rsidP="00B13C40">
      <w:pPr>
        <w:pStyle w:val="Heading2"/>
      </w:pPr>
      <w:bookmarkStart w:id="88" w:name="_Toc211000587"/>
      <w:r w:rsidRPr="00983917">
        <w:lastRenderedPageBreak/>
        <w:t>Test equipment</w:t>
      </w:r>
      <w:bookmarkEnd w:id="88"/>
    </w:p>
    <w:p w14:paraId="2978AE73" w14:textId="6DB709FA" w:rsidR="00B13C40" w:rsidRPr="00983917" w:rsidRDefault="00B13C40" w:rsidP="00B13C40">
      <w:r w:rsidRPr="00983917">
        <w:t>All</w:t>
      </w:r>
      <w:r w:rsidR="00BE4EA4" w:rsidRPr="00983917">
        <w:t xml:space="preserve"> </w:t>
      </w:r>
      <w:r w:rsidR="005C12BD" w:rsidRPr="00983917">
        <w:t>test equipment</w:t>
      </w:r>
      <w:r w:rsidR="009A3A9E" w:rsidRPr="00983917">
        <w:t xml:space="preserve"> </w:t>
      </w:r>
      <w:r w:rsidR="001433CF" w:rsidRPr="00983917">
        <w:t>is</w:t>
      </w:r>
      <w:r w:rsidRPr="00983917">
        <w:t xml:space="preserve"> listed in </w:t>
      </w:r>
      <w:r w:rsidRPr="00983917">
        <w:fldChar w:fldCharType="begin"/>
      </w:r>
      <w:r w:rsidRPr="00983917">
        <w:instrText xml:space="preserve"> REF _Ref121403998 \h </w:instrText>
      </w:r>
      <w:r w:rsidRPr="00983917">
        <w:fldChar w:fldCharType="separate"/>
      </w:r>
      <w:r w:rsidR="0014032D" w:rsidRPr="00983917">
        <w:t xml:space="preserve">Table </w:t>
      </w:r>
      <w:r w:rsidR="0014032D">
        <w:rPr>
          <w:noProof/>
        </w:rPr>
        <w:t>5</w:t>
      </w:r>
      <w:r w:rsidRPr="00983917">
        <w:fldChar w:fldCharType="end"/>
      </w:r>
      <w:r w:rsidR="009A3A9E" w:rsidRPr="00983917">
        <w:t xml:space="preserve">. </w:t>
      </w:r>
      <w:r w:rsidR="00A62D3B" w:rsidRPr="00983917">
        <w:t>Th</w:t>
      </w:r>
      <w:r w:rsidR="009A3A9E" w:rsidRPr="00983917">
        <w:t>is</w:t>
      </w:r>
      <w:r w:rsidR="00A62D3B" w:rsidRPr="00983917">
        <w:t xml:space="preserve"> table provide recommendations for the </w:t>
      </w:r>
      <w:r w:rsidR="00537936" w:rsidRPr="00983917">
        <w:t>required</w:t>
      </w:r>
      <w:r w:rsidR="00A650BE" w:rsidRPr="00983917">
        <w:t xml:space="preserve"> </w:t>
      </w:r>
      <w:r w:rsidR="00A62D3B" w:rsidRPr="00983917">
        <w:t xml:space="preserve">instruments </w:t>
      </w:r>
      <w:r w:rsidR="00FC030B" w:rsidRPr="00983917">
        <w:t xml:space="preserve">during the </w:t>
      </w:r>
      <w:r w:rsidR="00E00522" w:rsidRPr="00983917">
        <w:t xml:space="preserve">different </w:t>
      </w:r>
      <w:r w:rsidR="00E07034" w:rsidRPr="00983917">
        <w:t>test</w:t>
      </w:r>
      <w:r w:rsidR="00D46719" w:rsidRPr="00983917">
        <w:t xml:space="preserve">, indicate their availability based on the test schedule, and specify whether the equipment remains calibrated throughout the various test phases. </w:t>
      </w:r>
    </w:p>
    <w:p w14:paraId="15C937EA" w14:textId="0F597667" w:rsidR="00B13C40" w:rsidRPr="00983917" w:rsidRDefault="00B13C40" w:rsidP="00B13C40">
      <w:pPr>
        <w:pStyle w:val="Caption"/>
        <w:keepNext/>
      </w:pPr>
      <w:bookmarkStart w:id="89" w:name="_Ref121403998"/>
      <w:bookmarkStart w:id="90" w:name="_Toc131774972"/>
      <w:bookmarkStart w:id="91" w:name="_Toc211000619"/>
      <w:r w:rsidRPr="00983917">
        <w:t xml:space="preserve">Table </w:t>
      </w:r>
      <w:r w:rsidRPr="00983917">
        <w:fldChar w:fldCharType="begin"/>
      </w:r>
      <w:r w:rsidRPr="00983917">
        <w:instrText xml:space="preserve"> SEQ Table \* ARABIC </w:instrText>
      </w:r>
      <w:r w:rsidRPr="00983917">
        <w:fldChar w:fldCharType="separate"/>
      </w:r>
      <w:r w:rsidR="0014032D">
        <w:rPr>
          <w:noProof/>
        </w:rPr>
        <w:t>5</w:t>
      </w:r>
      <w:r w:rsidRPr="00983917">
        <w:fldChar w:fldCharType="end"/>
      </w:r>
      <w:bookmarkEnd w:id="89"/>
      <w:r w:rsidRPr="00983917">
        <w:t xml:space="preserve">: </w:t>
      </w:r>
      <w:commentRangeStart w:id="92"/>
      <w:commentRangeStart w:id="93"/>
      <w:r w:rsidRPr="00983917">
        <w:t>Measurement Equipment overview</w:t>
      </w:r>
      <w:bookmarkEnd w:id="90"/>
      <w:bookmarkEnd w:id="91"/>
      <w:commentRangeEnd w:id="92"/>
      <w:r w:rsidR="004C12EE" w:rsidRPr="00983917">
        <w:rPr>
          <w:rStyle w:val="CommentReference"/>
          <w:sz w:val="20"/>
          <w:szCs w:val="20"/>
        </w:rPr>
        <w:commentReference w:id="92"/>
      </w:r>
      <w:commentRangeEnd w:id="93"/>
      <w:r w:rsidR="001C59A7" w:rsidRPr="00983917">
        <w:rPr>
          <w:rStyle w:val="CommentReference"/>
          <w:sz w:val="20"/>
          <w:szCs w:val="20"/>
        </w:rPr>
        <w:commentReference w:id="93"/>
      </w:r>
    </w:p>
    <w:tbl>
      <w:tblPr>
        <w:tblStyle w:val="GridTable4-Accent3"/>
        <w:tblW w:w="5000" w:type="pct"/>
        <w:tblLook w:val="04A0" w:firstRow="1" w:lastRow="0" w:firstColumn="1" w:lastColumn="0" w:noHBand="0" w:noVBand="1"/>
      </w:tblPr>
      <w:tblGrid>
        <w:gridCol w:w="2193"/>
        <w:gridCol w:w="2188"/>
        <w:gridCol w:w="2956"/>
        <w:gridCol w:w="1096"/>
        <w:gridCol w:w="1196"/>
      </w:tblGrid>
      <w:tr w:rsidR="00492D69" w:rsidRPr="00983917" w14:paraId="7E9441E1" w14:textId="77777777" w:rsidTr="001D22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9" w:type="pct"/>
          </w:tcPr>
          <w:p w14:paraId="6372C015" w14:textId="77777777" w:rsidR="00492D69" w:rsidRPr="00983917" w:rsidRDefault="00492D69">
            <w:pPr>
              <w:pStyle w:val="Table-small"/>
            </w:pPr>
            <w:r w:rsidRPr="00983917">
              <w:t>Instrument name</w:t>
            </w:r>
          </w:p>
        </w:tc>
        <w:tc>
          <w:tcPr>
            <w:tcW w:w="1136" w:type="pct"/>
          </w:tcPr>
          <w:p w14:paraId="443FC8AF" w14:textId="77777777" w:rsidR="00492D69" w:rsidRPr="00983917" w:rsidRDefault="00492D69">
            <w:pPr>
              <w:pStyle w:val="Table-small"/>
              <w:cnfStyle w:val="100000000000" w:firstRow="1" w:lastRow="0" w:firstColumn="0" w:lastColumn="0" w:oddVBand="0" w:evenVBand="0" w:oddHBand="0" w:evenHBand="0" w:firstRowFirstColumn="0" w:firstRowLastColumn="0" w:lastRowFirstColumn="0" w:lastRowLastColumn="0"/>
            </w:pPr>
            <w:r w:rsidRPr="00983917">
              <w:t>Instrument type</w:t>
            </w:r>
          </w:p>
        </w:tc>
        <w:tc>
          <w:tcPr>
            <w:tcW w:w="1535" w:type="pct"/>
          </w:tcPr>
          <w:p w14:paraId="5E02C05B" w14:textId="1980418E" w:rsidR="00492D69" w:rsidRPr="00983917" w:rsidRDefault="00492D69">
            <w:pPr>
              <w:pStyle w:val="Table-small"/>
              <w:cnfStyle w:val="100000000000" w:firstRow="1" w:lastRow="0" w:firstColumn="0" w:lastColumn="0" w:oddVBand="0" w:evenVBand="0" w:oddHBand="0" w:evenHBand="0" w:firstRowFirstColumn="0" w:firstRowLastColumn="0" w:lastRowFirstColumn="0" w:lastRowLastColumn="0"/>
            </w:pPr>
            <w:r w:rsidRPr="00983917">
              <w:t>Short descriptio</w:t>
            </w:r>
            <w:r w:rsidRPr="00983917">
              <w:rPr>
                <w:b w:val="0"/>
                <w:bCs w:val="0"/>
              </w:rPr>
              <w:t>n</w:t>
            </w:r>
          </w:p>
        </w:tc>
        <w:tc>
          <w:tcPr>
            <w:tcW w:w="569" w:type="pct"/>
          </w:tcPr>
          <w:p w14:paraId="25019A4B" w14:textId="57F4821B" w:rsidR="00492D69" w:rsidRPr="00983917" w:rsidRDefault="00492D69">
            <w:pPr>
              <w:pStyle w:val="Table-small"/>
              <w:cnfStyle w:val="100000000000" w:firstRow="1" w:lastRow="0" w:firstColumn="0" w:lastColumn="0" w:oddVBand="0" w:evenVBand="0" w:oddHBand="0" w:evenHBand="0" w:firstRowFirstColumn="0" w:firstRowLastColumn="0" w:lastRowFirstColumn="0" w:lastRowLastColumn="0"/>
            </w:pPr>
            <w:r w:rsidRPr="00983917">
              <w:t>Available</w:t>
            </w:r>
          </w:p>
        </w:tc>
        <w:tc>
          <w:tcPr>
            <w:tcW w:w="621" w:type="pct"/>
          </w:tcPr>
          <w:p w14:paraId="2A9A5AA5" w14:textId="25AE2657" w:rsidR="00492D69" w:rsidRPr="00983917" w:rsidRDefault="00492D69">
            <w:pPr>
              <w:pStyle w:val="Table-small"/>
              <w:cnfStyle w:val="100000000000" w:firstRow="1" w:lastRow="0" w:firstColumn="0" w:lastColumn="0" w:oddVBand="0" w:evenVBand="0" w:oddHBand="0" w:evenHBand="0" w:firstRowFirstColumn="0" w:firstRowLastColumn="0" w:lastRowFirstColumn="0" w:lastRowLastColumn="0"/>
            </w:pPr>
            <w:r w:rsidRPr="00983917">
              <w:t>Calibrated</w:t>
            </w:r>
          </w:p>
        </w:tc>
      </w:tr>
      <w:tr w:rsidR="00492D69" w:rsidRPr="00983917" w14:paraId="77A2786E" w14:textId="77777777" w:rsidTr="001D2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9" w:type="pct"/>
          </w:tcPr>
          <w:p w14:paraId="18B0620E" w14:textId="77777777" w:rsidR="00492D69" w:rsidRPr="00983917" w:rsidRDefault="00492D69">
            <w:pPr>
              <w:pStyle w:val="Table-small"/>
              <w:rPr>
                <w:b w:val="0"/>
                <w:bCs w:val="0"/>
              </w:rPr>
            </w:pPr>
            <w:r w:rsidRPr="00983917">
              <w:rPr>
                <w:b w:val="0"/>
                <w:bCs w:val="0"/>
              </w:rPr>
              <w:t>PC</w:t>
            </w:r>
          </w:p>
        </w:tc>
        <w:tc>
          <w:tcPr>
            <w:tcW w:w="1136" w:type="pct"/>
          </w:tcPr>
          <w:p w14:paraId="41AE7CBE" w14:textId="77777777" w:rsidR="00492D69" w:rsidRPr="00983917" w:rsidRDefault="00492D69">
            <w:pPr>
              <w:pStyle w:val="Table-small"/>
              <w:cnfStyle w:val="000000100000" w:firstRow="0" w:lastRow="0" w:firstColumn="0" w:lastColumn="0" w:oddVBand="0" w:evenVBand="0" w:oddHBand="1" w:evenHBand="0" w:firstRowFirstColumn="0" w:firstRowLastColumn="0" w:lastRowFirstColumn="0" w:lastRowLastColumn="0"/>
            </w:pPr>
            <w:r w:rsidRPr="00983917">
              <w:t>Rack PC</w:t>
            </w:r>
          </w:p>
        </w:tc>
        <w:tc>
          <w:tcPr>
            <w:tcW w:w="1535" w:type="pct"/>
          </w:tcPr>
          <w:p w14:paraId="5DF44DB4" w14:textId="06A4012B" w:rsidR="00492D69" w:rsidRPr="00983917" w:rsidRDefault="00A9379B">
            <w:pPr>
              <w:pStyle w:val="Table-small"/>
              <w:cnfStyle w:val="000000100000" w:firstRow="0" w:lastRow="0" w:firstColumn="0" w:lastColumn="0" w:oddVBand="0" w:evenVBand="0" w:oddHBand="1" w:evenHBand="0" w:firstRowFirstColumn="0" w:firstRowLastColumn="0" w:lastRowFirstColumn="0" w:lastRowLastColumn="0"/>
            </w:pPr>
            <w:r w:rsidRPr="00983917">
              <w:t xml:space="preserve">Test </w:t>
            </w:r>
            <w:r w:rsidR="00E32836" w:rsidRPr="00983917">
              <w:t>computer</w:t>
            </w:r>
          </w:p>
        </w:tc>
        <w:tc>
          <w:tcPr>
            <w:tcW w:w="569" w:type="pct"/>
          </w:tcPr>
          <w:p w14:paraId="1C3715C0" w14:textId="39C1F349" w:rsidR="00492D69" w:rsidRPr="00983917" w:rsidRDefault="00932BAA">
            <w:pPr>
              <w:pStyle w:val="Table-small"/>
              <w:cnfStyle w:val="000000100000" w:firstRow="0" w:lastRow="0" w:firstColumn="0" w:lastColumn="0" w:oddVBand="0" w:evenVBand="0" w:oddHBand="1" w:evenHBand="0" w:firstRowFirstColumn="0" w:firstRowLastColumn="0" w:lastRowFirstColumn="0" w:lastRowLastColumn="0"/>
            </w:pPr>
            <w:r w:rsidRPr="00983917">
              <w:t>TBC</w:t>
            </w:r>
          </w:p>
        </w:tc>
        <w:tc>
          <w:tcPr>
            <w:tcW w:w="621" w:type="pct"/>
          </w:tcPr>
          <w:p w14:paraId="0055D394" w14:textId="302240E8" w:rsidR="00492D69" w:rsidRPr="00983917" w:rsidRDefault="005F0DA5">
            <w:pPr>
              <w:pStyle w:val="Table-small"/>
              <w:cnfStyle w:val="000000100000" w:firstRow="0" w:lastRow="0" w:firstColumn="0" w:lastColumn="0" w:oddVBand="0" w:evenVBand="0" w:oddHBand="1" w:evenHBand="0" w:firstRowFirstColumn="0" w:firstRowLastColumn="0" w:lastRowFirstColumn="0" w:lastRowLastColumn="0"/>
            </w:pPr>
            <w:r>
              <w:t>NA</w:t>
            </w:r>
          </w:p>
        </w:tc>
      </w:tr>
      <w:tr w:rsidR="001335C7" w:rsidRPr="00983917" w14:paraId="1F93368D" w14:textId="77777777" w:rsidTr="001D2272">
        <w:tc>
          <w:tcPr>
            <w:cnfStyle w:val="001000000000" w:firstRow="0" w:lastRow="0" w:firstColumn="1" w:lastColumn="0" w:oddVBand="0" w:evenVBand="0" w:oddHBand="0" w:evenHBand="0" w:firstRowFirstColumn="0" w:firstRowLastColumn="0" w:lastRowFirstColumn="0" w:lastRowLastColumn="0"/>
            <w:tcW w:w="1139" w:type="pct"/>
          </w:tcPr>
          <w:p w14:paraId="4D92C4DE" w14:textId="76230F5D" w:rsidR="001335C7" w:rsidRPr="00983917" w:rsidRDefault="001335C7" w:rsidP="00C12E7B">
            <w:pPr>
              <w:pStyle w:val="Table-small"/>
              <w:rPr>
                <w:b w:val="0"/>
                <w:bCs w:val="0"/>
              </w:rPr>
            </w:pPr>
            <w:r w:rsidRPr="00983917">
              <w:rPr>
                <w:b w:val="0"/>
                <w:bCs w:val="0"/>
              </w:rPr>
              <w:t>Frame Grabber</w:t>
            </w:r>
          </w:p>
        </w:tc>
        <w:tc>
          <w:tcPr>
            <w:tcW w:w="1136" w:type="pct"/>
          </w:tcPr>
          <w:p w14:paraId="12974D2C" w14:textId="58519449" w:rsidR="001335C7" w:rsidRPr="00116D90" w:rsidRDefault="00110F9A" w:rsidP="00C12E7B">
            <w:pPr>
              <w:pStyle w:val="Table-small"/>
              <w:cnfStyle w:val="000000000000" w:firstRow="0" w:lastRow="0" w:firstColumn="0" w:lastColumn="0" w:oddVBand="0" w:evenVBand="0" w:oddHBand="0" w:evenHBand="0" w:firstRowFirstColumn="0" w:firstRowLastColumn="0" w:lastRowFirstColumn="0" w:lastRowLastColumn="0"/>
              <w:rPr>
                <w:lang w:val="fr-BE"/>
                <w:rPrChange w:id="94" w:author="Jelle Van Rethy" w:date="2025-10-14T13:28:00Z" w16du:dateUtc="2025-10-14T11:28:00Z">
                  <w:rPr/>
                </w:rPrChange>
              </w:rPr>
            </w:pPr>
            <w:r w:rsidRPr="00116D90">
              <w:rPr>
                <w:lang w:val="fr-BE"/>
                <w:rPrChange w:id="95" w:author="Jelle Van Rethy" w:date="2025-10-14T13:28:00Z" w16du:dateUtc="2025-10-14T11:28:00Z">
                  <w:rPr/>
                </w:rPrChange>
              </w:rPr>
              <w:t>Matrox Rapix</w:t>
            </w:r>
            <w:r w:rsidR="006F67DA" w:rsidRPr="00116D90">
              <w:rPr>
                <w:lang w:val="fr-BE"/>
                <w:rPrChange w:id="96" w:author="Jelle Van Rethy" w:date="2025-10-14T13:28:00Z" w16du:dateUtc="2025-10-14T11:28:00Z">
                  <w:rPr/>
                </w:rPrChange>
              </w:rPr>
              <w:t>o CXP</w:t>
            </w:r>
            <w:r w:rsidR="00F463A3" w:rsidRPr="00116D90">
              <w:rPr>
                <w:lang w:val="fr-BE"/>
                <w:rPrChange w:id="97" w:author="Jelle Van Rethy" w:date="2025-10-14T13:28:00Z" w16du:dateUtc="2025-10-14T11:28:00Z">
                  <w:rPr/>
                </w:rPrChange>
              </w:rPr>
              <w:t xml:space="preserve"> Frame Grabber</w:t>
            </w:r>
          </w:p>
        </w:tc>
        <w:tc>
          <w:tcPr>
            <w:tcW w:w="1535" w:type="pct"/>
          </w:tcPr>
          <w:p w14:paraId="51784043" w14:textId="4F75DF35" w:rsidR="001335C7" w:rsidRPr="00983917" w:rsidRDefault="001F774B" w:rsidP="00C12E7B">
            <w:pPr>
              <w:pStyle w:val="Table-small"/>
              <w:cnfStyle w:val="000000000000" w:firstRow="0" w:lastRow="0" w:firstColumn="0" w:lastColumn="0" w:oddVBand="0" w:evenVBand="0" w:oddHBand="0" w:evenHBand="0" w:firstRowFirstColumn="0" w:firstRowLastColumn="0" w:lastRowFirstColumn="0" w:lastRowLastColumn="0"/>
            </w:pPr>
            <w:r w:rsidRPr="00983917">
              <w:t>/</w:t>
            </w:r>
          </w:p>
        </w:tc>
        <w:tc>
          <w:tcPr>
            <w:tcW w:w="569" w:type="pct"/>
          </w:tcPr>
          <w:p w14:paraId="0D463BC9" w14:textId="097F4539" w:rsidR="001335C7" w:rsidRPr="00983917" w:rsidRDefault="001335C7" w:rsidP="00C12E7B">
            <w:pPr>
              <w:pStyle w:val="Table-small"/>
              <w:cnfStyle w:val="000000000000" w:firstRow="0" w:lastRow="0" w:firstColumn="0" w:lastColumn="0" w:oddVBand="0" w:evenVBand="0" w:oddHBand="0" w:evenHBand="0" w:firstRowFirstColumn="0" w:firstRowLastColumn="0" w:lastRowFirstColumn="0" w:lastRowLastColumn="0"/>
            </w:pPr>
            <w:r w:rsidRPr="00983917">
              <w:t>TBC</w:t>
            </w:r>
          </w:p>
        </w:tc>
        <w:tc>
          <w:tcPr>
            <w:tcW w:w="621" w:type="pct"/>
          </w:tcPr>
          <w:p w14:paraId="5A7041A5" w14:textId="7575C30F" w:rsidR="001335C7" w:rsidRPr="00983917" w:rsidRDefault="005F0DA5" w:rsidP="00C12E7B">
            <w:pPr>
              <w:pStyle w:val="Table-small"/>
              <w:cnfStyle w:val="000000000000" w:firstRow="0" w:lastRow="0" w:firstColumn="0" w:lastColumn="0" w:oddVBand="0" w:evenVBand="0" w:oddHBand="0" w:evenHBand="0" w:firstRowFirstColumn="0" w:firstRowLastColumn="0" w:lastRowFirstColumn="0" w:lastRowLastColumn="0"/>
            </w:pPr>
            <w:r>
              <w:t>NA</w:t>
            </w:r>
          </w:p>
        </w:tc>
      </w:tr>
      <w:tr w:rsidR="001F774B" w:rsidRPr="00983917" w14:paraId="7C225625" w14:textId="77777777" w:rsidTr="001D2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9" w:type="pct"/>
          </w:tcPr>
          <w:p w14:paraId="492793D5" w14:textId="541D4FDA" w:rsidR="001F774B" w:rsidRPr="00983917" w:rsidRDefault="001F774B" w:rsidP="001F774B">
            <w:pPr>
              <w:pStyle w:val="Table-small"/>
              <w:rPr>
                <w:b w:val="0"/>
                <w:bCs w:val="0"/>
              </w:rPr>
            </w:pPr>
            <w:r w:rsidRPr="00983917">
              <w:rPr>
                <w:b w:val="0"/>
                <w:bCs w:val="0"/>
              </w:rPr>
              <w:t>PSU</w:t>
            </w:r>
          </w:p>
        </w:tc>
        <w:tc>
          <w:tcPr>
            <w:tcW w:w="1136" w:type="pct"/>
          </w:tcPr>
          <w:p w14:paraId="0E5F27BA" w14:textId="1FBDA081" w:rsidR="001F774B" w:rsidRPr="00983917" w:rsidRDefault="001F774B" w:rsidP="001F774B">
            <w:pPr>
              <w:pStyle w:val="Table-small"/>
              <w:cnfStyle w:val="000000100000" w:firstRow="0" w:lastRow="0" w:firstColumn="0" w:lastColumn="0" w:oddVBand="0" w:evenVBand="0" w:oddHBand="1" w:evenHBand="0" w:firstRowFirstColumn="0" w:firstRowLastColumn="0" w:lastRowFirstColumn="0" w:lastRowLastColumn="0"/>
            </w:pPr>
            <w:r w:rsidRPr="00983917">
              <w:t>NGL202 </w:t>
            </w:r>
          </w:p>
        </w:tc>
        <w:tc>
          <w:tcPr>
            <w:tcW w:w="1535" w:type="pct"/>
          </w:tcPr>
          <w:p w14:paraId="7383B9C6" w14:textId="25AA4A1E" w:rsidR="001F774B" w:rsidRPr="00983917" w:rsidRDefault="001F774B" w:rsidP="001F774B">
            <w:pPr>
              <w:pStyle w:val="Table-small"/>
              <w:cnfStyle w:val="000000100000" w:firstRow="0" w:lastRow="0" w:firstColumn="0" w:lastColumn="0" w:oddVBand="0" w:evenVBand="0" w:oddHBand="1" w:evenHBand="0" w:firstRowFirstColumn="0" w:firstRowLastColumn="0" w:lastRowFirstColumn="0" w:lastRowLastColumn="0"/>
            </w:pPr>
            <w:r w:rsidRPr="00983917">
              <w:t>2 channel power supply </w:t>
            </w:r>
          </w:p>
        </w:tc>
        <w:tc>
          <w:tcPr>
            <w:tcW w:w="569" w:type="pct"/>
          </w:tcPr>
          <w:p w14:paraId="1F7ACB68" w14:textId="31C23297" w:rsidR="001F774B" w:rsidRPr="00983917" w:rsidRDefault="001F774B" w:rsidP="001F774B">
            <w:pPr>
              <w:pStyle w:val="Table-small"/>
              <w:cnfStyle w:val="000000100000" w:firstRow="0" w:lastRow="0" w:firstColumn="0" w:lastColumn="0" w:oddVBand="0" w:evenVBand="0" w:oddHBand="1" w:evenHBand="0" w:firstRowFirstColumn="0" w:firstRowLastColumn="0" w:lastRowFirstColumn="0" w:lastRowLastColumn="0"/>
            </w:pPr>
            <w:r w:rsidRPr="00983917">
              <w:t>TBC</w:t>
            </w:r>
          </w:p>
        </w:tc>
        <w:tc>
          <w:tcPr>
            <w:tcW w:w="621" w:type="pct"/>
          </w:tcPr>
          <w:p w14:paraId="44DA0C9A" w14:textId="021B9976" w:rsidR="001F774B" w:rsidRPr="00983917" w:rsidRDefault="001F774B" w:rsidP="001F774B">
            <w:pPr>
              <w:pStyle w:val="Table-small"/>
              <w:cnfStyle w:val="000000100000" w:firstRow="0" w:lastRow="0" w:firstColumn="0" w:lastColumn="0" w:oddVBand="0" w:evenVBand="0" w:oddHBand="1" w:evenHBand="0" w:firstRowFirstColumn="0" w:firstRowLastColumn="0" w:lastRowFirstColumn="0" w:lastRowLastColumn="0"/>
            </w:pPr>
            <w:r w:rsidRPr="00983917">
              <w:t>Yes</w:t>
            </w:r>
          </w:p>
        </w:tc>
      </w:tr>
      <w:tr w:rsidR="001F774B" w:rsidRPr="00983917" w14:paraId="7B26E8F3" w14:textId="77777777" w:rsidTr="001D2272">
        <w:tc>
          <w:tcPr>
            <w:cnfStyle w:val="001000000000" w:firstRow="0" w:lastRow="0" w:firstColumn="1" w:lastColumn="0" w:oddVBand="0" w:evenVBand="0" w:oddHBand="0" w:evenHBand="0" w:firstRowFirstColumn="0" w:firstRowLastColumn="0" w:lastRowFirstColumn="0" w:lastRowLastColumn="0"/>
            <w:tcW w:w="1139" w:type="pct"/>
          </w:tcPr>
          <w:p w14:paraId="26C2B3EE" w14:textId="10CD4D2E" w:rsidR="001F774B" w:rsidRPr="00983917" w:rsidRDefault="001F774B" w:rsidP="001F774B">
            <w:pPr>
              <w:pStyle w:val="Table-small"/>
            </w:pPr>
            <w:r w:rsidRPr="00983917">
              <w:rPr>
                <w:b w:val="0"/>
                <w:bCs w:val="0"/>
              </w:rPr>
              <w:t>DMMV</w:t>
            </w:r>
          </w:p>
        </w:tc>
        <w:tc>
          <w:tcPr>
            <w:tcW w:w="1136" w:type="pct"/>
          </w:tcPr>
          <w:p w14:paraId="167D66AA" w14:textId="0FDDEF56" w:rsidR="001F774B" w:rsidRPr="00983917" w:rsidRDefault="001F774B" w:rsidP="001F774B">
            <w:pPr>
              <w:pStyle w:val="Table-small"/>
              <w:cnfStyle w:val="000000000000" w:firstRow="0" w:lastRow="0" w:firstColumn="0" w:lastColumn="0" w:oddVBand="0" w:evenVBand="0" w:oddHBand="0" w:evenHBand="0" w:firstRowFirstColumn="0" w:firstRowLastColumn="0" w:lastRowFirstColumn="0" w:lastRowLastColumn="0"/>
            </w:pPr>
            <w:r w:rsidRPr="00983917">
              <w:t>Keysight 34465A</w:t>
            </w:r>
          </w:p>
        </w:tc>
        <w:tc>
          <w:tcPr>
            <w:tcW w:w="1535" w:type="pct"/>
          </w:tcPr>
          <w:p w14:paraId="63D839E2" w14:textId="616572C1" w:rsidR="001F774B" w:rsidRPr="00983917" w:rsidRDefault="001F774B" w:rsidP="001F774B">
            <w:pPr>
              <w:pStyle w:val="Table-small"/>
              <w:cnfStyle w:val="000000000000" w:firstRow="0" w:lastRow="0" w:firstColumn="0" w:lastColumn="0" w:oddVBand="0" w:evenVBand="0" w:oddHBand="0" w:evenHBand="0" w:firstRowFirstColumn="0" w:firstRowLastColumn="0" w:lastRowFirstColumn="0" w:lastRowLastColumn="0"/>
            </w:pPr>
            <w:r w:rsidRPr="00983917">
              <w:t>6.5-digit basic Truevolt DMM</w:t>
            </w:r>
          </w:p>
        </w:tc>
        <w:tc>
          <w:tcPr>
            <w:tcW w:w="569" w:type="pct"/>
          </w:tcPr>
          <w:p w14:paraId="3EECCDFF" w14:textId="3112DE38" w:rsidR="001F774B" w:rsidRPr="00983917" w:rsidRDefault="001F774B" w:rsidP="001F774B">
            <w:pPr>
              <w:pStyle w:val="Table-small"/>
              <w:cnfStyle w:val="000000000000" w:firstRow="0" w:lastRow="0" w:firstColumn="0" w:lastColumn="0" w:oddVBand="0" w:evenVBand="0" w:oddHBand="0" w:evenHBand="0" w:firstRowFirstColumn="0" w:firstRowLastColumn="0" w:lastRowFirstColumn="0" w:lastRowLastColumn="0"/>
            </w:pPr>
            <w:r w:rsidRPr="00983917">
              <w:t>TBC</w:t>
            </w:r>
          </w:p>
        </w:tc>
        <w:tc>
          <w:tcPr>
            <w:tcW w:w="621" w:type="pct"/>
          </w:tcPr>
          <w:p w14:paraId="793180CB" w14:textId="0F11FC4A" w:rsidR="001F774B" w:rsidRPr="00983917" w:rsidRDefault="001F774B" w:rsidP="001F774B">
            <w:pPr>
              <w:pStyle w:val="Table-small"/>
              <w:cnfStyle w:val="000000000000" w:firstRow="0" w:lastRow="0" w:firstColumn="0" w:lastColumn="0" w:oddVBand="0" w:evenVBand="0" w:oddHBand="0" w:evenHBand="0" w:firstRowFirstColumn="0" w:firstRowLastColumn="0" w:lastRowFirstColumn="0" w:lastRowLastColumn="0"/>
            </w:pPr>
            <w:r w:rsidRPr="00983917">
              <w:t>Yes</w:t>
            </w:r>
          </w:p>
        </w:tc>
      </w:tr>
      <w:tr w:rsidR="001F774B" w:rsidRPr="00983917" w14:paraId="695C525E" w14:textId="77777777" w:rsidTr="001D2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9" w:type="pct"/>
          </w:tcPr>
          <w:p w14:paraId="4970A934" w14:textId="1A251AE0" w:rsidR="001F774B" w:rsidRPr="00983917" w:rsidRDefault="001F774B" w:rsidP="001F774B">
            <w:pPr>
              <w:pStyle w:val="Table-small"/>
              <w:rPr>
                <w:b w:val="0"/>
                <w:bCs w:val="0"/>
              </w:rPr>
            </w:pPr>
            <w:r w:rsidRPr="00983917">
              <w:rPr>
                <w:b w:val="0"/>
                <w:bCs w:val="0"/>
              </w:rPr>
              <w:t>THERMO STREAMER</w:t>
            </w:r>
          </w:p>
        </w:tc>
        <w:tc>
          <w:tcPr>
            <w:tcW w:w="1136" w:type="pct"/>
          </w:tcPr>
          <w:p w14:paraId="02181247" w14:textId="4570357B" w:rsidR="001F774B" w:rsidRPr="00983917" w:rsidRDefault="001F774B" w:rsidP="001F774B">
            <w:pPr>
              <w:pStyle w:val="Table-small"/>
              <w:cnfStyle w:val="000000100000" w:firstRow="0" w:lastRow="0" w:firstColumn="0" w:lastColumn="0" w:oddVBand="0" w:evenVBand="0" w:oddHBand="1" w:evenHBand="0" w:firstRowFirstColumn="0" w:firstRowLastColumn="0" w:lastRowFirstColumn="0" w:lastRowLastColumn="0"/>
            </w:pPr>
            <w:r w:rsidRPr="00983917">
              <w:t>Temptronic ECO-710E-M</w:t>
            </w:r>
          </w:p>
        </w:tc>
        <w:tc>
          <w:tcPr>
            <w:tcW w:w="1535" w:type="pct"/>
          </w:tcPr>
          <w:p w14:paraId="7081CDDC" w14:textId="7800C566" w:rsidR="001F774B" w:rsidRPr="00983917" w:rsidRDefault="001F774B" w:rsidP="001F774B">
            <w:pPr>
              <w:pStyle w:val="Table-small"/>
              <w:cnfStyle w:val="000000100000" w:firstRow="0" w:lastRow="0" w:firstColumn="0" w:lastColumn="0" w:oddVBand="0" w:evenVBand="0" w:oddHBand="1" w:evenHBand="0" w:firstRowFirstColumn="0" w:firstRowLastColumn="0" w:lastRowFirstColumn="0" w:lastRowLastColumn="0"/>
            </w:pPr>
            <w:r w:rsidRPr="00983917">
              <w:t>/</w:t>
            </w:r>
          </w:p>
        </w:tc>
        <w:tc>
          <w:tcPr>
            <w:tcW w:w="569" w:type="pct"/>
          </w:tcPr>
          <w:p w14:paraId="32768C49" w14:textId="78347DD2" w:rsidR="001F774B" w:rsidRPr="00983917" w:rsidRDefault="001F774B" w:rsidP="001F774B">
            <w:pPr>
              <w:pStyle w:val="Table-small"/>
              <w:cnfStyle w:val="000000100000" w:firstRow="0" w:lastRow="0" w:firstColumn="0" w:lastColumn="0" w:oddVBand="0" w:evenVBand="0" w:oddHBand="1" w:evenHBand="0" w:firstRowFirstColumn="0" w:firstRowLastColumn="0" w:lastRowFirstColumn="0" w:lastRowLastColumn="0"/>
            </w:pPr>
            <w:r w:rsidRPr="00983917">
              <w:t>TBC</w:t>
            </w:r>
          </w:p>
        </w:tc>
        <w:tc>
          <w:tcPr>
            <w:tcW w:w="621" w:type="pct"/>
          </w:tcPr>
          <w:p w14:paraId="3EC3673D" w14:textId="4FF4E518" w:rsidR="001F774B" w:rsidRPr="00983917" w:rsidRDefault="001F774B" w:rsidP="001F774B">
            <w:pPr>
              <w:pStyle w:val="Table-small"/>
              <w:cnfStyle w:val="000000100000" w:firstRow="0" w:lastRow="0" w:firstColumn="0" w:lastColumn="0" w:oddVBand="0" w:evenVBand="0" w:oddHBand="1" w:evenHBand="0" w:firstRowFirstColumn="0" w:firstRowLastColumn="0" w:lastRowFirstColumn="0" w:lastRowLastColumn="0"/>
            </w:pPr>
            <w:r w:rsidRPr="00983917">
              <w:t>Yes</w:t>
            </w:r>
          </w:p>
        </w:tc>
      </w:tr>
      <w:tr w:rsidR="00023F51" w:rsidRPr="00983917" w14:paraId="2E77C325" w14:textId="77777777" w:rsidTr="001D2272">
        <w:tc>
          <w:tcPr>
            <w:cnfStyle w:val="001000000000" w:firstRow="0" w:lastRow="0" w:firstColumn="1" w:lastColumn="0" w:oddVBand="0" w:evenVBand="0" w:oddHBand="0" w:evenHBand="0" w:firstRowFirstColumn="0" w:firstRowLastColumn="0" w:lastRowFirstColumn="0" w:lastRowLastColumn="0"/>
            <w:tcW w:w="1139" w:type="pct"/>
          </w:tcPr>
          <w:p w14:paraId="25AFD5F9" w14:textId="4B127266" w:rsidR="00023F51" w:rsidRPr="00983917" w:rsidRDefault="00023F51" w:rsidP="00023F51">
            <w:pPr>
              <w:pStyle w:val="Table-small"/>
            </w:pPr>
            <w:r w:rsidRPr="00745A5B">
              <w:rPr>
                <w:b w:val="0"/>
                <w:bCs w:val="0"/>
              </w:rPr>
              <w:t>SCOPE</w:t>
            </w:r>
          </w:p>
        </w:tc>
        <w:tc>
          <w:tcPr>
            <w:tcW w:w="1136" w:type="pct"/>
          </w:tcPr>
          <w:p w14:paraId="1DBB9A4F" w14:textId="77777777" w:rsidR="00023F51" w:rsidRPr="00745A5B" w:rsidRDefault="00023F51" w:rsidP="00023F51">
            <w:pPr>
              <w:spacing w:before="0" w:after="0"/>
              <w:jc w:val="left"/>
              <w:cnfStyle w:val="000000000000" w:firstRow="0" w:lastRow="0" w:firstColumn="0" w:lastColumn="0" w:oddVBand="0" w:evenVBand="0" w:oddHBand="0" w:evenHBand="0" w:firstRowFirstColumn="0" w:firstRowLastColumn="0" w:lastRowFirstColumn="0" w:lastRowLastColumn="0"/>
              <w:rPr>
                <w:sz w:val="20"/>
              </w:rPr>
            </w:pPr>
            <w:r w:rsidRPr="00745A5B">
              <w:rPr>
                <w:sz w:val="20"/>
              </w:rPr>
              <w:t>Keysight DSOX1204G</w:t>
            </w:r>
          </w:p>
          <w:p w14:paraId="65B0739E" w14:textId="77777777" w:rsidR="00023F51" w:rsidRPr="00983917" w:rsidRDefault="00023F51" w:rsidP="00023F51">
            <w:pPr>
              <w:pStyle w:val="Table-small"/>
              <w:cnfStyle w:val="000000000000" w:firstRow="0" w:lastRow="0" w:firstColumn="0" w:lastColumn="0" w:oddVBand="0" w:evenVBand="0" w:oddHBand="0" w:evenHBand="0" w:firstRowFirstColumn="0" w:firstRowLastColumn="0" w:lastRowFirstColumn="0" w:lastRowLastColumn="0"/>
            </w:pPr>
          </w:p>
        </w:tc>
        <w:tc>
          <w:tcPr>
            <w:tcW w:w="1535" w:type="pct"/>
          </w:tcPr>
          <w:p w14:paraId="3D505D26" w14:textId="411B87B7" w:rsidR="00023F51" w:rsidRPr="00983917" w:rsidRDefault="00023F51" w:rsidP="00023F51">
            <w:pPr>
              <w:pStyle w:val="Table-small"/>
              <w:cnfStyle w:val="000000000000" w:firstRow="0" w:lastRow="0" w:firstColumn="0" w:lastColumn="0" w:oddVBand="0" w:evenVBand="0" w:oddHBand="0" w:evenHBand="0" w:firstRowFirstColumn="0" w:firstRowLastColumn="0" w:lastRowFirstColumn="0" w:lastRowLastColumn="0"/>
            </w:pPr>
            <w:r w:rsidRPr="00745A5B">
              <w:t>4 Analog Channels Oscilloscope</w:t>
            </w:r>
          </w:p>
        </w:tc>
        <w:tc>
          <w:tcPr>
            <w:tcW w:w="569" w:type="pct"/>
          </w:tcPr>
          <w:p w14:paraId="4F125218" w14:textId="570E9AF0" w:rsidR="00023F51" w:rsidRPr="00983917" w:rsidRDefault="00023F51" w:rsidP="00023F51">
            <w:pPr>
              <w:pStyle w:val="Table-small"/>
              <w:cnfStyle w:val="000000000000" w:firstRow="0" w:lastRow="0" w:firstColumn="0" w:lastColumn="0" w:oddVBand="0" w:evenVBand="0" w:oddHBand="0" w:evenHBand="0" w:firstRowFirstColumn="0" w:firstRowLastColumn="0" w:lastRowFirstColumn="0" w:lastRowLastColumn="0"/>
            </w:pPr>
            <w:commentRangeStart w:id="98"/>
            <w:r>
              <w:t>TBC</w:t>
            </w:r>
            <w:commentRangeEnd w:id="98"/>
            <w:r w:rsidR="00A43FED" w:rsidRPr="00983917">
              <w:rPr>
                <w:rStyle w:val="CommentReference"/>
                <w:sz w:val="20"/>
              </w:rPr>
              <w:commentReference w:id="98"/>
            </w:r>
          </w:p>
        </w:tc>
        <w:tc>
          <w:tcPr>
            <w:tcW w:w="621" w:type="pct"/>
          </w:tcPr>
          <w:p w14:paraId="0CE45404" w14:textId="22725100" w:rsidR="00023F51" w:rsidRPr="00983917" w:rsidRDefault="00023F51" w:rsidP="00023F51">
            <w:pPr>
              <w:pStyle w:val="Table-small"/>
              <w:cnfStyle w:val="000000000000" w:firstRow="0" w:lastRow="0" w:firstColumn="0" w:lastColumn="0" w:oddVBand="0" w:evenVBand="0" w:oddHBand="0" w:evenHBand="0" w:firstRowFirstColumn="0" w:firstRowLastColumn="0" w:lastRowFirstColumn="0" w:lastRowLastColumn="0"/>
            </w:pPr>
            <w:r>
              <w:t>Yes</w:t>
            </w:r>
          </w:p>
        </w:tc>
      </w:tr>
    </w:tbl>
    <w:p w14:paraId="0E152832" w14:textId="57E56F41" w:rsidR="008A7238" w:rsidRPr="00983917" w:rsidRDefault="00CB0468" w:rsidP="008A7238">
      <w:pPr>
        <w:pStyle w:val="Heading2"/>
        <w:rPr>
          <w:lang w:eastAsia="en-US"/>
        </w:rPr>
      </w:pPr>
      <w:bookmarkStart w:id="99" w:name="_Toc211000588"/>
      <w:r w:rsidRPr="00983917">
        <w:rPr>
          <w:lang w:eastAsia="en-US"/>
        </w:rPr>
        <w:t>Statistical analysis</w:t>
      </w:r>
      <w:bookmarkEnd w:id="99"/>
    </w:p>
    <w:p w14:paraId="5C883489" w14:textId="5CF3BBCC" w:rsidR="00CB0468" w:rsidRPr="00983917" w:rsidRDefault="00CB0468" w:rsidP="00CB0468">
      <w:pPr>
        <w:pStyle w:val="Heading3"/>
        <w:rPr>
          <w:lang w:eastAsia="en-US"/>
        </w:rPr>
      </w:pPr>
      <w:bookmarkStart w:id="100" w:name="_Toc211000589"/>
      <w:r w:rsidRPr="00983917">
        <w:rPr>
          <w:lang w:eastAsia="en-US"/>
        </w:rPr>
        <w:t>Bin groups</w:t>
      </w:r>
      <w:bookmarkEnd w:id="100"/>
    </w:p>
    <w:p w14:paraId="5F0C1984" w14:textId="1AE5608C" w:rsidR="00CB0468" w:rsidRPr="00983917" w:rsidRDefault="00197161" w:rsidP="00CB0468">
      <w:pPr>
        <w:rPr>
          <w:lang w:eastAsia="en-US"/>
        </w:rPr>
      </w:pPr>
      <w:r w:rsidRPr="00983917">
        <w:rPr>
          <w:lang w:eastAsia="en-US"/>
        </w:rPr>
        <w:t xml:space="preserve">Following table gives an overview of the bin groups. </w:t>
      </w:r>
      <w:r w:rsidR="007A7427" w:rsidRPr="00983917">
        <w:rPr>
          <w:lang w:eastAsia="en-US"/>
        </w:rPr>
        <w:t xml:space="preserve">Bin 1 is always the PASS bin. </w:t>
      </w:r>
      <w:r w:rsidR="007307F5" w:rsidRPr="00983917">
        <w:rPr>
          <w:lang w:eastAsia="en-US"/>
        </w:rPr>
        <w:t>Bin</w:t>
      </w:r>
      <w:r w:rsidR="005A1640" w:rsidRPr="00983917">
        <w:rPr>
          <w:lang w:eastAsia="en-US"/>
        </w:rPr>
        <w:t xml:space="preserve"> groups </w:t>
      </w:r>
      <w:r w:rsidR="007307F5" w:rsidRPr="00983917">
        <w:rPr>
          <w:lang w:eastAsia="en-US"/>
        </w:rPr>
        <w:t xml:space="preserve"> between 2 and 99 are</w:t>
      </w:r>
      <w:r w:rsidR="005A1640" w:rsidRPr="00983917">
        <w:rPr>
          <w:lang w:eastAsia="en-US"/>
        </w:rPr>
        <w:t xml:space="preserve"> reserved for </w:t>
      </w:r>
      <w:r w:rsidR="007307F5" w:rsidRPr="00983917">
        <w:rPr>
          <w:lang w:eastAsia="en-US"/>
        </w:rPr>
        <w:t>P</w:t>
      </w:r>
      <w:r w:rsidR="005A1640" w:rsidRPr="00983917">
        <w:rPr>
          <w:lang w:eastAsia="en-US"/>
        </w:rPr>
        <w:t>ASS</w:t>
      </w:r>
      <w:r w:rsidR="007307F5" w:rsidRPr="00983917">
        <w:rPr>
          <w:lang w:eastAsia="en-US"/>
        </w:rPr>
        <w:t xml:space="preserve"> with limited performance</w:t>
      </w:r>
      <w:r w:rsidR="00622B15">
        <w:rPr>
          <w:lang w:eastAsia="en-US"/>
        </w:rPr>
        <w:t xml:space="preserve">. </w:t>
      </w:r>
      <w:r w:rsidR="00142D66" w:rsidRPr="00983917">
        <w:rPr>
          <w:lang w:eastAsia="en-US"/>
        </w:rPr>
        <w:t xml:space="preserve">Groups starting from 200 are FAILS and should be scrapped. </w:t>
      </w:r>
    </w:p>
    <w:p w14:paraId="2E24CDC5" w14:textId="72679709" w:rsidR="00EA6B84" w:rsidRPr="00983917" w:rsidRDefault="00EA6B84" w:rsidP="00EA6B84">
      <w:pPr>
        <w:pStyle w:val="Caption"/>
        <w:keepNext/>
      </w:pPr>
      <w:bookmarkStart w:id="101" w:name="_Toc211000620"/>
      <w:r w:rsidRPr="00983917">
        <w:t xml:space="preserve">Table </w:t>
      </w:r>
      <w:r w:rsidRPr="00983917">
        <w:fldChar w:fldCharType="begin"/>
      </w:r>
      <w:r w:rsidRPr="00983917">
        <w:instrText xml:space="preserve"> SEQ Table \* ARABIC </w:instrText>
      </w:r>
      <w:r w:rsidRPr="00983917">
        <w:fldChar w:fldCharType="separate"/>
      </w:r>
      <w:r w:rsidR="0014032D">
        <w:rPr>
          <w:noProof/>
        </w:rPr>
        <w:t>6</w:t>
      </w:r>
      <w:r w:rsidRPr="00983917">
        <w:fldChar w:fldCharType="end"/>
      </w:r>
      <w:r w:rsidRPr="00983917">
        <w:t xml:space="preserve">: </w:t>
      </w:r>
      <w:commentRangeStart w:id="102"/>
      <w:commentRangeStart w:id="103"/>
      <w:r w:rsidRPr="00983917">
        <w:t>Bin table</w:t>
      </w:r>
      <w:bookmarkEnd w:id="101"/>
      <w:commentRangeEnd w:id="102"/>
      <w:r w:rsidR="0075066F" w:rsidRPr="00983917">
        <w:rPr>
          <w:rStyle w:val="CommentReference"/>
          <w:sz w:val="20"/>
          <w:szCs w:val="20"/>
        </w:rPr>
        <w:commentReference w:id="102"/>
      </w:r>
      <w:commentRangeEnd w:id="103"/>
      <w:r w:rsidR="00E15EAC" w:rsidRPr="00983917">
        <w:rPr>
          <w:rStyle w:val="CommentReference"/>
          <w:sz w:val="20"/>
          <w:szCs w:val="20"/>
        </w:rPr>
        <w:commentReference w:id="103"/>
      </w:r>
    </w:p>
    <w:tbl>
      <w:tblPr>
        <w:tblStyle w:val="GridTable4-Accent3"/>
        <w:tblW w:w="5000" w:type="pct"/>
        <w:jc w:val="center"/>
        <w:tblLook w:val="04A0" w:firstRow="1" w:lastRow="0" w:firstColumn="1" w:lastColumn="0" w:noHBand="0" w:noVBand="1"/>
      </w:tblPr>
      <w:tblGrid>
        <w:gridCol w:w="3368"/>
        <w:gridCol w:w="6261"/>
      </w:tblGrid>
      <w:tr w:rsidR="00C22A38" w:rsidRPr="00983917" w14:paraId="6FF27BD6" w14:textId="77777777" w:rsidTr="00DB67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tcPr>
          <w:p w14:paraId="0241DB25" w14:textId="0969F295" w:rsidR="00C22A38" w:rsidRPr="00983917" w:rsidRDefault="00C22A38" w:rsidP="00CB0468">
            <w:pPr>
              <w:rPr>
                <w:lang w:eastAsia="en-US"/>
              </w:rPr>
            </w:pPr>
            <w:r w:rsidRPr="00983917">
              <w:rPr>
                <w:lang w:eastAsia="en-US"/>
              </w:rPr>
              <w:t>Bin group</w:t>
            </w:r>
          </w:p>
        </w:tc>
        <w:tc>
          <w:tcPr>
            <w:tcW w:w="3251" w:type="pct"/>
          </w:tcPr>
          <w:p w14:paraId="3380D184" w14:textId="71AE0BBA" w:rsidR="00C22A38" w:rsidRPr="00983917" w:rsidRDefault="008941EB" w:rsidP="00CB0468">
            <w:pPr>
              <w:cnfStyle w:val="100000000000" w:firstRow="1" w:lastRow="0" w:firstColumn="0" w:lastColumn="0" w:oddVBand="0" w:evenVBand="0" w:oddHBand="0" w:evenHBand="0" w:firstRowFirstColumn="0" w:firstRowLastColumn="0" w:lastRowFirstColumn="0" w:lastRowLastColumn="0"/>
              <w:rPr>
                <w:lang w:eastAsia="en-US"/>
              </w:rPr>
            </w:pPr>
            <w:r w:rsidRPr="00983917">
              <w:rPr>
                <w:lang w:eastAsia="en-US"/>
              </w:rPr>
              <w:t>Resolution</w:t>
            </w:r>
          </w:p>
        </w:tc>
      </w:tr>
      <w:tr w:rsidR="00C22A38" w:rsidRPr="00983917" w14:paraId="36CF56B3" w14:textId="77777777" w:rsidTr="00DB6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tcPr>
          <w:p w14:paraId="4485AB24" w14:textId="6FB3D226" w:rsidR="00C22A38" w:rsidRPr="00983917" w:rsidRDefault="00C04788" w:rsidP="00CB0468">
            <w:pPr>
              <w:rPr>
                <w:lang w:eastAsia="en-US"/>
              </w:rPr>
            </w:pPr>
            <w:r w:rsidRPr="00983917">
              <w:rPr>
                <w:lang w:eastAsia="en-US"/>
              </w:rPr>
              <w:t>1</w:t>
            </w:r>
          </w:p>
        </w:tc>
        <w:tc>
          <w:tcPr>
            <w:tcW w:w="3251" w:type="pct"/>
          </w:tcPr>
          <w:p w14:paraId="57035B38" w14:textId="1BC2A736" w:rsidR="00C22A38" w:rsidRPr="00983917" w:rsidRDefault="008941EB" w:rsidP="00CB0468">
            <w:pPr>
              <w:cnfStyle w:val="000000100000" w:firstRow="0" w:lastRow="0" w:firstColumn="0" w:lastColumn="0" w:oddVBand="0" w:evenVBand="0" w:oddHBand="1" w:evenHBand="0" w:firstRowFirstColumn="0" w:firstRowLastColumn="0" w:lastRowFirstColumn="0" w:lastRowLastColumn="0"/>
              <w:rPr>
                <w:lang w:eastAsia="en-US"/>
              </w:rPr>
            </w:pPr>
            <w:r w:rsidRPr="00983917">
              <w:rPr>
                <w:lang w:eastAsia="en-US"/>
              </w:rPr>
              <w:t>PASS</w:t>
            </w:r>
          </w:p>
        </w:tc>
      </w:tr>
      <w:tr w:rsidR="00C22A38" w:rsidRPr="00983917" w14:paraId="117E1574" w14:textId="77777777" w:rsidTr="00DB67F8">
        <w:trPr>
          <w:jc w:val="center"/>
        </w:trPr>
        <w:tc>
          <w:tcPr>
            <w:cnfStyle w:val="001000000000" w:firstRow="0" w:lastRow="0" w:firstColumn="1" w:lastColumn="0" w:oddVBand="0" w:evenVBand="0" w:oddHBand="0" w:evenHBand="0" w:firstRowFirstColumn="0" w:firstRowLastColumn="0" w:lastRowFirstColumn="0" w:lastRowLastColumn="0"/>
            <w:tcW w:w="1749" w:type="pct"/>
          </w:tcPr>
          <w:p w14:paraId="36CB12EF" w14:textId="62C27DF4" w:rsidR="00C22A38" w:rsidRPr="00983917" w:rsidRDefault="0003369D" w:rsidP="0031506C">
            <w:pPr>
              <w:rPr>
                <w:lang w:eastAsia="en-US"/>
              </w:rPr>
            </w:pPr>
            <w:r w:rsidRPr="00983917">
              <w:rPr>
                <w:lang w:eastAsia="en-US"/>
              </w:rPr>
              <w:t>200</w:t>
            </w:r>
          </w:p>
        </w:tc>
        <w:tc>
          <w:tcPr>
            <w:tcW w:w="3251" w:type="pct"/>
          </w:tcPr>
          <w:p w14:paraId="27A21EA3" w14:textId="23FEE9BE" w:rsidR="00C22A38" w:rsidRPr="00983917" w:rsidRDefault="00C04788" w:rsidP="00CB0468">
            <w:pPr>
              <w:cnfStyle w:val="000000000000" w:firstRow="0" w:lastRow="0" w:firstColumn="0" w:lastColumn="0" w:oddVBand="0" w:evenVBand="0" w:oddHBand="0" w:evenHBand="0" w:firstRowFirstColumn="0" w:firstRowLastColumn="0" w:lastRowFirstColumn="0" w:lastRowLastColumn="0"/>
              <w:rPr>
                <w:lang w:eastAsia="en-US"/>
              </w:rPr>
            </w:pPr>
            <w:commentRangeStart w:id="104"/>
            <w:commentRangeStart w:id="105"/>
            <w:r w:rsidRPr="00983917">
              <w:rPr>
                <w:lang w:eastAsia="en-US"/>
              </w:rPr>
              <w:t>F</w:t>
            </w:r>
            <w:r w:rsidR="008941EB" w:rsidRPr="00983917">
              <w:rPr>
                <w:lang w:eastAsia="en-US"/>
              </w:rPr>
              <w:t>AIL</w:t>
            </w:r>
            <w:commentRangeEnd w:id="104"/>
            <w:r w:rsidR="0074076B" w:rsidRPr="00983917">
              <w:rPr>
                <w:rStyle w:val="CommentReference"/>
                <w:sz w:val="22"/>
                <w:lang w:eastAsia="en-US"/>
              </w:rPr>
              <w:commentReference w:id="104"/>
            </w:r>
            <w:commentRangeEnd w:id="105"/>
            <w:r w:rsidR="004D00F4" w:rsidRPr="00983917">
              <w:rPr>
                <w:rStyle w:val="CommentReference"/>
                <w:sz w:val="22"/>
                <w:lang w:eastAsia="en-US"/>
              </w:rPr>
              <w:commentReference w:id="105"/>
            </w:r>
          </w:p>
        </w:tc>
      </w:tr>
    </w:tbl>
    <w:p w14:paraId="668D8E96" w14:textId="77777777" w:rsidR="00C76A85" w:rsidRPr="00983917" w:rsidRDefault="00C76A85" w:rsidP="00FA1E8D">
      <w:pPr>
        <w:rPr>
          <w:lang w:eastAsia="en-US"/>
        </w:rPr>
      </w:pPr>
    </w:p>
    <w:p w14:paraId="309250AC" w14:textId="653B23A0" w:rsidR="00B62A06" w:rsidRPr="00983917" w:rsidRDefault="00144E84" w:rsidP="0063326E">
      <w:pPr>
        <w:pStyle w:val="Heading1"/>
      </w:pPr>
      <w:bookmarkStart w:id="106" w:name="_Toc131774881"/>
      <w:bookmarkStart w:id="107" w:name="_Toc211000590"/>
      <w:r w:rsidRPr="00983917">
        <w:lastRenderedPageBreak/>
        <w:t>Measurement t</w:t>
      </w:r>
      <w:r w:rsidR="001474A3" w:rsidRPr="00983917">
        <w:t>est setup</w:t>
      </w:r>
      <w:bookmarkEnd w:id="106"/>
      <w:bookmarkEnd w:id="107"/>
    </w:p>
    <w:p w14:paraId="45EDA658" w14:textId="6687BFFC" w:rsidR="00E53686" w:rsidRPr="00983917" w:rsidRDefault="00E53686" w:rsidP="00BA4667">
      <w:r w:rsidRPr="00983917">
        <w:t>This chapter explains how to collect measurement data from individual DUTs while working with a limited amount of lab equipment. It also details the instruments used in the test setup, along with all hardware-related requirements. Additionally, the section covers the software used to control the test setup, including software-specific details.</w:t>
      </w:r>
    </w:p>
    <w:p w14:paraId="6BDF8A5A" w14:textId="0FE279D0" w:rsidR="006F16C6" w:rsidRPr="00983917" w:rsidRDefault="00B62A06" w:rsidP="00A607EA">
      <w:pPr>
        <w:pStyle w:val="Heading2"/>
      </w:pPr>
      <w:bookmarkStart w:id="108" w:name="_Ref190764964"/>
      <w:bookmarkStart w:id="109" w:name="_Toc211000591"/>
      <w:r w:rsidRPr="00983917">
        <w:t>Test hardware</w:t>
      </w:r>
      <w:bookmarkEnd w:id="108"/>
      <w:bookmarkEnd w:id="109"/>
    </w:p>
    <w:p w14:paraId="08235C3F" w14:textId="77777777" w:rsidR="00B62A06" w:rsidRPr="00983917" w:rsidRDefault="00B62A06" w:rsidP="00A607EA">
      <w:pPr>
        <w:pStyle w:val="Heading3"/>
      </w:pPr>
      <w:bookmarkStart w:id="110" w:name="_Ref121403970"/>
      <w:bookmarkStart w:id="111" w:name="_Toc211000592"/>
      <w:r w:rsidRPr="00983917">
        <w:t>Overview</w:t>
      </w:r>
      <w:bookmarkEnd w:id="110"/>
      <w:bookmarkEnd w:id="111"/>
    </w:p>
    <w:p w14:paraId="61140899" w14:textId="5FBDE9EB" w:rsidR="00D245CF" w:rsidRPr="00983917" w:rsidRDefault="0025249B" w:rsidP="00D245CF">
      <w:r>
        <w:fldChar w:fldCharType="begin"/>
      </w:r>
      <w:r>
        <w:instrText xml:space="preserve"> REF _Ref211003506 \h </w:instrText>
      </w:r>
      <w:r>
        <w:fldChar w:fldCharType="separate"/>
      </w:r>
      <w:r w:rsidRPr="00983917">
        <w:t xml:space="preserve">Figure </w:t>
      </w:r>
      <w:r>
        <w:rPr>
          <w:noProof/>
        </w:rPr>
        <w:t>2</w:t>
      </w:r>
      <w:r>
        <w:fldChar w:fldCharType="end"/>
      </w:r>
      <w:r>
        <w:t xml:space="preserve"> </w:t>
      </w:r>
      <w:r w:rsidR="00D245CF" w:rsidRPr="00983917">
        <w:t xml:space="preserve">provides an overview of the complete test setup used for </w:t>
      </w:r>
      <w:r w:rsidR="001A2E79" w:rsidRPr="00983917">
        <w:t>most</w:t>
      </w:r>
      <w:r w:rsidR="00D245CF" w:rsidRPr="00983917">
        <w:t xml:space="preserve"> tests outlined in the test procedures (Chapter </w:t>
      </w:r>
      <w:r w:rsidR="00E60910" w:rsidRPr="00983917">
        <w:fldChar w:fldCharType="begin"/>
      </w:r>
      <w:r w:rsidR="00E60910" w:rsidRPr="00983917">
        <w:instrText xml:space="preserve"> REF _Ref189170844 \r \h </w:instrText>
      </w:r>
      <w:r w:rsidR="00E60910" w:rsidRPr="00983917">
        <w:fldChar w:fldCharType="separate"/>
      </w:r>
      <w:r w:rsidR="0014032D">
        <w:t>4</w:t>
      </w:r>
      <w:r w:rsidR="00E60910" w:rsidRPr="00983917">
        <w:fldChar w:fldCharType="end"/>
      </w:r>
      <w:r w:rsidR="00D245CF" w:rsidRPr="00983917">
        <w:t>). As shown in the diagram, the Devices Under Test (DUTs) are placed within a temperature-controlled environment, which may be maintained using a thermostreamer or temperature chamber to ensure stable and controlled test conditions</w:t>
      </w:r>
      <w:r w:rsidR="0041193B" w:rsidRPr="00983917">
        <w:t xml:space="preserve">. </w:t>
      </w:r>
    </w:p>
    <w:p w14:paraId="59BDFB27" w14:textId="3075F339" w:rsidR="00D245CF" w:rsidRPr="00983917" w:rsidRDefault="00D245CF" w:rsidP="00660109">
      <w:pPr>
        <w:rPr>
          <w:i/>
          <w:iCs/>
        </w:rPr>
      </w:pPr>
      <w:r w:rsidRPr="00983917">
        <w:t xml:space="preserve">To enable automated test execution, all instruments are </w:t>
      </w:r>
      <w:r w:rsidR="00690871" w:rsidRPr="00983917">
        <w:t>connected</w:t>
      </w:r>
      <w:r w:rsidRPr="00983917">
        <w:t xml:space="preserve"> through Ethernet and centrally controlled by a test PC. This setup ensures efficient data acquisition, measurement synchronization, and </w:t>
      </w:r>
      <w:r w:rsidR="00CE2AB7" w:rsidRPr="00983917">
        <w:t>automated</w:t>
      </w:r>
      <w:r w:rsidRPr="00983917">
        <w:t xml:space="preserve"> execution of the defined test procedures.</w:t>
      </w:r>
    </w:p>
    <w:p w14:paraId="3153E17E" w14:textId="77777777" w:rsidR="00B66C40" w:rsidRPr="00983917" w:rsidRDefault="00B66C40" w:rsidP="00B66C40">
      <w:pPr>
        <w:rPr>
          <w:lang w:eastAsia="en-US"/>
        </w:rPr>
      </w:pPr>
    </w:p>
    <w:p w14:paraId="52F4BBCB" w14:textId="6948C450" w:rsidR="00B66C40" w:rsidRPr="00983917" w:rsidRDefault="00265D07" w:rsidP="00B66C40">
      <w:pPr>
        <w:keepNext/>
        <w:spacing w:before="0" w:after="0"/>
        <w:jc w:val="center"/>
      </w:pPr>
      <w:commentRangeStart w:id="112"/>
      <w:r w:rsidRPr="00983917">
        <w:rPr>
          <w:noProof/>
        </w:rPr>
        <w:drawing>
          <wp:inline distT="0" distB="0" distL="0" distR="0" wp14:anchorId="5A933658" wp14:editId="29E8F697">
            <wp:extent cx="3597275" cy="2191385"/>
            <wp:effectExtent l="0" t="0" r="3175" b="0"/>
            <wp:docPr id="324311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97275" cy="2191385"/>
                    </a:xfrm>
                    <a:prstGeom prst="rect">
                      <a:avLst/>
                    </a:prstGeom>
                    <a:noFill/>
                    <a:ln>
                      <a:noFill/>
                    </a:ln>
                  </pic:spPr>
                </pic:pic>
              </a:graphicData>
            </a:graphic>
          </wp:inline>
        </w:drawing>
      </w:r>
      <w:commentRangeEnd w:id="112"/>
      <w:r w:rsidR="00CB58FA" w:rsidRPr="00983917">
        <w:rPr>
          <w:rStyle w:val="CommentReference"/>
          <w:sz w:val="22"/>
        </w:rPr>
        <w:commentReference w:id="112"/>
      </w:r>
    </w:p>
    <w:p w14:paraId="11D54380" w14:textId="417F6032" w:rsidR="00B66C40" w:rsidRDefault="00B66C40" w:rsidP="00B66C40">
      <w:pPr>
        <w:pStyle w:val="Caption"/>
      </w:pPr>
      <w:bookmarkStart w:id="113" w:name="_Ref211003506"/>
      <w:bookmarkStart w:id="114" w:name="_Toc211000612"/>
      <w:r w:rsidRPr="00983917">
        <w:t xml:space="preserve">Figure </w:t>
      </w:r>
      <w:r w:rsidRPr="00983917">
        <w:fldChar w:fldCharType="begin"/>
      </w:r>
      <w:r w:rsidRPr="00983917">
        <w:instrText xml:space="preserve"> SEQ Figure \* ARABIC </w:instrText>
      </w:r>
      <w:r w:rsidRPr="00983917">
        <w:fldChar w:fldCharType="separate"/>
      </w:r>
      <w:r w:rsidR="0014032D">
        <w:rPr>
          <w:noProof/>
        </w:rPr>
        <w:t>2</w:t>
      </w:r>
      <w:r w:rsidRPr="00983917">
        <w:fldChar w:fldCharType="end"/>
      </w:r>
      <w:bookmarkEnd w:id="113"/>
      <w:r w:rsidRPr="00983917">
        <w:t xml:space="preserve">: </w:t>
      </w:r>
      <w:commentRangeStart w:id="115"/>
      <w:r w:rsidRPr="00983917">
        <w:t>Measurement setup overview</w:t>
      </w:r>
      <w:bookmarkEnd w:id="114"/>
      <w:r w:rsidRPr="00983917">
        <w:t xml:space="preserve"> </w:t>
      </w:r>
      <w:commentRangeEnd w:id="115"/>
      <w:r w:rsidR="005173CB">
        <w:rPr>
          <w:rStyle w:val="CommentReference"/>
          <w:sz w:val="20"/>
          <w:szCs w:val="20"/>
        </w:rPr>
        <w:commentReference w:id="115"/>
      </w:r>
    </w:p>
    <w:p w14:paraId="7346A65E" w14:textId="147CA55D" w:rsidR="00257746" w:rsidRDefault="00257746" w:rsidP="00637AB0">
      <w:pPr>
        <w:rPr>
          <w:lang w:eastAsia="en-US"/>
        </w:rPr>
      </w:pPr>
      <w:r w:rsidRPr="00257746">
        <w:rPr>
          <w:lang w:eastAsia="en-US"/>
        </w:rPr>
        <w:t xml:space="preserve">The </w:t>
      </w:r>
      <w:r>
        <w:rPr>
          <w:lang w:eastAsia="en-US"/>
        </w:rPr>
        <w:t>MAG-VIS10</w:t>
      </w:r>
      <w:r w:rsidR="00B6018A">
        <w:rPr>
          <w:lang w:eastAsia="en-US"/>
        </w:rPr>
        <w:t>0</w:t>
      </w:r>
      <w:commentRangeStart w:id="116"/>
      <w:r w:rsidR="00DE7DD0">
        <w:rPr>
          <w:lang w:eastAsia="en-US"/>
        </w:rPr>
        <w:t>x</w:t>
      </w:r>
      <w:r w:rsidR="00B6018A">
        <w:rPr>
          <w:lang w:eastAsia="en-US"/>
        </w:rPr>
        <w:t>x</w:t>
      </w:r>
      <w:commentRangeEnd w:id="116"/>
      <w:r w:rsidR="003F0430">
        <w:rPr>
          <w:rStyle w:val="CommentReference"/>
          <w:sz w:val="22"/>
          <w:lang w:eastAsia="en-US"/>
        </w:rPr>
        <w:commentReference w:id="116"/>
      </w:r>
      <w:r w:rsidR="00B6018A">
        <w:rPr>
          <w:lang w:eastAsia="en-US"/>
        </w:rPr>
        <w:t xml:space="preserve"> </w:t>
      </w:r>
      <w:r w:rsidRPr="00257746">
        <w:rPr>
          <w:lang w:eastAsia="en-US"/>
        </w:rPr>
        <w:t xml:space="preserve">modules require an adapted measurement configuration to facilitate </w:t>
      </w:r>
      <w:r w:rsidR="001F2823">
        <w:rPr>
          <w:lang w:eastAsia="en-US"/>
        </w:rPr>
        <w:t xml:space="preserve">the functionality of the MAG-DRV IC. </w:t>
      </w:r>
      <w:r w:rsidR="001F2823" w:rsidRPr="001F2823">
        <w:rPr>
          <w:lang w:eastAsia="en-US"/>
        </w:rPr>
        <w:t>The adapted setup incorporates the following additional equipment</w:t>
      </w:r>
      <w:r w:rsidR="001F2823">
        <w:rPr>
          <w:lang w:eastAsia="en-US"/>
        </w:rPr>
        <w:t>:</w:t>
      </w:r>
    </w:p>
    <w:p w14:paraId="413AB7EF" w14:textId="6575ECAF" w:rsidR="001F2823" w:rsidRDefault="001F2823" w:rsidP="002E4FD9">
      <w:pPr>
        <w:pStyle w:val="ListParagraph"/>
        <w:numPr>
          <w:ilvl w:val="0"/>
          <w:numId w:val="33"/>
        </w:numPr>
        <w:rPr>
          <w:lang w:eastAsia="en-US"/>
        </w:rPr>
      </w:pPr>
      <w:commentRangeStart w:id="117"/>
      <w:commentRangeStart w:id="118"/>
      <w:commentRangeStart w:id="119"/>
      <w:r>
        <w:rPr>
          <w:lang w:eastAsia="en-US"/>
        </w:rPr>
        <w:t>Oscilloscope:</w:t>
      </w:r>
      <w:r w:rsidR="001E1062">
        <w:rPr>
          <w:lang w:eastAsia="en-US"/>
        </w:rPr>
        <w:t xml:space="preserve"> </w:t>
      </w:r>
      <w:r w:rsidR="009D6EA4">
        <w:rPr>
          <w:lang w:eastAsia="en-US"/>
        </w:rPr>
        <w:t xml:space="preserve">Required for </w:t>
      </w:r>
      <w:r w:rsidR="00827F68">
        <w:rPr>
          <w:lang w:eastAsia="en-US"/>
        </w:rPr>
        <w:t>waveform capture and timing analysis. This verifies the operation of the MAG-DRV IC, including</w:t>
      </w:r>
      <w:r w:rsidR="002E4FD9">
        <w:rPr>
          <w:lang w:eastAsia="en-US"/>
        </w:rPr>
        <w:t xml:space="preserve"> successful generation of ON/OFF output signals and the generation of PWM signals.</w:t>
      </w:r>
      <w:commentRangeEnd w:id="117"/>
      <w:r w:rsidR="00DF1D6B">
        <w:rPr>
          <w:rStyle w:val="CommentReference"/>
          <w:sz w:val="22"/>
          <w:lang w:eastAsia="en-US"/>
        </w:rPr>
        <w:commentReference w:id="117"/>
      </w:r>
      <w:commentRangeEnd w:id="118"/>
      <w:r w:rsidR="00A7178E">
        <w:rPr>
          <w:rStyle w:val="CommentReference"/>
          <w:sz w:val="22"/>
          <w:lang w:eastAsia="en-US"/>
        </w:rPr>
        <w:commentReference w:id="118"/>
      </w:r>
      <w:commentRangeEnd w:id="119"/>
      <w:r w:rsidR="00601586">
        <w:rPr>
          <w:rStyle w:val="CommentReference"/>
          <w:sz w:val="22"/>
          <w:lang w:eastAsia="en-US"/>
        </w:rPr>
        <w:commentReference w:id="119"/>
      </w:r>
    </w:p>
    <w:p w14:paraId="6BF866EF" w14:textId="0AEC45B1" w:rsidR="00DF4F43" w:rsidRDefault="00DF4F43" w:rsidP="001F2823">
      <w:pPr>
        <w:pStyle w:val="ListParagraph"/>
        <w:numPr>
          <w:ilvl w:val="0"/>
          <w:numId w:val="33"/>
        </w:numPr>
        <w:rPr>
          <w:lang w:eastAsia="en-US"/>
        </w:rPr>
      </w:pPr>
      <w:r>
        <w:rPr>
          <w:lang w:eastAsia="en-US"/>
        </w:rPr>
        <w:t>Magics MUX Card: A multi</w:t>
      </w:r>
      <w:r w:rsidR="00FD2774">
        <w:rPr>
          <w:lang w:eastAsia="en-US"/>
        </w:rPr>
        <w:t>plexer card is integrated to multiplex the outputs</w:t>
      </w:r>
      <w:r w:rsidR="005903E4">
        <w:rPr>
          <w:lang w:eastAsia="en-US"/>
        </w:rPr>
        <w:t xml:space="preserve"> of the MAG-DRV IC to the oscilloscope.</w:t>
      </w:r>
    </w:p>
    <w:p w14:paraId="4916FD2C" w14:textId="0E4EC2CA" w:rsidR="005903E4" w:rsidRDefault="005903E4" w:rsidP="001F2823">
      <w:pPr>
        <w:pStyle w:val="ListParagraph"/>
        <w:numPr>
          <w:ilvl w:val="0"/>
          <w:numId w:val="33"/>
        </w:numPr>
        <w:rPr>
          <w:lang w:eastAsia="en-US"/>
        </w:rPr>
      </w:pPr>
      <w:r>
        <w:rPr>
          <w:lang w:eastAsia="en-US"/>
        </w:rPr>
        <w:t>Power resistors: These resi</w:t>
      </w:r>
      <w:r w:rsidR="009F1259">
        <w:rPr>
          <w:lang w:eastAsia="en-US"/>
        </w:rPr>
        <w:t>s</w:t>
      </w:r>
      <w:r>
        <w:rPr>
          <w:lang w:eastAsia="en-US"/>
        </w:rPr>
        <w:t>tors are added</w:t>
      </w:r>
      <w:r w:rsidR="002401CA">
        <w:rPr>
          <w:lang w:eastAsia="en-US"/>
        </w:rPr>
        <w:t xml:space="preserve"> to limit the current flow trough the drivers of MAG-DRV IC.</w:t>
      </w:r>
    </w:p>
    <w:p w14:paraId="65298C4F" w14:textId="0CF96FAC" w:rsidR="002401CA" w:rsidRDefault="0045670E" w:rsidP="009F1259">
      <w:pPr>
        <w:rPr>
          <w:lang w:eastAsia="en-US"/>
        </w:rPr>
      </w:pPr>
      <w:r w:rsidRPr="0045670E">
        <w:rPr>
          <w:lang w:eastAsia="en-US"/>
        </w:rPr>
        <w:t xml:space="preserve">The measurement setup overview diagram for the MAG-VIS1000x will be constrained to highlight only the new, module-specific test equipment. The core system components (Frame Grabber, PSU, </w:t>
      </w:r>
      <w:r w:rsidRPr="0045670E">
        <w:rPr>
          <w:lang w:eastAsia="en-US"/>
        </w:rPr>
        <w:lastRenderedPageBreak/>
        <w:t>and Control Software) are mandatory elements of the EVK test platform and will be intentionally omitted from the specific diagram to maintain clarity and avoid unnecessary clutter.</w:t>
      </w:r>
    </w:p>
    <w:p w14:paraId="686447A2" w14:textId="77777777" w:rsidR="00352800" w:rsidRDefault="00C05976" w:rsidP="00352800">
      <w:pPr>
        <w:keepNext/>
        <w:jc w:val="center"/>
      </w:pPr>
      <w:r>
        <w:rPr>
          <w:noProof/>
          <w:lang w:eastAsia="en-US"/>
        </w:rPr>
        <w:drawing>
          <wp:inline distT="0" distB="0" distL="0" distR="0" wp14:anchorId="748D1419" wp14:editId="105B9755">
            <wp:extent cx="4721860" cy="3207385"/>
            <wp:effectExtent l="0" t="0" r="2540" b="0"/>
            <wp:docPr id="1533357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21860" cy="3207385"/>
                    </a:xfrm>
                    <a:prstGeom prst="rect">
                      <a:avLst/>
                    </a:prstGeom>
                    <a:noFill/>
                    <a:ln>
                      <a:noFill/>
                    </a:ln>
                  </pic:spPr>
                </pic:pic>
              </a:graphicData>
            </a:graphic>
          </wp:inline>
        </w:drawing>
      </w:r>
    </w:p>
    <w:p w14:paraId="372F605D" w14:textId="0A6BEB09" w:rsidR="00B96C4F" w:rsidRDefault="00352800" w:rsidP="00352800">
      <w:pPr>
        <w:pStyle w:val="Caption"/>
      </w:pPr>
      <w:bookmarkStart w:id="120" w:name="_Ref210981818"/>
      <w:bookmarkStart w:id="121" w:name="_Toc211000613"/>
      <w:r>
        <w:t xml:space="preserve">Figure </w:t>
      </w:r>
      <w:r>
        <w:fldChar w:fldCharType="begin"/>
      </w:r>
      <w:r>
        <w:instrText xml:space="preserve"> SEQ Figure \* ARABIC </w:instrText>
      </w:r>
      <w:r>
        <w:fldChar w:fldCharType="separate"/>
      </w:r>
      <w:r w:rsidR="0014032D">
        <w:rPr>
          <w:noProof/>
        </w:rPr>
        <w:t>3</w:t>
      </w:r>
      <w:r>
        <w:fldChar w:fldCharType="end"/>
      </w:r>
      <w:bookmarkEnd w:id="120"/>
      <w:r>
        <w:t>: MAG-VIS1000</w:t>
      </w:r>
      <w:r w:rsidR="00382E0E">
        <w:t xml:space="preserve">X </w:t>
      </w:r>
      <w:r w:rsidRPr="00047A24">
        <w:t>Measurement setup overview</w:t>
      </w:r>
      <w:bookmarkEnd w:id="121"/>
    </w:p>
    <w:p w14:paraId="094705D1" w14:textId="77777777" w:rsidR="00F62324" w:rsidRDefault="00F62324" w:rsidP="005525ED">
      <w:pPr>
        <w:rPr>
          <w:lang w:eastAsia="en-US"/>
        </w:rPr>
      </w:pPr>
    </w:p>
    <w:p w14:paraId="08B69D91" w14:textId="196ECEBD" w:rsidR="006D2663" w:rsidRDefault="00F62324" w:rsidP="005525ED">
      <w:pPr>
        <w:rPr>
          <w:lang w:eastAsia="en-US"/>
        </w:rPr>
      </w:pPr>
      <w:r w:rsidRPr="00257746">
        <w:rPr>
          <w:lang w:eastAsia="en-US"/>
        </w:rPr>
        <w:t xml:space="preserve">The </w:t>
      </w:r>
      <w:r>
        <w:rPr>
          <w:lang w:eastAsia="en-US"/>
        </w:rPr>
        <w:t xml:space="preserve">MAG-VIS1002x </w:t>
      </w:r>
      <w:commentRangeStart w:id="122"/>
      <w:r w:rsidRPr="00257746">
        <w:rPr>
          <w:lang w:eastAsia="en-US"/>
        </w:rPr>
        <w:t xml:space="preserve">modules require an adapted measurement configuration to facilitate </w:t>
      </w:r>
      <w:r>
        <w:rPr>
          <w:lang w:eastAsia="en-US"/>
        </w:rPr>
        <w:t xml:space="preserve">the </w:t>
      </w:r>
      <w:commentRangeEnd w:id="122"/>
      <w:r w:rsidR="0068794E">
        <w:rPr>
          <w:rStyle w:val="CommentReference"/>
          <w:sz w:val="22"/>
          <w:lang w:eastAsia="en-US"/>
        </w:rPr>
        <w:commentReference w:id="122"/>
      </w:r>
      <w:r>
        <w:rPr>
          <w:lang w:eastAsia="en-US"/>
        </w:rPr>
        <w:t>functionality of the MAG-DRV IC to drive</w:t>
      </w:r>
      <w:r w:rsidR="00385F75">
        <w:rPr>
          <w:lang w:eastAsia="en-US"/>
        </w:rPr>
        <w:t xml:space="preserve"> m</w:t>
      </w:r>
      <w:r>
        <w:rPr>
          <w:lang w:eastAsia="en-US"/>
        </w:rPr>
        <w:t>otor</w:t>
      </w:r>
      <w:r w:rsidR="00396187">
        <w:rPr>
          <w:lang w:eastAsia="en-US"/>
        </w:rPr>
        <w:t>s</w:t>
      </w:r>
      <w:r>
        <w:rPr>
          <w:lang w:eastAsia="en-US"/>
        </w:rPr>
        <w:t xml:space="preserve"> of </w:t>
      </w:r>
      <w:r w:rsidR="00324C39">
        <w:rPr>
          <w:lang w:eastAsia="en-US"/>
        </w:rPr>
        <w:t>a</w:t>
      </w:r>
      <w:r>
        <w:rPr>
          <w:lang w:eastAsia="en-US"/>
        </w:rPr>
        <w:t xml:space="preserve"> lens.</w:t>
      </w:r>
      <w:r w:rsidR="00DE751F" w:rsidRPr="00DE751F">
        <w:rPr>
          <w:lang w:eastAsia="en-US"/>
        </w:rPr>
        <w:t xml:space="preserve"> </w:t>
      </w:r>
      <w:r w:rsidR="00DE751F" w:rsidRPr="0045670E">
        <w:rPr>
          <w:lang w:eastAsia="en-US"/>
        </w:rPr>
        <w:t>The core system components (Frame Grabber, PSU, and Control Software) are mandatory elements of the EVK test platform and will be intentionally omitted from the specific diagram to maintain clarity and avoid unnecessary clutter.</w:t>
      </w:r>
    </w:p>
    <w:p w14:paraId="6A666575" w14:textId="77777777" w:rsidR="00CD17D9" w:rsidRDefault="00CD17D9" w:rsidP="00CD17D9">
      <w:pPr>
        <w:keepNext/>
        <w:jc w:val="center"/>
      </w:pPr>
      <w:r>
        <w:rPr>
          <w:noProof/>
          <w:lang w:eastAsia="en-US"/>
        </w:rPr>
        <w:drawing>
          <wp:inline distT="0" distB="0" distL="0" distR="0" wp14:anchorId="6BB12AB5" wp14:editId="6926ACEC">
            <wp:extent cx="2847975" cy="2286000"/>
            <wp:effectExtent l="0" t="0" r="9525" b="0"/>
            <wp:docPr id="5342910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47975" cy="2286000"/>
                    </a:xfrm>
                    <a:prstGeom prst="rect">
                      <a:avLst/>
                    </a:prstGeom>
                    <a:noFill/>
                    <a:ln>
                      <a:noFill/>
                    </a:ln>
                  </pic:spPr>
                </pic:pic>
              </a:graphicData>
            </a:graphic>
          </wp:inline>
        </w:drawing>
      </w:r>
    </w:p>
    <w:p w14:paraId="398BE251" w14:textId="56066AA5" w:rsidR="005525ED" w:rsidRPr="00637AB0" w:rsidRDefault="00CD17D9" w:rsidP="00CD17D9">
      <w:pPr>
        <w:pStyle w:val="Caption"/>
      </w:pPr>
      <w:bookmarkStart w:id="123" w:name="_Ref210995090"/>
      <w:bookmarkStart w:id="124" w:name="_Toc211000614"/>
      <w:r>
        <w:t xml:space="preserve">Figure </w:t>
      </w:r>
      <w:r>
        <w:fldChar w:fldCharType="begin"/>
      </w:r>
      <w:r>
        <w:instrText xml:space="preserve"> SEQ Figure \* ARABIC </w:instrText>
      </w:r>
      <w:r>
        <w:fldChar w:fldCharType="separate"/>
      </w:r>
      <w:r w:rsidR="0014032D">
        <w:rPr>
          <w:noProof/>
        </w:rPr>
        <w:t>4</w:t>
      </w:r>
      <w:r>
        <w:fldChar w:fldCharType="end"/>
      </w:r>
      <w:bookmarkEnd w:id="123"/>
      <w:r>
        <w:t>:</w:t>
      </w:r>
      <w:r w:rsidRPr="00CD17D9">
        <w:t xml:space="preserve"> </w:t>
      </w:r>
      <w:r>
        <w:t xml:space="preserve">MAG-VIS1002X </w:t>
      </w:r>
      <w:r w:rsidRPr="00047A24">
        <w:t>Measurement setup overview</w:t>
      </w:r>
      <w:bookmarkEnd w:id="124"/>
    </w:p>
    <w:p w14:paraId="48DBF67D" w14:textId="77777777" w:rsidR="005525ED" w:rsidRPr="005525ED" w:rsidRDefault="005525ED" w:rsidP="005525ED">
      <w:pPr>
        <w:jc w:val="center"/>
        <w:rPr>
          <w:lang w:eastAsia="en-US"/>
        </w:rPr>
      </w:pPr>
    </w:p>
    <w:p w14:paraId="7D382384" w14:textId="77777777" w:rsidR="004827A7" w:rsidRPr="00983917" w:rsidRDefault="004827A7" w:rsidP="004827A7">
      <w:pPr>
        <w:rPr>
          <w:lang w:eastAsia="en-US"/>
        </w:rPr>
      </w:pPr>
    </w:p>
    <w:p w14:paraId="5F7A8274" w14:textId="1F6230D8" w:rsidR="00B62A06" w:rsidRPr="00983917" w:rsidRDefault="00B62A06" w:rsidP="00A71AAA">
      <w:pPr>
        <w:pStyle w:val="Heading3"/>
      </w:pPr>
      <w:bookmarkStart w:id="125" w:name="_Toc211000593"/>
      <w:r w:rsidRPr="00983917">
        <w:lastRenderedPageBreak/>
        <w:t>DUT information</w:t>
      </w:r>
      <w:bookmarkEnd w:id="125"/>
    </w:p>
    <w:p w14:paraId="02E8FA94" w14:textId="245CDDCD" w:rsidR="00CA192E" w:rsidRPr="00983917" w:rsidRDefault="000D7D16" w:rsidP="00CD70C3">
      <w:r w:rsidRPr="00983917">
        <w:t>To limit the use of equipment channels, the DUTs are measured using a time-multiplexed approach, ensuring that only one device is tested at a time (single-site test setup).</w:t>
      </w:r>
      <w:r w:rsidR="00F45AB0" w:rsidRPr="00983917">
        <w:t xml:space="preserve"> </w:t>
      </w:r>
    </w:p>
    <w:p w14:paraId="7B6C9EE5" w14:textId="06A42AF7" w:rsidR="0004134C" w:rsidRPr="00983917" w:rsidRDefault="00F507FC" w:rsidP="0046454C">
      <w:r w:rsidRPr="00983917">
        <w:fldChar w:fldCharType="begin"/>
      </w:r>
      <w:r w:rsidRPr="00983917">
        <w:instrText xml:space="preserve"> REF _Ref121474414 \h </w:instrText>
      </w:r>
      <w:r w:rsidRPr="00983917">
        <w:fldChar w:fldCharType="separate"/>
      </w:r>
      <w:r w:rsidR="0014032D" w:rsidRPr="00983917">
        <w:t xml:space="preserve">Table </w:t>
      </w:r>
      <w:r w:rsidR="0014032D">
        <w:rPr>
          <w:noProof/>
        </w:rPr>
        <w:t>7</w:t>
      </w:r>
      <w:r w:rsidRPr="00983917">
        <w:fldChar w:fldCharType="end"/>
      </w:r>
      <w:r w:rsidRPr="00983917">
        <w:t xml:space="preserve"> </w:t>
      </w:r>
      <w:r w:rsidR="004B6F54" w:rsidRPr="00983917">
        <w:t>provides a detailed overview of all DUT pins and specifies the corresponding test equipment required for each pin to execute the defined test procedures.</w:t>
      </w:r>
      <w:r w:rsidRPr="00983917">
        <w:t xml:space="preserve"> </w:t>
      </w:r>
    </w:p>
    <w:p w14:paraId="56C6B963" w14:textId="1E0480A8" w:rsidR="00F507FC" w:rsidRPr="00983917" w:rsidRDefault="0004134C" w:rsidP="0046454C">
      <w:r w:rsidRPr="00983917">
        <w:t>For debugging purposes, additional connections to the test equipment may be beneficial. These optional connections are marked with the postfix "</w:t>
      </w:r>
      <w:r w:rsidRPr="00983917">
        <w:rPr>
          <w:rFonts w:ascii="Cambria Math" w:hAnsi="Cambria Math" w:cs="Cambria Math"/>
        </w:rPr>
        <w:t>∗</w:t>
      </w:r>
      <w:r w:rsidRPr="00983917">
        <w:t>" in the table. The following codes are used in the matrix:</w:t>
      </w:r>
    </w:p>
    <w:p w14:paraId="20C2EC4D" w14:textId="79FDB6F9" w:rsidR="00F507FC" w:rsidRPr="00983917" w:rsidRDefault="00BA0575" w:rsidP="0046454C">
      <w:pPr>
        <w:pStyle w:val="multilevellist"/>
      </w:pPr>
      <w:r w:rsidRPr="00983917">
        <w:t>HI_F</w:t>
      </w:r>
      <w:r w:rsidR="00F507FC" w:rsidRPr="00983917">
        <w:t>: Forced voltage or current at the pin</w:t>
      </w:r>
    </w:p>
    <w:p w14:paraId="70EFF793" w14:textId="156157E2" w:rsidR="00F507FC" w:rsidRPr="00983917" w:rsidRDefault="00BA0575" w:rsidP="0046454C">
      <w:pPr>
        <w:pStyle w:val="multilevellist"/>
      </w:pPr>
      <w:r w:rsidRPr="00983917">
        <w:t>HI_</w:t>
      </w:r>
      <w:r w:rsidR="00F507FC" w:rsidRPr="00983917">
        <w:t>S</w:t>
      </w:r>
      <w:r w:rsidRPr="00983917">
        <w:t>, LO_S</w:t>
      </w:r>
      <w:r w:rsidR="00F507FC" w:rsidRPr="00983917">
        <w:t>: Sensed voltage or current at the pin</w:t>
      </w:r>
    </w:p>
    <w:p w14:paraId="0A4916AA" w14:textId="70E77198" w:rsidR="00137B02" w:rsidRPr="00983917" w:rsidRDefault="00137B02" w:rsidP="00137B02">
      <w:pPr>
        <w:pStyle w:val="multilevellist"/>
      </w:pPr>
      <w:r w:rsidRPr="00983917">
        <w:t>LO_F: Return path</w:t>
      </w:r>
    </w:p>
    <w:p w14:paraId="2401E907" w14:textId="69D585B4" w:rsidR="00035124" w:rsidRPr="00983917" w:rsidRDefault="00035124" w:rsidP="00137B02">
      <w:pPr>
        <w:pStyle w:val="multilevellist"/>
      </w:pPr>
      <w:r w:rsidRPr="00983917">
        <w:t>HI_IN: Sensed voltage or current at the pin connects to HI input of DMM</w:t>
      </w:r>
      <w:r w:rsidR="00D753AA" w:rsidRPr="00983917">
        <w:t xml:space="preserve"> or scope</w:t>
      </w:r>
    </w:p>
    <w:p w14:paraId="57302003" w14:textId="0BECAB26" w:rsidR="00F507FC" w:rsidRPr="00983917" w:rsidRDefault="00137B02" w:rsidP="009279D6">
      <w:pPr>
        <w:pStyle w:val="multilevellist"/>
      </w:pPr>
      <w:r w:rsidRPr="00983917">
        <w:t>LO_</w:t>
      </w:r>
      <w:r w:rsidR="008B1B4C" w:rsidRPr="00983917">
        <w:t>IN</w:t>
      </w:r>
      <w:r w:rsidRPr="00983917">
        <w:t xml:space="preserve">: Sensed voltage or current at the pin connects to LO input of DMM </w:t>
      </w:r>
    </w:p>
    <w:p w14:paraId="213007B3" w14:textId="309C475D" w:rsidR="00F338BF" w:rsidRPr="00983917" w:rsidRDefault="00F338BF" w:rsidP="009279D6">
      <w:pPr>
        <w:pStyle w:val="multilevellist"/>
      </w:pPr>
      <w:r w:rsidRPr="00983917">
        <w:t>CHx</w:t>
      </w:r>
      <w:r w:rsidR="008505FE" w:rsidRPr="00983917">
        <w:t xml:space="preserve">: </w:t>
      </w:r>
      <w:r w:rsidR="00A668DD" w:rsidRPr="00983917">
        <w:t xml:space="preserve">Input of oscilloscope with x </w:t>
      </w:r>
      <w:r w:rsidR="00576CCB" w:rsidRPr="00983917">
        <w:t>in range [1 to 4]</w:t>
      </w:r>
    </w:p>
    <w:p w14:paraId="08EA89E7" w14:textId="77777777" w:rsidR="006A2932" w:rsidRPr="00983917" w:rsidRDefault="006A2932" w:rsidP="006A2932">
      <w:pPr>
        <w:pStyle w:val="multilevellist"/>
        <w:numPr>
          <w:ilvl w:val="0"/>
          <w:numId w:val="0"/>
        </w:numPr>
      </w:pPr>
    </w:p>
    <w:p w14:paraId="6C48E7FB" w14:textId="12E6129C" w:rsidR="00F507FC" w:rsidRPr="00983917" w:rsidRDefault="00F507FC" w:rsidP="00F507FC">
      <w:pPr>
        <w:pStyle w:val="Caption"/>
        <w:keepNext/>
      </w:pPr>
      <w:bookmarkStart w:id="126" w:name="_Ref121474414"/>
      <w:bookmarkStart w:id="127" w:name="_Toc131774970"/>
      <w:bookmarkStart w:id="128" w:name="_Toc211000621"/>
      <w:r w:rsidRPr="00983917">
        <w:t xml:space="preserve">Table </w:t>
      </w:r>
      <w:r w:rsidRPr="00983917">
        <w:fldChar w:fldCharType="begin"/>
      </w:r>
      <w:r w:rsidRPr="00983917">
        <w:instrText xml:space="preserve"> SEQ Table \* ARABIC </w:instrText>
      </w:r>
      <w:r w:rsidRPr="00983917">
        <w:fldChar w:fldCharType="separate"/>
      </w:r>
      <w:r w:rsidR="0014032D">
        <w:rPr>
          <w:noProof/>
        </w:rPr>
        <w:t>7</w:t>
      </w:r>
      <w:r w:rsidRPr="00983917">
        <w:fldChar w:fldCharType="end"/>
      </w:r>
      <w:bookmarkEnd w:id="126"/>
      <w:r w:rsidRPr="00983917">
        <w:t>: Pin list vs equipment matrix</w:t>
      </w:r>
      <w:bookmarkEnd w:id="127"/>
      <w:bookmarkEnd w:id="128"/>
    </w:p>
    <w:tbl>
      <w:tblPr>
        <w:tblStyle w:val="GridTable4-Accent3"/>
        <w:tblW w:w="5000" w:type="pct"/>
        <w:tblLook w:val="04A0" w:firstRow="1" w:lastRow="0" w:firstColumn="1" w:lastColumn="0" w:noHBand="0" w:noVBand="1"/>
      </w:tblPr>
      <w:tblGrid>
        <w:gridCol w:w="1803"/>
        <w:gridCol w:w="2609"/>
        <w:gridCol w:w="2609"/>
        <w:gridCol w:w="2608"/>
      </w:tblGrid>
      <w:tr w:rsidR="00602FDB" w:rsidRPr="00983917" w14:paraId="56F7D09E" w14:textId="77777777" w:rsidTr="00602FD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6" w:type="pct"/>
            <w:tcBorders>
              <w:tl2br w:val="single" w:sz="4" w:space="0" w:color="auto"/>
            </w:tcBorders>
          </w:tcPr>
          <w:p w14:paraId="43F880AB" w14:textId="77777777" w:rsidR="00602FDB" w:rsidRPr="00983917" w:rsidRDefault="00602FDB" w:rsidP="00127C16">
            <w:pPr>
              <w:pStyle w:val="Table-small"/>
              <w:jc w:val="right"/>
              <w:rPr>
                <w:b w:val="0"/>
                <w:bCs w:val="0"/>
              </w:rPr>
            </w:pPr>
            <w:r w:rsidRPr="00983917">
              <w:t>Equip</w:t>
            </w:r>
          </w:p>
          <w:p w14:paraId="2F6CFCF5" w14:textId="77777777" w:rsidR="00602FDB" w:rsidRPr="00983917" w:rsidRDefault="00602FDB" w:rsidP="00127C16">
            <w:pPr>
              <w:pStyle w:val="Table-small"/>
            </w:pPr>
            <w:r w:rsidRPr="00983917">
              <w:t xml:space="preserve">Pin </w:t>
            </w:r>
          </w:p>
        </w:tc>
        <w:tc>
          <w:tcPr>
            <w:tcW w:w="1355" w:type="pct"/>
            <w:vAlign w:val="center"/>
          </w:tcPr>
          <w:p w14:paraId="0C1384A9" w14:textId="737D9C42" w:rsidR="00602FDB" w:rsidRPr="00983917" w:rsidRDefault="00602FDB" w:rsidP="00602FDB">
            <w:pPr>
              <w:pStyle w:val="Table-small"/>
              <w:jc w:val="center"/>
              <w:cnfStyle w:val="100000000000" w:firstRow="1" w:lastRow="0" w:firstColumn="0" w:lastColumn="0" w:oddVBand="0" w:evenVBand="0" w:oddHBand="0" w:evenHBand="0" w:firstRowFirstColumn="0" w:firstRowLastColumn="0" w:lastRowFirstColumn="0" w:lastRowLastColumn="0"/>
              <w:rPr>
                <w:sz w:val="18"/>
                <w:szCs w:val="14"/>
              </w:rPr>
            </w:pPr>
            <w:r>
              <w:rPr>
                <w:sz w:val="18"/>
                <w:szCs w:val="14"/>
              </w:rPr>
              <w:t>SCOPE</w:t>
            </w:r>
          </w:p>
        </w:tc>
        <w:tc>
          <w:tcPr>
            <w:tcW w:w="1355" w:type="pct"/>
            <w:vAlign w:val="center"/>
          </w:tcPr>
          <w:p w14:paraId="03311EDF" w14:textId="3114F54E" w:rsidR="00602FDB" w:rsidRPr="00983917" w:rsidRDefault="00602FDB" w:rsidP="005F6363">
            <w:pPr>
              <w:pStyle w:val="Table-small"/>
              <w:jc w:val="center"/>
              <w:cnfStyle w:val="100000000000" w:firstRow="1" w:lastRow="0" w:firstColumn="0" w:lastColumn="0" w:oddVBand="0" w:evenVBand="0" w:oddHBand="0" w:evenHBand="0" w:firstRowFirstColumn="0" w:firstRowLastColumn="0" w:lastRowFirstColumn="0" w:lastRowLastColumn="0"/>
              <w:rPr>
                <w:sz w:val="18"/>
                <w:szCs w:val="14"/>
              </w:rPr>
            </w:pPr>
            <w:r w:rsidRPr="00983917">
              <w:rPr>
                <w:sz w:val="18"/>
                <w:szCs w:val="14"/>
              </w:rPr>
              <w:t>Frame grabber</w:t>
            </w:r>
          </w:p>
        </w:tc>
        <w:tc>
          <w:tcPr>
            <w:tcW w:w="1354" w:type="pct"/>
            <w:vAlign w:val="center"/>
          </w:tcPr>
          <w:p w14:paraId="4B879FB1" w14:textId="1785E80D" w:rsidR="00602FDB" w:rsidRPr="00983917" w:rsidRDefault="00602FDB" w:rsidP="005F6363">
            <w:pPr>
              <w:pStyle w:val="Table-small"/>
              <w:jc w:val="center"/>
              <w:cnfStyle w:val="100000000000" w:firstRow="1" w:lastRow="0" w:firstColumn="0" w:lastColumn="0" w:oddVBand="0" w:evenVBand="0" w:oddHBand="0" w:evenHBand="0" w:firstRowFirstColumn="0" w:firstRowLastColumn="0" w:lastRowFirstColumn="0" w:lastRowLastColumn="0"/>
              <w:rPr>
                <w:sz w:val="18"/>
                <w:szCs w:val="18"/>
              </w:rPr>
            </w:pPr>
            <w:r w:rsidRPr="00983917">
              <w:rPr>
                <w:sz w:val="18"/>
                <w:szCs w:val="14"/>
              </w:rPr>
              <w:t>PSU (2-wire)</w:t>
            </w:r>
          </w:p>
        </w:tc>
      </w:tr>
      <w:tr w:rsidR="00602FDB" w:rsidRPr="00983917" w14:paraId="0C52ED8D" w14:textId="77777777" w:rsidTr="0060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pct"/>
          </w:tcPr>
          <w:p w14:paraId="7C0B1908" w14:textId="477DE332" w:rsidR="00602FDB" w:rsidRPr="00983917" w:rsidRDefault="00602FDB" w:rsidP="00330A6F">
            <w:pPr>
              <w:pStyle w:val="Table-small"/>
            </w:pPr>
            <w:r w:rsidRPr="00983917">
              <w:t>TRXN</w:t>
            </w:r>
          </w:p>
        </w:tc>
        <w:tc>
          <w:tcPr>
            <w:tcW w:w="1355" w:type="pct"/>
            <w:vAlign w:val="center"/>
          </w:tcPr>
          <w:p w14:paraId="4CBED868" w14:textId="77777777" w:rsidR="00602FDB" w:rsidRPr="00983917" w:rsidRDefault="00602FDB" w:rsidP="00602FDB">
            <w:pPr>
              <w:pStyle w:val="Table-small"/>
              <w:jc w:val="center"/>
              <w:cnfStyle w:val="000000100000" w:firstRow="0" w:lastRow="0" w:firstColumn="0" w:lastColumn="0" w:oddVBand="0" w:evenVBand="0" w:oddHBand="1" w:evenHBand="0" w:firstRowFirstColumn="0" w:firstRowLastColumn="0" w:lastRowFirstColumn="0" w:lastRowLastColumn="0"/>
            </w:pPr>
          </w:p>
        </w:tc>
        <w:tc>
          <w:tcPr>
            <w:tcW w:w="1355" w:type="pct"/>
            <w:vAlign w:val="center"/>
          </w:tcPr>
          <w:p w14:paraId="50CC4DBA" w14:textId="0A71D9D8" w:rsidR="00602FDB" w:rsidRPr="00983917" w:rsidRDefault="00602FDB" w:rsidP="005F6363">
            <w:pPr>
              <w:pStyle w:val="Table-small"/>
              <w:jc w:val="center"/>
              <w:cnfStyle w:val="000000100000" w:firstRow="0" w:lastRow="0" w:firstColumn="0" w:lastColumn="0" w:oddVBand="0" w:evenVBand="0" w:oddHBand="1" w:evenHBand="0" w:firstRowFirstColumn="0" w:firstRowLastColumn="0" w:lastRowFirstColumn="0" w:lastRowLastColumn="0"/>
            </w:pPr>
            <w:r w:rsidRPr="00983917">
              <w:t>HI_F</w:t>
            </w:r>
          </w:p>
        </w:tc>
        <w:tc>
          <w:tcPr>
            <w:tcW w:w="1354" w:type="pct"/>
            <w:vAlign w:val="center"/>
          </w:tcPr>
          <w:p w14:paraId="70C9A473" w14:textId="77777777" w:rsidR="00602FDB" w:rsidRPr="00983917" w:rsidRDefault="00602FDB" w:rsidP="005F6363">
            <w:pPr>
              <w:pStyle w:val="Table-small"/>
              <w:jc w:val="center"/>
              <w:cnfStyle w:val="000000100000" w:firstRow="0" w:lastRow="0" w:firstColumn="0" w:lastColumn="0" w:oddVBand="0" w:evenVBand="0" w:oddHBand="1" w:evenHBand="0" w:firstRowFirstColumn="0" w:firstRowLastColumn="0" w:lastRowFirstColumn="0" w:lastRowLastColumn="0"/>
            </w:pPr>
          </w:p>
        </w:tc>
      </w:tr>
      <w:tr w:rsidR="00602FDB" w:rsidRPr="00983917" w14:paraId="07CA7A7C" w14:textId="77777777" w:rsidTr="00602FDB">
        <w:tc>
          <w:tcPr>
            <w:cnfStyle w:val="001000000000" w:firstRow="0" w:lastRow="0" w:firstColumn="1" w:lastColumn="0" w:oddVBand="0" w:evenVBand="0" w:oddHBand="0" w:evenHBand="0" w:firstRowFirstColumn="0" w:firstRowLastColumn="0" w:lastRowFirstColumn="0" w:lastRowLastColumn="0"/>
            <w:tcW w:w="936" w:type="pct"/>
          </w:tcPr>
          <w:p w14:paraId="646FE0E2" w14:textId="1016EA92" w:rsidR="00602FDB" w:rsidRPr="00983917" w:rsidRDefault="00602FDB" w:rsidP="00330A6F">
            <w:pPr>
              <w:pStyle w:val="Table-small"/>
            </w:pPr>
            <w:r w:rsidRPr="00983917">
              <w:t>TRXP</w:t>
            </w:r>
          </w:p>
        </w:tc>
        <w:tc>
          <w:tcPr>
            <w:tcW w:w="1355" w:type="pct"/>
            <w:vAlign w:val="center"/>
          </w:tcPr>
          <w:p w14:paraId="187702D6" w14:textId="77777777" w:rsidR="00602FDB" w:rsidRPr="00983917" w:rsidRDefault="00602FDB" w:rsidP="00602FDB">
            <w:pPr>
              <w:pStyle w:val="Table-small"/>
              <w:jc w:val="center"/>
              <w:cnfStyle w:val="000000000000" w:firstRow="0" w:lastRow="0" w:firstColumn="0" w:lastColumn="0" w:oddVBand="0" w:evenVBand="0" w:oddHBand="0" w:evenHBand="0" w:firstRowFirstColumn="0" w:firstRowLastColumn="0" w:lastRowFirstColumn="0" w:lastRowLastColumn="0"/>
            </w:pPr>
          </w:p>
        </w:tc>
        <w:tc>
          <w:tcPr>
            <w:tcW w:w="1355" w:type="pct"/>
            <w:vAlign w:val="center"/>
          </w:tcPr>
          <w:p w14:paraId="331333D1" w14:textId="44953F47" w:rsidR="00602FDB" w:rsidRPr="00983917" w:rsidRDefault="00706721" w:rsidP="005F6363">
            <w:pPr>
              <w:pStyle w:val="Table-small"/>
              <w:jc w:val="center"/>
              <w:cnfStyle w:val="000000000000" w:firstRow="0" w:lastRow="0" w:firstColumn="0" w:lastColumn="0" w:oddVBand="0" w:evenVBand="0" w:oddHBand="0" w:evenHBand="0" w:firstRowFirstColumn="0" w:firstRowLastColumn="0" w:lastRowFirstColumn="0" w:lastRowLastColumn="0"/>
            </w:pPr>
            <w:r>
              <w:t>HI_S</w:t>
            </w:r>
          </w:p>
        </w:tc>
        <w:tc>
          <w:tcPr>
            <w:tcW w:w="1354" w:type="pct"/>
            <w:vAlign w:val="center"/>
          </w:tcPr>
          <w:p w14:paraId="40F164AC" w14:textId="77777777" w:rsidR="00602FDB" w:rsidRPr="00983917" w:rsidRDefault="00602FDB" w:rsidP="005F6363">
            <w:pPr>
              <w:pStyle w:val="Table-small"/>
              <w:jc w:val="center"/>
              <w:cnfStyle w:val="000000000000" w:firstRow="0" w:lastRow="0" w:firstColumn="0" w:lastColumn="0" w:oddVBand="0" w:evenVBand="0" w:oddHBand="0" w:evenHBand="0" w:firstRowFirstColumn="0" w:firstRowLastColumn="0" w:lastRowFirstColumn="0" w:lastRowLastColumn="0"/>
            </w:pPr>
          </w:p>
        </w:tc>
      </w:tr>
      <w:tr w:rsidR="00602FDB" w:rsidRPr="00983917" w14:paraId="6A04AAA4" w14:textId="77777777" w:rsidTr="0060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pct"/>
          </w:tcPr>
          <w:p w14:paraId="0404A10D" w14:textId="69F991CD" w:rsidR="00602FDB" w:rsidRPr="00983917" w:rsidRDefault="00602FDB" w:rsidP="00330A6F">
            <w:pPr>
              <w:pStyle w:val="Table-small"/>
            </w:pPr>
            <w:r w:rsidRPr="00983917">
              <w:t>VDD_IN</w:t>
            </w:r>
          </w:p>
        </w:tc>
        <w:tc>
          <w:tcPr>
            <w:tcW w:w="1355" w:type="pct"/>
            <w:vAlign w:val="center"/>
          </w:tcPr>
          <w:p w14:paraId="73F3BC93" w14:textId="77777777" w:rsidR="00602FDB" w:rsidRPr="00983917" w:rsidRDefault="00602FDB" w:rsidP="00602FDB">
            <w:pPr>
              <w:pStyle w:val="Table-small"/>
              <w:jc w:val="center"/>
              <w:cnfStyle w:val="000000100000" w:firstRow="0" w:lastRow="0" w:firstColumn="0" w:lastColumn="0" w:oddVBand="0" w:evenVBand="0" w:oddHBand="1" w:evenHBand="0" w:firstRowFirstColumn="0" w:firstRowLastColumn="0" w:lastRowFirstColumn="0" w:lastRowLastColumn="0"/>
            </w:pPr>
          </w:p>
        </w:tc>
        <w:tc>
          <w:tcPr>
            <w:tcW w:w="1355" w:type="pct"/>
            <w:vAlign w:val="center"/>
          </w:tcPr>
          <w:p w14:paraId="40A333D5" w14:textId="6E956294" w:rsidR="00602FDB" w:rsidRPr="00983917" w:rsidRDefault="00602FDB" w:rsidP="005F6363">
            <w:pPr>
              <w:pStyle w:val="Table-small"/>
              <w:jc w:val="center"/>
              <w:cnfStyle w:val="000000100000" w:firstRow="0" w:lastRow="0" w:firstColumn="0" w:lastColumn="0" w:oddVBand="0" w:evenVBand="0" w:oddHBand="1" w:evenHBand="0" w:firstRowFirstColumn="0" w:firstRowLastColumn="0" w:lastRowFirstColumn="0" w:lastRowLastColumn="0"/>
            </w:pPr>
          </w:p>
        </w:tc>
        <w:tc>
          <w:tcPr>
            <w:tcW w:w="1354" w:type="pct"/>
            <w:vAlign w:val="center"/>
          </w:tcPr>
          <w:p w14:paraId="5008507D" w14:textId="16D4E383" w:rsidR="00602FDB" w:rsidRPr="00983917" w:rsidRDefault="00602FDB" w:rsidP="005F6363">
            <w:pPr>
              <w:pStyle w:val="Table-small"/>
              <w:jc w:val="center"/>
              <w:cnfStyle w:val="000000100000" w:firstRow="0" w:lastRow="0" w:firstColumn="0" w:lastColumn="0" w:oddVBand="0" w:evenVBand="0" w:oddHBand="1" w:evenHBand="0" w:firstRowFirstColumn="0" w:firstRowLastColumn="0" w:lastRowFirstColumn="0" w:lastRowLastColumn="0"/>
            </w:pPr>
            <w:r w:rsidRPr="00983917">
              <w:t>HI_F</w:t>
            </w:r>
          </w:p>
        </w:tc>
      </w:tr>
      <w:tr w:rsidR="00602FDB" w:rsidRPr="00983917" w14:paraId="068036D5" w14:textId="77777777" w:rsidTr="00602FDB">
        <w:tc>
          <w:tcPr>
            <w:cnfStyle w:val="001000000000" w:firstRow="0" w:lastRow="0" w:firstColumn="1" w:lastColumn="0" w:oddVBand="0" w:evenVBand="0" w:oddHBand="0" w:evenHBand="0" w:firstRowFirstColumn="0" w:firstRowLastColumn="0" w:lastRowFirstColumn="0" w:lastRowLastColumn="0"/>
            <w:tcW w:w="936" w:type="pct"/>
          </w:tcPr>
          <w:p w14:paraId="43C8C829" w14:textId="2424168B" w:rsidR="00602FDB" w:rsidRPr="00983917" w:rsidRDefault="00602FDB" w:rsidP="00330A6F">
            <w:pPr>
              <w:pStyle w:val="Table-small"/>
            </w:pPr>
            <w:r w:rsidRPr="00983917">
              <w:t>GND</w:t>
            </w:r>
          </w:p>
        </w:tc>
        <w:tc>
          <w:tcPr>
            <w:tcW w:w="1355" w:type="pct"/>
            <w:vAlign w:val="center"/>
          </w:tcPr>
          <w:p w14:paraId="1CE23253" w14:textId="541B16D5" w:rsidR="00602FDB" w:rsidRPr="00983917" w:rsidRDefault="00CB4E6A" w:rsidP="00602FDB">
            <w:pPr>
              <w:pStyle w:val="Table-small"/>
              <w:jc w:val="center"/>
              <w:cnfStyle w:val="000000000000" w:firstRow="0" w:lastRow="0" w:firstColumn="0" w:lastColumn="0" w:oddVBand="0" w:evenVBand="0" w:oddHBand="0" w:evenHBand="0" w:firstRowFirstColumn="0" w:firstRowLastColumn="0" w:lastRowFirstColumn="0" w:lastRowLastColumn="0"/>
            </w:pPr>
            <w:r>
              <w:t xml:space="preserve">LO_F </w:t>
            </w:r>
            <w:r w:rsidRPr="00CB4E6A">
              <w:t>*(1)</w:t>
            </w:r>
          </w:p>
        </w:tc>
        <w:tc>
          <w:tcPr>
            <w:tcW w:w="1355" w:type="pct"/>
            <w:vAlign w:val="center"/>
          </w:tcPr>
          <w:p w14:paraId="08B3ABFB" w14:textId="788B8E62" w:rsidR="00602FDB" w:rsidRPr="00983917" w:rsidRDefault="00602FDB" w:rsidP="005F6363">
            <w:pPr>
              <w:pStyle w:val="Table-small"/>
              <w:jc w:val="center"/>
              <w:cnfStyle w:val="000000000000" w:firstRow="0" w:lastRow="0" w:firstColumn="0" w:lastColumn="0" w:oddVBand="0" w:evenVBand="0" w:oddHBand="0" w:evenHBand="0" w:firstRowFirstColumn="0" w:firstRowLastColumn="0" w:lastRowFirstColumn="0" w:lastRowLastColumn="0"/>
            </w:pPr>
          </w:p>
        </w:tc>
        <w:tc>
          <w:tcPr>
            <w:tcW w:w="1354" w:type="pct"/>
            <w:vAlign w:val="center"/>
          </w:tcPr>
          <w:p w14:paraId="6FD982EA" w14:textId="1C36FF5E" w:rsidR="00602FDB" w:rsidRPr="00983917" w:rsidRDefault="00602FDB" w:rsidP="005F6363">
            <w:pPr>
              <w:pStyle w:val="Table-small"/>
              <w:jc w:val="center"/>
              <w:cnfStyle w:val="000000000000" w:firstRow="0" w:lastRow="0" w:firstColumn="0" w:lastColumn="0" w:oddVBand="0" w:evenVBand="0" w:oddHBand="0" w:evenHBand="0" w:firstRowFirstColumn="0" w:firstRowLastColumn="0" w:lastRowFirstColumn="0" w:lastRowLastColumn="0"/>
            </w:pPr>
            <w:r w:rsidRPr="00983917">
              <w:t>LO_F</w:t>
            </w:r>
          </w:p>
        </w:tc>
      </w:tr>
      <w:tr w:rsidR="00602FDB" w:rsidRPr="00983917" w14:paraId="0521F558" w14:textId="77777777" w:rsidTr="0060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pct"/>
          </w:tcPr>
          <w:p w14:paraId="2CA4345B" w14:textId="09724BF6" w:rsidR="00602FDB" w:rsidRPr="00983917" w:rsidRDefault="00602FDB" w:rsidP="00602FDB">
            <w:pPr>
              <w:pStyle w:val="Table-small"/>
            </w:pPr>
            <w:commentRangeStart w:id="129"/>
            <w:r>
              <w:t>CH0</w:t>
            </w:r>
            <w:commentRangeEnd w:id="129"/>
            <w:r w:rsidR="00B3133D" w:rsidRPr="00983917">
              <w:rPr>
                <w:rStyle w:val="CommentReference"/>
                <w:sz w:val="20"/>
              </w:rPr>
              <w:commentReference w:id="129"/>
            </w:r>
          </w:p>
        </w:tc>
        <w:tc>
          <w:tcPr>
            <w:tcW w:w="1355" w:type="pct"/>
            <w:vAlign w:val="center"/>
          </w:tcPr>
          <w:p w14:paraId="77D6C223" w14:textId="77777777" w:rsidR="00602FDB" w:rsidRPr="00983917" w:rsidRDefault="00602FDB" w:rsidP="00602FDB">
            <w:pPr>
              <w:pStyle w:val="Table-small"/>
              <w:jc w:val="center"/>
              <w:cnfStyle w:val="000000100000" w:firstRow="0" w:lastRow="0" w:firstColumn="0" w:lastColumn="0" w:oddVBand="0" w:evenVBand="0" w:oddHBand="1" w:evenHBand="0" w:firstRowFirstColumn="0" w:firstRowLastColumn="0" w:lastRowFirstColumn="0" w:lastRowLastColumn="0"/>
            </w:pPr>
          </w:p>
        </w:tc>
        <w:tc>
          <w:tcPr>
            <w:tcW w:w="1355" w:type="pct"/>
            <w:vAlign w:val="center"/>
          </w:tcPr>
          <w:p w14:paraId="32794DCB" w14:textId="72B07DCB" w:rsidR="00602FDB" w:rsidRPr="00983917" w:rsidRDefault="00602FDB" w:rsidP="00602FDB">
            <w:pPr>
              <w:pStyle w:val="Table-small"/>
              <w:jc w:val="center"/>
              <w:cnfStyle w:val="000000100000" w:firstRow="0" w:lastRow="0" w:firstColumn="0" w:lastColumn="0" w:oddVBand="0" w:evenVBand="0" w:oddHBand="1" w:evenHBand="0" w:firstRowFirstColumn="0" w:firstRowLastColumn="0" w:lastRowFirstColumn="0" w:lastRowLastColumn="0"/>
            </w:pPr>
          </w:p>
        </w:tc>
        <w:tc>
          <w:tcPr>
            <w:tcW w:w="1354" w:type="pct"/>
            <w:vAlign w:val="center"/>
          </w:tcPr>
          <w:p w14:paraId="72AA2A34" w14:textId="77777777" w:rsidR="00602FDB" w:rsidRPr="00983917" w:rsidRDefault="00602FDB" w:rsidP="00602FDB">
            <w:pPr>
              <w:pStyle w:val="Table-small"/>
              <w:jc w:val="center"/>
              <w:cnfStyle w:val="000000100000" w:firstRow="0" w:lastRow="0" w:firstColumn="0" w:lastColumn="0" w:oddVBand="0" w:evenVBand="0" w:oddHBand="1" w:evenHBand="0" w:firstRowFirstColumn="0" w:firstRowLastColumn="0" w:lastRowFirstColumn="0" w:lastRowLastColumn="0"/>
            </w:pPr>
          </w:p>
        </w:tc>
      </w:tr>
      <w:tr w:rsidR="00602FDB" w:rsidRPr="00983917" w14:paraId="44D3AEBA" w14:textId="77777777" w:rsidTr="00602FDB">
        <w:tc>
          <w:tcPr>
            <w:cnfStyle w:val="001000000000" w:firstRow="0" w:lastRow="0" w:firstColumn="1" w:lastColumn="0" w:oddVBand="0" w:evenVBand="0" w:oddHBand="0" w:evenHBand="0" w:firstRowFirstColumn="0" w:firstRowLastColumn="0" w:lastRowFirstColumn="0" w:lastRowLastColumn="0"/>
            <w:tcW w:w="936" w:type="pct"/>
          </w:tcPr>
          <w:p w14:paraId="02CDEC8A" w14:textId="28AB4C14" w:rsidR="00602FDB" w:rsidRPr="00983917" w:rsidRDefault="00602FDB" w:rsidP="00602FDB">
            <w:pPr>
              <w:pStyle w:val="Table-small"/>
            </w:pPr>
            <w:r>
              <w:t xml:space="preserve">CH1 </w:t>
            </w:r>
            <w:r w:rsidRPr="00602FDB">
              <w:rPr>
                <w:b w:val="0"/>
                <w:bCs w:val="0"/>
              </w:rPr>
              <w:t>*(1)</w:t>
            </w:r>
          </w:p>
        </w:tc>
        <w:tc>
          <w:tcPr>
            <w:tcW w:w="1355" w:type="pct"/>
            <w:vAlign w:val="center"/>
          </w:tcPr>
          <w:p w14:paraId="34D92E5C" w14:textId="4BC4C3AA" w:rsidR="00602FDB" w:rsidRPr="00983917" w:rsidRDefault="001A52DD" w:rsidP="00602FDB">
            <w:pPr>
              <w:pStyle w:val="Table-small"/>
              <w:jc w:val="center"/>
              <w:cnfStyle w:val="000000000000" w:firstRow="0" w:lastRow="0" w:firstColumn="0" w:lastColumn="0" w:oddVBand="0" w:evenVBand="0" w:oddHBand="0" w:evenHBand="0" w:firstRowFirstColumn="0" w:firstRowLastColumn="0" w:lastRowFirstColumn="0" w:lastRowLastColumn="0"/>
            </w:pPr>
            <w:r>
              <w:t>CH1</w:t>
            </w:r>
          </w:p>
        </w:tc>
        <w:tc>
          <w:tcPr>
            <w:tcW w:w="1355" w:type="pct"/>
            <w:vAlign w:val="center"/>
          </w:tcPr>
          <w:p w14:paraId="30F82D1F" w14:textId="30367953" w:rsidR="00602FDB" w:rsidRPr="00983917" w:rsidRDefault="00602FDB" w:rsidP="00602FDB">
            <w:pPr>
              <w:pStyle w:val="Table-small"/>
              <w:jc w:val="center"/>
              <w:cnfStyle w:val="000000000000" w:firstRow="0" w:lastRow="0" w:firstColumn="0" w:lastColumn="0" w:oddVBand="0" w:evenVBand="0" w:oddHBand="0" w:evenHBand="0" w:firstRowFirstColumn="0" w:firstRowLastColumn="0" w:lastRowFirstColumn="0" w:lastRowLastColumn="0"/>
            </w:pPr>
          </w:p>
        </w:tc>
        <w:tc>
          <w:tcPr>
            <w:tcW w:w="1354" w:type="pct"/>
            <w:vAlign w:val="center"/>
          </w:tcPr>
          <w:p w14:paraId="3BE7C094" w14:textId="77777777" w:rsidR="00602FDB" w:rsidRPr="00983917" w:rsidRDefault="00602FDB" w:rsidP="00602FDB">
            <w:pPr>
              <w:pStyle w:val="Table-small"/>
              <w:jc w:val="center"/>
              <w:cnfStyle w:val="000000000000" w:firstRow="0" w:lastRow="0" w:firstColumn="0" w:lastColumn="0" w:oddVBand="0" w:evenVBand="0" w:oddHBand="0" w:evenHBand="0" w:firstRowFirstColumn="0" w:firstRowLastColumn="0" w:lastRowFirstColumn="0" w:lastRowLastColumn="0"/>
            </w:pPr>
          </w:p>
        </w:tc>
      </w:tr>
      <w:tr w:rsidR="00602FDB" w:rsidRPr="00983917" w14:paraId="36D252BC" w14:textId="77777777" w:rsidTr="0060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pct"/>
          </w:tcPr>
          <w:p w14:paraId="07E301EC" w14:textId="4AD05231" w:rsidR="00602FDB" w:rsidRPr="00983917" w:rsidRDefault="00602FDB" w:rsidP="00602FDB">
            <w:pPr>
              <w:pStyle w:val="Table-small"/>
            </w:pPr>
            <w:r>
              <w:t xml:space="preserve">CH2 </w:t>
            </w:r>
            <w:r w:rsidRPr="00602FDB">
              <w:rPr>
                <w:b w:val="0"/>
                <w:bCs w:val="0"/>
              </w:rPr>
              <w:t>*(1)</w:t>
            </w:r>
          </w:p>
        </w:tc>
        <w:tc>
          <w:tcPr>
            <w:tcW w:w="1355" w:type="pct"/>
            <w:vAlign w:val="center"/>
          </w:tcPr>
          <w:p w14:paraId="1D4E2A27" w14:textId="5FA8D72D" w:rsidR="00602FDB" w:rsidRPr="00983917" w:rsidRDefault="001A52DD" w:rsidP="00602FDB">
            <w:pPr>
              <w:pStyle w:val="Table-small"/>
              <w:jc w:val="center"/>
              <w:cnfStyle w:val="000000100000" w:firstRow="0" w:lastRow="0" w:firstColumn="0" w:lastColumn="0" w:oddVBand="0" w:evenVBand="0" w:oddHBand="1" w:evenHBand="0" w:firstRowFirstColumn="0" w:firstRowLastColumn="0" w:lastRowFirstColumn="0" w:lastRowLastColumn="0"/>
            </w:pPr>
            <w:r>
              <w:t>CH1</w:t>
            </w:r>
          </w:p>
        </w:tc>
        <w:tc>
          <w:tcPr>
            <w:tcW w:w="1355" w:type="pct"/>
            <w:vAlign w:val="center"/>
          </w:tcPr>
          <w:p w14:paraId="2ACD60E0" w14:textId="0ECE598D" w:rsidR="00602FDB" w:rsidRPr="00983917" w:rsidRDefault="00602FDB" w:rsidP="00602FDB">
            <w:pPr>
              <w:pStyle w:val="Table-small"/>
              <w:jc w:val="center"/>
              <w:cnfStyle w:val="000000100000" w:firstRow="0" w:lastRow="0" w:firstColumn="0" w:lastColumn="0" w:oddVBand="0" w:evenVBand="0" w:oddHBand="1" w:evenHBand="0" w:firstRowFirstColumn="0" w:firstRowLastColumn="0" w:lastRowFirstColumn="0" w:lastRowLastColumn="0"/>
            </w:pPr>
          </w:p>
        </w:tc>
        <w:tc>
          <w:tcPr>
            <w:tcW w:w="1354" w:type="pct"/>
            <w:vAlign w:val="center"/>
          </w:tcPr>
          <w:p w14:paraId="240A3650" w14:textId="77777777" w:rsidR="00602FDB" w:rsidRPr="00983917" w:rsidRDefault="00602FDB" w:rsidP="00602FDB">
            <w:pPr>
              <w:pStyle w:val="Table-small"/>
              <w:jc w:val="center"/>
              <w:cnfStyle w:val="000000100000" w:firstRow="0" w:lastRow="0" w:firstColumn="0" w:lastColumn="0" w:oddVBand="0" w:evenVBand="0" w:oddHBand="1" w:evenHBand="0" w:firstRowFirstColumn="0" w:firstRowLastColumn="0" w:lastRowFirstColumn="0" w:lastRowLastColumn="0"/>
            </w:pPr>
          </w:p>
        </w:tc>
      </w:tr>
      <w:tr w:rsidR="001A52DD" w:rsidRPr="00983917" w14:paraId="790F1006" w14:textId="77777777" w:rsidTr="00602FDB">
        <w:tc>
          <w:tcPr>
            <w:cnfStyle w:val="001000000000" w:firstRow="0" w:lastRow="0" w:firstColumn="1" w:lastColumn="0" w:oddVBand="0" w:evenVBand="0" w:oddHBand="0" w:evenHBand="0" w:firstRowFirstColumn="0" w:firstRowLastColumn="0" w:lastRowFirstColumn="0" w:lastRowLastColumn="0"/>
            <w:tcW w:w="936" w:type="pct"/>
          </w:tcPr>
          <w:p w14:paraId="3DBCCE90" w14:textId="2848FAD9" w:rsidR="001A52DD" w:rsidRPr="00983917" w:rsidRDefault="001A52DD" w:rsidP="001A52DD">
            <w:pPr>
              <w:pStyle w:val="Table-small"/>
            </w:pPr>
            <w:r>
              <w:t xml:space="preserve">CH3 </w:t>
            </w:r>
            <w:r w:rsidRPr="00602FDB">
              <w:rPr>
                <w:b w:val="0"/>
                <w:bCs w:val="0"/>
              </w:rPr>
              <w:t>*(1)</w:t>
            </w:r>
          </w:p>
        </w:tc>
        <w:tc>
          <w:tcPr>
            <w:tcW w:w="1355" w:type="pct"/>
            <w:vAlign w:val="center"/>
          </w:tcPr>
          <w:p w14:paraId="7F906B0C" w14:textId="7D134B95" w:rsidR="001A52DD" w:rsidRPr="00983917" w:rsidRDefault="001A52DD" w:rsidP="001A52DD">
            <w:pPr>
              <w:pStyle w:val="Table-small"/>
              <w:jc w:val="center"/>
              <w:cnfStyle w:val="000000000000" w:firstRow="0" w:lastRow="0" w:firstColumn="0" w:lastColumn="0" w:oddVBand="0" w:evenVBand="0" w:oddHBand="0" w:evenHBand="0" w:firstRowFirstColumn="0" w:firstRowLastColumn="0" w:lastRowFirstColumn="0" w:lastRowLastColumn="0"/>
            </w:pPr>
            <w:r>
              <w:t>CH1</w:t>
            </w:r>
          </w:p>
        </w:tc>
        <w:tc>
          <w:tcPr>
            <w:tcW w:w="1355" w:type="pct"/>
            <w:vAlign w:val="center"/>
          </w:tcPr>
          <w:p w14:paraId="0F4D431B" w14:textId="4F9AC550" w:rsidR="001A52DD" w:rsidRPr="00983917" w:rsidRDefault="001A52DD" w:rsidP="001A52DD">
            <w:pPr>
              <w:pStyle w:val="Table-small"/>
              <w:jc w:val="center"/>
              <w:cnfStyle w:val="000000000000" w:firstRow="0" w:lastRow="0" w:firstColumn="0" w:lastColumn="0" w:oddVBand="0" w:evenVBand="0" w:oddHBand="0" w:evenHBand="0" w:firstRowFirstColumn="0" w:firstRowLastColumn="0" w:lastRowFirstColumn="0" w:lastRowLastColumn="0"/>
            </w:pPr>
          </w:p>
        </w:tc>
        <w:tc>
          <w:tcPr>
            <w:tcW w:w="1354" w:type="pct"/>
            <w:vAlign w:val="center"/>
          </w:tcPr>
          <w:p w14:paraId="22141FA7" w14:textId="77777777" w:rsidR="001A52DD" w:rsidRPr="00983917" w:rsidRDefault="001A52DD" w:rsidP="001A52DD">
            <w:pPr>
              <w:pStyle w:val="Table-small"/>
              <w:jc w:val="center"/>
              <w:cnfStyle w:val="000000000000" w:firstRow="0" w:lastRow="0" w:firstColumn="0" w:lastColumn="0" w:oddVBand="0" w:evenVBand="0" w:oddHBand="0" w:evenHBand="0" w:firstRowFirstColumn="0" w:firstRowLastColumn="0" w:lastRowFirstColumn="0" w:lastRowLastColumn="0"/>
            </w:pPr>
          </w:p>
        </w:tc>
      </w:tr>
      <w:tr w:rsidR="001A52DD" w:rsidRPr="00983917" w14:paraId="39F7D6C7" w14:textId="77777777" w:rsidTr="0060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pct"/>
          </w:tcPr>
          <w:p w14:paraId="61816B4D" w14:textId="3B634B76" w:rsidR="001A52DD" w:rsidRDefault="001A52DD" w:rsidP="001A52DD">
            <w:pPr>
              <w:pStyle w:val="Table-small"/>
            </w:pPr>
            <w:r>
              <w:t xml:space="preserve">CH4 </w:t>
            </w:r>
            <w:r w:rsidRPr="00602FDB">
              <w:rPr>
                <w:b w:val="0"/>
                <w:bCs w:val="0"/>
              </w:rPr>
              <w:t>*(1)</w:t>
            </w:r>
          </w:p>
        </w:tc>
        <w:tc>
          <w:tcPr>
            <w:tcW w:w="1355" w:type="pct"/>
            <w:vAlign w:val="center"/>
          </w:tcPr>
          <w:p w14:paraId="0DCA68CA" w14:textId="1D4231C0" w:rsidR="001A52DD" w:rsidRPr="00983917" w:rsidRDefault="001A52DD" w:rsidP="001A52DD">
            <w:pPr>
              <w:pStyle w:val="Table-small"/>
              <w:jc w:val="center"/>
              <w:cnfStyle w:val="000000100000" w:firstRow="0" w:lastRow="0" w:firstColumn="0" w:lastColumn="0" w:oddVBand="0" w:evenVBand="0" w:oddHBand="1" w:evenHBand="0" w:firstRowFirstColumn="0" w:firstRowLastColumn="0" w:lastRowFirstColumn="0" w:lastRowLastColumn="0"/>
            </w:pPr>
            <w:r>
              <w:t>CH1</w:t>
            </w:r>
          </w:p>
        </w:tc>
        <w:tc>
          <w:tcPr>
            <w:tcW w:w="1355" w:type="pct"/>
            <w:vAlign w:val="center"/>
          </w:tcPr>
          <w:p w14:paraId="3CFE56F8" w14:textId="2715E3A1" w:rsidR="001A52DD" w:rsidRPr="00983917" w:rsidRDefault="001A52DD" w:rsidP="001A52DD">
            <w:pPr>
              <w:pStyle w:val="Table-small"/>
              <w:jc w:val="center"/>
              <w:cnfStyle w:val="000000100000" w:firstRow="0" w:lastRow="0" w:firstColumn="0" w:lastColumn="0" w:oddVBand="0" w:evenVBand="0" w:oddHBand="1" w:evenHBand="0" w:firstRowFirstColumn="0" w:firstRowLastColumn="0" w:lastRowFirstColumn="0" w:lastRowLastColumn="0"/>
            </w:pPr>
          </w:p>
        </w:tc>
        <w:tc>
          <w:tcPr>
            <w:tcW w:w="1354" w:type="pct"/>
            <w:vAlign w:val="center"/>
          </w:tcPr>
          <w:p w14:paraId="045B3473" w14:textId="77777777" w:rsidR="001A52DD" w:rsidRPr="00983917" w:rsidRDefault="001A52DD" w:rsidP="001A52DD">
            <w:pPr>
              <w:pStyle w:val="Table-small"/>
              <w:jc w:val="center"/>
              <w:cnfStyle w:val="000000100000" w:firstRow="0" w:lastRow="0" w:firstColumn="0" w:lastColumn="0" w:oddVBand="0" w:evenVBand="0" w:oddHBand="1" w:evenHBand="0" w:firstRowFirstColumn="0" w:firstRowLastColumn="0" w:lastRowFirstColumn="0" w:lastRowLastColumn="0"/>
            </w:pPr>
          </w:p>
        </w:tc>
      </w:tr>
      <w:tr w:rsidR="001A52DD" w:rsidRPr="00983917" w14:paraId="01CE7830" w14:textId="77777777" w:rsidTr="00602FDB">
        <w:tc>
          <w:tcPr>
            <w:cnfStyle w:val="001000000000" w:firstRow="0" w:lastRow="0" w:firstColumn="1" w:lastColumn="0" w:oddVBand="0" w:evenVBand="0" w:oddHBand="0" w:evenHBand="0" w:firstRowFirstColumn="0" w:firstRowLastColumn="0" w:lastRowFirstColumn="0" w:lastRowLastColumn="0"/>
            <w:tcW w:w="936" w:type="pct"/>
          </w:tcPr>
          <w:p w14:paraId="73F75034" w14:textId="6393079A" w:rsidR="001A52DD" w:rsidRDefault="001A52DD" w:rsidP="001A52DD">
            <w:pPr>
              <w:pStyle w:val="Table-small"/>
            </w:pPr>
            <w:r>
              <w:t xml:space="preserve">CH5 </w:t>
            </w:r>
            <w:r w:rsidRPr="00602FDB">
              <w:rPr>
                <w:b w:val="0"/>
                <w:bCs w:val="0"/>
              </w:rPr>
              <w:t>*(1)</w:t>
            </w:r>
          </w:p>
        </w:tc>
        <w:tc>
          <w:tcPr>
            <w:tcW w:w="1355" w:type="pct"/>
            <w:vAlign w:val="center"/>
          </w:tcPr>
          <w:p w14:paraId="1713B837" w14:textId="4087D877" w:rsidR="001A52DD" w:rsidRPr="00983917" w:rsidRDefault="001A52DD" w:rsidP="001A52DD">
            <w:pPr>
              <w:pStyle w:val="Table-small"/>
              <w:jc w:val="center"/>
              <w:cnfStyle w:val="000000000000" w:firstRow="0" w:lastRow="0" w:firstColumn="0" w:lastColumn="0" w:oddVBand="0" w:evenVBand="0" w:oddHBand="0" w:evenHBand="0" w:firstRowFirstColumn="0" w:firstRowLastColumn="0" w:lastRowFirstColumn="0" w:lastRowLastColumn="0"/>
            </w:pPr>
            <w:r>
              <w:t>CH1</w:t>
            </w:r>
          </w:p>
        </w:tc>
        <w:tc>
          <w:tcPr>
            <w:tcW w:w="1355" w:type="pct"/>
            <w:vAlign w:val="center"/>
          </w:tcPr>
          <w:p w14:paraId="71CCD8C4" w14:textId="23EB5B21" w:rsidR="001A52DD" w:rsidRPr="00983917" w:rsidRDefault="001A52DD" w:rsidP="001A52DD">
            <w:pPr>
              <w:pStyle w:val="Table-small"/>
              <w:jc w:val="center"/>
              <w:cnfStyle w:val="000000000000" w:firstRow="0" w:lastRow="0" w:firstColumn="0" w:lastColumn="0" w:oddVBand="0" w:evenVBand="0" w:oddHBand="0" w:evenHBand="0" w:firstRowFirstColumn="0" w:firstRowLastColumn="0" w:lastRowFirstColumn="0" w:lastRowLastColumn="0"/>
            </w:pPr>
          </w:p>
        </w:tc>
        <w:tc>
          <w:tcPr>
            <w:tcW w:w="1354" w:type="pct"/>
            <w:vAlign w:val="center"/>
          </w:tcPr>
          <w:p w14:paraId="5AA4DD66" w14:textId="77777777" w:rsidR="001A52DD" w:rsidRPr="00983917" w:rsidRDefault="001A52DD" w:rsidP="001A52DD">
            <w:pPr>
              <w:pStyle w:val="Table-small"/>
              <w:jc w:val="center"/>
              <w:cnfStyle w:val="000000000000" w:firstRow="0" w:lastRow="0" w:firstColumn="0" w:lastColumn="0" w:oddVBand="0" w:evenVBand="0" w:oddHBand="0" w:evenHBand="0" w:firstRowFirstColumn="0" w:firstRowLastColumn="0" w:lastRowFirstColumn="0" w:lastRowLastColumn="0"/>
            </w:pPr>
          </w:p>
        </w:tc>
      </w:tr>
      <w:tr w:rsidR="001A52DD" w:rsidRPr="00983917" w14:paraId="50DFF877" w14:textId="77777777" w:rsidTr="0060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pct"/>
          </w:tcPr>
          <w:p w14:paraId="68E56CA7" w14:textId="4400DAA7" w:rsidR="001A52DD" w:rsidRDefault="001A52DD" w:rsidP="001A52DD">
            <w:pPr>
              <w:pStyle w:val="Table-small"/>
            </w:pPr>
            <w:r>
              <w:t xml:space="preserve">CH6 </w:t>
            </w:r>
            <w:r w:rsidRPr="00602FDB">
              <w:rPr>
                <w:b w:val="0"/>
                <w:bCs w:val="0"/>
              </w:rPr>
              <w:t>*(1)</w:t>
            </w:r>
          </w:p>
        </w:tc>
        <w:tc>
          <w:tcPr>
            <w:tcW w:w="1355" w:type="pct"/>
            <w:vAlign w:val="center"/>
          </w:tcPr>
          <w:p w14:paraId="22D0954E" w14:textId="1D69A92B" w:rsidR="001A52DD" w:rsidRPr="00983917" w:rsidRDefault="001A52DD" w:rsidP="001A52DD">
            <w:pPr>
              <w:pStyle w:val="Table-small"/>
              <w:jc w:val="center"/>
              <w:cnfStyle w:val="000000100000" w:firstRow="0" w:lastRow="0" w:firstColumn="0" w:lastColumn="0" w:oddVBand="0" w:evenVBand="0" w:oddHBand="1" w:evenHBand="0" w:firstRowFirstColumn="0" w:firstRowLastColumn="0" w:lastRowFirstColumn="0" w:lastRowLastColumn="0"/>
            </w:pPr>
            <w:r>
              <w:t>CH1</w:t>
            </w:r>
          </w:p>
        </w:tc>
        <w:tc>
          <w:tcPr>
            <w:tcW w:w="1355" w:type="pct"/>
            <w:vAlign w:val="center"/>
          </w:tcPr>
          <w:p w14:paraId="44862ABF" w14:textId="25896411" w:rsidR="001A52DD" w:rsidRPr="00983917" w:rsidRDefault="001A52DD" w:rsidP="001A52DD">
            <w:pPr>
              <w:pStyle w:val="Table-small"/>
              <w:jc w:val="center"/>
              <w:cnfStyle w:val="000000100000" w:firstRow="0" w:lastRow="0" w:firstColumn="0" w:lastColumn="0" w:oddVBand="0" w:evenVBand="0" w:oddHBand="1" w:evenHBand="0" w:firstRowFirstColumn="0" w:firstRowLastColumn="0" w:lastRowFirstColumn="0" w:lastRowLastColumn="0"/>
            </w:pPr>
          </w:p>
        </w:tc>
        <w:tc>
          <w:tcPr>
            <w:tcW w:w="1354" w:type="pct"/>
            <w:vAlign w:val="center"/>
          </w:tcPr>
          <w:p w14:paraId="6A22B754" w14:textId="77777777" w:rsidR="001A52DD" w:rsidRPr="00983917" w:rsidRDefault="001A52DD" w:rsidP="001A52DD">
            <w:pPr>
              <w:pStyle w:val="Table-small"/>
              <w:jc w:val="center"/>
              <w:cnfStyle w:val="000000100000" w:firstRow="0" w:lastRow="0" w:firstColumn="0" w:lastColumn="0" w:oddVBand="0" w:evenVBand="0" w:oddHBand="1" w:evenHBand="0" w:firstRowFirstColumn="0" w:firstRowLastColumn="0" w:lastRowFirstColumn="0" w:lastRowLastColumn="0"/>
            </w:pPr>
          </w:p>
        </w:tc>
      </w:tr>
      <w:tr w:rsidR="001A52DD" w:rsidRPr="00983917" w14:paraId="67A84A90" w14:textId="77777777" w:rsidTr="00602FDB">
        <w:tc>
          <w:tcPr>
            <w:cnfStyle w:val="001000000000" w:firstRow="0" w:lastRow="0" w:firstColumn="1" w:lastColumn="0" w:oddVBand="0" w:evenVBand="0" w:oddHBand="0" w:evenHBand="0" w:firstRowFirstColumn="0" w:firstRowLastColumn="0" w:lastRowFirstColumn="0" w:lastRowLastColumn="0"/>
            <w:tcW w:w="936" w:type="pct"/>
          </w:tcPr>
          <w:p w14:paraId="3B4BDD19" w14:textId="414A27B6" w:rsidR="001A52DD" w:rsidRDefault="001A52DD" w:rsidP="001A52DD">
            <w:pPr>
              <w:pStyle w:val="Table-small"/>
            </w:pPr>
            <w:r>
              <w:t xml:space="preserve">CH7 </w:t>
            </w:r>
            <w:r w:rsidRPr="00602FDB">
              <w:rPr>
                <w:b w:val="0"/>
                <w:bCs w:val="0"/>
              </w:rPr>
              <w:t>*(1)</w:t>
            </w:r>
          </w:p>
        </w:tc>
        <w:tc>
          <w:tcPr>
            <w:tcW w:w="1355" w:type="pct"/>
            <w:vAlign w:val="center"/>
          </w:tcPr>
          <w:p w14:paraId="6EBBBB67" w14:textId="7D09470A" w:rsidR="001A52DD" w:rsidRPr="00983917" w:rsidRDefault="001A52DD" w:rsidP="001A52DD">
            <w:pPr>
              <w:pStyle w:val="Table-small"/>
              <w:jc w:val="center"/>
              <w:cnfStyle w:val="000000000000" w:firstRow="0" w:lastRow="0" w:firstColumn="0" w:lastColumn="0" w:oddVBand="0" w:evenVBand="0" w:oddHBand="0" w:evenHBand="0" w:firstRowFirstColumn="0" w:firstRowLastColumn="0" w:lastRowFirstColumn="0" w:lastRowLastColumn="0"/>
            </w:pPr>
            <w:r>
              <w:t>CH1</w:t>
            </w:r>
          </w:p>
        </w:tc>
        <w:tc>
          <w:tcPr>
            <w:tcW w:w="1355" w:type="pct"/>
            <w:vAlign w:val="center"/>
          </w:tcPr>
          <w:p w14:paraId="686DE930" w14:textId="053F76C3" w:rsidR="001A52DD" w:rsidRPr="00983917" w:rsidRDefault="001A52DD" w:rsidP="001A52DD">
            <w:pPr>
              <w:pStyle w:val="Table-small"/>
              <w:jc w:val="center"/>
              <w:cnfStyle w:val="000000000000" w:firstRow="0" w:lastRow="0" w:firstColumn="0" w:lastColumn="0" w:oddVBand="0" w:evenVBand="0" w:oddHBand="0" w:evenHBand="0" w:firstRowFirstColumn="0" w:firstRowLastColumn="0" w:lastRowFirstColumn="0" w:lastRowLastColumn="0"/>
            </w:pPr>
          </w:p>
        </w:tc>
        <w:tc>
          <w:tcPr>
            <w:tcW w:w="1354" w:type="pct"/>
            <w:vAlign w:val="center"/>
          </w:tcPr>
          <w:p w14:paraId="5B97BFDC" w14:textId="77777777" w:rsidR="001A52DD" w:rsidRPr="00983917" w:rsidRDefault="001A52DD" w:rsidP="001A52DD">
            <w:pPr>
              <w:pStyle w:val="Table-small"/>
              <w:jc w:val="center"/>
              <w:cnfStyle w:val="000000000000" w:firstRow="0" w:lastRow="0" w:firstColumn="0" w:lastColumn="0" w:oddVBand="0" w:evenVBand="0" w:oddHBand="0" w:evenHBand="0" w:firstRowFirstColumn="0" w:firstRowLastColumn="0" w:lastRowFirstColumn="0" w:lastRowLastColumn="0"/>
            </w:pPr>
          </w:p>
        </w:tc>
      </w:tr>
    </w:tbl>
    <w:p w14:paraId="00951CD9" w14:textId="05878C45" w:rsidR="00694FB6" w:rsidRDefault="00694FB6" w:rsidP="0042672D">
      <w:r w:rsidRPr="00602FDB">
        <w:t>*(1)</w:t>
      </w:r>
      <w:r>
        <w:t xml:space="preserve"> </w:t>
      </w:r>
      <w:r w:rsidR="00A631F8">
        <w:t xml:space="preserve">Only applicable for the </w:t>
      </w:r>
      <w:r w:rsidR="00A631F8" w:rsidRPr="00A631F8">
        <w:t>MAG-VIS1000X</w:t>
      </w:r>
      <w:r w:rsidR="00A631F8">
        <w:t xml:space="preserve"> modules.</w:t>
      </w:r>
    </w:p>
    <w:p w14:paraId="1EF0A184" w14:textId="77777777" w:rsidR="0042672D" w:rsidRPr="0042672D" w:rsidRDefault="0042672D" w:rsidP="0042672D"/>
    <w:p w14:paraId="288AC33F" w14:textId="3C861784" w:rsidR="00B62A06" w:rsidRPr="00983917" w:rsidRDefault="00B62A06" w:rsidP="00A71AAA">
      <w:pPr>
        <w:pStyle w:val="Heading3"/>
      </w:pPr>
      <w:bookmarkStart w:id="130" w:name="_Toc211000594"/>
      <w:r w:rsidRPr="00983917">
        <w:t>Pin load requirements</w:t>
      </w:r>
      <w:bookmarkEnd w:id="130"/>
    </w:p>
    <w:p w14:paraId="2BEC13E6" w14:textId="77777777" w:rsidR="00BE4681" w:rsidRPr="00983917" w:rsidRDefault="00BE4681" w:rsidP="00BE4681">
      <w:r w:rsidRPr="00983917">
        <w:t xml:space="preserve">During the hardware development attention needs to be given to following items: </w:t>
      </w:r>
    </w:p>
    <w:p w14:paraId="02F72777" w14:textId="505C016F" w:rsidR="00B62A06" w:rsidRPr="00983917" w:rsidRDefault="00B62A06" w:rsidP="00A1193D">
      <w:pPr>
        <w:pStyle w:val="ListParagraph"/>
        <w:numPr>
          <w:ilvl w:val="0"/>
          <w:numId w:val="15"/>
        </w:numPr>
      </w:pPr>
      <w:r w:rsidRPr="00983917">
        <w:t xml:space="preserve">Low-ohmic connections </w:t>
      </w:r>
    </w:p>
    <w:p w14:paraId="74AFE48D" w14:textId="3973D833" w:rsidR="00624849" w:rsidRPr="00983917" w:rsidRDefault="00624849" w:rsidP="00A1193D">
      <w:pPr>
        <w:pStyle w:val="ListParagraph"/>
        <w:numPr>
          <w:ilvl w:val="1"/>
          <w:numId w:val="15"/>
        </w:numPr>
      </w:pPr>
      <w:r w:rsidRPr="00983917">
        <w:t>For ground and power connections.</w:t>
      </w:r>
    </w:p>
    <w:p w14:paraId="3545217D" w14:textId="00D48B06" w:rsidR="00B62A06" w:rsidRPr="00983917" w:rsidRDefault="00B62A06" w:rsidP="00A1193D">
      <w:pPr>
        <w:pStyle w:val="ListParagraph"/>
        <w:numPr>
          <w:ilvl w:val="0"/>
          <w:numId w:val="15"/>
        </w:numPr>
      </w:pPr>
      <w:r w:rsidRPr="00983917">
        <w:t>Impedance matched signals</w:t>
      </w:r>
    </w:p>
    <w:p w14:paraId="66EBCF72" w14:textId="630EBC95" w:rsidR="00112187" w:rsidRPr="00983917" w:rsidRDefault="00112187" w:rsidP="00A1193D">
      <w:pPr>
        <w:pStyle w:val="ListParagraph"/>
        <w:numPr>
          <w:ilvl w:val="1"/>
          <w:numId w:val="15"/>
        </w:numPr>
      </w:pPr>
      <w:bookmarkStart w:id="131" w:name="_Ref190288331"/>
      <w:r w:rsidRPr="00983917">
        <w:t>TRXP/TRXN: The TRXN pin is connected to a Coax transmission line leading to the frame grabber, while the TRXP pin is terminated on the substrate board. Matching must adhere to the 75Ω transmission line standard. </w:t>
      </w:r>
    </w:p>
    <w:p w14:paraId="01443F94" w14:textId="77777777" w:rsidR="00112187" w:rsidRPr="00983917" w:rsidRDefault="00112187" w:rsidP="00112187">
      <w:pPr>
        <w:rPr>
          <w:i/>
          <w:iCs/>
          <w:highlight w:val="cyan"/>
        </w:rPr>
      </w:pPr>
    </w:p>
    <w:p w14:paraId="5EA03738" w14:textId="606FB40E" w:rsidR="00B62A06" w:rsidRPr="00983917" w:rsidRDefault="00B62A06" w:rsidP="00A71AAA">
      <w:pPr>
        <w:pStyle w:val="Heading3"/>
      </w:pPr>
      <w:bookmarkStart w:id="132" w:name="_Ref189555845"/>
      <w:bookmarkStart w:id="133" w:name="_Toc211000595"/>
      <w:bookmarkEnd w:id="131"/>
      <w:r w:rsidRPr="00983917">
        <w:lastRenderedPageBreak/>
        <w:t>Power supplies</w:t>
      </w:r>
      <w:bookmarkEnd w:id="132"/>
      <w:bookmarkEnd w:id="133"/>
      <w:r w:rsidRPr="00983917">
        <w:t xml:space="preserve"> </w:t>
      </w:r>
    </w:p>
    <w:p w14:paraId="4EBE2D0E" w14:textId="14DE8C3C" w:rsidR="0009025F" w:rsidRPr="00983917" w:rsidRDefault="0009025F" w:rsidP="0009025F">
      <w:r w:rsidRPr="00983917">
        <w:t>Power is supplied to the DUT using bench Power Supply Units (PSUs).</w:t>
      </w:r>
      <w:r w:rsidR="00073123" w:rsidRPr="00983917">
        <w:t xml:space="preserve"> </w:t>
      </w:r>
      <w:r w:rsidRPr="00983917">
        <w:t xml:space="preserve">All DUT supply channels are listed in </w:t>
      </w:r>
      <w:r w:rsidR="00D429DA" w:rsidRPr="00983917">
        <w:fldChar w:fldCharType="begin"/>
      </w:r>
      <w:r w:rsidR="00D429DA" w:rsidRPr="00983917">
        <w:instrText xml:space="preserve"> REF _Ref189294250 \h </w:instrText>
      </w:r>
      <w:r w:rsidR="00D429DA" w:rsidRPr="00983917">
        <w:fldChar w:fldCharType="separate"/>
      </w:r>
      <w:r w:rsidR="0014032D" w:rsidRPr="00983917">
        <w:t xml:space="preserve">Table </w:t>
      </w:r>
      <w:r w:rsidR="0014032D">
        <w:rPr>
          <w:noProof/>
        </w:rPr>
        <w:t>8</w:t>
      </w:r>
      <w:r w:rsidR="00D429DA" w:rsidRPr="00983917">
        <w:fldChar w:fldCharType="end"/>
      </w:r>
      <w:r w:rsidRPr="00983917">
        <w:t>, where the "default connected" column indicates whether a channel is connected by default during testing unless otherwise specified in the test procedure.</w:t>
      </w:r>
      <w:r w:rsidR="006562BF" w:rsidRPr="00983917">
        <w:t xml:space="preserve"> The </w:t>
      </w:r>
      <w:r w:rsidR="0043113E" w:rsidRPr="00983917">
        <w:t xml:space="preserve">supply can either be directly connected to the pin, via a relays or via </w:t>
      </w:r>
      <w:r w:rsidR="003F49AA" w:rsidRPr="00983917">
        <w:t xml:space="preserve">an DMMI for most accurate supply current measurements. </w:t>
      </w:r>
      <w:r w:rsidR="0089505D" w:rsidRPr="00983917">
        <w:t xml:space="preserve">The PSU channels can be split over different bench equipment depending on availability and </w:t>
      </w:r>
      <w:r w:rsidR="00F001E6" w:rsidRPr="00983917">
        <w:t xml:space="preserve">sourcing/measurement requirements. </w:t>
      </w:r>
    </w:p>
    <w:p w14:paraId="24F0C6DD" w14:textId="4FE61620" w:rsidR="0009025F" w:rsidRPr="00983917" w:rsidRDefault="0009025F" w:rsidP="00024630">
      <w:r w:rsidRPr="00983917">
        <w:t xml:space="preserve">The power-up and power-down sequence for default-connected supplies is detailed in Section </w:t>
      </w:r>
      <w:r w:rsidR="00037E00" w:rsidRPr="00983917">
        <w:fldChar w:fldCharType="begin"/>
      </w:r>
      <w:r w:rsidR="00037E00" w:rsidRPr="00983917">
        <w:instrText xml:space="preserve"> REF _Ref189294338 \r \h </w:instrText>
      </w:r>
      <w:r w:rsidR="00037E00" w:rsidRPr="00983917">
        <w:fldChar w:fldCharType="separate"/>
      </w:r>
      <w:r w:rsidR="0014032D">
        <w:t>3.2.3</w:t>
      </w:r>
      <w:r w:rsidR="00037E00" w:rsidRPr="00983917">
        <w:fldChar w:fldCharType="end"/>
      </w:r>
      <w:r w:rsidRPr="00983917">
        <w:t>. To prevent voltage overshoot, it is strongly recommended to use power sources with a controllable soft ramp.</w:t>
      </w:r>
    </w:p>
    <w:p w14:paraId="2B07DE5A" w14:textId="51C48280" w:rsidR="00E5241C" w:rsidRPr="00983917" w:rsidRDefault="00E5241C" w:rsidP="00E5241C">
      <w:pPr>
        <w:pStyle w:val="Caption"/>
        <w:keepNext/>
      </w:pPr>
      <w:bookmarkStart w:id="134" w:name="_Ref189294250"/>
      <w:bookmarkStart w:id="135" w:name="_Toc211000622"/>
      <w:r w:rsidRPr="00983917">
        <w:t xml:space="preserve">Table </w:t>
      </w:r>
      <w:r w:rsidRPr="00983917">
        <w:fldChar w:fldCharType="begin"/>
      </w:r>
      <w:r w:rsidRPr="00983917">
        <w:instrText xml:space="preserve"> SEQ Table \* ARABIC </w:instrText>
      </w:r>
      <w:r w:rsidRPr="00983917">
        <w:fldChar w:fldCharType="separate"/>
      </w:r>
      <w:r w:rsidR="0014032D">
        <w:rPr>
          <w:noProof/>
        </w:rPr>
        <w:t>8</w:t>
      </w:r>
      <w:r w:rsidRPr="00983917">
        <w:fldChar w:fldCharType="end"/>
      </w:r>
      <w:bookmarkEnd w:id="134"/>
      <w:r w:rsidRPr="00983917">
        <w:t xml:space="preserve">: </w:t>
      </w:r>
      <w:r w:rsidR="009016D4" w:rsidRPr="00983917">
        <w:t>Power suppl</w:t>
      </w:r>
      <w:r w:rsidR="00FA7E8F" w:rsidRPr="00983917">
        <w:t>ies</w:t>
      </w:r>
      <w:bookmarkEnd w:id="135"/>
    </w:p>
    <w:tbl>
      <w:tblPr>
        <w:tblStyle w:val="GridTable4-Accent3"/>
        <w:tblW w:w="5000" w:type="pct"/>
        <w:tblLook w:val="04A0" w:firstRow="1" w:lastRow="0" w:firstColumn="1" w:lastColumn="0" w:noHBand="0" w:noVBand="1"/>
      </w:tblPr>
      <w:tblGrid>
        <w:gridCol w:w="1983"/>
        <w:gridCol w:w="2418"/>
        <w:gridCol w:w="1611"/>
        <w:gridCol w:w="1175"/>
        <w:gridCol w:w="1192"/>
        <w:gridCol w:w="1250"/>
      </w:tblGrid>
      <w:tr w:rsidR="0088539E" w:rsidRPr="00983917" w14:paraId="2DEC827F" w14:textId="77777777" w:rsidTr="008853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0" w:type="pct"/>
          </w:tcPr>
          <w:p w14:paraId="67E9E4C8" w14:textId="10CBC2EB" w:rsidR="0088539E" w:rsidRPr="00983917" w:rsidRDefault="0088539E">
            <w:pPr>
              <w:pStyle w:val="Table-small"/>
            </w:pPr>
            <w:r w:rsidRPr="00983917">
              <w:t>DUT pin name</w:t>
            </w:r>
          </w:p>
        </w:tc>
        <w:tc>
          <w:tcPr>
            <w:tcW w:w="1256" w:type="pct"/>
          </w:tcPr>
          <w:p w14:paraId="12FAAE71" w14:textId="71054275" w:rsidR="0088539E" w:rsidRPr="00983917" w:rsidRDefault="0088539E">
            <w:pPr>
              <w:pStyle w:val="Table-small"/>
              <w:cnfStyle w:val="100000000000" w:firstRow="1" w:lastRow="0" w:firstColumn="0" w:lastColumn="0" w:oddVBand="0" w:evenVBand="0" w:oddHBand="0" w:evenHBand="0" w:firstRowFirstColumn="0" w:firstRowLastColumn="0" w:lastRowFirstColumn="0" w:lastRowLastColumn="0"/>
            </w:pPr>
            <w:r w:rsidRPr="00983917">
              <w:t>Supply domain (</w:t>
            </w:r>
            <w:r w:rsidRPr="00983917">
              <w:fldChar w:fldCharType="begin"/>
            </w:r>
            <w:r w:rsidRPr="00983917">
              <w:rPr>
                <w:b w:val="0"/>
                <w:bCs w:val="0"/>
              </w:rPr>
              <w:instrText xml:space="preserve"> </w:instrText>
            </w:r>
            <w:r w:rsidRPr="00983917">
              <w:instrText xml:space="preserve">REF </w:instrText>
            </w:r>
            <w:r w:rsidRPr="00983917">
              <w:rPr>
                <w:b w:val="0"/>
                <w:bCs w:val="0"/>
              </w:rPr>
              <w:instrText xml:space="preserve">_Ref189216569 \h </w:instrText>
            </w:r>
            <w:r w:rsidRPr="00983917">
              <w:fldChar w:fldCharType="separate"/>
            </w:r>
            <w:r w:rsidR="0014032D" w:rsidRPr="00983917">
              <w:t xml:space="preserve">Table </w:t>
            </w:r>
            <w:r w:rsidR="0014032D">
              <w:rPr>
                <w:noProof/>
              </w:rPr>
              <w:t>1</w:t>
            </w:r>
            <w:r w:rsidRPr="00983917">
              <w:fldChar w:fldCharType="end"/>
            </w:r>
            <w:r w:rsidRPr="00983917">
              <w:t>)</w:t>
            </w:r>
          </w:p>
        </w:tc>
        <w:tc>
          <w:tcPr>
            <w:tcW w:w="837" w:type="pct"/>
          </w:tcPr>
          <w:p w14:paraId="3602DA1A" w14:textId="74F3E2B4" w:rsidR="0088539E" w:rsidRPr="00983917" w:rsidRDefault="0088539E">
            <w:pPr>
              <w:pStyle w:val="Table-small"/>
              <w:cnfStyle w:val="100000000000" w:firstRow="1" w:lastRow="0" w:firstColumn="0" w:lastColumn="0" w:oddVBand="0" w:evenVBand="0" w:oddHBand="0" w:evenHBand="0" w:firstRowFirstColumn="0" w:firstRowLastColumn="0" w:lastRowFirstColumn="0" w:lastRowLastColumn="0"/>
            </w:pPr>
            <w:r w:rsidRPr="00983917">
              <w:t xml:space="preserve">Default connected </w:t>
            </w:r>
          </w:p>
        </w:tc>
        <w:tc>
          <w:tcPr>
            <w:tcW w:w="610" w:type="pct"/>
          </w:tcPr>
          <w:p w14:paraId="2675E200" w14:textId="3DA6736E" w:rsidR="0088539E" w:rsidRPr="00983917" w:rsidRDefault="0088539E">
            <w:pPr>
              <w:pStyle w:val="Table-small"/>
              <w:cnfStyle w:val="100000000000" w:firstRow="1" w:lastRow="0" w:firstColumn="0" w:lastColumn="0" w:oddVBand="0" w:evenVBand="0" w:oddHBand="0" w:evenHBand="0" w:firstRowFirstColumn="0" w:firstRowLastColumn="0" w:lastRowFirstColumn="0" w:lastRowLastColumn="0"/>
            </w:pPr>
            <w:r w:rsidRPr="00983917">
              <w:t>PSU channel</w:t>
            </w:r>
          </w:p>
        </w:tc>
        <w:tc>
          <w:tcPr>
            <w:tcW w:w="619" w:type="pct"/>
          </w:tcPr>
          <w:p w14:paraId="2D50CC95" w14:textId="2565C7DF" w:rsidR="0088539E" w:rsidRPr="00983917" w:rsidRDefault="0088539E">
            <w:pPr>
              <w:pStyle w:val="Table-small"/>
              <w:cnfStyle w:val="100000000000" w:firstRow="1" w:lastRow="0" w:firstColumn="0" w:lastColumn="0" w:oddVBand="0" w:evenVBand="0" w:oddHBand="0" w:evenHBand="0" w:firstRowFirstColumn="0" w:firstRowLastColumn="0" w:lastRowFirstColumn="0" w:lastRowLastColumn="0"/>
            </w:pPr>
            <w:r w:rsidRPr="00983917">
              <w:t>Alias</w:t>
            </w:r>
          </w:p>
        </w:tc>
        <w:tc>
          <w:tcPr>
            <w:tcW w:w="649" w:type="pct"/>
          </w:tcPr>
          <w:p w14:paraId="136BE994" w14:textId="40CA55F7" w:rsidR="0088539E" w:rsidRPr="00983917" w:rsidRDefault="0088539E">
            <w:pPr>
              <w:pStyle w:val="Table-small"/>
              <w:cnfStyle w:val="100000000000" w:firstRow="1" w:lastRow="0" w:firstColumn="0" w:lastColumn="0" w:oddVBand="0" w:evenVBand="0" w:oddHBand="0" w:evenHBand="0" w:firstRowFirstColumn="0" w:firstRowLastColumn="0" w:lastRowFirstColumn="0" w:lastRowLastColumn="0"/>
            </w:pPr>
            <w:r w:rsidRPr="00983917">
              <w:t>Comments</w:t>
            </w:r>
          </w:p>
        </w:tc>
      </w:tr>
      <w:tr w:rsidR="0088539E" w:rsidRPr="00983917" w14:paraId="7129DC72" w14:textId="77777777" w:rsidTr="008853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0" w:type="pct"/>
          </w:tcPr>
          <w:p w14:paraId="655710A9" w14:textId="4A1B92D7" w:rsidR="0088539E" w:rsidRPr="00983917" w:rsidRDefault="0088539E">
            <w:pPr>
              <w:pStyle w:val="Table-small"/>
            </w:pPr>
            <w:r w:rsidRPr="00983917">
              <w:t>VDD</w:t>
            </w:r>
            <w:r w:rsidR="00A83578" w:rsidRPr="00983917">
              <w:t>_IN</w:t>
            </w:r>
          </w:p>
        </w:tc>
        <w:tc>
          <w:tcPr>
            <w:tcW w:w="1256" w:type="pct"/>
          </w:tcPr>
          <w:p w14:paraId="58270B05" w14:textId="27BABE2D" w:rsidR="0088539E" w:rsidRPr="00983917" w:rsidRDefault="00756A35">
            <w:pPr>
              <w:pStyle w:val="Table-small"/>
              <w:cnfStyle w:val="000000100000" w:firstRow="0" w:lastRow="0" w:firstColumn="0" w:lastColumn="0" w:oddVBand="0" w:evenVBand="0" w:oddHBand="1" w:evenHBand="0" w:firstRowFirstColumn="0" w:firstRowLastColumn="0" w:lastRowFirstColumn="0" w:lastRowLastColumn="0"/>
            </w:pPr>
            <w:r w:rsidRPr="00983917">
              <w:t>VDD_IN</w:t>
            </w:r>
          </w:p>
        </w:tc>
        <w:tc>
          <w:tcPr>
            <w:tcW w:w="837" w:type="pct"/>
          </w:tcPr>
          <w:p w14:paraId="6CDEA0AC" w14:textId="4769512C" w:rsidR="0088539E" w:rsidRPr="00983917" w:rsidRDefault="0088539E">
            <w:pPr>
              <w:pStyle w:val="Table-small"/>
              <w:cnfStyle w:val="000000100000" w:firstRow="0" w:lastRow="0" w:firstColumn="0" w:lastColumn="0" w:oddVBand="0" w:evenVBand="0" w:oddHBand="1" w:evenHBand="0" w:firstRowFirstColumn="0" w:firstRowLastColumn="0" w:lastRowFirstColumn="0" w:lastRowLastColumn="0"/>
            </w:pPr>
            <w:r w:rsidRPr="00983917">
              <w:t>Yes</w:t>
            </w:r>
          </w:p>
        </w:tc>
        <w:tc>
          <w:tcPr>
            <w:tcW w:w="610" w:type="pct"/>
          </w:tcPr>
          <w:p w14:paraId="33C6C8DE" w14:textId="3F60C560" w:rsidR="0088539E" w:rsidRPr="00983917" w:rsidRDefault="0088539E">
            <w:pPr>
              <w:pStyle w:val="Table-small"/>
              <w:cnfStyle w:val="000000100000" w:firstRow="0" w:lastRow="0" w:firstColumn="0" w:lastColumn="0" w:oddVBand="0" w:evenVBand="0" w:oddHBand="1" w:evenHBand="0" w:firstRowFirstColumn="0" w:firstRowLastColumn="0" w:lastRowFirstColumn="0" w:lastRowLastColumn="0"/>
            </w:pPr>
            <w:r w:rsidRPr="00983917">
              <w:t>1</w:t>
            </w:r>
          </w:p>
        </w:tc>
        <w:tc>
          <w:tcPr>
            <w:tcW w:w="619" w:type="pct"/>
          </w:tcPr>
          <w:p w14:paraId="3EA9F3E5" w14:textId="351DDF52" w:rsidR="0088539E" w:rsidRPr="00983917" w:rsidRDefault="0088539E">
            <w:pPr>
              <w:pStyle w:val="Table-small"/>
              <w:cnfStyle w:val="000000100000" w:firstRow="0" w:lastRow="0" w:firstColumn="0" w:lastColumn="0" w:oddVBand="0" w:evenVBand="0" w:oddHBand="1" w:evenHBand="0" w:firstRowFirstColumn="0" w:firstRowLastColumn="0" w:lastRowFirstColumn="0" w:lastRowLastColumn="0"/>
            </w:pPr>
          </w:p>
        </w:tc>
        <w:tc>
          <w:tcPr>
            <w:tcW w:w="649" w:type="pct"/>
          </w:tcPr>
          <w:p w14:paraId="6C14B327" w14:textId="20B79A5F" w:rsidR="0088539E" w:rsidRPr="00983917" w:rsidRDefault="0088539E">
            <w:pPr>
              <w:pStyle w:val="Table-small"/>
              <w:cnfStyle w:val="000000100000" w:firstRow="0" w:lastRow="0" w:firstColumn="0" w:lastColumn="0" w:oddVBand="0" w:evenVBand="0" w:oddHBand="1" w:evenHBand="0" w:firstRowFirstColumn="0" w:firstRowLastColumn="0" w:lastRowFirstColumn="0" w:lastRowLastColumn="0"/>
            </w:pPr>
          </w:p>
        </w:tc>
      </w:tr>
    </w:tbl>
    <w:p w14:paraId="1D9B33EF" w14:textId="4F659E16" w:rsidR="00495E5E" w:rsidRPr="00983917" w:rsidRDefault="00495E5E" w:rsidP="00A71AAA">
      <w:pPr>
        <w:pStyle w:val="Heading2"/>
      </w:pPr>
      <w:bookmarkStart w:id="136" w:name="_Toc131774882"/>
      <w:bookmarkStart w:id="137" w:name="_Toc211000596"/>
      <w:r w:rsidRPr="00983917">
        <w:t>Test software</w:t>
      </w:r>
      <w:bookmarkEnd w:id="136"/>
      <w:bookmarkEnd w:id="137"/>
    </w:p>
    <w:p w14:paraId="418C9ADF" w14:textId="070D2042" w:rsidR="00B62A06" w:rsidRPr="00983917" w:rsidRDefault="00B62A06" w:rsidP="00A71AAA">
      <w:pPr>
        <w:pStyle w:val="Heading3"/>
      </w:pPr>
      <w:bookmarkStart w:id="138" w:name="_Toc211000597"/>
      <w:r w:rsidRPr="00983917">
        <w:t>Overview</w:t>
      </w:r>
      <w:bookmarkEnd w:id="138"/>
    </w:p>
    <w:p w14:paraId="4A1E2ADD" w14:textId="36976747" w:rsidR="00B62A06" w:rsidRPr="00983917" w:rsidRDefault="00B62A06" w:rsidP="00B62A06">
      <w:r w:rsidRPr="00983917">
        <w:t>The software test suite is an in-house build environment using Python scripts</w:t>
      </w:r>
      <w:ins w:id="139" w:author="Jelle Van Rethy" w:date="2025-10-17T11:26:00Z" w16du:dateUtc="2025-10-17T09:26:00Z">
        <w:r w:rsidR="003442C9">
          <w:t xml:space="preserve"> (i.e. Experimate)</w:t>
        </w:r>
      </w:ins>
      <w:r w:rsidRPr="00983917">
        <w:t xml:space="preserve"> to control following:</w:t>
      </w:r>
    </w:p>
    <w:p w14:paraId="025F2F90" w14:textId="0BB4AA57" w:rsidR="00B62A06" w:rsidRPr="00983917" w:rsidRDefault="00B62A06" w:rsidP="00A1193D">
      <w:pPr>
        <w:pStyle w:val="ListParagraph"/>
        <w:numPr>
          <w:ilvl w:val="0"/>
          <w:numId w:val="14"/>
        </w:numPr>
      </w:pPr>
      <w:r w:rsidRPr="00983917">
        <w:t xml:space="preserve">settings for MaTeR and </w:t>
      </w:r>
      <w:r w:rsidR="00481095" w:rsidRPr="00983917">
        <w:t>measurement</w:t>
      </w:r>
      <w:r w:rsidRPr="00983917">
        <w:t xml:space="preserve"> equipment,</w:t>
      </w:r>
    </w:p>
    <w:p w14:paraId="18B06189" w14:textId="77777777" w:rsidR="00B62A06" w:rsidRPr="00983917" w:rsidRDefault="00B62A06" w:rsidP="00A1193D">
      <w:pPr>
        <w:pStyle w:val="ListParagraph"/>
        <w:numPr>
          <w:ilvl w:val="0"/>
          <w:numId w:val="14"/>
        </w:numPr>
      </w:pPr>
      <w:r w:rsidRPr="00983917">
        <w:t>connectivity between the DUTs and the equipment,</w:t>
      </w:r>
    </w:p>
    <w:p w14:paraId="419A7D6B" w14:textId="0AD741CE" w:rsidR="00B62A06" w:rsidRPr="00983917" w:rsidRDefault="00B62A06" w:rsidP="00A1193D">
      <w:pPr>
        <w:pStyle w:val="ListParagraph"/>
        <w:numPr>
          <w:ilvl w:val="0"/>
          <w:numId w:val="14"/>
        </w:numPr>
      </w:pPr>
      <w:r w:rsidRPr="00983917">
        <w:t xml:space="preserve">supply and temperature </w:t>
      </w:r>
      <w:r w:rsidR="00481095" w:rsidRPr="00983917">
        <w:t>control</w:t>
      </w:r>
      <w:r w:rsidRPr="00983917">
        <w:t>,</w:t>
      </w:r>
    </w:p>
    <w:p w14:paraId="5ECA48A3" w14:textId="77777777" w:rsidR="00B62A06" w:rsidRPr="00983917" w:rsidRDefault="00B62A06" w:rsidP="00A1193D">
      <w:pPr>
        <w:pStyle w:val="ListParagraph"/>
        <w:numPr>
          <w:ilvl w:val="0"/>
          <w:numId w:val="14"/>
        </w:numPr>
      </w:pPr>
      <w:r w:rsidRPr="00983917">
        <w:t>FPGA for e.g. serial interfacing with the DUT,</w:t>
      </w:r>
    </w:p>
    <w:p w14:paraId="11517C18" w14:textId="595AFBEE" w:rsidR="00B62A06" w:rsidRPr="00983917" w:rsidRDefault="00B62A06" w:rsidP="00A1193D">
      <w:pPr>
        <w:pStyle w:val="ListParagraph"/>
        <w:numPr>
          <w:ilvl w:val="0"/>
          <w:numId w:val="14"/>
        </w:numPr>
      </w:pPr>
      <w:r w:rsidRPr="00983917">
        <w:t>logging of measurement data and meta data to a database</w:t>
      </w:r>
      <w:r w:rsidR="002343C9" w:rsidRPr="00983917">
        <w:t xml:space="preserve"> and</w:t>
      </w:r>
    </w:p>
    <w:p w14:paraId="64A617E1" w14:textId="13FA6667" w:rsidR="00BC7F76" w:rsidRPr="00983917" w:rsidRDefault="00BC7F76" w:rsidP="00A1193D">
      <w:pPr>
        <w:pStyle w:val="ListParagraph"/>
        <w:numPr>
          <w:ilvl w:val="0"/>
          <w:numId w:val="14"/>
        </w:numPr>
      </w:pPr>
      <w:r w:rsidRPr="00983917">
        <w:t>settings for the load board</w:t>
      </w:r>
      <w:r w:rsidR="002343C9" w:rsidRPr="00983917">
        <w:t>.</w:t>
      </w:r>
    </w:p>
    <w:p w14:paraId="7E126740" w14:textId="77777777" w:rsidR="00B62A06" w:rsidRPr="00983917" w:rsidRDefault="00B62A06" w:rsidP="00A71AAA">
      <w:pPr>
        <w:pStyle w:val="Heading3"/>
      </w:pPr>
      <w:bookmarkStart w:id="140" w:name="_Ref188129717"/>
      <w:bookmarkStart w:id="141" w:name="_Toc211000598"/>
      <w:r w:rsidRPr="00983917">
        <w:t>Park state routine</w:t>
      </w:r>
      <w:bookmarkEnd w:id="140"/>
      <w:bookmarkEnd w:id="141"/>
    </w:p>
    <w:p w14:paraId="21595409" w14:textId="79648C92" w:rsidR="00E23006" w:rsidRPr="00983917" w:rsidRDefault="00B62A06" w:rsidP="00243481">
      <w:pPr>
        <w:rPr>
          <w:i/>
          <w:iCs/>
        </w:rPr>
      </w:pPr>
      <w:r w:rsidRPr="00983917">
        <w:t>Before each test procedure starts the DUT and the test setup is brought to a known default state (park state). This includes driving following IO pins to:</w:t>
      </w:r>
    </w:p>
    <w:p w14:paraId="254D2ADA" w14:textId="3D0EAB38" w:rsidR="00F30CB8" w:rsidRPr="00983917" w:rsidRDefault="00F30CB8" w:rsidP="00F30CB8">
      <w:pPr>
        <w:pStyle w:val="Caption"/>
        <w:keepNext/>
      </w:pPr>
      <w:bookmarkStart w:id="142" w:name="_Toc211000623"/>
      <w:r w:rsidRPr="00983917">
        <w:t xml:space="preserve">Table </w:t>
      </w:r>
      <w:r w:rsidRPr="00983917">
        <w:fldChar w:fldCharType="begin"/>
      </w:r>
      <w:r w:rsidRPr="00983917">
        <w:instrText xml:space="preserve"> SEQ Table \* ARABIC </w:instrText>
      </w:r>
      <w:r w:rsidRPr="00983917">
        <w:fldChar w:fldCharType="separate"/>
      </w:r>
      <w:r w:rsidR="0014032D">
        <w:rPr>
          <w:noProof/>
        </w:rPr>
        <w:t>9</w:t>
      </w:r>
      <w:r w:rsidRPr="00983917">
        <w:fldChar w:fldCharType="end"/>
      </w:r>
      <w:r w:rsidRPr="00983917">
        <w:t xml:space="preserve">: </w:t>
      </w:r>
      <w:r w:rsidR="00184B64" w:rsidRPr="00983917">
        <w:t>Park state pin biasing</w:t>
      </w:r>
      <w:bookmarkEnd w:id="142"/>
      <w:r w:rsidR="00184B64" w:rsidRPr="00983917">
        <w:t xml:space="preserve"> </w:t>
      </w:r>
    </w:p>
    <w:tbl>
      <w:tblPr>
        <w:tblStyle w:val="GridTable4-Accent3"/>
        <w:tblW w:w="5000" w:type="pct"/>
        <w:tblLook w:val="04A0" w:firstRow="1" w:lastRow="0" w:firstColumn="1" w:lastColumn="0" w:noHBand="0" w:noVBand="1"/>
        <w:tblPrChange w:id="143" w:author="Jonathan Vanden Berk" w:date="2025-10-28T12:14:00Z" w16du:dateUtc="2025-10-28T11:14:00Z">
          <w:tblPr>
            <w:tblStyle w:val="GridTable4-Accent3"/>
            <w:tblW w:w="5000" w:type="pct"/>
            <w:tblLook w:val="04A0" w:firstRow="1" w:lastRow="0" w:firstColumn="1" w:lastColumn="0" w:noHBand="0" w:noVBand="1"/>
          </w:tblPr>
        </w:tblPrChange>
      </w:tblPr>
      <w:tblGrid>
        <w:gridCol w:w="950"/>
        <w:gridCol w:w="3053"/>
        <w:gridCol w:w="5626"/>
        <w:tblGridChange w:id="144">
          <w:tblGrid>
            <w:gridCol w:w="950"/>
            <w:gridCol w:w="1752"/>
            <w:gridCol w:w="1301"/>
            <w:gridCol w:w="3760"/>
            <w:gridCol w:w="1866"/>
          </w:tblGrid>
        </w:tblGridChange>
      </w:tblGrid>
      <w:tr w:rsidR="00317A2E" w:rsidRPr="00983917" w14:paraId="72016A0D" w14:textId="30D59D28" w:rsidTr="009B73CE">
        <w:trPr>
          <w:cnfStyle w:val="100000000000" w:firstRow="1" w:lastRow="0" w:firstColumn="0" w:lastColumn="0" w:oddVBand="0" w:evenVBand="0" w:oddHBand="0" w:evenHBand="0" w:firstRowFirstColumn="0" w:firstRowLastColumn="0" w:lastRowFirstColumn="0" w:lastRowLastColumn="0"/>
          <w:trHeight w:val="327"/>
          <w:trPrChange w:id="145" w:author="Jonathan Vanden Berk" w:date="2025-10-28T12:14:00Z" w16du:dateUtc="2025-10-28T11:14:00Z">
            <w:trPr>
              <w:trHeight w:val="327"/>
            </w:trPr>
          </w:trPrChange>
        </w:trPr>
        <w:tc>
          <w:tcPr>
            <w:cnfStyle w:val="001000000000" w:firstRow="0" w:lastRow="0" w:firstColumn="1" w:lastColumn="0" w:oddVBand="0" w:evenVBand="0" w:oddHBand="0" w:evenHBand="0" w:firstRowFirstColumn="0" w:firstRowLastColumn="0" w:lastRowFirstColumn="0" w:lastRowLastColumn="0"/>
            <w:tcW w:w="0" w:type="pct"/>
            <w:tcPrChange w:id="146" w:author="Jonathan Vanden Berk" w:date="2025-10-28T12:14:00Z" w16du:dateUtc="2025-10-28T11:14:00Z">
              <w:tcPr>
                <w:tcW w:w="1403" w:type="pct"/>
                <w:gridSpan w:val="2"/>
              </w:tcPr>
            </w:tcPrChange>
          </w:tcPr>
          <w:p w14:paraId="1C71AFA9" w14:textId="23846F3F" w:rsidR="00317A2E" w:rsidRPr="00983917" w:rsidRDefault="00317A2E" w:rsidP="00A23C14">
            <w:pPr>
              <w:pStyle w:val="Table-small"/>
              <w:cnfStyle w:val="101000000000" w:firstRow="1" w:lastRow="0" w:firstColumn="1" w:lastColumn="0" w:oddVBand="0" w:evenVBand="0" w:oddHBand="0" w:evenHBand="0" w:firstRowFirstColumn="0" w:firstRowLastColumn="0" w:lastRowFirstColumn="0" w:lastRowLastColumn="0"/>
              <w:rPr>
                <w:lang w:eastAsia="en-GB"/>
              </w:rPr>
            </w:pPr>
            <w:r w:rsidRPr="00983917">
              <w:rPr>
                <w:lang w:eastAsia="en-GB"/>
              </w:rPr>
              <w:t>Pin name</w:t>
            </w:r>
          </w:p>
        </w:tc>
        <w:tc>
          <w:tcPr>
            <w:tcW w:w="1318" w:type="pct"/>
            <w:tcPrChange w:id="147" w:author="Jonathan Vanden Berk" w:date="2025-10-28T12:14:00Z" w16du:dateUtc="2025-10-28T11:14:00Z">
              <w:tcPr>
                <w:tcW w:w="2628" w:type="pct"/>
                <w:gridSpan w:val="2"/>
              </w:tcPr>
            </w:tcPrChange>
          </w:tcPr>
          <w:p w14:paraId="506C9E4A" w14:textId="2BB75C06" w:rsidR="00317A2E" w:rsidRPr="00983917" w:rsidRDefault="00317A2E" w:rsidP="00A15BB8">
            <w:pPr>
              <w:pStyle w:val="Table-small"/>
              <w:cnfStyle w:val="100000000000" w:firstRow="1" w:lastRow="0" w:firstColumn="0" w:lastColumn="0" w:oddVBand="0" w:evenVBand="0" w:oddHBand="0" w:evenHBand="0" w:firstRowFirstColumn="0" w:firstRowLastColumn="0" w:lastRowFirstColumn="0" w:lastRowLastColumn="0"/>
              <w:rPr>
                <w:lang w:eastAsia="en-GB"/>
              </w:rPr>
            </w:pPr>
            <w:r w:rsidRPr="00983917">
              <w:rPr>
                <w:lang w:eastAsia="en-GB"/>
              </w:rPr>
              <w:t>Biased to</w:t>
            </w:r>
            <w:r w:rsidR="00F2564F" w:rsidRPr="00983917">
              <w:rPr>
                <w:lang w:eastAsia="en-GB"/>
              </w:rPr>
              <w:t xml:space="preserve"> level</w:t>
            </w:r>
            <w:r w:rsidR="006B3DDE" w:rsidRPr="00983917">
              <w:rPr>
                <w:lang w:eastAsia="en-GB"/>
              </w:rPr>
              <w:t xml:space="preserve"> / dynamic </w:t>
            </w:r>
            <w:r w:rsidR="003476F8" w:rsidRPr="00983917">
              <w:rPr>
                <w:lang w:eastAsia="en-GB"/>
              </w:rPr>
              <w:t>signal (f</w:t>
            </w:r>
            <w:r w:rsidR="00670C0B" w:rsidRPr="00983917">
              <w:rPr>
                <w:lang w:eastAsia="en-GB"/>
              </w:rPr>
              <w:t>, dc, swing)</w:t>
            </w:r>
          </w:p>
        </w:tc>
        <w:tc>
          <w:tcPr>
            <w:tcW w:w="2279" w:type="pct"/>
            <w:tcPrChange w:id="148" w:author="Jonathan Vanden Berk" w:date="2025-10-28T12:14:00Z" w16du:dateUtc="2025-10-28T11:14:00Z">
              <w:tcPr>
                <w:tcW w:w="969" w:type="pct"/>
              </w:tcPr>
            </w:tcPrChange>
          </w:tcPr>
          <w:p w14:paraId="0DFAE4E5" w14:textId="280CA474" w:rsidR="00317A2E" w:rsidRPr="00983917" w:rsidRDefault="00317A2E" w:rsidP="00A15BB8">
            <w:pPr>
              <w:pStyle w:val="Table-small"/>
              <w:cnfStyle w:val="100000000000" w:firstRow="1" w:lastRow="0" w:firstColumn="0" w:lastColumn="0" w:oddVBand="0" w:evenVBand="0" w:oddHBand="0" w:evenHBand="0" w:firstRowFirstColumn="0" w:firstRowLastColumn="0" w:lastRowFirstColumn="0" w:lastRowLastColumn="0"/>
              <w:rPr>
                <w:lang w:eastAsia="en-GB"/>
              </w:rPr>
            </w:pPr>
            <w:r w:rsidRPr="00983917">
              <w:rPr>
                <w:lang w:eastAsia="en-GB"/>
              </w:rPr>
              <w:t>Comment</w:t>
            </w:r>
          </w:p>
        </w:tc>
      </w:tr>
      <w:tr w:rsidR="00336386" w:rsidRPr="00983917" w14:paraId="15584988" w14:textId="6C7593FC" w:rsidTr="009B73CE">
        <w:trPr>
          <w:cnfStyle w:val="000000100000" w:firstRow="0" w:lastRow="0" w:firstColumn="0" w:lastColumn="0" w:oddVBand="0" w:evenVBand="0" w:oddHBand="1" w:evenHBand="0" w:firstRowFirstColumn="0" w:firstRowLastColumn="0" w:lastRowFirstColumn="0" w:lastRowLastColumn="0"/>
          <w:trHeight w:val="93"/>
          <w:trPrChange w:id="149" w:author="Jonathan Vanden Berk" w:date="2025-10-28T12:14:00Z" w16du:dateUtc="2025-10-28T11:14:00Z">
            <w:trPr>
              <w:trHeight w:val="93"/>
            </w:trPr>
          </w:trPrChange>
        </w:trPr>
        <w:tc>
          <w:tcPr>
            <w:cnfStyle w:val="001000000000" w:firstRow="0" w:lastRow="0" w:firstColumn="1" w:lastColumn="0" w:oddVBand="0" w:evenVBand="0" w:oddHBand="0" w:evenHBand="0" w:firstRowFirstColumn="0" w:firstRowLastColumn="0" w:lastRowFirstColumn="0" w:lastRowLastColumn="0"/>
            <w:tcW w:w="0" w:type="pct"/>
            <w:tcPrChange w:id="150" w:author="Jonathan Vanden Berk" w:date="2025-10-28T12:14:00Z" w16du:dateUtc="2025-10-28T11:14:00Z">
              <w:tcPr>
                <w:tcW w:w="1403" w:type="pct"/>
                <w:gridSpan w:val="2"/>
              </w:tcPr>
            </w:tcPrChange>
          </w:tcPr>
          <w:p w14:paraId="3B4E6783" w14:textId="410EDE39" w:rsidR="00317A2E" w:rsidRPr="00983917" w:rsidRDefault="005740AF" w:rsidP="00A23C14">
            <w:pPr>
              <w:pStyle w:val="Table-small"/>
              <w:cnfStyle w:val="001000100000" w:firstRow="0" w:lastRow="0" w:firstColumn="1" w:lastColumn="0" w:oddVBand="0" w:evenVBand="0" w:oddHBand="1" w:evenHBand="0" w:firstRowFirstColumn="0" w:firstRowLastColumn="0" w:lastRowFirstColumn="0" w:lastRowLastColumn="0"/>
              <w:rPr>
                <w:lang w:eastAsia="en-GB"/>
              </w:rPr>
            </w:pPr>
            <w:r w:rsidRPr="00983917">
              <w:rPr>
                <w:lang w:eastAsia="en-GB"/>
              </w:rPr>
              <w:t>VDD_IN</w:t>
            </w:r>
          </w:p>
        </w:tc>
        <w:tc>
          <w:tcPr>
            <w:tcW w:w="1318" w:type="pct"/>
            <w:tcPrChange w:id="151" w:author="Jonathan Vanden Berk" w:date="2025-10-28T12:14:00Z" w16du:dateUtc="2025-10-28T11:14:00Z">
              <w:tcPr>
                <w:tcW w:w="2628" w:type="pct"/>
                <w:gridSpan w:val="2"/>
              </w:tcPr>
            </w:tcPrChange>
          </w:tcPr>
          <w:p w14:paraId="49E5F0EB" w14:textId="1A5C4227" w:rsidR="00317A2E" w:rsidRPr="00983917" w:rsidRDefault="005740AF" w:rsidP="00A15BB8">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983917">
              <w:rPr>
                <w:lang w:eastAsia="en-GB"/>
              </w:rPr>
              <w:t>Supply 9V</w:t>
            </w:r>
          </w:p>
        </w:tc>
        <w:tc>
          <w:tcPr>
            <w:tcW w:w="2279" w:type="pct"/>
            <w:tcPrChange w:id="152" w:author="Jonathan Vanden Berk" w:date="2025-10-28T12:14:00Z" w16du:dateUtc="2025-10-28T11:14:00Z">
              <w:tcPr>
                <w:tcW w:w="969" w:type="pct"/>
              </w:tcPr>
            </w:tcPrChange>
          </w:tcPr>
          <w:p w14:paraId="75BB1099" w14:textId="6062A064" w:rsidR="00317A2E" w:rsidRPr="00983917" w:rsidRDefault="00317A2E" w:rsidP="00A15BB8">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EC4C3A" w:rsidRPr="00983917" w14:paraId="08446340" w14:textId="77777777" w:rsidTr="009B73CE">
        <w:trPr>
          <w:trHeight w:val="93"/>
          <w:trPrChange w:id="153" w:author="Jonathan Vanden Berk" w:date="2025-10-28T12:14:00Z" w16du:dateUtc="2025-10-28T11:14:00Z">
            <w:trPr>
              <w:trHeight w:val="93"/>
            </w:trPr>
          </w:trPrChange>
        </w:trPr>
        <w:tc>
          <w:tcPr>
            <w:cnfStyle w:val="001000000000" w:firstRow="0" w:lastRow="0" w:firstColumn="1" w:lastColumn="0" w:oddVBand="0" w:evenVBand="0" w:oddHBand="0" w:evenHBand="0" w:firstRowFirstColumn="0" w:firstRowLastColumn="0" w:lastRowFirstColumn="0" w:lastRowLastColumn="0"/>
            <w:tcW w:w="0" w:type="pct"/>
            <w:tcPrChange w:id="154" w:author="Jonathan Vanden Berk" w:date="2025-10-28T12:14:00Z" w16du:dateUtc="2025-10-28T11:14:00Z">
              <w:tcPr>
                <w:tcW w:w="1403" w:type="pct"/>
                <w:gridSpan w:val="2"/>
              </w:tcPr>
            </w:tcPrChange>
          </w:tcPr>
          <w:p w14:paraId="45C2D8D5" w14:textId="24E7E530" w:rsidR="00EC4C3A" w:rsidRPr="00983917" w:rsidRDefault="00FE661D" w:rsidP="00EC4C3A">
            <w:pPr>
              <w:pStyle w:val="Table-small"/>
              <w:rPr>
                <w:lang w:eastAsia="en-GB"/>
              </w:rPr>
            </w:pPr>
            <w:commentRangeStart w:id="155"/>
            <w:r w:rsidRPr="00983917">
              <w:rPr>
                <w:lang w:eastAsia="en-GB"/>
              </w:rPr>
              <w:t>GND</w:t>
            </w:r>
            <w:commentRangeEnd w:id="155"/>
            <w:r w:rsidR="000B6594" w:rsidRPr="00983917">
              <w:rPr>
                <w:rStyle w:val="CommentReference"/>
                <w:sz w:val="20"/>
                <w:lang w:eastAsia="en-GB"/>
              </w:rPr>
              <w:commentReference w:id="155"/>
            </w:r>
          </w:p>
        </w:tc>
        <w:tc>
          <w:tcPr>
            <w:tcW w:w="1318" w:type="pct"/>
            <w:tcPrChange w:id="156" w:author="Jonathan Vanden Berk" w:date="2025-10-28T12:14:00Z" w16du:dateUtc="2025-10-28T11:14:00Z">
              <w:tcPr>
                <w:tcW w:w="2628" w:type="pct"/>
                <w:gridSpan w:val="2"/>
              </w:tcPr>
            </w:tcPrChange>
          </w:tcPr>
          <w:p w14:paraId="5F0536C6" w14:textId="30259F92" w:rsidR="00EC4C3A" w:rsidRPr="00983917" w:rsidRDefault="00FE661D" w:rsidP="00EC4C3A">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983917">
              <w:rPr>
                <w:lang w:eastAsia="en-GB"/>
              </w:rPr>
              <w:t>Ground</w:t>
            </w:r>
          </w:p>
        </w:tc>
        <w:tc>
          <w:tcPr>
            <w:tcW w:w="2279" w:type="pct"/>
            <w:tcPrChange w:id="157" w:author="Jonathan Vanden Berk" w:date="2025-10-28T12:14:00Z" w16du:dateUtc="2025-10-28T11:14:00Z">
              <w:tcPr>
                <w:tcW w:w="969" w:type="pct"/>
              </w:tcPr>
            </w:tcPrChange>
          </w:tcPr>
          <w:p w14:paraId="66132A23" w14:textId="42B00E72" w:rsidR="00EC4C3A" w:rsidRPr="00983917" w:rsidRDefault="00EC4C3A" w:rsidP="00EC4C3A">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336386" w:rsidRPr="00983917" w14:paraId="490DE4D0" w14:textId="41D06404" w:rsidTr="009B73CE">
        <w:trPr>
          <w:cnfStyle w:val="000000100000" w:firstRow="0" w:lastRow="0" w:firstColumn="0" w:lastColumn="0" w:oddVBand="0" w:evenVBand="0" w:oddHBand="1" w:evenHBand="0" w:firstRowFirstColumn="0" w:firstRowLastColumn="0" w:lastRowFirstColumn="0" w:lastRowLastColumn="0"/>
          <w:trHeight w:val="93"/>
          <w:trPrChange w:id="158" w:author="Jonathan Vanden Berk" w:date="2025-10-28T12:14:00Z" w16du:dateUtc="2025-10-28T11:14:00Z">
            <w:trPr>
              <w:trHeight w:val="93"/>
            </w:trPr>
          </w:trPrChange>
        </w:trPr>
        <w:tc>
          <w:tcPr>
            <w:cnfStyle w:val="001000000000" w:firstRow="0" w:lastRow="0" w:firstColumn="1" w:lastColumn="0" w:oddVBand="0" w:evenVBand="0" w:oddHBand="0" w:evenHBand="0" w:firstRowFirstColumn="0" w:firstRowLastColumn="0" w:lastRowFirstColumn="0" w:lastRowLastColumn="0"/>
            <w:tcW w:w="0" w:type="pct"/>
            <w:tcPrChange w:id="159" w:author="Jonathan Vanden Berk" w:date="2025-10-28T12:14:00Z" w16du:dateUtc="2025-10-28T11:14:00Z">
              <w:tcPr>
                <w:tcW w:w="1403" w:type="pct"/>
                <w:gridSpan w:val="2"/>
              </w:tcPr>
            </w:tcPrChange>
          </w:tcPr>
          <w:p w14:paraId="23192B4D" w14:textId="48455067" w:rsidR="00EC4C3A" w:rsidRPr="00983917" w:rsidRDefault="00FE661D" w:rsidP="00EC4C3A">
            <w:pPr>
              <w:pStyle w:val="Table-small"/>
              <w:cnfStyle w:val="001000100000" w:firstRow="0" w:lastRow="0" w:firstColumn="1" w:lastColumn="0" w:oddVBand="0" w:evenVBand="0" w:oddHBand="1" w:evenHBand="0" w:firstRowFirstColumn="0" w:firstRowLastColumn="0" w:lastRowFirstColumn="0" w:lastRowLastColumn="0"/>
              <w:rPr>
                <w:lang w:eastAsia="en-GB"/>
              </w:rPr>
            </w:pPr>
            <w:r w:rsidRPr="00983917">
              <w:t>TRXN</w:t>
            </w:r>
          </w:p>
        </w:tc>
        <w:tc>
          <w:tcPr>
            <w:tcW w:w="1318" w:type="pct"/>
            <w:tcPrChange w:id="160" w:author="Jonathan Vanden Berk" w:date="2025-10-28T12:14:00Z" w16du:dateUtc="2025-10-28T11:14:00Z">
              <w:tcPr>
                <w:tcW w:w="2628" w:type="pct"/>
                <w:gridSpan w:val="2"/>
              </w:tcPr>
            </w:tcPrChange>
          </w:tcPr>
          <w:p w14:paraId="179EFAF2" w14:textId="3BB181E4" w:rsidR="00EC4C3A" w:rsidRPr="00983917" w:rsidRDefault="005F5408" w:rsidP="00EC4C3A">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Frame Grabber</w:t>
            </w:r>
          </w:p>
        </w:tc>
        <w:tc>
          <w:tcPr>
            <w:tcW w:w="2279" w:type="pct"/>
            <w:tcPrChange w:id="161" w:author="Jonathan Vanden Berk" w:date="2025-10-28T12:14:00Z" w16du:dateUtc="2025-10-28T11:14:00Z">
              <w:tcPr>
                <w:tcW w:w="969" w:type="pct"/>
              </w:tcPr>
            </w:tcPrChange>
          </w:tcPr>
          <w:p w14:paraId="7299CC9C" w14:textId="1BF98B35" w:rsidR="00EC4C3A" w:rsidRPr="00983917" w:rsidRDefault="005975FE" w:rsidP="00EC4C3A">
            <w:pPr>
              <w:pStyle w:val="Table-small"/>
              <w:cnfStyle w:val="000000100000" w:firstRow="0" w:lastRow="0" w:firstColumn="0" w:lastColumn="0" w:oddVBand="0" w:evenVBand="0" w:oddHBand="1" w:evenHBand="0" w:firstRowFirstColumn="0" w:firstRowLastColumn="0" w:lastRowFirstColumn="0" w:lastRowLastColumn="0"/>
              <w:rPr>
                <w:lang w:eastAsia="en-GB"/>
              </w:rPr>
            </w:pPr>
            <w:ins w:id="162" w:author="Jonathan Vanden Berk" w:date="2025-10-22T15:50:00Z" w16du:dateUtc="2025-10-22T13:50:00Z">
              <w:r>
                <w:rPr>
                  <w:lang w:eastAsia="en-GB"/>
                </w:rPr>
                <w:t>The DC state is don’t care since th</w:t>
              </w:r>
              <w:r w:rsidR="00187342">
                <w:rPr>
                  <w:lang w:eastAsia="en-GB"/>
                </w:rPr>
                <w:t>ere ar</w:t>
              </w:r>
            </w:ins>
            <w:ins w:id="163" w:author="Jonathan Vanden Berk" w:date="2025-10-22T15:51:00Z" w16du:dateUtc="2025-10-22T13:51:00Z">
              <w:r w:rsidR="00187342">
                <w:rPr>
                  <w:lang w:eastAsia="en-GB"/>
                </w:rPr>
                <w:t>e DC blocking caps in the pad towards the input of module</w:t>
              </w:r>
            </w:ins>
          </w:p>
        </w:tc>
      </w:tr>
    </w:tbl>
    <w:p w14:paraId="0330FA0C" w14:textId="77777777" w:rsidR="008E696E" w:rsidRPr="00983917" w:rsidRDefault="008E696E" w:rsidP="00B62A06">
      <w:pPr>
        <w:pStyle w:val="multilevellist"/>
        <w:numPr>
          <w:ilvl w:val="0"/>
          <w:numId w:val="0"/>
        </w:numPr>
      </w:pPr>
    </w:p>
    <w:p w14:paraId="2597E527" w14:textId="44A71C13" w:rsidR="00B62A06" w:rsidRPr="00983917" w:rsidRDefault="00B62A06" w:rsidP="00A71AAA">
      <w:pPr>
        <w:pStyle w:val="Heading3"/>
      </w:pPr>
      <w:bookmarkStart w:id="164" w:name="_Ref188129565"/>
      <w:bookmarkStart w:id="165" w:name="_Ref189216905"/>
      <w:bookmarkStart w:id="166" w:name="_Ref189294338"/>
      <w:bookmarkStart w:id="167" w:name="_Toc211000599"/>
      <w:r w:rsidRPr="00983917">
        <w:t>Power cycle routine</w:t>
      </w:r>
      <w:bookmarkEnd w:id="164"/>
      <w:r w:rsidR="008950A7" w:rsidRPr="00983917">
        <w:t>s</w:t>
      </w:r>
      <w:bookmarkEnd w:id="165"/>
      <w:bookmarkEnd w:id="166"/>
      <w:bookmarkEnd w:id="167"/>
    </w:p>
    <w:p w14:paraId="6DF09ECA" w14:textId="7A1E6C1F" w:rsidR="008950A7" w:rsidRPr="00983917" w:rsidRDefault="00CB57CB" w:rsidP="00B100B4">
      <w:r w:rsidRPr="00983917">
        <w:t>Power-up sequence:</w:t>
      </w:r>
    </w:p>
    <w:p w14:paraId="5599C09F" w14:textId="77777777" w:rsidR="00CB57CB" w:rsidRPr="00983917" w:rsidRDefault="00CB57CB" w:rsidP="00A1193D">
      <w:pPr>
        <w:pStyle w:val="numberedlist"/>
        <w:numPr>
          <w:ilvl w:val="0"/>
          <w:numId w:val="20"/>
        </w:numPr>
      </w:pPr>
      <w:r w:rsidRPr="00983917">
        <w:t>Disconnect all measurement equipment</w:t>
      </w:r>
    </w:p>
    <w:p w14:paraId="7869B31C" w14:textId="6CD5CE84" w:rsidR="00CB57CB" w:rsidRPr="00983917" w:rsidRDefault="00CB57CB" w:rsidP="00A1193D">
      <w:pPr>
        <w:pStyle w:val="numberedlist"/>
        <w:numPr>
          <w:ilvl w:val="0"/>
          <w:numId w:val="20"/>
        </w:numPr>
      </w:pPr>
      <w:r w:rsidRPr="00983917">
        <w:t xml:space="preserve">Apply </w:t>
      </w:r>
      <w:r w:rsidR="00CD64CF" w:rsidRPr="00983917">
        <w:rPr>
          <w:i/>
          <w:iCs/>
        </w:rPr>
        <w:t xml:space="preserve">PSU-9V  </w:t>
      </w:r>
      <w:r w:rsidR="00334FE4" w:rsidRPr="00983917">
        <w:t xml:space="preserve">= </w:t>
      </w:r>
      <w:r w:rsidR="00CD64CF" w:rsidRPr="00983917">
        <w:rPr>
          <w:i/>
          <w:iCs/>
        </w:rPr>
        <w:t xml:space="preserve">VDD_IN  </w:t>
      </w:r>
      <w:r w:rsidR="004E1805" w:rsidRPr="00983917">
        <w:t>=</w:t>
      </w:r>
      <w:r w:rsidR="00334FE4" w:rsidRPr="00983917">
        <w:t xml:space="preserve"> </w:t>
      </w:r>
      <w:r w:rsidRPr="00983917">
        <w:t>0V</w:t>
      </w:r>
    </w:p>
    <w:p w14:paraId="727C906F" w14:textId="296D336D" w:rsidR="00F22FE0" w:rsidRPr="00983917" w:rsidRDefault="004E1805" w:rsidP="00A1193D">
      <w:pPr>
        <w:pStyle w:val="numberedlist"/>
        <w:numPr>
          <w:ilvl w:val="0"/>
          <w:numId w:val="20"/>
        </w:numPr>
      </w:pPr>
      <w:r w:rsidRPr="00983917">
        <w:lastRenderedPageBreak/>
        <w:t>Wait 10ms</w:t>
      </w:r>
    </w:p>
    <w:p w14:paraId="3C8517A0" w14:textId="301B2C63" w:rsidR="0050519F" w:rsidRPr="00983917" w:rsidRDefault="00D269BD" w:rsidP="00A1193D">
      <w:pPr>
        <w:pStyle w:val="numberedlist"/>
        <w:numPr>
          <w:ilvl w:val="0"/>
          <w:numId w:val="20"/>
        </w:numPr>
      </w:pPr>
      <w:r w:rsidRPr="00983917">
        <w:t xml:space="preserve">Ramp up </w:t>
      </w:r>
      <w:r w:rsidR="0050519F" w:rsidRPr="00983917">
        <w:rPr>
          <w:i/>
          <w:iCs/>
        </w:rPr>
        <w:t xml:space="preserve">VDD_IN  </w:t>
      </w:r>
      <w:r w:rsidRPr="00983917">
        <w:t>to its defined operating condition</w:t>
      </w:r>
      <w:r w:rsidR="0050519F" w:rsidRPr="00983917">
        <w:t xml:space="preserve"> 9V </w:t>
      </w:r>
      <w:r w:rsidRPr="00983917">
        <w:t xml:space="preserve">in </w:t>
      </w:r>
      <w:r w:rsidR="0050519F" w:rsidRPr="00983917">
        <w:t>10</w:t>
      </w:r>
      <w:r w:rsidRPr="00983917">
        <w:t>ms or slower</w:t>
      </w:r>
    </w:p>
    <w:p w14:paraId="3F686EF6" w14:textId="0C6FF243" w:rsidR="0060387A" w:rsidRPr="00983917" w:rsidRDefault="0060387A" w:rsidP="0060387A">
      <w:r w:rsidRPr="00983917">
        <w:t>Power-down sequence:</w:t>
      </w:r>
    </w:p>
    <w:p w14:paraId="2A70DC42" w14:textId="5B67B73B" w:rsidR="00EF7127" w:rsidRPr="00983917" w:rsidRDefault="00274769" w:rsidP="00A1193D">
      <w:pPr>
        <w:pStyle w:val="numberedlist"/>
        <w:numPr>
          <w:ilvl w:val="0"/>
          <w:numId w:val="21"/>
        </w:numPr>
      </w:pPr>
      <w:r w:rsidRPr="00983917">
        <w:t xml:space="preserve">Ramp </w:t>
      </w:r>
      <w:r w:rsidR="00EF7127" w:rsidRPr="00983917">
        <w:t>down</w:t>
      </w:r>
      <w:r w:rsidRPr="00983917">
        <w:t xml:space="preserve"> </w:t>
      </w:r>
      <w:r w:rsidR="0092354F" w:rsidRPr="00983917">
        <w:rPr>
          <w:i/>
          <w:iCs/>
        </w:rPr>
        <w:t xml:space="preserve">VDD_IN  </w:t>
      </w:r>
      <w:r w:rsidRPr="00983917">
        <w:t xml:space="preserve">to </w:t>
      </w:r>
      <w:r w:rsidR="00EF7127" w:rsidRPr="00983917">
        <w:t>0V</w:t>
      </w:r>
      <w:r w:rsidRPr="00983917">
        <w:t xml:space="preserve"> in </w:t>
      </w:r>
      <w:r w:rsidR="0092354F" w:rsidRPr="00983917">
        <w:t>10</w:t>
      </w:r>
      <w:r w:rsidRPr="00983917">
        <w:t>ms or slower</w:t>
      </w:r>
    </w:p>
    <w:p w14:paraId="7A1A6A2F" w14:textId="2F0FAAE2" w:rsidR="00CB57CB" w:rsidRPr="00983917" w:rsidRDefault="0060387A" w:rsidP="00A1193D">
      <w:pPr>
        <w:pStyle w:val="numberedlist"/>
        <w:numPr>
          <w:ilvl w:val="0"/>
          <w:numId w:val="21"/>
        </w:numPr>
      </w:pPr>
      <w:r w:rsidRPr="00983917">
        <w:t>Disconnect all measurement equipment</w:t>
      </w:r>
    </w:p>
    <w:p w14:paraId="6E715110" w14:textId="77777777" w:rsidR="00530414" w:rsidRPr="00983917" w:rsidRDefault="00530414" w:rsidP="00530414">
      <w:pPr>
        <w:pStyle w:val="numberedlist"/>
        <w:numPr>
          <w:ilvl w:val="0"/>
          <w:numId w:val="0"/>
        </w:numPr>
      </w:pPr>
    </w:p>
    <w:p w14:paraId="4EADD8D3" w14:textId="77777777" w:rsidR="00770B5B" w:rsidRPr="00983917" w:rsidRDefault="00770B5B" w:rsidP="00770B5B">
      <w:bookmarkStart w:id="168" w:name="_Ref120807274"/>
      <w:bookmarkStart w:id="169" w:name="_Toc131774884"/>
    </w:p>
    <w:p w14:paraId="3D7970A8" w14:textId="0D8D4A30" w:rsidR="00735EB7" w:rsidRPr="00983917" w:rsidRDefault="00E44934" w:rsidP="00A71AAA">
      <w:pPr>
        <w:pStyle w:val="Heading1"/>
      </w:pPr>
      <w:bookmarkStart w:id="170" w:name="_Ref189170844"/>
      <w:bookmarkStart w:id="171" w:name="_Ref189294218"/>
      <w:bookmarkStart w:id="172" w:name="_Toc211000600"/>
      <w:r w:rsidRPr="00983917">
        <w:lastRenderedPageBreak/>
        <w:t>T</w:t>
      </w:r>
      <w:r w:rsidR="00735EB7" w:rsidRPr="00983917">
        <w:t>est procedures</w:t>
      </w:r>
      <w:bookmarkEnd w:id="168"/>
      <w:bookmarkEnd w:id="169"/>
      <w:bookmarkEnd w:id="170"/>
      <w:bookmarkEnd w:id="171"/>
      <w:bookmarkEnd w:id="172"/>
    </w:p>
    <w:p w14:paraId="52699E23" w14:textId="1032E511" w:rsidR="00A42C43" w:rsidRPr="00983917" w:rsidRDefault="003802F0" w:rsidP="00036186">
      <w:r w:rsidRPr="00983917">
        <w:t xml:space="preserve">This chapter contains </w:t>
      </w:r>
      <w:r w:rsidR="00115BD4" w:rsidRPr="00983917">
        <w:t>an overview of all the tests included in the test</w:t>
      </w:r>
      <w:r w:rsidR="0006309E" w:rsidRPr="00983917">
        <w:t xml:space="preserve"> sequence(s)</w:t>
      </w:r>
      <w:r w:rsidR="0038081A" w:rsidRPr="00983917">
        <w:t xml:space="preserve">. </w:t>
      </w:r>
      <w:r w:rsidR="0006309E" w:rsidRPr="00983917">
        <w:t>In the overview</w:t>
      </w:r>
      <w:r w:rsidR="00D21A70" w:rsidRPr="00983917">
        <w:t xml:space="preserve"> items as high-level description, test configuration, </w:t>
      </w:r>
      <w:r w:rsidR="00024DF9" w:rsidRPr="00983917">
        <w:t>test conditions, detailed test procedure and acc</w:t>
      </w:r>
      <w:r w:rsidR="00E442B7" w:rsidRPr="00983917">
        <w:t xml:space="preserve">eptance criteria are discussed. </w:t>
      </w:r>
    </w:p>
    <w:p w14:paraId="5815F0B4" w14:textId="132F2057" w:rsidR="00896B46" w:rsidRPr="00983917" w:rsidRDefault="00896B46" w:rsidP="00896B46">
      <w:pPr>
        <w:pStyle w:val="Heading2"/>
      </w:pPr>
      <w:bookmarkStart w:id="173" w:name="_Toc190784126"/>
      <w:bookmarkStart w:id="174" w:name="_Toc190789696"/>
      <w:bookmarkStart w:id="175" w:name="_Ref188956054"/>
      <w:bookmarkStart w:id="176" w:name="_Ref188962178"/>
      <w:bookmarkStart w:id="177" w:name="_Ref195537120"/>
      <w:bookmarkStart w:id="178" w:name="_Ref210998074"/>
      <w:bookmarkStart w:id="179" w:name="_Toc211000601"/>
      <w:bookmarkStart w:id="180" w:name="_Ref187054706"/>
      <w:bookmarkEnd w:id="173"/>
      <w:bookmarkEnd w:id="174"/>
      <w:r w:rsidRPr="00983917">
        <w:t>T</w:t>
      </w:r>
      <w:r w:rsidR="00492B86" w:rsidRPr="00983917">
        <w:t>0001</w:t>
      </w:r>
      <w:r w:rsidRPr="00983917">
        <w:t xml:space="preserve">: </w:t>
      </w:r>
      <w:bookmarkEnd w:id="175"/>
      <w:bookmarkEnd w:id="176"/>
      <w:bookmarkEnd w:id="177"/>
      <w:r w:rsidR="00492B86" w:rsidRPr="00983917">
        <w:t xml:space="preserve">Visual </w:t>
      </w:r>
      <w:r w:rsidR="00DF7F59" w:rsidRPr="00983917">
        <w:t>inspection (VI)</w:t>
      </w:r>
      <w:bookmarkEnd w:id="178"/>
      <w:bookmarkEnd w:id="179"/>
    </w:p>
    <w:p w14:paraId="615C1F7D" w14:textId="70220B4E" w:rsidR="00093931" w:rsidRPr="00983917" w:rsidRDefault="00093931" w:rsidP="00093931">
      <w:pPr>
        <w:pStyle w:val="Caption"/>
        <w:keepNext/>
      </w:pPr>
      <w:bookmarkStart w:id="181" w:name="_Toc211000624"/>
      <w:bookmarkStart w:id="182" w:name="_Ref188257022"/>
      <w:r w:rsidRPr="00983917">
        <w:t xml:space="preserve">Table </w:t>
      </w:r>
      <w:r w:rsidRPr="00983917">
        <w:fldChar w:fldCharType="begin"/>
      </w:r>
      <w:r w:rsidRPr="00983917">
        <w:instrText xml:space="preserve"> SEQ Table \* ARABIC </w:instrText>
      </w:r>
      <w:r w:rsidRPr="00983917">
        <w:fldChar w:fldCharType="separate"/>
      </w:r>
      <w:r w:rsidR="0014032D">
        <w:rPr>
          <w:noProof/>
        </w:rPr>
        <w:t>10</w:t>
      </w:r>
      <w:r w:rsidRPr="00983917">
        <w:fldChar w:fldCharType="end"/>
      </w:r>
      <w:r w:rsidRPr="00983917">
        <w:t>:</w:t>
      </w:r>
      <w:r w:rsidR="00B57B69" w:rsidRPr="00983917">
        <w:t xml:space="preserve"> </w:t>
      </w:r>
      <w:commentRangeStart w:id="183"/>
      <w:r w:rsidR="00B57B69" w:rsidRPr="00983917">
        <w:t>Visual inspection</w:t>
      </w:r>
      <w:r w:rsidR="00F554BA" w:rsidRPr="00983917">
        <w:t xml:space="preserve"> </w:t>
      </w:r>
      <w:commentRangeEnd w:id="183"/>
      <w:r w:rsidR="00D96E87" w:rsidRPr="00983917">
        <w:rPr>
          <w:rStyle w:val="CommentReference"/>
          <w:sz w:val="20"/>
          <w:szCs w:val="20"/>
        </w:rPr>
        <w:commentReference w:id="183"/>
      </w:r>
      <w:r w:rsidRPr="00983917">
        <w:t>overview</w:t>
      </w:r>
      <w:bookmarkEnd w:id="181"/>
    </w:p>
    <w:tbl>
      <w:tblPr>
        <w:tblStyle w:val="GridTable4-Accent3"/>
        <w:tblW w:w="0" w:type="auto"/>
        <w:tblLook w:val="04A0" w:firstRow="1" w:lastRow="0" w:firstColumn="1" w:lastColumn="0" w:noHBand="0" w:noVBand="1"/>
      </w:tblPr>
      <w:tblGrid>
        <w:gridCol w:w="1129"/>
        <w:gridCol w:w="4756"/>
        <w:gridCol w:w="933"/>
        <w:gridCol w:w="9"/>
        <w:gridCol w:w="974"/>
        <w:gridCol w:w="544"/>
        <w:gridCol w:w="357"/>
        <w:gridCol w:w="927"/>
      </w:tblGrid>
      <w:tr w:rsidR="00093931" w:rsidRPr="00983917" w14:paraId="3C26D27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2630E0A5" w14:textId="77777777" w:rsidR="00093931" w:rsidRPr="00983917" w:rsidRDefault="00093931">
            <w:pPr>
              <w:pStyle w:val="Table-small"/>
              <w:rPr>
                <w:rFonts w:cstheme="minorHAnsi"/>
                <w:b w:val="0"/>
                <w:bCs w:val="0"/>
                <w:szCs w:val="20"/>
              </w:rPr>
            </w:pPr>
            <w:r w:rsidRPr="00983917">
              <w:rPr>
                <w:rFonts w:cstheme="minorHAnsi"/>
                <w:b w:val="0"/>
                <w:bCs w:val="0"/>
                <w:szCs w:val="20"/>
              </w:rPr>
              <w:t xml:space="preserve">Test Description </w:t>
            </w:r>
          </w:p>
        </w:tc>
      </w:tr>
      <w:tr w:rsidR="00871E66" w:rsidRPr="00983917" w14:paraId="6C368B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3863EAE1" w14:textId="78DF5527" w:rsidR="00871E66" w:rsidRPr="00983917" w:rsidRDefault="00F34CF2" w:rsidP="00871E66">
            <w:pPr>
              <w:pStyle w:val="Table-small"/>
              <w:rPr>
                <w:rFonts w:cstheme="minorHAnsi"/>
                <w:b w:val="0"/>
                <w:bCs w:val="0"/>
                <w:szCs w:val="20"/>
              </w:rPr>
            </w:pPr>
            <w:r w:rsidRPr="00983917">
              <w:rPr>
                <w:rFonts w:cstheme="minorHAnsi"/>
                <w:b w:val="0"/>
                <w:bCs w:val="0"/>
                <w:szCs w:val="20"/>
              </w:rPr>
              <w:t>To verify the p</w:t>
            </w:r>
            <w:r w:rsidR="00536C18" w:rsidRPr="00983917">
              <w:rPr>
                <w:rFonts w:cstheme="minorHAnsi"/>
                <w:b w:val="0"/>
                <w:bCs w:val="0"/>
                <w:szCs w:val="20"/>
              </w:rPr>
              <w:t>hysical integrity of the DUT prior to electrical testing</w:t>
            </w:r>
            <w:r w:rsidR="009F6FBD" w:rsidRPr="00983917">
              <w:rPr>
                <w:rFonts w:cstheme="minorHAnsi"/>
                <w:b w:val="0"/>
                <w:bCs w:val="0"/>
                <w:szCs w:val="20"/>
              </w:rPr>
              <w:t>, ensuring no mechanical damage, solder defects or contamination is present that could affect performance or safety.</w:t>
            </w:r>
          </w:p>
        </w:tc>
      </w:tr>
      <w:tr w:rsidR="00871E66" w:rsidRPr="00983917" w14:paraId="7FA06DD9" w14:textId="77777777">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0394D448" w14:textId="77777777" w:rsidR="00871E66" w:rsidRPr="00983917" w:rsidRDefault="00871E66" w:rsidP="00871E66">
            <w:pPr>
              <w:pStyle w:val="Table-small"/>
              <w:rPr>
                <w:rFonts w:cstheme="minorHAnsi"/>
                <w:b w:val="0"/>
                <w:bCs w:val="0"/>
                <w:szCs w:val="20"/>
              </w:rPr>
            </w:pPr>
            <w:r w:rsidRPr="00983917">
              <w:rPr>
                <w:rFonts w:cstheme="minorHAnsi"/>
                <w:b w:val="0"/>
                <w:bCs w:val="0"/>
                <w:color w:val="FFFFFF" w:themeColor="background1"/>
                <w:szCs w:val="20"/>
              </w:rPr>
              <w:t>Test Configuration</w:t>
            </w:r>
          </w:p>
        </w:tc>
      </w:tr>
      <w:tr w:rsidR="00871E66" w:rsidRPr="00983917" w14:paraId="7ECFE0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0C74FB0D" w14:textId="360ED0B1" w:rsidR="00E45A02" w:rsidRPr="00983917" w:rsidRDefault="002418DF" w:rsidP="009F6FBD">
            <w:pPr>
              <w:pStyle w:val="Table-small"/>
              <w:rPr>
                <w:rFonts w:cstheme="minorHAnsi"/>
                <w:b w:val="0"/>
                <w:bCs w:val="0"/>
                <w:szCs w:val="20"/>
              </w:rPr>
            </w:pPr>
            <w:r w:rsidRPr="00983917">
              <w:rPr>
                <w:rFonts w:cstheme="minorHAnsi"/>
                <w:b w:val="0"/>
                <w:bCs w:val="0"/>
                <w:szCs w:val="20"/>
              </w:rPr>
              <w:t>An ESD-safe work place</w:t>
            </w:r>
            <w:r w:rsidR="008C641A" w:rsidRPr="00983917">
              <w:rPr>
                <w:rFonts w:cstheme="minorHAnsi"/>
                <w:b w:val="0"/>
                <w:bCs w:val="0"/>
                <w:szCs w:val="20"/>
              </w:rPr>
              <w:t>. No software is required.</w:t>
            </w:r>
          </w:p>
        </w:tc>
      </w:tr>
      <w:tr w:rsidR="00871E66" w:rsidRPr="00983917" w14:paraId="282BD0E3" w14:textId="77777777">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07DC4410" w14:textId="77777777" w:rsidR="00871E66" w:rsidRPr="00983917" w:rsidRDefault="00871E66" w:rsidP="00871E66">
            <w:pPr>
              <w:pStyle w:val="Table-small"/>
              <w:rPr>
                <w:rFonts w:cstheme="minorHAnsi"/>
                <w:b w:val="0"/>
                <w:bCs w:val="0"/>
                <w:color w:val="FFFFFF" w:themeColor="background1"/>
                <w:szCs w:val="20"/>
              </w:rPr>
            </w:pPr>
            <w:r w:rsidRPr="00983917">
              <w:rPr>
                <w:rFonts w:cstheme="minorHAnsi"/>
                <w:b w:val="0"/>
                <w:bCs w:val="0"/>
                <w:color w:val="FFFFFF" w:themeColor="background1"/>
                <w:szCs w:val="20"/>
              </w:rPr>
              <w:t xml:space="preserve">Test Equipment Requirements </w:t>
            </w:r>
          </w:p>
        </w:tc>
      </w:tr>
      <w:tr w:rsidR="00871E66" w:rsidRPr="00983917" w14:paraId="21B717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1BF4BC3C" w14:textId="77777777" w:rsidR="00871E66" w:rsidRPr="00983917" w:rsidRDefault="00F1568C" w:rsidP="00A1193D">
            <w:pPr>
              <w:pStyle w:val="ListParagraph"/>
              <w:numPr>
                <w:ilvl w:val="0"/>
                <w:numId w:val="19"/>
              </w:numPr>
              <w:spacing w:before="20" w:after="20"/>
              <w:rPr>
                <w:b w:val="0"/>
                <w:bCs w:val="0"/>
                <w:sz w:val="20"/>
                <w:szCs w:val="20"/>
              </w:rPr>
            </w:pPr>
            <w:r w:rsidRPr="00983917">
              <w:rPr>
                <w:b w:val="0"/>
                <w:bCs w:val="0"/>
                <w:sz w:val="20"/>
                <w:szCs w:val="20"/>
              </w:rPr>
              <w:t>Magnification device</w:t>
            </w:r>
          </w:p>
          <w:p w14:paraId="003238BB" w14:textId="0BF1CB8D" w:rsidR="00F1568C" w:rsidRPr="00983917" w:rsidRDefault="00684999" w:rsidP="00A1193D">
            <w:pPr>
              <w:pStyle w:val="ListParagraph"/>
              <w:numPr>
                <w:ilvl w:val="0"/>
                <w:numId w:val="19"/>
              </w:numPr>
              <w:spacing w:before="20" w:after="20"/>
              <w:rPr>
                <w:b w:val="0"/>
                <w:bCs w:val="0"/>
                <w:sz w:val="20"/>
                <w:szCs w:val="20"/>
              </w:rPr>
            </w:pPr>
            <w:r w:rsidRPr="00983917">
              <w:rPr>
                <w:b w:val="0"/>
                <w:bCs w:val="0"/>
                <w:sz w:val="20"/>
                <w:szCs w:val="20"/>
              </w:rPr>
              <w:t>High-contrast lighting for performing inspection</w:t>
            </w:r>
          </w:p>
        </w:tc>
      </w:tr>
      <w:tr w:rsidR="00871E66" w:rsidRPr="00983917" w14:paraId="1E23F469" w14:textId="77777777">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08180FD4" w14:textId="77777777" w:rsidR="00871E66" w:rsidRPr="00983917" w:rsidRDefault="00871E66" w:rsidP="00871E66">
            <w:pPr>
              <w:spacing w:before="20" w:after="20"/>
              <w:rPr>
                <w:b w:val="0"/>
                <w:bCs w:val="0"/>
                <w:sz w:val="20"/>
                <w:szCs w:val="20"/>
              </w:rPr>
            </w:pPr>
            <w:r w:rsidRPr="00983917">
              <w:rPr>
                <w:rFonts w:cstheme="minorHAnsi"/>
                <w:b w:val="0"/>
                <w:bCs w:val="0"/>
                <w:color w:val="FFFFFF" w:themeColor="background1"/>
                <w:sz w:val="20"/>
                <w:szCs w:val="20"/>
              </w:rPr>
              <w:t>Test Conditions</w:t>
            </w:r>
          </w:p>
        </w:tc>
      </w:tr>
      <w:tr w:rsidR="00871E66" w:rsidRPr="00983917" w14:paraId="42EB5F8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062E8D32" w14:textId="27B43D51" w:rsidR="00871E66" w:rsidRPr="00983917" w:rsidRDefault="00813EF6" w:rsidP="00871E66">
            <w:pPr>
              <w:spacing w:before="20" w:after="20"/>
              <w:rPr>
                <w:b w:val="0"/>
                <w:bCs w:val="0"/>
                <w:sz w:val="20"/>
                <w:szCs w:val="20"/>
              </w:rPr>
            </w:pPr>
            <w:r w:rsidRPr="00983917">
              <w:rPr>
                <w:b w:val="0"/>
                <w:bCs w:val="0"/>
                <w:sz w:val="20"/>
                <w:szCs w:val="20"/>
              </w:rPr>
              <w:t xml:space="preserve">None. This test is performed at </w:t>
            </w:r>
            <w:r w:rsidR="00A75EEA" w:rsidRPr="00983917">
              <w:rPr>
                <w:b w:val="0"/>
                <w:bCs w:val="0"/>
                <w:sz w:val="20"/>
                <w:szCs w:val="20"/>
              </w:rPr>
              <w:t xml:space="preserve">Room Temperature (RT) and </w:t>
            </w:r>
            <w:r w:rsidR="007C0ABB" w:rsidRPr="00983917">
              <w:rPr>
                <w:b w:val="0"/>
                <w:bCs w:val="0"/>
                <w:sz w:val="20"/>
                <w:szCs w:val="20"/>
              </w:rPr>
              <w:t>V</w:t>
            </w:r>
            <w:r w:rsidR="007C0ABB" w:rsidRPr="007C0ABB">
              <w:rPr>
                <w:b w:val="0"/>
                <w:bCs w:val="0"/>
                <w:sz w:val="20"/>
                <w:szCs w:val="20"/>
                <w:vertAlign w:val="subscript"/>
              </w:rPr>
              <w:t>min</w:t>
            </w:r>
            <w:r w:rsidR="007C0ABB" w:rsidRPr="007C0ABB">
              <w:rPr>
                <w:b w:val="0"/>
                <w:bCs w:val="0"/>
                <w:sz w:val="20"/>
                <w:szCs w:val="20"/>
              </w:rPr>
              <w:t>/</w:t>
            </w:r>
            <w:r w:rsidR="00A75EEA" w:rsidRPr="00983917">
              <w:rPr>
                <w:b w:val="0"/>
                <w:bCs w:val="0"/>
                <w:sz w:val="20"/>
                <w:szCs w:val="20"/>
              </w:rPr>
              <w:t>V</w:t>
            </w:r>
            <w:r w:rsidR="00A75EEA" w:rsidRPr="007C0ABB">
              <w:rPr>
                <w:b w:val="0"/>
                <w:bCs w:val="0"/>
                <w:sz w:val="20"/>
                <w:szCs w:val="20"/>
                <w:vertAlign w:val="subscript"/>
              </w:rPr>
              <w:t>nom</w:t>
            </w:r>
            <w:r w:rsidR="00A75EEA" w:rsidRPr="00983917">
              <w:rPr>
                <w:b w:val="0"/>
                <w:bCs w:val="0"/>
                <w:sz w:val="20"/>
                <w:szCs w:val="20"/>
              </w:rPr>
              <w:t>/V</w:t>
            </w:r>
            <w:r w:rsidR="00A75EEA" w:rsidRPr="007C0ABB">
              <w:rPr>
                <w:b w:val="0"/>
                <w:bCs w:val="0"/>
                <w:sz w:val="20"/>
                <w:szCs w:val="20"/>
                <w:vertAlign w:val="subscript"/>
              </w:rPr>
              <w:t>max</w:t>
            </w:r>
            <w:r w:rsidR="00A75EEA" w:rsidRPr="00983917">
              <w:rPr>
                <w:b w:val="0"/>
                <w:bCs w:val="0"/>
                <w:sz w:val="20"/>
                <w:szCs w:val="20"/>
              </w:rPr>
              <w:t xml:space="preserve"> are not applicable.</w:t>
            </w:r>
          </w:p>
        </w:tc>
      </w:tr>
      <w:tr w:rsidR="00871E66" w:rsidRPr="00983917" w14:paraId="320D23D3" w14:textId="77777777">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5ABD7A64" w14:textId="77777777" w:rsidR="00871E66" w:rsidRPr="00983917" w:rsidRDefault="00871E66" w:rsidP="00871E66">
            <w:pPr>
              <w:spacing w:before="20" w:after="20"/>
              <w:rPr>
                <w:b w:val="0"/>
                <w:bCs w:val="0"/>
                <w:sz w:val="20"/>
                <w:szCs w:val="20"/>
              </w:rPr>
            </w:pPr>
            <w:r w:rsidRPr="00983917">
              <w:rPr>
                <w:rFonts w:cstheme="minorHAnsi"/>
                <w:b w:val="0"/>
                <w:bCs w:val="0"/>
                <w:color w:val="FFFFFF" w:themeColor="background1"/>
                <w:sz w:val="20"/>
                <w:szCs w:val="20"/>
              </w:rPr>
              <w:t>Environmental conditions</w:t>
            </w:r>
            <w:r w:rsidRPr="00983917">
              <w:rPr>
                <w:b w:val="0"/>
                <w:bCs w:val="0"/>
                <w:sz w:val="20"/>
                <w:szCs w:val="20"/>
              </w:rPr>
              <w:t xml:space="preserve"> </w:t>
            </w:r>
          </w:p>
        </w:tc>
      </w:tr>
      <w:tr w:rsidR="00871E66" w:rsidRPr="00983917" w14:paraId="2BF1D7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3D2412CB" w14:textId="5AA1809D" w:rsidR="00871E66" w:rsidRPr="00983917" w:rsidRDefault="003A7978" w:rsidP="00871E66">
            <w:pPr>
              <w:spacing w:before="20" w:after="20"/>
              <w:rPr>
                <w:b w:val="0"/>
                <w:bCs w:val="0"/>
                <w:sz w:val="20"/>
                <w:szCs w:val="20"/>
              </w:rPr>
            </w:pPr>
            <w:r w:rsidRPr="00983917">
              <w:rPr>
                <w:b w:val="0"/>
                <w:bCs w:val="0"/>
                <w:sz w:val="20"/>
                <w:szCs w:val="20"/>
              </w:rPr>
              <w:t>Manual inspection performed on an ESD-safe workstation in a clean, ambient environment.</w:t>
            </w:r>
          </w:p>
        </w:tc>
      </w:tr>
      <w:tr w:rsidR="00871E66" w:rsidRPr="00983917" w14:paraId="6AAA9B66" w14:textId="77777777">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77F770AD" w14:textId="77777777" w:rsidR="00871E66" w:rsidRPr="00983917" w:rsidRDefault="00871E66" w:rsidP="00871E66">
            <w:pPr>
              <w:pStyle w:val="Table-small"/>
              <w:rPr>
                <w:rFonts w:cstheme="minorHAnsi"/>
                <w:b w:val="0"/>
                <w:bCs w:val="0"/>
                <w:szCs w:val="20"/>
              </w:rPr>
            </w:pPr>
            <w:r w:rsidRPr="00983917">
              <w:rPr>
                <w:rFonts w:cstheme="minorHAnsi"/>
                <w:b w:val="0"/>
                <w:bCs w:val="0"/>
                <w:color w:val="FFFFFF" w:themeColor="background1"/>
                <w:szCs w:val="20"/>
              </w:rPr>
              <w:t>Test Procedure</w:t>
            </w:r>
          </w:p>
        </w:tc>
      </w:tr>
      <w:tr w:rsidR="00A807E0" w:rsidRPr="00983917" w14:paraId="4254DD57" w14:textId="77777777" w:rsidTr="00FB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5C2C2" w:themeFill="accent3" w:themeFillTint="66"/>
          </w:tcPr>
          <w:p w14:paraId="2E189051" w14:textId="77777777" w:rsidR="00A807E0" w:rsidRPr="00983917" w:rsidRDefault="00A807E0" w:rsidP="00A807E0">
            <w:pPr>
              <w:pStyle w:val="Table-small"/>
              <w:rPr>
                <w:rFonts w:cstheme="minorHAnsi"/>
                <w:b w:val="0"/>
                <w:bCs w:val="0"/>
                <w:szCs w:val="20"/>
              </w:rPr>
            </w:pPr>
            <w:commentRangeStart w:id="184"/>
            <w:r w:rsidRPr="00983917">
              <w:rPr>
                <w:rFonts w:cstheme="minorHAnsi"/>
                <w:b w:val="0"/>
                <w:bCs w:val="0"/>
                <w:szCs w:val="20"/>
              </w:rPr>
              <w:t>Step</w:t>
            </w:r>
            <w:commentRangeEnd w:id="184"/>
            <w:r w:rsidR="00436C2F" w:rsidRPr="00983917">
              <w:rPr>
                <w:rStyle w:val="CommentReference"/>
                <w:rFonts w:cstheme="minorHAnsi"/>
                <w:b w:val="0"/>
                <w:bCs w:val="0"/>
                <w:sz w:val="20"/>
                <w:szCs w:val="20"/>
              </w:rPr>
              <w:commentReference w:id="184"/>
            </w:r>
          </w:p>
        </w:tc>
        <w:tc>
          <w:tcPr>
            <w:tcW w:w="5698" w:type="dxa"/>
            <w:gridSpan w:val="3"/>
            <w:shd w:val="clear" w:color="auto" w:fill="C5C2C2" w:themeFill="accent3" w:themeFillTint="66"/>
          </w:tcPr>
          <w:p w14:paraId="7F653B5A" w14:textId="77777777" w:rsidR="00A807E0" w:rsidRPr="00983917" w:rsidRDefault="00A807E0" w:rsidP="00A807E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983917">
              <w:rPr>
                <w:rFonts w:cstheme="minorHAnsi"/>
                <w:szCs w:val="20"/>
              </w:rPr>
              <w:t>Action</w:t>
            </w:r>
          </w:p>
        </w:tc>
        <w:tc>
          <w:tcPr>
            <w:tcW w:w="1518" w:type="dxa"/>
            <w:gridSpan w:val="2"/>
            <w:shd w:val="clear" w:color="auto" w:fill="C5C2C2" w:themeFill="accent3" w:themeFillTint="66"/>
          </w:tcPr>
          <w:p w14:paraId="69A2FA48" w14:textId="5B3181BD" w:rsidR="00A807E0" w:rsidRPr="00983917" w:rsidRDefault="00A807E0" w:rsidP="00A807E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983917">
              <w:rPr>
                <w:rFonts w:cstheme="minorHAnsi"/>
                <w:szCs w:val="20"/>
              </w:rPr>
              <w:t>Register parameter</w:t>
            </w:r>
          </w:p>
        </w:tc>
        <w:tc>
          <w:tcPr>
            <w:tcW w:w="1284" w:type="dxa"/>
            <w:gridSpan w:val="2"/>
            <w:shd w:val="clear" w:color="auto" w:fill="C5C2C2" w:themeFill="accent3" w:themeFillTint="66"/>
          </w:tcPr>
          <w:p w14:paraId="2C688F79" w14:textId="77777777" w:rsidR="00A807E0" w:rsidRPr="00983917" w:rsidRDefault="00A807E0" w:rsidP="00A807E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983917">
              <w:rPr>
                <w:rFonts w:cstheme="minorHAnsi"/>
                <w:szCs w:val="20"/>
              </w:rPr>
              <w:t>Value</w:t>
            </w:r>
          </w:p>
        </w:tc>
      </w:tr>
      <w:tr w:rsidR="00122DF5" w:rsidRPr="00983917" w14:paraId="5AEFF2A9" w14:textId="77777777" w:rsidTr="00FB652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4CBC17EA" w14:textId="77777777" w:rsidR="00122DF5" w:rsidRPr="00983917" w:rsidRDefault="00122DF5" w:rsidP="00A1193D">
            <w:pPr>
              <w:pStyle w:val="Table-small"/>
              <w:numPr>
                <w:ilvl w:val="0"/>
                <w:numId w:val="18"/>
              </w:numPr>
              <w:jc w:val="center"/>
              <w:rPr>
                <w:rFonts w:cstheme="minorHAnsi"/>
                <w:b w:val="0"/>
                <w:bCs w:val="0"/>
                <w:szCs w:val="20"/>
              </w:rPr>
            </w:pPr>
          </w:p>
        </w:tc>
        <w:tc>
          <w:tcPr>
            <w:tcW w:w="5698" w:type="dxa"/>
            <w:gridSpan w:val="3"/>
            <w:shd w:val="clear" w:color="auto" w:fill="FFFFFF" w:themeFill="background1"/>
          </w:tcPr>
          <w:p w14:paraId="66EE4685" w14:textId="4FCE35A0" w:rsidR="00122DF5" w:rsidRPr="00983917" w:rsidRDefault="000738FE" w:rsidP="00122DF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983917">
              <w:rPr>
                <w:rFonts w:cstheme="minorHAnsi"/>
                <w:szCs w:val="20"/>
              </w:rPr>
              <w:t>Ensure DUT is not connected to any power source.</w:t>
            </w:r>
          </w:p>
        </w:tc>
        <w:tc>
          <w:tcPr>
            <w:tcW w:w="1518" w:type="dxa"/>
            <w:gridSpan w:val="2"/>
            <w:shd w:val="clear" w:color="auto" w:fill="FFFFFF" w:themeFill="background1"/>
          </w:tcPr>
          <w:p w14:paraId="5E144657" w14:textId="77777777" w:rsidR="00122DF5" w:rsidRPr="00983917" w:rsidRDefault="00122DF5" w:rsidP="00122DF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4ADB5245" w14:textId="77777777" w:rsidR="00122DF5" w:rsidRPr="00983917" w:rsidRDefault="00122DF5" w:rsidP="00122DF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122DF5" w:rsidRPr="00983917" w14:paraId="1F88DE14" w14:textId="77777777" w:rsidTr="00FB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423D362E" w14:textId="77777777" w:rsidR="00122DF5" w:rsidRPr="00983917" w:rsidRDefault="00122DF5" w:rsidP="00A1193D">
            <w:pPr>
              <w:pStyle w:val="Table-small"/>
              <w:numPr>
                <w:ilvl w:val="0"/>
                <w:numId w:val="18"/>
              </w:numPr>
              <w:jc w:val="center"/>
              <w:rPr>
                <w:rFonts w:cstheme="minorHAnsi"/>
                <w:b w:val="0"/>
                <w:bCs w:val="0"/>
                <w:szCs w:val="20"/>
              </w:rPr>
            </w:pPr>
          </w:p>
        </w:tc>
        <w:tc>
          <w:tcPr>
            <w:tcW w:w="5698" w:type="dxa"/>
            <w:gridSpan w:val="3"/>
            <w:shd w:val="clear" w:color="auto" w:fill="FFFFFF" w:themeFill="background1"/>
          </w:tcPr>
          <w:p w14:paraId="4154550F" w14:textId="60855BD9" w:rsidR="00122DF5" w:rsidRPr="00983917" w:rsidRDefault="00CD37BD" w:rsidP="00122DF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983917">
              <w:rPr>
                <w:rFonts w:cstheme="minorHAnsi"/>
                <w:szCs w:val="20"/>
              </w:rPr>
              <w:t>Inspect PCB surfaces for scratches</w:t>
            </w:r>
            <w:r w:rsidR="00747E92" w:rsidRPr="00983917">
              <w:rPr>
                <w:rFonts w:cstheme="minorHAnsi"/>
                <w:szCs w:val="20"/>
              </w:rPr>
              <w:t>, delamination, or burn marks.</w:t>
            </w:r>
          </w:p>
        </w:tc>
        <w:tc>
          <w:tcPr>
            <w:tcW w:w="1518" w:type="dxa"/>
            <w:gridSpan w:val="2"/>
            <w:shd w:val="clear" w:color="auto" w:fill="FFFFFF" w:themeFill="background1"/>
          </w:tcPr>
          <w:p w14:paraId="5B4FEBD3" w14:textId="77777777" w:rsidR="00122DF5" w:rsidRPr="00983917" w:rsidRDefault="00122DF5" w:rsidP="00122DF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2416F384" w14:textId="77777777" w:rsidR="00122DF5" w:rsidRPr="00983917" w:rsidRDefault="00122DF5" w:rsidP="00122DF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122DF5" w:rsidRPr="00983917" w14:paraId="6842D5A9" w14:textId="77777777" w:rsidTr="00FB652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0C086624" w14:textId="77777777" w:rsidR="00122DF5" w:rsidRPr="00983917" w:rsidRDefault="00122DF5" w:rsidP="00A1193D">
            <w:pPr>
              <w:pStyle w:val="Table-small"/>
              <w:numPr>
                <w:ilvl w:val="0"/>
                <w:numId w:val="18"/>
              </w:numPr>
              <w:jc w:val="center"/>
              <w:rPr>
                <w:rFonts w:cstheme="minorHAnsi"/>
                <w:b w:val="0"/>
                <w:bCs w:val="0"/>
                <w:szCs w:val="20"/>
              </w:rPr>
            </w:pPr>
          </w:p>
        </w:tc>
        <w:tc>
          <w:tcPr>
            <w:tcW w:w="5698" w:type="dxa"/>
            <w:gridSpan w:val="3"/>
            <w:shd w:val="clear" w:color="auto" w:fill="FFFFFF" w:themeFill="background1"/>
          </w:tcPr>
          <w:p w14:paraId="39431E2A" w14:textId="11092BA4" w:rsidR="00122DF5" w:rsidRPr="00983917" w:rsidRDefault="00747E92" w:rsidP="00122DF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983917">
              <w:rPr>
                <w:rFonts w:cstheme="minorHAnsi"/>
                <w:szCs w:val="20"/>
              </w:rPr>
              <w:t xml:space="preserve">Inspect all components </w:t>
            </w:r>
            <w:r w:rsidR="00535119" w:rsidRPr="00983917">
              <w:rPr>
                <w:rFonts w:cstheme="minorHAnsi"/>
                <w:szCs w:val="20"/>
              </w:rPr>
              <w:t>for cracks, correct orientation and clear marking.</w:t>
            </w:r>
          </w:p>
        </w:tc>
        <w:tc>
          <w:tcPr>
            <w:tcW w:w="1518" w:type="dxa"/>
            <w:gridSpan w:val="2"/>
            <w:shd w:val="clear" w:color="auto" w:fill="FFFFFF" w:themeFill="background1"/>
          </w:tcPr>
          <w:p w14:paraId="5EE8F5BE" w14:textId="705E69BF" w:rsidR="00122DF5" w:rsidRPr="00983917" w:rsidRDefault="00122DF5" w:rsidP="00122DF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2A28549D" w14:textId="31BE6611" w:rsidR="00122DF5" w:rsidRPr="00983917" w:rsidRDefault="00122DF5" w:rsidP="00122DF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122DF5" w:rsidRPr="00983917" w14:paraId="404E58C0" w14:textId="77777777" w:rsidTr="00FB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0A874A60" w14:textId="77777777" w:rsidR="00122DF5" w:rsidRPr="00983917" w:rsidRDefault="00122DF5" w:rsidP="00A1193D">
            <w:pPr>
              <w:pStyle w:val="Table-small"/>
              <w:numPr>
                <w:ilvl w:val="0"/>
                <w:numId w:val="18"/>
              </w:numPr>
              <w:jc w:val="center"/>
              <w:rPr>
                <w:rFonts w:cstheme="minorHAnsi"/>
                <w:b w:val="0"/>
                <w:bCs w:val="0"/>
                <w:szCs w:val="20"/>
              </w:rPr>
            </w:pPr>
          </w:p>
        </w:tc>
        <w:tc>
          <w:tcPr>
            <w:tcW w:w="5698" w:type="dxa"/>
            <w:gridSpan w:val="3"/>
            <w:shd w:val="clear" w:color="auto" w:fill="FFFFFF" w:themeFill="background1"/>
          </w:tcPr>
          <w:p w14:paraId="033D02D8" w14:textId="149B7F82" w:rsidR="00122DF5" w:rsidRPr="00983917" w:rsidRDefault="00ED7694" w:rsidP="00122DF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983917">
              <w:rPr>
                <w:rFonts w:cstheme="minorHAnsi"/>
                <w:szCs w:val="20"/>
              </w:rPr>
              <w:t xml:space="preserve">Inspect all solder joints for opens, shorts, bridging, or insufficient wetting (dewetting). </w:t>
            </w:r>
            <w:r w:rsidR="00D72E9C">
              <w:rPr>
                <w:rFonts w:cstheme="minorHAnsi"/>
                <w:szCs w:val="20"/>
              </w:rPr>
              <w:t xml:space="preserve"> </w:t>
            </w:r>
          </w:p>
        </w:tc>
        <w:tc>
          <w:tcPr>
            <w:tcW w:w="1518" w:type="dxa"/>
            <w:gridSpan w:val="2"/>
            <w:shd w:val="clear" w:color="auto" w:fill="FFFFFF" w:themeFill="background1"/>
          </w:tcPr>
          <w:p w14:paraId="56A2D443" w14:textId="77777777" w:rsidR="00122DF5" w:rsidRPr="00983917" w:rsidRDefault="00122DF5" w:rsidP="00122DF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3FB5E63C" w14:textId="77777777" w:rsidR="00122DF5" w:rsidRPr="00983917" w:rsidRDefault="00122DF5" w:rsidP="00122DF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122DF5" w:rsidRPr="00983917" w14:paraId="6C525B7E" w14:textId="77777777" w:rsidTr="00FB652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4BA8CD00" w14:textId="77777777" w:rsidR="00122DF5" w:rsidRPr="00983917" w:rsidRDefault="00122DF5" w:rsidP="00A1193D">
            <w:pPr>
              <w:pStyle w:val="Table-small"/>
              <w:numPr>
                <w:ilvl w:val="0"/>
                <w:numId w:val="18"/>
              </w:numPr>
              <w:jc w:val="center"/>
              <w:rPr>
                <w:rFonts w:cstheme="minorHAnsi"/>
                <w:b w:val="0"/>
                <w:bCs w:val="0"/>
                <w:szCs w:val="20"/>
              </w:rPr>
            </w:pPr>
          </w:p>
        </w:tc>
        <w:tc>
          <w:tcPr>
            <w:tcW w:w="5698" w:type="dxa"/>
            <w:gridSpan w:val="3"/>
            <w:shd w:val="clear" w:color="auto" w:fill="FFFFFF" w:themeFill="background1"/>
          </w:tcPr>
          <w:p w14:paraId="25CD4A99" w14:textId="0F1A5BE2" w:rsidR="00122DF5" w:rsidRPr="00983917" w:rsidRDefault="00D55253" w:rsidP="00122DF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983917">
              <w:rPr>
                <w:rFonts w:cstheme="minorHAnsi"/>
                <w:szCs w:val="20"/>
              </w:rPr>
              <w:t>Inspect all connectors and pins for bending, damage or contamination.</w:t>
            </w:r>
          </w:p>
        </w:tc>
        <w:tc>
          <w:tcPr>
            <w:tcW w:w="1518" w:type="dxa"/>
            <w:gridSpan w:val="2"/>
            <w:shd w:val="clear" w:color="auto" w:fill="FFFFFF" w:themeFill="background1"/>
          </w:tcPr>
          <w:p w14:paraId="4FB3A201" w14:textId="77777777" w:rsidR="00122DF5" w:rsidRPr="00983917" w:rsidRDefault="00122DF5" w:rsidP="00122DF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395AD2B6" w14:textId="77777777" w:rsidR="00122DF5" w:rsidRPr="00983917" w:rsidRDefault="00122DF5" w:rsidP="00122DF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122DF5" w:rsidRPr="00983917" w14:paraId="55E70E79" w14:textId="77777777" w:rsidTr="00FB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5331D814" w14:textId="77777777" w:rsidR="00122DF5" w:rsidRPr="00983917" w:rsidRDefault="00122DF5" w:rsidP="00A1193D">
            <w:pPr>
              <w:pStyle w:val="Table-small"/>
              <w:numPr>
                <w:ilvl w:val="0"/>
                <w:numId w:val="18"/>
              </w:numPr>
              <w:jc w:val="center"/>
              <w:rPr>
                <w:rFonts w:cstheme="minorHAnsi"/>
                <w:b w:val="0"/>
                <w:bCs w:val="0"/>
                <w:szCs w:val="20"/>
              </w:rPr>
            </w:pPr>
          </w:p>
        </w:tc>
        <w:tc>
          <w:tcPr>
            <w:tcW w:w="5698" w:type="dxa"/>
            <w:gridSpan w:val="3"/>
            <w:shd w:val="clear" w:color="auto" w:fill="FFFFFF" w:themeFill="background1"/>
          </w:tcPr>
          <w:p w14:paraId="3A3B6ABB" w14:textId="0173B516" w:rsidR="00122DF5" w:rsidRPr="00983917" w:rsidRDefault="003769B9" w:rsidP="00122DF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983917">
              <w:rPr>
                <w:rFonts w:cstheme="minorHAnsi"/>
                <w:szCs w:val="20"/>
              </w:rPr>
              <w:t xml:space="preserve">Inspect </w:t>
            </w:r>
            <w:r w:rsidR="007619EF">
              <w:rPr>
                <w:rFonts w:cstheme="minorHAnsi"/>
                <w:szCs w:val="20"/>
              </w:rPr>
              <w:t>i</w:t>
            </w:r>
            <w:r w:rsidRPr="00983917">
              <w:rPr>
                <w:rFonts w:cstheme="minorHAnsi"/>
                <w:szCs w:val="20"/>
              </w:rPr>
              <w:t xml:space="preserve">mager </w:t>
            </w:r>
            <w:r w:rsidR="007619EF">
              <w:rPr>
                <w:rFonts w:cstheme="minorHAnsi"/>
                <w:szCs w:val="20"/>
              </w:rPr>
              <w:t>l</w:t>
            </w:r>
            <w:r w:rsidRPr="00983917">
              <w:rPr>
                <w:rFonts w:cstheme="minorHAnsi"/>
                <w:szCs w:val="20"/>
              </w:rPr>
              <w:t>ens (if installed) and optical window for scratches, dust, or smudges.</w:t>
            </w:r>
          </w:p>
        </w:tc>
        <w:tc>
          <w:tcPr>
            <w:tcW w:w="1518" w:type="dxa"/>
            <w:gridSpan w:val="2"/>
            <w:shd w:val="clear" w:color="auto" w:fill="FFFFFF" w:themeFill="background1"/>
          </w:tcPr>
          <w:p w14:paraId="147A5E41" w14:textId="77777777" w:rsidR="00122DF5" w:rsidRPr="00983917" w:rsidRDefault="00122DF5" w:rsidP="00122DF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357EA0AE" w14:textId="77777777" w:rsidR="00122DF5" w:rsidRPr="00983917" w:rsidRDefault="00122DF5" w:rsidP="00122DF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CB1522" w:rsidRPr="00983917" w14:paraId="325CEB5F" w14:textId="77777777" w:rsidTr="00FB652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21B2C969" w14:textId="77777777" w:rsidR="00CB1522" w:rsidRPr="00983917" w:rsidRDefault="00CB1522" w:rsidP="00A1193D">
            <w:pPr>
              <w:pStyle w:val="Table-small"/>
              <w:numPr>
                <w:ilvl w:val="0"/>
                <w:numId w:val="18"/>
              </w:numPr>
              <w:jc w:val="center"/>
              <w:rPr>
                <w:rFonts w:cstheme="minorHAnsi"/>
                <w:b w:val="0"/>
                <w:bCs w:val="0"/>
                <w:szCs w:val="20"/>
              </w:rPr>
            </w:pPr>
          </w:p>
        </w:tc>
        <w:tc>
          <w:tcPr>
            <w:tcW w:w="5698" w:type="dxa"/>
            <w:gridSpan w:val="3"/>
            <w:shd w:val="clear" w:color="auto" w:fill="FFFFFF" w:themeFill="background1"/>
          </w:tcPr>
          <w:p w14:paraId="62E5869A" w14:textId="5E2C4A84" w:rsidR="00CB1522" w:rsidRPr="00983917" w:rsidRDefault="00CB1522" w:rsidP="00122DF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983917">
              <w:rPr>
                <w:rFonts w:cstheme="minorHAnsi"/>
                <w:szCs w:val="20"/>
              </w:rPr>
              <w:t>Log PASS if no defects are found. Log the specific</w:t>
            </w:r>
            <w:r w:rsidR="003A5F8B" w:rsidRPr="00983917">
              <w:rPr>
                <w:rFonts w:cstheme="minorHAnsi"/>
                <w:szCs w:val="20"/>
              </w:rPr>
              <w:t xml:space="preserve"> defect if FAIL.</w:t>
            </w:r>
          </w:p>
        </w:tc>
        <w:tc>
          <w:tcPr>
            <w:tcW w:w="1518" w:type="dxa"/>
            <w:gridSpan w:val="2"/>
            <w:shd w:val="clear" w:color="auto" w:fill="FFFFFF" w:themeFill="background1"/>
          </w:tcPr>
          <w:p w14:paraId="1A69AA66" w14:textId="77777777" w:rsidR="00CB1522" w:rsidRPr="00983917" w:rsidRDefault="00CB1522" w:rsidP="00122DF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62BAC679" w14:textId="77777777" w:rsidR="00CB1522" w:rsidRPr="00983917" w:rsidRDefault="00CB1522" w:rsidP="00122DF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A807E0" w:rsidRPr="00983917" w14:paraId="342B44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5435EF54" w14:textId="77777777" w:rsidR="00A807E0" w:rsidRPr="00983917" w:rsidRDefault="00A807E0" w:rsidP="00A807E0">
            <w:pPr>
              <w:pStyle w:val="Table-small"/>
              <w:rPr>
                <w:rFonts w:cstheme="minorHAnsi"/>
                <w:b w:val="0"/>
                <w:bCs w:val="0"/>
                <w:szCs w:val="20"/>
              </w:rPr>
            </w:pPr>
            <w:r w:rsidRPr="00983917">
              <w:rPr>
                <w:rFonts w:cstheme="minorHAnsi"/>
                <w:b w:val="0"/>
                <w:bCs w:val="0"/>
                <w:color w:val="FFFFFF" w:themeColor="background1"/>
                <w:szCs w:val="20"/>
              </w:rPr>
              <w:t>Notes</w:t>
            </w:r>
          </w:p>
        </w:tc>
      </w:tr>
      <w:tr w:rsidR="00A807E0" w:rsidRPr="00983917" w14:paraId="319BE882" w14:textId="77777777">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61EBE422" w14:textId="00644CB1" w:rsidR="00A807E0" w:rsidRPr="00983917" w:rsidRDefault="00507340" w:rsidP="00A807E0">
            <w:pPr>
              <w:pStyle w:val="Table-small"/>
              <w:rPr>
                <w:rFonts w:cstheme="minorHAnsi"/>
                <w:b w:val="0"/>
                <w:bCs w:val="0"/>
                <w:szCs w:val="20"/>
              </w:rPr>
            </w:pPr>
            <w:r w:rsidRPr="00983917">
              <w:rPr>
                <w:rFonts w:cstheme="minorHAnsi"/>
                <w:b w:val="0"/>
                <w:bCs w:val="0"/>
                <w:szCs w:val="20"/>
              </w:rPr>
              <w:t>No electrical measurements or power application is allowed during this test.</w:t>
            </w:r>
          </w:p>
        </w:tc>
      </w:tr>
      <w:tr w:rsidR="00A807E0" w:rsidRPr="00983917" w14:paraId="67FDC8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45339C3E" w14:textId="77777777" w:rsidR="00A807E0" w:rsidRPr="00983917" w:rsidRDefault="00A807E0" w:rsidP="00A807E0">
            <w:pPr>
              <w:pStyle w:val="Table-small"/>
              <w:rPr>
                <w:rFonts w:cstheme="minorHAnsi"/>
                <w:b w:val="0"/>
                <w:bCs w:val="0"/>
                <w:szCs w:val="20"/>
              </w:rPr>
            </w:pPr>
            <w:r w:rsidRPr="00983917">
              <w:rPr>
                <w:rFonts w:cstheme="minorHAnsi"/>
                <w:b w:val="0"/>
                <w:bCs w:val="0"/>
                <w:color w:val="FFFFFF" w:themeColor="background1"/>
                <w:szCs w:val="20"/>
              </w:rPr>
              <w:t xml:space="preserve">Test parameters and acceptance criteria </w:t>
            </w:r>
          </w:p>
        </w:tc>
      </w:tr>
      <w:tr w:rsidR="00A807E0" w:rsidRPr="00983917" w14:paraId="1DF20458" w14:textId="77777777" w:rsidTr="007421F2">
        <w:tc>
          <w:tcPr>
            <w:cnfStyle w:val="001000000000" w:firstRow="0" w:lastRow="0" w:firstColumn="1" w:lastColumn="0" w:oddVBand="0" w:evenVBand="0" w:oddHBand="0" w:evenHBand="0" w:firstRowFirstColumn="0" w:firstRowLastColumn="0" w:lastRowFirstColumn="0" w:lastRowLastColumn="0"/>
            <w:tcW w:w="1129" w:type="dxa"/>
            <w:shd w:val="clear" w:color="auto" w:fill="C5C2C2" w:themeFill="accent3" w:themeFillTint="66"/>
          </w:tcPr>
          <w:p w14:paraId="0DF8DF6D" w14:textId="77777777" w:rsidR="00A807E0" w:rsidRPr="00983917" w:rsidRDefault="00A807E0" w:rsidP="00A807E0">
            <w:pPr>
              <w:pStyle w:val="Table-small"/>
              <w:rPr>
                <w:rFonts w:cstheme="minorHAnsi"/>
                <w:b w:val="0"/>
                <w:bCs w:val="0"/>
                <w:szCs w:val="20"/>
              </w:rPr>
            </w:pPr>
            <w:r w:rsidRPr="00983917">
              <w:rPr>
                <w:rFonts w:cstheme="minorHAnsi"/>
                <w:b w:val="0"/>
                <w:bCs w:val="0"/>
                <w:szCs w:val="20"/>
              </w:rPr>
              <w:t xml:space="preserve">ID </w:t>
            </w:r>
          </w:p>
        </w:tc>
        <w:tc>
          <w:tcPr>
            <w:tcW w:w="4756" w:type="dxa"/>
            <w:shd w:val="clear" w:color="auto" w:fill="C5C2C2" w:themeFill="accent3" w:themeFillTint="66"/>
          </w:tcPr>
          <w:p w14:paraId="1FA022B4" w14:textId="77777777" w:rsidR="00A807E0" w:rsidRPr="00983917" w:rsidRDefault="00A807E0" w:rsidP="00A807E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983917">
              <w:rPr>
                <w:rFonts w:cstheme="minorHAnsi"/>
                <w:szCs w:val="20"/>
              </w:rPr>
              <w:t>Name</w:t>
            </w:r>
          </w:p>
        </w:tc>
        <w:tc>
          <w:tcPr>
            <w:tcW w:w="933" w:type="dxa"/>
            <w:shd w:val="clear" w:color="auto" w:fill="C5C2C2" w:themeFill="accent3" w:themeFillTint="66"/>
          </w:tcPr>
          <w:p w14:paraId="5D601F84" w14:textId="77777777" w:rsidR="00A807E0" w:rsidRPr="00983917" w:rsidRDefault="00A807E0" w:rsidP="00A807E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983917">
              <w:rPr>
                <w:rFonts w:cstheme="minorHAnsi"/>
                <w:szCs w:val="20"/>
              </w:rPr>
              <w:t>Unit</w:t>
            </w:r>
          </w:p>
        </w:tc>
        <w:tc>
          <w:tcPr>
            <w:tcW w:w="983" w:type="dxa"/>
            <w:gridSpan w:val="2"/>
            <w:shd w:val="clear" w:color="auto" w:fill="C5C2C2" w:themeFill="accent3" w:themeFillTint="66"/>
          </w:tcPr>
          <w:p w14:paraId="4BA5F9C6" w14:textId="77777777" w:rsidR="00A807E0" w:rsidRPr="00983917" w:rsidRDefault="00A807E0" w:rsidP="00A807E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983917">
              <w:rPr>
                <w:rFonts w:cstheme="minorHAnsi"/>
                <w:szCs w:val="20"/>
              </w:rPr>
              <w:t>LTL</w:t>
            </w:r>
          </w:p>
        </w:tc>
        <w:tc>
          <w:tcPr>
            <w:tcW w:w="901" w:type="dxa"/>
            <w:gridSpan w:val="2"/>
            <w:shd w:val="clear" w:color="auto" w:fill="C5C2C2" w:themeFill="accent3" w:themeFillTint="66"/>
          </w:tcPr>
          <w:p w14:paraId="396BED35" w14:textId="77777777" w:rsidR="00A807E0" w:rsidRPr="00983917" w:rsidRDefault="00A807E0" w:rsidP="00A807E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983917">
              <w:rPr>
                <w:rFonts w:cstheme="minorHAnsi"/>
                <w:szCs w:val="20"/>
              </w:rPr>
              <w:t>Typ</w:t>
            </w:r>
          </w:p>
        </w:tc>
        <w:tc>
          <w:tcPr>
            <w:tcW w:w="927" w:type="dxa"/>
            <w:shd w:val="clear" w:color="auto" w:fill="C5C2C2" w:themeFill="accent3" w:themeFillTint="66"/>
          </w:tcPr>
          <w:p w14:paraId="7C77E0A5" w14:textId="77777777" w:rsidR="00A807E0" w:rsidRPr="00983917" w:rsidRDefault="00A807E0" w:rsidP="00A807E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983917">
              <w:rPr>
                <w:rFonts w:cstheme="minorHAnsi"/>
                <w:szCs w:val="20"/>
              </w:rPr>
              <w:t>UTL</w:t>
            </w:r>
          </w:p>
        </w:tc>
      </w:tr>
      <w:tr w:rsidR="00A807E0" w:rsidRPr="00983917" w14:paraId="34D87D06" w14:textId="77777777" w:rsidTr="007421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689D54BF" w14:textId="7183795B" w:rsidR="00A807E0" w:rsidRPr="00983917" w:rsidRDefault="00A807E0" w:rsidP="00A807E0">
            <w:pPr>
              <w:pStyle w:val="Table-small"/>
              <w:rPr>
                <w:rFonts w:cstheme="minorHAnsi"/>
                <w:b w:val="0"/>
                <w:bCs w:val="0"/>
                <w:szCs w:val="20"/>
              </w:rPr>
            </w:pPr>
            <w:commentRangeStart w:id="185"/>
            <w:r w:rsidRPr="00983917">
              <w:rPr>
                <w:b w:val="0"/>
                <w:bCs w:val="0"/>
                <w:szCs w:val="20"/>
              </w:rPr>
              <w:t>M</w:t>
            </w:r>
            <w:r w:rsidR="00507340" w:rsidRPr="00983917">
              <w:rPr>
                <w:b w:val="0"/>
                <w:bCs w:val="0"/>
                <w:szCs w:val="20"/>
              </w:rPr>
              <w:t>0001</w:t>
            </w:r>
          </w:p>
        </w:tc>
        <w:tc>
          <w:tcPr>
            <w:tcW w:w="4756" w:type="dxa"/>
            <w:shd w:val="clear" w:color="auto" w:fill="FFFFFF" w:themeFill="background1"/>
          </w:tcPr>
          <w:p w14:paraId="76C906BD" w14:textId="6CFC70D0" w:rsidR="00A807E0" w:rsidRPr="00983917" w:rsidRDefault="00507340" w:rsidP="00A807E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983917">
              <w:rPr>
                <w:rFonts w:cstheme="minorHAnsi"/>
                <w:szCs w:val="20"/>
              </w:rPr>
              <w:t>VI_Pass</w:t>
            </w:r>
            <w:commentRangeEnd w:id="185"/>
            <w:r w:rsidR="00A44B6F" w:rsidRPr="00983917">
              <w:rPr>
                <w:rStyle w:val="CommentReference"/>
                <w:rFonts w:cstheme="minorHAnsi"/>
                <w:sz w:val="20"/>
                <w:szCs w:val="20"/>
              </w:rPr>
              <w:commentReference w:id="185"/>
            </w:r>
          </w:p>
        </w:tc>
        <w:tc>
          <w:tcPr>
            <w:tcW w:w="933" w:type="dxa"/>
            <w:shd w:val="clear" w:color="auto" w:fill="FFFFFF" w:themeFill="background1"/>
          </w:tcPr>
          <w:p w14:paraId="19147B52" w14:textId="5A853BEA" w:rsidR="00A807E0" w:rsidRPr="00983917" w:rsidRDefault="00A807E0" w:rsidP="00A807E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83" w:type="dxa"/>
            <w:gridSpan w:val="2"/>
            <w:shd w:val="clear" w:color="auto" w:fill="FFFFFF" w:themeFill="background1"/>
          </w:tcPr>
          <w:p w14:paraId="41CBB99A" w14:textId="77777777" w:rsidR="00A807E0" w:rsidRPr="00983917" w:rsidRDefault="00A807E0" w:rsidP="00A807E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01" w:type="dxa"/>
            <w:gridSpan w:val="2"/>
            <w:shd w:val="clear" w:color="auto" w:fill="FFFFFF" w:themeFill="background1"/>
          </w:tcPr>
          <w:p w14:paraId="3F9C275B" w14:textId="77777777" w:rsidR="00A807E0" w:rsidRPr="00983917" w:rsidRDefault="00A807E0" w:rsidP="00A807E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27" w:type="dxa"/>
            <w:shd w:val="clear" w:color="auto" w:fill="FFFFFF" w:themeFill="background1"/>
          </w:tcPr>
          <w:p w14:paraId="649EA2CD" w14:textId="65962FC9" w:rsidR="00A807E0" w:rsidRPr="00983917" w:rsidRDefault="00A807E0" w:rsidP="00A807E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507340" w:rsidRPr="00983917" w14:paraId="12BF0EFF" w14:textId="77777777" w:rsidTr="007421F2">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389AE57E" w14:textId="667D3ABE" w:rsidR="00507340" w:rsidRPr="00983917" w:rsidRDefault="00507340" w:rsidP="00A807E0">
            <w:pPr>
              <w:pStyle w:val="Table-small"/>
              <w:rPr>
                <w:b w:val="0"/>
                <w:bCs w:val="0"/>
                <w:szCs w:val="20"/>
              </w:rPr>
            </w:pPr>
            <w:r w:rsidRPr="00983917">
              <w:rPr>
                <w:b w:val="0"/>
                <w:bCs w:val="0"/>
                <w:szCs w:val="20"/>
              </w:rPr>
              <w:t>M0002</w:t>
            </w:r>
          </w:p>
        </w:tc>
        <w:tc>
          <w:tcPr>
            <w:tcW w:w="4756" w:type="dxa"/>
            <w:shd w:val="clear" w:color="auto" w:fill="FFFFFF" w:themeFill="background1"/>
          </w:tcPr>
          <w:p w14:paraId="2962DA7B" w14:textId="68C03C4C" w:rsidR="00507340" w:rsidRPr="00983917" w:rsidRDefault="00507340" w:rsidP="00A807E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983917">
              <w:rPr>
                <w:rFonts w:cstheme="minorHAnsi"/>
                <w:szCs w:val="20"/>
              </w:rPr>
              <w:t>VI_Defect_Code</w:t>
            </w:r>
          </w:p>
        </w:tc>
        <w:tc>
          <w:tcPr>
            <w:tcW w:w="933" w:type="dxa"/>
            <w:shd w:val="clear" w:color="auto" w:fill="FFFFFF" w:themeFill="background1"/>
          </w:tcPr>
          <w:p w14:paraId="50647401" w14:textId="77777777" w:rsidR="00507340" w:rsidRPr="00983917" w:rsidRDefault="00507340" w:rsidP="00A807E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83" w:type="dxa"/>
            <w:gridSpan w:val="2"/>
            <w:shd w:val="clear" w:color="auto" w:fill="FFFFFF" w:themeFill="background1"/>
          </w:tcPr>
          <w:p w14:paraId="38C3239B" w14:textId="77777777" w:rsidR="00507340" w:rsidRPr="00983917" w:rsidRDefault="00507340" w:rsidP="00A807E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01" w:type="dxa"/>
            <w:gridSpan w:val="2"/>
            <w:shd w:val="clear" w:color="auto" w:fill="FFFFFF" w:themeFill="background1"/>
          </w:tcPr>
          <w:p w14:paraId="3139B199" w14:textId="77777777" w:rsidR="00507340" w:rsidRPr="00983917" w:rsidRDefault="00507340" w:rsidP="00A807E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27" w:type="dxa"/>
            <w:shd w:val="clear" w:color="auto" w:fill="FFFFFF" w:themeFill="background1"/>
          </w:tcPr>
          <w:p w14:paraId="0D5F0E94" w14:textId="77777777" w:rsidR="00507340" w:rsidRPr="00983917" w:rsidRDefault="00507340" w:rsidP="00A807E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bl>
    <w:p w14:paraId="19AC45B7" w14:textId="6A5102EA" w:rsidR="00FC0912" w:rsidRPr="00983917" w:rsidRDefault="00FC0912" w:rsidP="00FC0912">
      <w:pPr>
        <w:pStyle w:val="Heading2"/>
      </w:pPr>
      <w:bookmarkStart w:id="186" w:name="_Ref210998106"/>
      <w:bookmarkStart w:id="187" w:name="_Toc211000602"/>
      <w:bookmarkStart w:id="188" w:name="_Ref188962184"/>
      <w:r w:rsidRPr="00983917">
        <w:lastRenderedPageBreak/>
        <w:t xml:space="preserve">T0002: </w:t>
      </w:r>
      <w:r w:rsidR="006B5DE5" w:rsidRPr="00983917">
        <w:t>Power consumption</w:t>
      </w:r>
      <w:bookmarkEnd w:id="186"/>
      <w:bookmarkEnd w:id="187"/>
    </w:p>
    <w:p w14:paraId="00FB4FFB" w14:textId="6571A242" w:rsidR="00FC0912" w:rsidRPr="00FC0912" w:rsidRDefault="00FC0912" w:rsidP="00FC0912">
      <w:pPr>
        <w:keepNext/>
        <w:jc w:val="center"/>
        <w:rPr>
          <w:b/>
          <w:bCs/>
          <w:sz w:val="20"/>
          <w:szCs w:val="20"/>
          <w:lang w:eastAsia="en-US"/>
        </w:rPr>
      </w:pPr>
      <w:bookmarkStart w:id="189" w:name="_Toc211000625"/>
      <w:r w:rsidRPr="00FC0912">
        <w:rPr>
          <w:b/>
          <w:bCs/>
          <w:sz w:val="20"/>
          <w:szCs w:val="20"/>
          <w:lang w:eastAsia="en-US"/>
        </w:rPr>
        <w:t xml:space="preserve">Table </w:t>
      </w:r>
      <w:r w:rsidRPr="00FC0912">
        <w:rPr>
          <w:b/>
          <w:bCs/>
          <w:sz w:val="20"/>
          <w:szCs w:val="20"/>
          <w:lang w:eastAsia="en-US"/>
        </w:rPr>
        <w:fldChar w:fldCharType="begin"/>
      </w:r>
      <w:r w:rsidRPr="00FC0912">
        <w:rPr>
          <w:b/>
          <w:bCs/>
          <w:sz w:val="20"/>
          <w:szCs w:val="20"/>
          <w:lang w:eastAsia="en-US"/>
        </w:rPr>
        <w:instrText xml:space="preserve"> SEQ Table \* ARABIC </w:instrText>
      </w:r>
      <w:r w:rsidRPr="00FC0912">
        <w:rPr>
          <w:b/>
          <w:bCs/>
          <w:sz w:val="20"/>
          <w:szCs w:val="20"/>
          <w:lang w:eastAsia="en-US"/>
        </w:rPr>
        <w:fldChar w:fldCharType="separate"/>
      </w:r>
      <w:r w:rsidR="0014032D" w:rsidRPr="00FC63A5">
        <w:rPr>
          <w:b/>
          <w:bCs/>
          <w:noProof/>
          <w:sz w:val="20"/>
          <w:szCs w:val="20"/>
          <w:lang w:eastAsia="en-US"/>
        </w:rPr>
        <w:t>11</w:t>
      </w:r>
      <w:r w:rsidRPr="00FC0912">
        <w:rPr>
          <w:b/>
          <w:bCs/>
          <w:sz w:val="20"/>
          <w:szCs w:val="20"/>
          <w:lang w:eastAsia="en-US"/>
        </w:rPr>
        <w:fldChar w:fldCharType="end"/>
      </w:r>
      <w:r w:rsidRPr="00FC0912">
        <w:rPr>
          <w:b/>
          <w:bCs/>
          <w:sz w:val="20"/>
          <w:szCs w:val="20"/>
          <w:lang w:eastAsia="en-US"/>
        </w:rPr>
        <w:t xml:space="preserve">: </w:t>
      </w:r>
      <w:r w:rsidR="006B5DE5" w:rsidRPr="00FC63A5">
        <w:rPr>
          <w:b/>
          <w:bCs/>
          <w:sz w:val="20"/>
          <w:szCs w:val="20"/>
          <w:lang w:eastAsia="en-US"/>
        </w:rPr>
        <w:t>Power consumption</w:t>
      </w:r>
      <w:r w:rsidRPr="00FC0912">
        <w:rPr>
          <w:b/>
          <w:bCs/>
          <w:sz w:val="20"/>
          <w:szCs w:val="20"/>
          <w:lang w:eastAsia="en-US"/>
        </w:rPr>
        <w:t xml:space="preserve"> overview</w:t>
      </w:r>
      <w:bookmarkEnd w:id="189"/>
    </w:p>
    <w:tbl>
      <w:tblPr>
        <w:tblStyle w:val="GridTable4-Accent3"/>
        <w:tblW w:w="0" w:type="auto"/>
        <w:tblLook w:val="04A0" w:firstRow="1" w:lastRow="0" w:firstColumn="1" w:lastColumn="0" w:noHBand="0" w:noVBand="1"/>
      </w:tblPr>
      <w:tblGrid>
        <w:gridCol w:w="1283"/>
        <w:gridCol w:w="3703"/>
        <w:gridCol w:w="810"/>
        <w:gridCol w:w="8"/>
        <w:gridCol w:w="1884"/>
        <w:gridCol w:w="845"/>
        <w:gridCol w:w="250"/>
        <w:gridCol w:w="846"/>
      </w:tblGrid>
      <w:tr w:rsidR="00FC0912" w:rsidRPr="00FC0912" w14:paraId="33DD1CF9" w14:textId="77777777" w:rsidTr="00560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44380323" w14:textId="77777777" w:rsidR="00FC0912" w:rsidRPr="00FC0912" w:rsidRDefault="00FC0912" w:rsidP="00FC0912">
            <w:pPr>
              <w:spacing w:before="20" w:after="20"/>
              <w:jc w:val="left"/>
              <w:rPr>
                <w:rFonts w:cstheme="minorHAnsi"/>
                <w:b w:val="0"/>
                <w:bCs w:val="0"/>
                <w:sz w:val="20"/>
                <w:szCs w:val="20"/>
              </w:rPr>
            </w:pPr>
            <w:r w:rsidRPr="00FC0912">
              <w:rPr>
                <w:rFonts w:cstheme="minorHAnsi"/>
                <w:b w:val="0"/>
                <w:bCs w:val="0"/>
                <w:sz w:val="20"/>
                <w:szCs w:val="20"/>
              </w:rPr>
              <w:t xml:space="preserve">Test Description </w:t>
            </w:r>
          </w:p>
        </w:tc>
      </w:tr>
      <w:tr w:rsidR="00FC0912" w:rsidRPr="00FC0912" w14:paraId="490DF0B2"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44AD57CB" w14:textId="309CC1CC" w:rsidR="00FC0912" w:rsidRPr="00FC0912" w:rsidRDefault="00FC0912" w:rsidP="00FC0912">
            <w:pPr>
              <w:spacing w:before="20" w:after="20"/>
              <w:jc w:val="left"/>
              <w:rPr>
                <w:rFonts w:cstheme="minorHAnsi"/>
                <w:b w:val="0"/>
                <w:bCs w:val="0"/>
                <w:sz w:val="20"/>
                <w:szCs w:val="20"/>
              </w:rPr>
            </w:pPr>
            <w:r w:rsidRPr="00FC0912">
              <w:rPr>
                <w:rFonts w:cstheme="minorHAnsi"/>
                <w:b w:val="0"/>
                <w:bCs w:val="0"/>
                <w:sz w:val="20"/>
                <w:szCs w:val="20"/>
              </w:rPr>
              <w:t>T</w:t>
            </w:r>
            <w:r w:rsidR="00E63F92" w:rsidRPr="00320594">
              <w:rPr>
                <w:rFonts w:cstheme="minorHAnsi"/>
                <w:b w:val="0"/>
                <w:bCs w:val="0"/>
                <w:sz w:val="20"/>
                <w:szCs w:val="20"/>
              </w:rPr>
              <w:t>his test measures the current consumption of the DU</w:t>
            </w:r>
            <w:r w:rsidR="007F2660" w:rsidRPr="00320594">
              <w:rPr>
                <w:rFonts w:cstheme="minorHAnsi"/>
                <w:b w:val="0"/>
                <w:bCs w:val="0"/>
                <w:sz w:val="20"/>
                <w:szCs w:val="20"/>
              </w:rPr>
              <w:t>T.</w:t>
            </w:r>
          </w:p>
        </w:tc>
      </w:tr>
      <w:tr w:rsidR="00FC0912" w:rsidRPr="00FC0912" w14:paraId="2903381B" w14:textId="77777777" w:rsidTr="005602EB">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39F938C2" w14:textId="77777777" w:rsidR="00FC0912" w:rsidRPr="00FC0912" w:rsidRDefault="00FC0912" w:rsidP="00FC0912">
            <w:pPr>
              <w:spacing w:before="20" w:after="20"/>
              <w:jc w:val="left"/>
              <w:rPr>
                <w:rFonts w:cstheme="minorHAnsi"/>
                <w:b w:val="0"/>
                <w:bCs w:val="0"/>
                <w:color w:val="FFFFFF" w:themeColor="background1"/>
                <w:sz w:val="20"/>
                <w:szCs w:val="20"/>
              </w:rPr>
            </w:pPr>
            <w:r w:rsidRPr="00FC0912">
              <w:rPr>
                <w:rFonts w:cstheme="minorHAnsi"/>
                <w:b w:val="0"/>
                <w:bCs w:val="0"/>
                <w:color w:val="FFFFFF" w:themeColor="background1"/>
                <w:sz w:val="20"/>
                <w:szCs w:val="20"/>
              </w:rPr>
              <w:t xml:space="preserve">Test Equipment Requirements </w:t>
            </w:r>
          </w:p>
        </w:tc>
      </w:tr>
      <w:tr w:rsidR="00FC0912" w:rsidRPr="00FC0912" w14:paraId="31C8C848"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4C48390E" w14:textId="77777777" w:rsidR="00FC0912" w:rsidRPr="00320594" w:rsidRDefault="00792DE3" w:rsidP="00792DE3">
            <w:pPr>
              <w:spacing w:before="20" w:after="20"/>
              <w:contextualSpacing/>
              <w:rPr>
                <w:b w:val="0"/>
                <w:bCs w:val="0"/>
                <w:sz w:val="20"/>
                <w:szCs w:val="20"/>
              </w:rPr>
            </w:pPr>
            <w:r w:rsidRPr="00320594">
              <w:rPr>
                <w:b w:val="0"/>
                <w:bCs w:val="0"/>
                <w:sz w:val="20"/>
                <w:szCs w:val="20"/>
              </w:rPr>
              <w:t>Hardware:</w:t>
            </w:r>
          </w:p>
          <w:p w14:paraId="39C25446" w14:textId="77777777" w:rsidR="00D10B11" w:rsidRPr="00320594" w:rsidRDefault="009722D8" w:rsidP="00A1193D">
            <w:pPr>
              <w:pStyle w:val="ListParagraph"/>
              <w:numPr>
                <w:ilvl w:val="0"/>
                <w:numId w:val="22"/>
              </w:numPr>
              <w:spacing w:before="20" w:after="20"/>
              <w:rPr>
                <w:b w:val="0"/>
                <w:bCs w:val="0"/>
                <w:sz w:val="20"/>
                <w:szCs w:val="20"/>
              </w:rPr>
            </w:pPr>
            <w:r w:rsidRPr="00320594">
              <w:rPr>
                <w:b w:val="0"/>
                <w:bCs w:val="0"/>
                <w:sz w:val="20"/>
                <w:szCs w:val="20"/>
              </w:rPr>
              <w:t>PSU for forcing VDD_IN</w:t>
            </w:r>
            <w:r w:rsidR="007F5715" w:rsidRPr="00320594">
              <w:rPr>
                <w:b w:val="0"/>
                <w:bCs w:val="0"/>
                <w:sz w:val="20"/>
                <w:szCs w:val="20"/>
              </w:rPr>
              <w:t xml:space="preserve"> and measuring current consumption</w:t>
            </w:r>
            <w:r w:rsidR="004021D6" w:rsidRPr="00320594">
              <w:rPr>
                <w:b w:val="0"/>
                <w:bCs w:val="0"/>
                <w:sz w:val="20"/>
                <w:szCs w:val="20"/>
              </w:rPr>
              <w:t xml:space="preserve">: </w:t>
            </w:r>
          </w:p>
          <w:p w14:paraId="49D31B9A" w14:textId="037CA4C3" w:rsidR="009722D8" w:rsidRPr="00320594" w:rsidRDefault="00BB67AB" w:rsidP="00D10B11">
            <w:pPr>
              <w:pStyle w:val="ListParagraph"/>
              <w:numPr>
                <w:ilvl w:val="1"/>
                <w:numId w:val="22"/>
              </w:numPr>
              <w:spacing w:before="20" w:after="20"/>
              <w:rPr>
                <w:b w:val="0"/>
                <w:bCs w:val="0"/>
                <w:sz w:val="20"/>
                <w:szCs w:val="20"/>
              </w:rPr>
            </w:pPr>
            <w:r w:rsidRPr="00320594">
              <w:rPr>
                <w:b w:val="0"/>
                <w:bCs w:val="0"/>
                <w:sz w:val="20"/>
                <w:szCs w:val="20"/>
              </w:rPr>
              <w:t xml:space="preserve">Current consumption </w:t>
            </w:r>
            <w:r w:rsidR="004021D6" w:rsidRPr="00320594">
              <w:rPr>
                <w:b w:val="0"/>
                <w:bCs w:val="0"/>
                <w:sz w:val="20"/>
                <w:szCs w:val="20"/>
              </w:rPr>
              <w:t xml:space="preserve">accuracy: </w:t>
            </w:r>
            <w:commentRangeStart w:id="190"/>
            <w:r w:rsidR="004021D6" w:rsidRPr="00320594">
              <w:rPr>
                <w:b w:val="0"/>
                <w:bCs w:val="0"/>
                <w:sz w:val="20"/>
                <w:szCs w:val="20"/>
              </w:rPr>
              <w:t xml:space="preserve">100nA, range </w:t>
            </w:r>
            <w:commentRangeStart w:id="191"/>
            <w:r w:rsidR="004021D6" w:rsidRPr="00320594">
              <w:rPr>
                <w:b w:val="0"/>
                <w:bCs w:val="0"/>
                <w:sz w:val="20"/>
                <w:szCs w:val="20"/>
              </w:rPr>
              <w:t>100μA </w:t>
            </w:r>
            <w:commentRangeEnd w:id="190"/>
            <w:r w:rsidR="00D10B11" w:rsidRPr="00320594">
              <w:rPr>
                <w:rStyle w:val="CommentReference"/>
                <w:b w:val="0"/>
                <w:bCs w:val="0"/>
                <w:sz w:val="20"/>
                <w:szCs w:val="20"/>
              </w:rPr>
              <w:commentReference w:id="190"/>
            </w:r>
            <w:commentRangeEnd w:id="191"/>
            <w:r w:rsidR="00CD1477" w:rsidRPr="00320594">
              <w:rPr>
                <w:rStyle w:val="CommentReference"/>
                <w:b w:val="0"/>
                <w:bCs w:val="0"/>
                <w:sz w:val="20"/>
                <w:szCs w:val="20"/>
              </w:rPr>
              <w:commentReference w:id="191"/>
            </w:r>
          </w:p>
          <w:p w14:paraId="510FEC4E" w14:textId="43595E83" w:rsidR="00BB67AB" w:rsidRPr="00320594" w:rsidRDefault="00BB67AB" w:rsidP="00D10B11">
            <w:pPr>
              <w:pStyle w:val="ListParagraph"/>
              <w:numPr>
                <w:ilvl w:val="1"/>
                <w:numId w:val="22"/>
              </w:numPr>
              <w:spacing w:before="20" w:after="20"/>
              <w:rPr>
                <w:b w:val="0"/>
                <w:bCs w:val="0"/>
                <w:sz w:val="20"/>
                <w:szCs w:val="20"/>
              </w:rPr>
            </w:pPr>
            <w:r w:rsidRPr="00320594">
              <w:rPr>
                <w:b w:val="0"/>
                <w:bCs w:val="0"/>
                <w:sz w:val="20"/>
                <w:szCs w:val="20"/>
              </w:rPr>
              <w:t>Voltage source accuracy: 10mV, range</w:t>
            </w:r>
            <w:r w:rsidR="004C012B" w:rsidRPr="00320594">
              <w:rPr>
                <w:b w:val="0"/>
                <w:bCs w:val="0"/>
                <w:sz w:val="20"/>
                <w:szCs w:val="20"/>
              </w:rPr>
              <w:t xml:space="preserve"> </w:t>
            </w:r>
            <w:commentRangeStart w:id="192"/>
            <w:r w:rsidR="004C012B" w:rsidRPr="00320594">
              <w:rPr>
                <w:b w:val="0"/>
                <w:bCs w:val="0"/>
                <w:sz w:val="20"/>
                <w:szCs w:val="20"/>
              </w:rPr>
              <w:t>100mV</w:t>
            </w:r>
            <w:commentRangeEnd w:id="192"/>
            <w:r w:rsidR="00994B13" w:rsidRPr="00320594">
              <w:rPr>
                <w:rStyle w:val="CommentReference"/>
                <w:b w:val="0"/>
                <w:bCs w:val="0"/>
                <w:sz w:val="20"/>
                <w:szCs w:val="20"/>
              </w:rPr>
              <w:commentReference w:id="192"/>
            </w:r>
          </w:p>
          <w:p w14:paraId="4D99BE65" w14:textId="77777777" w:rsidR="00B63439" w:rsidRPr="00320594" w:rsidRDefault="00B63439" w:rsidP="00A1193D">
            <w:pPr>
              <w:pStyle w:val="ListParagraph"/>
              <w:numPr>
                <w:ilvl w:val="0"/>
                <w:numId w:val="22"/>
              </w:numPr>
              <w:spacing w:before="20" w:after="20"/>
              <w:rPr>
                <w:b w:val="0"/>
                <w:bCs w:val="0"/>
                <w:sz w:val="20"/>
                <w:szCs w:val="20"/>
              </w:rPr>
            </w:pPr>
            <w:r w:rsidRPr="00320594">
              <w:rPr>
                <w:b w:val="0"/>
                <w:bCs w:val="0"/>
                <w:sz w:val="20"/>
                <w:szCs w:val="20"/>
              </w:rPr>
              <w:t xml:space="preserve">Frame grabber to initiate the streaming mode </w:t>
            </w:r>
          </w:p>
          <w:p w14:paraId="6148932A" w14:textId="77777777" w:rsidR="004B1981" w:rsidRPr="00320594" w:rsidRDefault="008F1F9D" w:rsidP="00A1193D">
            <w:pPr>
              <w:pStyle w:val="ListParagraph"/>
              <w:numPr>
                <w:ilvl w:val="0"/>
                <w:numId w:val="22"/>
              </w:numPr>
              <w:spacing w:before="20" w:after="20"/>
              <w:rPr>
                <w:b w:val="0"/>
                <w:bCs w:val="0"/>
                <w:sz w:val="20"/>
                <w:szCs w:val="20"/>
              </w:rPr>
            </w:pPr>
            <w:r w:rsidRPr="00320594">
              <w:rPr>
                <w:b w:val="0"/>
                <w:bCs w:val="0"/>
                <w:sz w:val="20"/>
                <w:szCs w:val="20"/>
              </w:rPr>
              <w:t>Thermostreamer</w:t>
            </w:r>
            <w:r w:rsidR="004B1981" w:rsidRPr="00320594">
              <w:rPr>
                <w:b w:val="0"/>
                <w:bCs w:val="0"/>
                <w:sz w:val="20"/>
                <w:szCs w:val="20"/>
              </w:rPr>
              <w:t xml:space="preserve"> for CT</w:t>
            </w:r>
            <w:r w:rsidR="00083B50" w:rsidRPr="00320594">
              <w:rPr>
                <w:b w:val="0"/>
                <w:bCs w:val="0"/>
                <w:sz w:val="20"/>
                <w:szCs w:val="20"/>
              </w:rPr>
              <w:t>/RT</w:t>
            </w:r>
            <w:r w:rsidR="004B1981" w:rsidRPr="00320594">
              <w:rPr>
                <w:b w:val="0"/>
                <w:bCs w:val="0"/>
                <w:sz w:val="20"/>
                <w:szCs w:val="20"/>
              </w:rPr>
              <w:t>/HT testing</w:t>
            </w:r>
          </w:p>
          <w:p w14:paraId="496E914B" w14:textId="0E7E5EC1" w:rsidR="00381001" w:rsidRPr="00320594" w:rsidRDefault="00381001" w:rsidP="00381001">
            <w:pPr>
              <w:spacing w:before="20" w:after="20"/>
              <w:rPr>
                <w:sz w:val="20"/>
                <w:szCs w:val="20"/>
              </w:rPr>
            </w:pPr>
          </w:p>
        </w:tc>
      </w:tr>
      <w:tr w:rsidR="00381001" w:rsidRPr="00320594" w14:paraId="665776E9" w14:textId="77777777" w:rsidTr="00381001">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text1" w:themeFillShade="BF"/>
          </w:tcPr>
          <w:p w14:paraId="188FF930" w14:textId="7A377089" w:rsidR="00381001" w:rsidRPr="00320594" w:rsidRDefault="00381001" w:rsidP="00792DE3">
            <w:pPr>
              <w:spacing w:before="20" w:after="20"/>
              <w:contextualSpacing/>
              <w:rPr>
                <w:sz w:val="20"/>
                <w:szCs w:val="20"/>
              </w:rPr>
            </w:pPr>
            <w:r w:rsidRPr="00320594">
              <w:rPr>
                <w:color w:val="FFFFFF" w:themeColor="background1"/>
                <w:sz w:val="20"/>
                <w:szCs w:val="20"/>
              </w:rPr>
              <w:t>Test Conditions</w:t>
            </w:r>
          </w:p>
        </w:tc>
      </w:tr>
      <w:tr w:rsidR="00381001" w:rsidRPr="00320594" w14:paraId="09D3FB4A"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4479A5A1" w14:textId="25860BBC" w:rsidR="00381001" w:rsidRPr="00320594" w:rsidRDefault="00381001" w:rsidP="00792DE3">
            <w:pPr>
              <w:spacing w:before="20" w:after="20"/>
              <w:contextualSpacing/>
              <w:rPr>
                <w:sz w:val="20"/>
                <w:szCs w:val="20"/>
              </w:rPr>
            </w:pPr>
            <w:r w:rsidRPr="00320594">
              <w:rPr>
                <w:b w:val="0"/>
                <w:bCs w:val="0"/>
                <w:sz w:val="20"/>
                <w:szCs w:val="20"/>
              </w:rPr>
              <w:t>Test is conducted at al</w:t>
            </w:r>
            <w:r w:rsidR="00897A36" w:rsidRPr="00320594">
              <w:rPr>
                <w:b w:val="0"/>
                <w:bCs w:val="0"/>
                <w:sz w:val="20"/>
                <w:szCs w:val="20"/>
              </w:rPr>
              <w:t>l</w:t>
            </w:r>
            <w:r w:rsidRPr="00320594">
              <w:rPr>
                <w:b w:val="0"/>
                <w:bCs w:val="0"/>
                <w:sz w:val="20"/>
                <w:szCs w:val="20"/>
              </w:rPr>
              <w:t xml:space="preserve"> power supply levels</w:t>
            </w:r>
            <w:r w:rsidR="00897A36" w:rsidRPr="00320594">
              <w:rPr>
                <w:b w:val="0"/>
                <w:bCs w:val="0"/>
                <w:sz w:val="20"/>
                <w:szCs w:val="20"/>
              </w:rPr>
              <w:t xml:space="preserve"> (see </w:t>
            </w:r>
            <w:r w:rsidR="00897A36" w:rsidRPr="00320594">
              <w:rPr>
                <w:sz w:val="20"/>
                <w:szCs w:val="20"/>
              </w:rPr>
              <w:fldChar w:fldCharType="begin"/>
            </w:r>
            <w:r w:rsidR="00897A36" w:rsidRPr="00320594">
              <w:rPr>
                <w:b w:val="0"/>
                <w:bCs w:val="0"/>
                <w:sz w:val="20"/>
                <w:szCs w:val="20"/>
              </w:rPr>
              <w:instrText xml:space="preserve"> REF _Ref189216569 \h  \* MERGEFORMAT </w:instrText>
            </w:r>
            <w:r w:rsidR="00897A36" w:rsidRPr="00320594">
              <w:rPr>
                <w:sz w:val="20"/>
                <w:szCs w:val="20"/>
              </w:rPr>
            </w:r>
            <w:r w:rsidR="00897A36" w:rsidRPr="00320594">
              <w:rPr>
                <w:sz w:val="20"/>
                <w:szCs w:val="20"/>
              </w:rPr>
              <w:fldChar w:fldCharType="separate"/>
            </w:r>
            <w:r w:rsidR="0014032D" w:rsidRPr="00320594">
              <w:rPr>
                <w:b w:val="0"/>
                <w:bCs w:val="0"/>
                <w:sz w:val="20"/>
                <w:szCs w:val="20"/>
              </w:rPr>
              <w:t>Table 1</w:t>
            </w:r>
            <w:r w:rsidR="00897A36" w:rsidRPr="00320594">
              <w:rPr>
                <w:sz w:val="20"/>
                <w:szCs w:val="20"/>
              </w:rPr>
              <w:fldChar w:fldCharType="end"/>
            </w:r>
            <w:r w:rsidR="00897A36" w:rsidRPr="00320594">
              <w:rPr>
                <w:b w:val="0"/>
                <w:bCs w:val="0"/>
                <w:sz w:val="20"/>
                <w:szCs w:val="20"/>
              </w:rPr>
              <w:t>)</w:t>
            </w:r>
            <w:r w:rsidRPr="00320594">
              <w:rPr>
                <w:b w:val="0"/>
                <w:bCs w:val="0"/>
                <w:sz w:val="20"/>
                <w:szCs w:val="20"/>
              </w:rPr>
              <w:t xml:space="preserve"> an</w:t>
            </w:r>
            <w:r w:rsidR="005F6AD7" w:rsidRPr="00320594">
              <w:rPr>
                <w:b w:val="0"/>
                <w:bCs w:val="0"/>
                <w:sz w:val="20"/>
                <w:szCs w:val="20"/>
              </w:rPr>
              <w:t>d on CT, RT and HT.</w:t>
            </w:r>
          </w:p>
        </w:tc>
      </w:tr>
      <w:tr w:rsidR="00FC0912" w:rsidRPr="00FC0912" w14:paraId="37195310" w14:textId="77777777" w:rsidTr="005602EB">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309AA0D8" w14:textId="77777777" w:rsidR="00FC0912" w:rsidRPr="00FC0912" w:rsidRDefault="00FC0912" w:rsidP="00FC0912">
            <w:pPr>
              <w:spacing w:before="20" w:after="20"/>
              <w:jc w:val="left"/>
              <w:rPr>
                <w:rFonts w:cstheme="minorHAnsi"/>
                <w:b w:val="0"/>
                <w:bCs w:val="0"/>
                <w:sz w:val="20"/>
                <w:szCs w:val="20"/>
              </w:rPr>
            </w:pPr>
            <w:r w:rsidRPr="00FC0912">
              <w:rPr>
                <w:rFonts w:cstheme="minorHAnsi"/>
                <w:b w:val="0"/>
                <w:bCs w:val="0"/>
                <w:color w:val="FFFFFF" w:themeColor="background1"/>
                <w:sz w:val="20"/>
                <w:szCs w:val="20"/>
              </w:rPr>
              <w:t>Test Procedure</w:t>
            </w:r>
          </w:p>
        </w:tc>
      </w:tr>
      <w:tr w:rsidR="006572E4" w:rsidRPr="00320594" w14:paraId="45686EB1" w14:textId="77777777" w:rsidTr="00115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shd w:val="clear" w:color="auto" w:fill="C5C2C2" w:themeFill="accent3" w:themeFillTint="66"/>
          </w:tcPr>
          <w:p w14:paraId="6194696C" w14:textId="77777777" w:rsidR="00FC0912" w:rsidRPr="00FC0912" w:rsidRDefault="00FC0912" w:rsidP="00FC0912">
            <w:pPr>
              <w:spacing w:before="20" w:after="20"/>
              <w:jc w:val="left"/>
              <w:rPr>
                <w:rFonts w:cstheme="minorHAnsi"/>
                <w:b w:val="0"/>
                <w:bCs w:val="0"/>
                <w:sz w:val="20"/>
                <w:szCs w:val="20"/>
              </w:rPr>
            </w:pPr>
            <w:r w:rsidRPr="00FC0912">
              <w:rPr>
                <w:rFonts w:cstheme="minorHAnsi"/>
                <w:b w:val="0"/>
                <w:bCs w:val="0"/>
                <w:sz w:val="20"/>
                <w:szCs w:val="20"/>
              </w:rPr>
              <w:t>Step</w:t>
            </w:r>
          </w:p>
        </w:tc>
        <w:tc>
          <w:tcPr>
            <w:tcW w:w="5447" w:type="dxa"/>
            <w:gridSpan w:val="3"/>
            <w:shd w:val="clear" w:color="auto" w:fill="C5C2C2" w:themeFill="accent3" w:themeFillTint="66"/>
          </w:tcPr>
          <w:p w14:paraId="159D418F" w14:textId="77777777" w:rsidR="00FC0912" w:rsidRPr="00FC0912" w:rsidRDefault="00FC0912" w:rsidP="00FC0912">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Action</w:t>
            </w:r>
          </w:p>
        </w:tc>
        <w:tc>
          <w:tcPr>
            <w:tcW w:w="1507" w:type="dxa"/>
            <w:gridSpan w:val="2"/>
            <w:shd w:val="clear" w:color="auto" w:fill="C5C2C2" w:themeFill="accent3" w:themeFillTint="66"/>
          </w:tcPr>
          <w:p w14:paraId="4CE8BEF3" w14:textId="77777777" w:rsidR="00FC0912" w:rsidRPr="00FC0912" w:rsidRDefault="00FC0912" w:rsidP="00FC0912">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Register parameter</w:t>
            </w:r>
          </w:p>
        </w:tc>
        <w:tc>
          <w:tcPr>
            <w:tcW w:w="1249" w:type="dxa"/>
            <w:gridSpan w:val="2"/>
            <w:shd w:val="clear" w:color="auto" w:fill="C5C2C2" w:themeFill="accent3" w:themeFillTint="66"/>
          </w:tcPr>
          <w:p w14:paraId="17F24C5E" w14:textId="77777777" w:rsidR="00FC0912" w:rsidRPr="00FC0912" w:rsidRDefault="00FC0912" w:rsidP="00FC0912">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Value</w:t>
            </w:r>
          </w:p>
        </w:tc>
      </w:tr>
      <w:tr w:rsidR="006572E4" w:rsidRPr="00320594" w14:paraId="34BC09AE" w14:textId="77777777" w:rsidTr="00115EF2">
        <w:tc>
          <w:tcPr>
            <w:cnfStyle w:val="001000000000" w:firstRow="0" w:lastRow="0" w:firstColumn="1" w:lastColumn="0" w:oddVBand="0" w:evenVBand="0" w:oddHBand="0" w:evenHBand="0" w:firstRowFirstColumn="0" w:firstRowLastColumn="0" w:lastRowFirstColumn="0" w:lastRowLastColumn="0"/>
            <w:tcW w:w="1426" w:type="dxa"/>
            <w:shd w:val="clear" w:color="auto" w:fill="FFFFFF" w:themeFill="background1"/>
          </w:tcPr>
          <w:p w14:paraId="526B4D26" w14:textId="77777777" w:rsidR="00FC0912" w:rsidRPr="00320594" w:rsidRDefault="00FC0912" w:rsidP="00A1193D">
            <w:pPr>
              <w:pStyle w:val="ListParagraph"/>
              <w:numPr>
                <w:ilvl w:val="0"/>
                <w:numId w:val="24"/>
              </w:numPr>
              <w:spacing w:before="20" w:after="20"/>
              <w:jc w:val="left"/>
              <w:rPr>
                <w:rFonts w:cstheme="minorHAnsi"/>
                <w:b w:val="0"/>
                <w:bCs w:val="0"/>
                <w:sz w:val="20"/>
                <w:szCs w:val="20"/>
              </w:rPr>
            </w:pPr>
          </w:p>
        </w:tc>
        <w:tc>
          <w:tcPr>
            <w:tcW w:w="5447" w:type="dxa"/>
            <w:gridSpan w:val="3"/>
            <w:shd w:val="clear" w:color="auto" w:fill="FFFFFF" w:themeFill="background1"/>
          </w:tcPr>
          <w:p w14:paraId="797B8444" w14:textId="5950EB2D" w:rsidR="00FC0912" w:rsidRPr="00FC0912" w:rsidRDefault="003F2CF0" w:rsidP="00FC091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20594">
              <w:rPr>
                <w:rFonts w:cstheme="minorHAnsi"/>
                <w:sz w:val="20"/>
                <w:szCs w:val="20"/>
              </w:rPr>
              <w:t>Start from park state.</w:t>
            </w:r>
          </w:p>
        </w:tc>
        <w:tc>
          <w:tcPr>
            <w:tcW w:w="1507" w:type="dxa"/>
            <w:gridSpan w:val="2"/>
            <w:shd w:val="clear" w:color="auto" w:fill="FFFFFF" w:themeFill="background1"/>
          </w:tcPr>
          <w:p w14:paraId="128E2043" w14:textId="77777777" w:rsidR="00FC0912" w:rsidRPr="00FC0912" w:rsidRDefault="00FC0912" w:rsidP="00FC091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49" w:type="dxa"/>
            <w:gridSpan w:val="2"/>
            <w:shd w:val="clear" w:color="auto" w:fill="FFFFFF" w:themeFill="background1"/>
          </w:tcPr>
          <w:p w14:paraId="7178720B" w14:textId="77777777" w:rsidR="00FC0912" w:rsidRPr="00FC0912" w:rsidRDefault="00FC0912" w:rsidP="00FC091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6572E4" w:rsidRPr="00320594" w14:paraId="2645AB5C" w14:textId="77777777" w:rsidTr="00115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shd w:val="clear" w:color="auto" w:fill="FFFFFF" w:themeFill="background1"/>
          </w:tcPr>
          <w:p w14:paraId="2CCC3174" w14:textId="77777777" w:rsidR="00FC0912" w:rsidRPr="00320594" w:rsidRDefault="00FC0912" w:rsidP="00A1193D">
            <w:pPr>
              <w:pStyle w:val="ListParagraph"/>
              <w:numPr>
                <w:ilvl w:val="0"/>
                <w:numId w:val="24"/>
              </w:numPr>
              <w:spacing w:before="20" w:after="20"/>
              <w:jc w:val="left"/>
              <w:rPr>
                <w:rFonts w:cstheme="minorHAnsi"/>
                <w:b w:val="0"/>
                <w:bCs w:val="0"/>
                <w:sz w:val="20"/>
                <w:szCs w:val="20"/>
              </w:rPr>
            </w:pPr>
          </w:p>
        </w:tc>
        <w:tc>
          <w:tcPr>
            <w:tcW w:w="5447" w:type="dxa"/>
            <w:gridSpan w:val="3"/>
            <w:shd w:val="clear" w:color="auto" w:fill="FFFFFF" w:themeFill="background1"/>
          </w:tcPr>
          <w:p w14:paraId="3091EF6E" w14:textId="61FD6343" w:rsidR="00FC0912" w:rsidRPr="00FC0912" w:rsidRDefault="00D973CB" w:rsidP="00FC0912">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20594">
              <w:rPr>
                <w:rFonts w:cstheme="minorHAnsi"/>
                <w:sz w:val="20"/>
                <w:szCs w:val="20"/>
              </w:rPr>
              <w:t>Configure the P</w:t>
            </w:r>
            <w:r w:rsidR="00CF13DF" w:rsidRPr="00320594">
              <w:rPr>
                <w:rFonts w:cstheme="minorHAnsi"/>
                <w:sz w:val="20"/>
                <w:szCs w:val="20"/>
              </w:rPr>
              <w:t>SU</w:t>
            </w:r>
            <w:r w:rsidR="00287945" w:rsidRPr="00320594">
              <w:rPr>
                <w:rFonts w:cstheme="minorHAnsi"/>
                <w:sz w:val="20"/>
                <w:szCs w:val="20"/>
              </w:rPr>
              <w:t xml:space="preserve"> to the appointed voltage.</w:t>
            </w:r>
          </w:p>
        </w:tc>
        <w:tc>
          <w:tcPr>
            <w:tcW w:w="1507" w:type="dxa"/>
            <w:gridSpan w:val="2"/>
            <w:shd w:val="clear" w:color="auto" w:fill="FFFFFF" w:themeFill="background1"/>
          </w:tcPr>
          <w:p w14:paraId="699B22F4" w14:textId="77777777" w:rsidR="00FC0912" w:rsidRPr="00FC0912" w:rsidRDefault="00FC0912" w:rsidP="00FC0912">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49" w:type="dxa"/>
            <w:gridSpan w:val="2"/>
            <w:shd w:val="clear" w:color="auto" w:fill="FFFFFF" w:themeFill="background1"/>
          </w:tcPr>
          <w:p w14:paraId="7F98DC3A" w14:textId="77777777" w:rsidR="00FC0912" w:rsidRPr="00FC0912" w:rsidRDefault="00FC0912" w:rsidP="00FC0912">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6572E4" w:rsidRPr="00320594" w14:paraId="489ED076" w14:textId="77777777" w:rsidTr="00115EF2">
        <w:tc>
          <w:tcPr>
            <w:cnfStyle w:val="001000000000" w:firstRow="0" w:lastRow="0" w:firstColumn="1" w:lastColumn="0" w:oddVBand="0" w:evenVBand="0" w:oddHBand="0" w:evenHBand="0" w:firstRowFirstColumn="0" w:firstRowLastColumn="0" w:lastRowFirstColumn="0" w:lastRowLastColumn="0"/>
            <w:tcW w:w="1426" w:type="dxa"/>
            <w:shd w:val="clear" w:color="auto" w:fill="FFFFFF" w:themeFill="background1"/>
          </w:tcPr>
          <w:p w14:paraId="59CBBFDD" w14:textId="77777777" w:rsidR="00FC0912" w:rsidRPr="00320594" w:rsidRDefault="00FC0912" w:rsidP="00A1193D">
            <w:pPr>
              <w:pStyle w:val="ListParagraph"/>
              <w:numPr>
                <w:ilvl w:val="0"/>
                <w:numId w:val="24"/>
              </w:numPr>
              <w:spacing w:before="20" w:after="20"/>
              <w:jc w:val="left"/>
              <w:rPr>
                <w:rFonts w:cstheme="minorHAnsi"/>
                <w:b w:val="0"/>
                <w:bCs w:val="0"/>
                <w:sz w:val="20"/>
                <w:szCs w:val="20"/>
              </w:rPr>
            </w:pPr>
            <w:commentRangeStart w:id="193"/>
            <w:commentRangeStart w:id="194"/>
          </w:p>
        </w:tc>
        <w:tc>
          <w:tcPr>
            <w:tcW w:w="5447" w:type="dxa"/>
            <w:gridSpan w:val="3"/>
            <w:shd w:val="clear" w:color="auto" w:fill="FFFFFF" w:themeFill="background1"/>
          </w:tcPr>
          <w:p w14:paraId="788C5A26" w14:textId="5A847F0B" w:rsidR="00DD3082" w:rsidRPr="00FC0912" w:rsidRDefault="00C16C65" w:rsidP="00FC0912">
            <w:pPr>
              <w:spacing w:before="20" w:after="20"/>
              <w:jc w:val="left"/>
              <w:cnfStyle w:val="000000000000" w:firstRow="0" w:lastRow="0" w:firstColumn="0" w:lastColumn="0" w:oddVBand="0" w:evenVBand="0" w:oddHBand="0" w:evenHBand="0" w:firstRowFirstColumn="0" w:firstRowLastColumn="0" w:lastRowFirstColumn="0" w:lastRowLastColumn="0"/>
              <w:rPr>
                <w:sz w:val="20"/>
                <w:szCs w:val="20"/>
              </w:rPr>
            </w:pPr>
            <w:r w:rsidRPr="00320594">
              <w:rPr>
                <w:rFonts w:cstheme="minorHAnsi"/>
                <w:sz w:val="20"/>
                <w:szCs w:val="20"/>
              </w:rPr>
              <w:t>Set</w:t>
            </w:r>
            <w:r w:rsidR="005F3D21" w:rsidRPr="00320594">
              <w:rPr>
                <w:rFonts w:cstheme="minorHAnsi"/>
                <w:sz w:val="20"/>
                <w:szCs w:val="20"/>
              </w:rPr>
              <w:t xml:space="preserve"> </w:t>
            </w:r>
            <w:r w:rsidRPr="00320594">
              <w:rPr>
                <w:rFonts w:cstheme="minorHAnsi"/>
                <w:sz w:val="20"/>
                <w:szCs w:val="20"/>
              </w:rPr>
              <w:t xml:space="preserve">up the imager </w:t>
            </w:r>
            <w:r w:rsidR="005011E1" w:rsidRPr="00320594">
              <w:rPr>
                <w:rFonts w:cstheme="minorHAnsi"/>
                <w:sz w:val="20"/>
                <w:szCs w:val="20"/>
              </w:rPr>
              <w:t xml:space="preserve">to work in the appointed mode </w:t>
            </w:r>
            <w:r w:rsidR="00A7710F" w:rsidRPr="00320594">
              <w:rPr>
                <w:rFonts w:cstheme="minorHAnsi"/>
                <w:sz w:val="20"/>
                <w:szCs w:val="20"/>
              </w:rPr>
              <w:t>(</w:t>
            </w:r>
            <w:r w:rsidR="00A7710F" w:rsidRPr="00320594">
              <w:rPr>
                <w:sz w:val="20"/>
                <w:szCs w:val="20"/>
              </w:rPr>
              <w:fldChar w:fldCharType="begin"/>
            </w:r>
            <w:r w:rsidR="00A7710F" w:rsidRPr="00320594">
              <w:rPr>
                <w:sz w:val="20"/>
                <w:szCs w:val="20"/>
              </w:rPr>
              <w:instrText xml:space="preserve"> REF _Ref210893375 \h  \* MERGEFORMAT </w:instrText>
            </w:r>
            <w:r w:rsidR="00A7710F" w:rsidRPr="00320594">
              <w:rPr>
                <w:sz w:val="20"/>
                <w:szCs w:val="20"/>
              </w:rPr>
            </w:r>
            <w:r w:rsidR="00A7710F" w:rsidRPr="00320594">
              <w:rPr>
                <w:sz w:val="20"/>
                <w:szCs w:val="20"/>
              </w:rPr>
              <w:fldChar w:fldCharType="separate"/>
            </w:r>
            <w:r w:rsidR="0014032D" w:rsidRPr="00320594">
              <w:rPr>
                <w:sz w:val="20"/>
                <w:szCs w:val="20"/>
              </w:rPr>
              <w:t>Table 2</w:t>
            </w:r>
            <w:r w:rsidR="00A7710F" w:rsidRPr="00320594">
              <w:rPr>
                <w:sz w:val="20"/>
                <w:szCs w:val="20"/>
              </w:rPr>
              <w:fldChar w:fldCharType="end"/>
            </w:r>
            <w:r w:rsidR="00A7710F" w:rsidRPr="00320594">
              <w:rPr>
                <w:sz w:val="20"/>
                <w:szCs w:val="20"/>
              </w:rPr>
              <w:t>)</w:t>
            </w:r>
            <w:r w:rsidR="00287945" w:rsidRPr="00320594">
              <w:rPr>
                <w:sz w:val="20"/>
                <w:szCs w:val="20"/>
              </w:rPr>
              <w:t>.</w:t>
            </w:r>
          </w:p>
        </w:tc>
        <w:tc>
          <w:tcPr>
            <w:tcW w:w="1507" w:type="dxa"/>
            <w:gridSpan w:val="2"/>
            <w:shd w:val="clear" w:color="auto" w:fill="FFFFFF" w:themeFill="background1"/>
          </w:tcPr>
          <w:p w14:paraId="3B6B4DFB" w14:textId="77777777" w:rsidR="00FC0912" w:rsidRPr="00FC0912" w:rsidRDefault="00FC0912" w:rsidP="00FC091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49" w:type="dxa"/>
            <w:gridSpan w:val="2"/>
            <w:shd w:val="clear" w:color="auto" w:fill="FFFFFF" w:themeFill="background1"/>
          </w:tcPr>
          <w:p w14:paraId="1E9B587F" w14:textId="77777777" w:rsidR="00FC0912" w:rsidRPr="00FC0912" w:rsidRDefault="00FC0912" w:rsidP="00FC091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7D0213" w:rsidRPr="00320594" w14:paraId="7CF29C3E" w14:textId="77777777" w:rsidTr="00115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shd w:val="clear" w:color="auto" w:fill="FFFFFF" w:themeFill="background1"/>
          </w:tcPr>
          <w:p w14:paraId="48E96D10" w14:textId="77777777" w:rsidR="007D0213" w:rsidRPr="00320594" w:rsidRDefault="007D0213" w:rsidP="00A1193D">
            <w:pPr>
              <w:pStyle w:val="ListParagraph"/>
              <w:numPr>
                <w:ilvl w:val="0"/>
                <w:numId w:val="24"/>
              </w:numPr>
              <w:spacing w:before="20" w:after="20"/>
              <w:jc w:val="left"/>
              <w:rPr>
                <w:rFonts w:cstheme="minorHAnsi"/>
                <w:b w:val="0"/>
                <w:bCs w:val="0"/>
                <w:sz w:val="20"/>
                <w:szCs w:val="20"/>
              </w:rPr>
            </w:pPr>
          </w:p>
        </w:tc>
        <w:tc>
          <w:tcPr>
            <w:tcW w:w="5447" w:type="dxa"/>
            <w:gridSpan w:val="3"/>
            <w:shd w:val="clear" w:color="auto" w:fill="FFFFFF" w:themeFill="background1"/>
          </w:tcPr>
          <w:p w14:paraId="3E09DD99" w14:textId="690C0433" w:rsidR="007D0213" w:rsidRPr="00320594" w:rsidRDefault="007D0213" w:rsidP="00FC0912">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20594">
              <w:rPr>
                <w:rFonts w:cstheme="minorHAnsi"/>
                <w:sz w:val="20"/>
                <w:szCs w:val="20"/>
              </w:rPr>
              <w:t>Enable continuous</w:t>
            </w:r>
            <w:r w:rsidR="006572E4" w:rsidRPr="00320594">
              <w:rPr>
                <w:rFonts w:cstheme="minorHAnsi"/>
                <w:sz w:val="20"/>
                <w:szCs w:val="20"/>
              </w:rPr>
              <w:t xml:space="preserve"> acquisition mode</w:t>
            </w:r>
          </w:p>
        </w:tc>
        <w:tc>
          <w:tcPr>
            <w:tcW w:w="1507" w:type="dxa"/>
            <w:gridSpan w:val="2"/>
            <w:shd w:val="clear" w:color="auto" w:fill="FFFFFF" w:themeFill="background1"/>
          </w:tcPr>
          <w:p w14:paraId="1B8707CF" w14:textId="0BBFACD8" w:rsidR="007D0213" w:rsidRPr="00320594" w:rsidRDefault="006572E4" w:rsidP="00FC0912">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20594">
              <w:rPr>
                <w:rFonts w:cstheme="minorHAnsi"/>
                <w:sz w:val="20"/>
                <w:szCs w:val="20"/>
              </w:rPr>
              <w:t>AcquisitionCommand_Value</w:t>
            </w:r>
          </w:p>
        </w:tc>
        <w:tc>
          <w:tcPr>
            <w:tcW w:w="1249" w:type="dxa"/>
            <w:gridSpan w:val="2"/>
            <w:shd w:val="clear" w:color="auto" w:fill="FFFFFF" w:themeFill="background1"/>
          </w:tcPr>
          <w:p w14:paraId="26433FC8" w14:textId="53F9CECF" w:rsidR="007D0213" w:rsidRPr="00320594" w:rsidRDefault="006572E4" w:rsidP="00FC0912">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20594">
              <w:rPr>
                <w:rFonts w:cstheme="minorHAnsi"/>
                <w:sz w:val="20"/>
                <w:szCs w:val="20"/>
              </w:rPr>
              <w:t>8</w:t>
            </w:r>
          </w:p>
        </w:tc>
      </w:tr>
      <w:commentRangeEnd w:id="193"/>
      <w:tr w:rsidR="00165A57" w:rsidRPr="00320594" w14:paraId="564EB779" w14:textId="77777777" w:rsidTr="00115EF2">
        <w:tc>
          <w:tcPr>
            <w:cnfStyle w:val="001000000000" w:firstRow="0" w:lastRow="0" w:firstColumn="1" w:lastColumn="0" w:oddVBand="0" w:evenVBand="0" w:oddHBand="0" w:evenHBand="0" w:firstRowFirstColumn="0" w:firstRowLastColumn="0" w:lastRowFirstColumn="0" w:lastRowLastColumn="0"/>
            <w:tcW w:w="1426" w:type="dxa"/>
            <w:shd w:val="clear" w:color="auto" w:fill="FFFFFF" w:themeFill="background1"/>
          </w:tcPr>
          <w:p w14:paraId="234BA194" w14:textId="0C42AB7D" w:rsidR="00165A57" w:rsidRPr="00320594" w:rsidRDefault="00A67FE0" w:rsidP="00A1193D">
            <w:pPr>
              <w:pStyle w:val="ListParagraph"/>
              <w:numPr>
                <w:ilvl w:val="0"/>
                <w:numId w:val="24"/>
              </w:numPr>
              <w:spacing w:before="20" w:after="20"/>
              <w:jc w:val="left"/>
              <w:rPr>
                <w:rFonts w:cstheme="minorHAnsi"/>
                <w:b w:val="0"/>
                <w:bCs w:val="0"/>
                <w:sz w:val="20"/>
                <w:szCs w:val="20"/>
              </w:rPr>
            </w:pPr>
            <w:r w:rsidRPr="00320594">
              <w:rPr>
                <w:rStyle w:val="CommentReference"/>
                <w:rFonts w:cstheme="minorHAnsi"/>
                <w:b w:val="0"/>
                <w:bCs w:val="0"/>
                <w:sz w:val="20"/>
                <w:szCs w:val="20"/>
              </w:rPr>
              <w:commentReference w:id="193"/>
            </w:r>
            <w:commentRangeEnd w:id="194"/>
            <w:r w:rsidR="005C30A9" w:rsidRPr="00320594">
              <w:rPr>
                <w:rStyle w:val="CommentReference"/>
                <w:rFonts w:cstheme="minorHAnsi"/>
                <w:b w:val="0"/>
                <w:bCs w:val="0"/>
                <w:sz w:val="20"/>
                <w:szCs w:val="20"/>
              </w:rPr>
              <w:commentReference w:id="194"/>
            </w:r>
          </w:p>
        </w:tc>
        <w:tc>
          <w:tcPr>
            <w:tcW w:w="5447" w:type="dxa"/>
            <w:gridSpan w:val="3"/>
            <w:shd w:val="clear" w:color="auto" w:fill="FFFFFF" w:themeFill="background1"/>
          </w:tcPr>
          <w:p w14:paraId="27825FF7" w14:textId="66954E1B" w:rsidR="00165A57" w:rsidRPr="00320594" w:rsidRDefault="00165A57" w:rsidP="00FC091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20594">
              <w:rPr>
                <w:rFonts w:cstheme="minorHAnsi"/>
                <w:sz w:val="20"/>
                <w:szCs w:val="20"/>
              </w:rPr>
              <w:t>Wait 5s.</w:t>
            </w:r>
          </w:p>
        </w:tc>
        <w:tc>
          <w:tcPr>
            <w:tcW w:w="1507" w:type="dxa"/>
            <w:gridSpan w:val="2"/>
            <w:shd w:val="clear" w:color="auto" w:fill="FFFFFF" w:themeFill="background1"/>
          </w:tcPr>
          <w:p w14:paraId="4FA85F38" w14:textId="77777777" w:rsidR="00165A57" w:rsidRPr="00320594" w:rsidRDefault="00165A57" w:rsidP="00FC091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49" w:type="dxa"/>
            <w:gridSpan w:val="2"/>
            <w:shd w:val="clear" w:color="auto" w:fill="FFFFFF" w:themeFill="background1"/>
          </w:tcPr>
          <w:p w14:paraId="0959D50B" w14:textId="77777777" w:rsidR="00165A57" w:rsidRPr="00320594" w:rsidRDefault="00165A57" w:rsidP="00FC091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6572E4" w:rsidRPr="00320594" w14:paraId="77B30833" w14:textId="77777777" w:rsidTr="00115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shd w:val="clear" w:color="auto" w:fill="FFFFFF" w:themeFill="background1"/>
          </w:tcPr>
          <w:p w14:paraId="0FB00DEB" w14:textId="77777777" w:rsidR="00FC0912" w:rsidRPr="00320594" w:rsidRDefault="00FC0912" w:rsidP="00A1193D">
            <w:pPr>
              <w:pStyle w:val="ListParagraph"/>
              <w:numPr>
                <w:ilvl w:val="0"/>
                <w:numId w:val="24"/>
              </w:numPr>
              <w:spacing w:before="20" w:after="20"/>
              <w:jc w:val="left"/>
              <w:rPr>
                <w:rFonts w:cstheme="minorHAnsi"/>
                <w:b w:val="0"/>
                <w:bCs w:val="0"/>
                <w:sz w:val="20"/>
                <w:szCs w:val="20"/>
              </w:rPr>
            </w:pPr>
          </w:p>
        </w:tc>
        <w:tc>
          <w:tcPr>
            <w:tcW w:w="5447" w:type="dxa"/>
            <w:gridSpan w:val="3"/>
            <w:shd w:val="clear" w:color="auto" w:fill="FFFFFF" w:themeFill="background1"/>
          </w:tcPr>
          <w:p w14:paraId="7012BC0C" w14:textId="5498D4A2" w:rsidR="00FC0912" w:rsidRPr="00FC0912" w:rsidRDefault="00E14D43" w:rsidP="00FC0912">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20594">
              <w:rPr>
                <w:rFonts w:cstheme="minorHAnsi"/>
                <w:sz w:val="20"/>
                <w:szCs w:val="20"/>
              </w:rPr>
              <w:t>Me</w:t>
            </w:r>
            <w:r w:rsidR="00102BE5" w:rsidRPr="00320594">
              <w:rPr>
                <w:rFonts w:cstheme="minorHAnsi"/>
                <w:sz w:val="20"/>
                <w:szCs w:val="20"/>
              </w:rPr>
              <w:t xml:space="preserve">asure the current consumption using the PSU, take </w:t>
            </w:r>
            <w:r w:rsidR="005F3D21" w:rsidRPr="00320594">
              <w:rPr>
                <w:rFonts w:cstheme="minorHAnsi"/>
                <w:sz w:val="20"/>
                <w:szCs w:val="20"/>
              </w:rPr>
              <w:t>an</w:t>
            </w:r>
            <w:r w:rsidR="00BA3459" w:rsidRPr="00320594">
              <w:rPr>
                <w:rFonts w:cstheme="minorHAnsi"/>
                <w:sz w:val="20"/>
                <w:szCs w:val="20"/>
              </w:rPr>
              <w:t xml:space="preserve"> </w:t>
            </w:r>
            <w:r w:rsidR="00102BE5" w:rsidRPr="00320594">
              <w:rPr>
                <w:rFonts w:cstheme="minorHAnsi"/>
                <w:sz w:val="20"/>
                <w:szCs w:val="20"/>
              </w:rPr>
              <w:t>average of 10</w:t>
            </w:r>
            <w:r w:rsidR="00BA3459" w:rsidRPr="00320594">
              <w:rPr>
                <w:rFonts w:cstheme="minorHAnsi"/>
                <w:sz w:val="20"/>
                <w:szCs w:val="20"/>
              </w:rPr>
              <w:t xml:space="preserve"> measurements.</w:t>
            </w:r>
          </w:p>
        </w:tc>
        <w:tc>
          <w:tcPr>
            <w:tcW w:w="1507" w:type="dxa"/>
            <w:gridSpan w:val="2"/>
            <w:shd w:val="clear" w:color="auto" w:fill="FFFFFF" w:themeFill="background1"/>
          </w:tcPr>
          <w:p w14:paraId="19C503BC" w14:textId="77777777" w:rsidR="00FC0912" w:rsidRPr="00FC0912" w:rsidRDefault="00FC0912" w:rsidP="00FC0912">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49" w:type="dxa"/>
            <w:gridSpan w:val="2"/>
            <w:shd w:val="clear" w:color="auto" w:fill="FFFFFF" w:themeFill="background1"/>
          </w:tcPr>
          <w:p w14:paraId="362D0203" w14:textId="77777777" w:rsidR="00FC0912" w:rsidRPr="00FC0912" w:rsidRDefault="00FC0912" w:rsidP="00FC0912">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6572E4" w:rsidRPr="00320594" w14:paraId="1D0AE8F5" w14:textId="77777777" w:rsidTr="00115EF2">
        <w:tc>
          <w:tcPr>
            <w:cnfStyle w:val="001000000000" w:firstRow="0" w:lastRow="0" w:firstColumn="1" w:lastColumn="0" w:oddVBand="0" w:evenVBand="0" w:oddHBand="0" w:evenHBand="0" w:firstRowFirstColumn="0" w:firstRowLastColumn="0" w:lastRowFirstColumn="0" w:lastRowLastColumn="0"/>
            <w:tcW w:w="1426" w:type="dxa"/>
            <w:shd w:val="clear" w:color="auto" w:fill="FFFFFF" w:themeFill="background1"/>
          </w:tcPr>
          <w:p w14:paraId="2A4E87F0" w14:textId="77777777" w:rsidR="00FC0912" w:rsidRPr="00320594" w:rsidRDefault="00FC0912" w:rsidP="00A1193D">
            <w:pPr>
              <w:pStyle w:val="ListParagraph"/>
              <w:numPr>
                <w:ilvl w:val="0"/>
                <w:numId w:val="24"/>
              </w:numPr>
              <w:spacing w:before="20" w:after="20"/>
              <w:jc w:val="left"/>
              <w:rPr>
                <w:rFonts w:cstheme="minorHAnsi"/>
                <w:b w:val="0"/>
                <w:bCs w:val="0"/>
                <w:sz w:val="20"/>
                <w:szCs w:val="20"/>
              </w:rPr>
            </w:pPr>
          </w:p>
        </w:tc>
        <w:tc>
          <w:tcPr>
            <w:tcW w:w="5447" w:type="dxa"/>
            <w:gridSpan w:val="3"/>
            <w:shd w:val="clear" w:color="auto" w:fill="FFFFFF" w:themeFill="background1"/>
          </w:tcPr>
          <w:p w14:paraId="21C1BBF6" w14:textId="1B6D173D" w:rsidR="00FC0912" w:rsidRPr="00FC0912" w:rsidRDefault="00991E24" w:rsidP="00FC091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20594">
              <w:rPr>
                <w:rFonts w:cstheme="minorHAnsi"/>
                <w:sz w:val="20"/>
                <w:szCs w:val="20"/>
              </w:rPr>
              <w:t xml:space="preserve">Log the </w:t>
            </w:r>
            <w:r w:rsidR="00ED5360" w:rsidRPr="00320594">
              <w:rPr>
                <w:rFonts w:cstheme="minorHAnsi"/>
                <w:sz w:val="20"/>
                <w:szCs w:val="20"/>
              </w:rPr>
              <w:t xml:space="preserve">current </w:t>
            </w:r>
            <w:r w:rsidRPr="00320594">
              <w:rPr>
                <w:rFonts w:cstheme="minorHAnsi"/>
                <w:sz w:val="20"/>
                <w:szCs w:val="20"/>
              </w:rPr>
              <w:t>measurement</w:t>
            </w:r>
            <w:r w:rsidR="00265C31" w:rsidRPr="00320594">
              <w:rPr>
                <w:rFonts w:cstheme="minorHAnsi"/>
                <w:sz w:val="20"/>
                <w:szCs w:val="20"/>
              </w:rPr>
              <w:t>.</w:t>
            </w:r>
          </w:p>
        </w:tc>
        <w:tc>
          <w:tcPr>
            <w:tcW w:w="1507" w:type="dxa"/>
            <w:gridSpan w:val="2"/>
            <w:shd w:val="clear" w:color="auto" w:fill="FFFFFF" w:themeFill="background1"/>
          </w:tcPr>
          <w:p w14:paraId="20548192" w14:textId="77777777" w:rsidR="00FC0912" w:rsidRPr="00FC0912" w:rsidRDefault="00FC0912" w:rsidP="00FC091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49" w:type="dxa"/>
            <w:gridSpan w:val="2"/>
            <w:shd w:val="clear" w:color="auto" w:fill="FFFFFF" w:themeFill="background1"/>
          </w:tcPr>
          <w:p w14:paraId="64FB702A" w14:textId="77777777" w:rsidR="00FC0912" w:rsidRPr="00FC0912" w:rsidRDefault="00FC0912" w:rsidP="00FC091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FC0912" w:rsidRPr="00FC0912" w14:paraId="136C1B2F"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15485831" w14:textId="77777777" w:rsidR="00FC0912" w:rsidRPr="00FC0912" w:rsidRDefault="00FC0912" w:rsidP="00FC0912">
            <w:pPr>
              <w:spacing w:before="20" w:after="20"/>
              <w:jc w:val="left"/>
              <w:rPr>
                <w:rFonts w:cstheme="minorHAnsi"/>
                <w:b w:val="0"/>
                <w:bCs w:val="0"/>
                <w:sz w:val="20"/>
                <w:szCs w:val="20"/>
              </w:rPr>
            </w:pPr>
            <w:r w:rsidRPr="00FC0912">
              <w:rPr>
                <w:rFonts w:cstheme="minorHAnsi"/>
                <w:b w:val="0"/>
                <w:bCs w:val="0"/>
                <w:color w:val="FFFFFF" w:themeColor="background1"/>
                <w:sz w:val="20"/>
                <w:szCs w:val="20"/>
              </w:rPr>
              <w:t>Notes</w:t>
            </w:r>
          </w:p>
        </w:tc>
      </w:tr>
      <w:tr w:rsidR="00FC0912" w:rsidRPr="00FC0912" w14:paraId="12C57DBF" w14:textId="77777777" w:rsidTr="005602EB">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355B8336" w14:textId="11334445" w:rsidR="00FC0912" w:rsidRPr="00FC0912" w:rsidRDefault="006B2174" w:rsidP="00FC0912">
            <w:pPr>
              <w:spacing w:before="20" w:after="20"/>
              <w:jc w:val="left"/>
              <w:rPr>
                <w:rFonts w:cstheme="minorHAnsi"/>
                <w:b w:val="0"/>
                <w:bCs w:val="0"/>
                <w:sz w:val="20"/>
                <w:szCs w:val="20"/>
              </w:rPr>
            </w:pPr>
            <w:r w:rsidRPr="00320594">
              <w:rPr>
                <w:rFonts w:cstheme="minorHAnsi"/>
                <w:b w:val="0"/>
                <w:bCs w:val="0"/>
                <w:sz w:val="20"/>
                <w:szCs w:val="20"/>
              </w:rPr>
              <w:t>P_VDD_IN</w:t>
            </w:r>
            <w:r w:rsidR="00FD66FD" w:rsidRPr="00320594">
              <w:rPr>
                <w:rFonts w:cstheme="minorHAnsi"/>
                <w:b w:val="0"/>
                <w:bCs w:val="0"/>
                <w:sz w:val="20"/>
                <w:szCs w:val="20"/>
              </w:rPr>
              <w:t>_XXXX</w:t>
            </w:r>
            <w:r w:rsidRPr="00320594">
              <w:rPr>
                <w:rFonts w:cstheme="minorHAnsi"/>
                <w:b w:val="0"/>
                <w:bCs w:val="0"/>
                <w:sz w:val="20"/>
                <w:szCs w:val="20"/>
              </w:rPr>
              <w:t xml:space="preserve"> is calculated from the applied VDD_IN voltage and the measured current.</w:t>
            </w:r>
          </w:p>
        </w:tc>
      </w:tr>
      <w:tr w:rsidR="00FC0912" w:rsidRPr="00FC0912" w14:paraId="67A0EB5F"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3D75B4AB" w14:textId="77777777" w:rsidR="00FC0912" w:rsidRPr="00FC0912" w:rsidRDefault="00FC0912" w:rsidP="00FC0912">
            <w:pPr>
              <w:spacing w:before="20" w:after="20"/>
              <w:jc w:val="left"/>
              <w:rPr>
                <w:rFonts w:cstheme="minorHAnsi"/>
                <w:b w:val="0"/>
                <w:bCs w:val="0"/>
                <w:sz w:val="20"/>
                <w:szCs w:val="20"/>
              </w:rPr>
            </w:pPr>
            <w:r w:rsidRPr="00FC0912">
              <w:rPr>
                <w:rFonts w:cstheme="minorHAnsi"/>
                <w:b w:val="0"/>
                <w:bCs w:val="0"/>
                <w:color w:val="FFFFFF" w:themeColor="background1"/>
                <w:sz w:val="20"/>
                <w:szCs w:val="20"/>
              </w:rPr>
              <w:t xml:space="preserve">Test parameters and acceptance criteria </w:t>
            </w:r>
          </w:p>
        </w:tc>
      </w:tr>
      <w:tr w:rsidR="00E72948" w:rsidRPr="00320594" w14:paraId="5EE38606" w14:textId="77777777" w:rsidTr="00115EF2">
        <w:tc>
          <w:tcPr>
            <w:cnfStyle w:val="001000000000" w:firstRow="0" w:lastRow="0" w:firstColumn="1" w:lastColumn="0" w:oddVBand="0" w:evenVBand="0" w:oddHBand="0" w:evenHBand="0" w:firstRowFirstColumn="0" w:firstRowLastColumn="0" w:lastRowFirstColumn="0" w:lastRowLastColumn="0"/>
            <w:tcW w:w="1426" w:type="dxa"/>
            <w:shd w:val="clear" w:color="auto" w:fill="C5C2C2" w:themeFill="accent3" w:themeFillTint="66"/>
          </w:tcPr>
          <w:p w14:paraId="237280E4" w14:textId="77777777" w:rsidR="00FC0912" w:rsidRPr="00FC0912" w:rsidRDefault="00FC0912" w:rsidP="00FC0912">
            <w:pPr>
              <w:spacing w:before="20" w:after="20"/>
              <w:jc w:val="left"/>
              <w:rPr>
                <w:rFonts w:cstheme="minorHAnsi"/>
                <w:b w:val="0"/>
                <w:bCs w:val="0"/>
                <w:sz w:val="20"/>
                <w:szCs w:val="20"/>
              </w:rPr>
            </w:pPr>
            <w:r w:rsidRPr="00FC0912">
              <w:rPr>
                <w:rFonts w:cstheme="minorHAnsi"/>
                <w:b w:val="0"/>
                <w:bCs w:val="0"/>
                <w:sz w:val="20"/>
                <w:szCs w:val="20"/>
              </w:rPr>
              <w:t xml:space="preserve">ID </w:t>
            </w:r>
          </w:p>
        </w:tc>
        <w:tc>
          <w:tcPr>
            <w:tcW w:w="4530" w:type="dxa"/>
            <w:shd w:val="clear" w:color="auto" w:fill="C5C2C2" w:themeFill="accent3" w:themeFillTint="66"/>
          </w:tcPr>
          <w:p w14:paraId="7AC77B73" w14:textId="77777777" w:rsidR="00FC0912" w:rsidRPr="00FC0912" w:rsidRDefault="00FC0912" w:rsidP="00FC091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C0912">
              <w:rPr>
                <w:rFonts w:cstheme="minorHAnsi"/>
                <w:sz w:val="20"/>
                <w:szCs w:val="20"/>
              </w:rPr>
              <w:t>Name</w:t>
            </w:r>
          </w:p>
        </w:tc>
        <w:tc>
          <w:tcPr>
            <w:tcW w:w="908" w:type="dxa"/>
            <w:shd w:val="clear" w:color="auto" w:fill="C5C2C2" w:themeFill="accent3" w:themeFillTint="66"/>
          </w:tcPr>
          <w:p w14:paraId="51D7D5B3" w14:textId="77777777" w:rsidR="00FC0912" w:rsidRPr="00FC0912" w:rsidRDefault="00FC0912" w:rsidP="00FC091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C0912">
              <w:rPr>
                <w:rFonts w:cstheme="minorHAnsi"/>
                <w:sz w:val="20"/>
                <w:szCs w:val="20"/>
              </w:rPr>
              <w:t>Unit</w:t>
            </w:r>
          </w:p>
        </w:tc>
        <w:tc>
          <w:tcPr>
            <w:tcW w:w="977" w:type="dxa"/>
            <w:gridSpan w:val="2"/>
            <w:shd w:val="clear" w:color="auto" w:fill="C5C2C2" w:themeFill="accent3" w:themeFillTint="66"/>
          </w:tcPr>
          <w:p w14:paraId="602E15A8" w14:textId="77777777" w:rsidR="00FC0912" w:rsidRPr="00FC0912" w:rsidRDefault="00FC0912" w:rsidP="00FC091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C0912">
              <w:rPr>
                <w:rFonts w:cstheme="minorHAnsi"/>
                <w:sz w:val="20"/>
                <w:szCs w:val="20"/>
              </w:rPr>
              <w:t>LTL</w:t>
            </w:r>
          </w:p>
        </w:tc>
        <w:tc>
          <w:tcPr>
            <w:tcW w:w="877" w:type="dxa"/>
            <w:gridSpan w:val="2"/>
            <w:shd w:val="clear" w:color="auto" w:fill="C5C2C2" w:themeFill="accent3" w:themeFillTint="66"/>
          </w:tcPr>
          <w:p w14:paraId="6301C1DE" w14:textId="77777777" w:rsidR="00FC0912" w:rsidRPr="00FC0912" w:rsidRDefault="00FC0912" w:rsidP="00FC091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C0912">
              <w:rPr>
                <w:rFonts w:cstheme="minorHAnsi"/>
                <w:sz w:val="20"/>
                <w:szCs w:val="20"/>
              </w:rPr>
              <w:t>Typ</w:t>
            </w:r>
          </w:p>
        </w:tc>
        <w:tc>
          <w:tcPr>
            <w:tcW w:w="911" w:type="dxa"/>
            <w:shd w:val="clear" w:color="auto" w:fill="C5C2C2" w:themeFill="accent3" w:themeFillTint="66"/>
          </w:tcPr>
          <w:p w14:paraId="55775ACE" w14:textId="77777777" w:rsidR="00FC0912" w:rsidRPr="00FC0912" w:rsidRDefault="00FC0912" w:rsidP="00FC091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C0912">
              <w:rPr>
                <w:rFonts w:cstheme="minorHAnsi"/>
                <w:sz w:val="20"/>
                <w:szCs w:val="20"/>
              </w:rPr>
              <w:t>UTL</w:t>
            </w:r>
          </w:p>
        </w:tc>
      </w:tr>
      <w:tr w:rsidR="00E72948" w:rsidRPr="00320594" w14:paraId="64A92DBB" w14:textId="77777777" w:rsidTr="00115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shd w:val="clear" w:color="auto" w:fill="FFFFFF" w:themeFill="background1"/>
          </w:tcPr>
          <w:p w14:paraId="59997150" w14:textId="3439E8A2" w:rsidR="00CA10A8" w:rsidRPr="00FC0912" w:rsidRDefault="00CA10A8" w:rsidP="00CA10A8">
            <w:pPr>
              <w:spacing w:before="20" w:after="20"/>
              <w:jc w:val="left"/>
              <w:rPr>
                <w:rFonts w:cstheme="minorHAnsi"/>
                <w:b w:val="0"/>
                <w:bCs w:val="0"/>
                <w:sz w:val="20"/>
                <w:szCs w:val="20"/>
              </w:rPr>
            </w:pPr>
            <w:r w:rsidRPr="00FC0912">
              <w:rPr>
                <w:b w:val="0"/>
                <w:bCs w:val="0"/>
                <w:sz w:val="20"/>
                <w:szCs w:val="20"/>
              </w:rPr>
              <w:t>M000</w:t>
            </w:r>
            <w:r w:rsidRPr="00320594">
              <w:rPr>
                <w:b w:val="0"/>
                <w:bCs w:val="0"/>
                <w:sz w:val="20"/>
                <w:szCs w:val="20"/>
              </w:rPr>
              <w:t>3</w:t>
            </w:r>
          </w:p>
        </w:tc>
        <w:tc>
          <w:tcPr>
            <w:tcW w:w="4530" w:type="dxa"/>
            <w:shd w:val="clear" w:color="auto" w:fill="FFFFFF" w:themeFill="background1"/>
          </w:tcPr>
          <w:p w14:paraId="6E9D01CC" w14:textId="54F216A9" w:rsidR="00CA10A8" w:rsidRPr="00FC0912" w:rsidRDefault="00CA10A8" w:rsidP="00CA10A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20594">
              <w:rPr>
                <w:rFonts w:cstheme="minorHAnsi"/>
                <w:sz w:val="20"/>
                <w:szCs w:val="20"/>
              </w:rPr>
              <w:t>I_</w:t>
            </w:r>
            <w:r w:rsidRPr="00320594">
              <w:rPr>
                <w:sz w:val="20"/>
                <w:szCs w:val="20"/>
                <w:lang w:eastAsia="en-GB"/>
              </w:rPr>
              <w:t xml:space="preserve"> VDD_IN_FHD10</w:t>
            </w:r>
          </w:p>
        </w:tc>
        <w:tc>
          <w:tcPr>
            <w:tcW w:w="908" w:type="dxa"/>
            <w:shd w:val="clear" w:color="auto" w:fill="FFFFFF" w:themeFill="background1"/>
          </w:tcPr>
          <w:p w14:paraId="185AD2FE" w14:textId="0BA87627" w:rsidR="00CA10A8" w:rsidRPr="00FC0912" w:rsidRDefault="00D067C0" w:rsidP="00CA10A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20594">
              <w:rPr>
                <w:rFonts w:cstheme="minorHAnsi"/>
                <w:sz w:val="20"/>
                <w:szCs w:val="20"/>
              </w:rPr>
              <w:t>m</w:t>
            </w:r>
            <w:r w:rsidR="00CA10A8" w:rsidRPr="00320594">
              <w:rPr>
                <w:rFonts w:cstheme="minorHAnsi"/>
                <w:sz w:val="20"/>
                <w:szCs w:val="20"/>
              </w:rPr>
              <w:t>A</w:t>
            </w:r>
          </w:p>
        </w:tc>
        <w:tc>
          <w:tcPr>
            <w:tcW w:w="977" w:type="dxa"/>
            <w:gridSpan w:val="2"/>
            <w:shd w:val="clear" w:color="auto" w:fill="FFFFFF" w:themeFill="background1"/>
          </w:tcPr>
          <w:p w14:paraId="6F5D12B1" w14:textId="77777777" w:rsidR="00CA10A8" w:rsidRPr="00FC0912" w:rsidRDefault="00CA10A8" w:rsidP="00CA10A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877" w:type="dxa"/>
            <w:gridSpan w:val="2"/>
            <w:shd w:val="clear" w:color="auto" w:fill="FFFFFF" w:themeFill="background1"/>
          </w:tcPr>
          <w:p w14:paraId="60A307E2" w14:textId="77777777" w:rsidR="00CA10A8" w:rsidRPr="00FC0912" w:rsidRDefault="00CA10A8" w:rsidP="00CA10A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911" w:type="dxa"/>
            <w:shd w:val="clear" w:color="auto" w:fill="FFFFFF" w:themeFill="background1"/>
          </w:tcPr>
          <w:p w14:paraId="69726568" w14:textId="77777777" w:rsidR="00CA10A8" w:rsidRPr="00FC0912" w:rsidRDefault="00CA10A8" w:rsidP="00CA10A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CA10A8" w:rsidRPr="00FC0912" w14:paraId="631820FD" w14:textId="77777777" w:rsidTr="00115EF2">
        <w:tc>
          <w:tcPr>
            <w:cnfStyle w:val="001000000000" w:firstRow="0" w:lastRow="0" w:firstColumn="1" w:lastColumn="0" w:oddVBand="0" w:evenVBand="0" w:oddHBand="0" w:evenHBand="0" w:firstRowFirstColumn="0" w:firstRowLastColumn="0" w:lastRowFirstColumn="0" w:lastRowLastColumn="0"/>
            <w:tcW w:w="1426" w:type="dxa"/>
            <w:shd w:val="clear" w:color="auto" w:fill="FFFFFF" w:themeFill="background1"/>
          </w:tcPr>
          <w:p w14:paraId="494C4ECD" w14:textId="76F5AE34" w:rsidR="00CA10A8" w:rsidRPr="00FC0912" w:rsidRDefault="00CA10A8" w:rsidP="00CA10A8">
            <w:pPr>
              <w:spacing w:before="20" w:after="20"/>
              <w:jc w:val="left"/>
              <w:rPr>
                <w:b w:val="0"/>
                <w:bCs w:val="0"/>
                <w:sz w:val="20"/>
                <w:szCs w:val="20"/>
              </w:rPr>
            </w:pPr>
            <w:r w:rsidRPr="00FC0912">
              <w:rPr>
                <w:b w:val="0"/>
                <w:bCs w:val="0"/>
                <w:sz w:val="20"/>
                <w:szCs w:val="20"/>
              </w:rPr>
              <w:t>M000</w:t>
            </w:r>
            <w:r w:rsidRPr="00320594">
              <w:rPr>
                <w:b w:val="0"/>
                <w:bCs w:val="0"/>
                <w:sz w:val="20"/>
                <w:szCs w:val="20"/>
              </w:rPr>
              <w:t>4</w:t>
            </w:r>
          </w:p>
        </w:tc>
        <w:tc>
          <w:tcPr>
            <w:tcW w:w="4530" w:type="dxa"/>
            <w:shd w:val="clear" w:color="auto" w:fill="FFFFFF" w:themeFill="background1"/>
          </w:tcPr>
          <w:p w14:paraId="0F77EF95" w14:textId="216C6F6E" w:rsidR="00CA10A8" w:rsidRPr="00FC0912" w:rsidRDefault="00CA10A8" w:rsidP="00CA10A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20594">
              <w:rPr>
                <w:rFonts w:cstheme="minorHAnsi"/>
                <w:sz w:val="20"/>
                <w:szCs w:val="20"/>
              </w:rPr>
              <w:t>P_</w:t>
            </w:r>
            <w:r w:rsidRPr="00320594">
              <w:rPr>
                <w:sz w:val="20"/>
                <w:szCs w:val="20"/>
                <w:lang w:eastAsia="en-GB"/>
              </w:rPr>
              <w:t xml:space="preserve"> VDD_IN_FHD10</w:t>
            </w:r>
          </w:p>
        </w:tc>
        <w:tc>
          <w:tcPr>
            <w:tcW w:w="908" w:type="dxa"/>
            <w:shd w:val="clear" w:color="auto" w:fill="FFFFFF" w:themeFill="background1"/>
          </w:tcPr>
          <w:p w14:paraId="072EEA32" w14:textId="6BFAB87B" w:rsidR="00CA10A8" w:rsidRPr="00FC0912" w:rsidRDefault="00CA10A8" w:rsidP="00CA10A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20594">
              <w:rPr>
                <w:rFonts w:cstheme="minorHAnsi"/>
                <w:sz w:val="20"/>
                <w:szCs w:val="20"/>
              </w:rPr>
              <w:t>W</w:t>
            </w:r>
          </w:p>
        </w:tc>
        <w:tc>
          <w:tcPr>
            <w:tcW w:w="977" w:type="dxa"/>
            <w:gridSpan w:val="2"/>
            <w:shd w:val="clear" w:color="auto" w:fill="FFFFFF" w:themeFill="background1"/>
          </w:tcPr>
          <w:p w14:paraId="2DDB2315" w14:textId="77777777" w:rsidR="00CA10A8" w:rsidRPr="00FC0912" w:rsidRDefault="00CA10A8" w:rsidP="00CA10A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877" w:type="dxa"/>
            <w:gridSpan w:val="2"/>
            <w:shd w:val="clear" w:color="auto" w:fill="FFFFFF" w:themeFill="background1"/>
          </w:tcPr>
          <w:p w14:paraId="4ADDA8D5" w14:textId="77777777" w:rsidR="00CA10A8" w:rsidRPr="00FC0912" w:rsidRDefault="00CA10A8" w:rsidP="00CA10A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911" w:type="dxa"/>
            <w:shd w:val="clear" w:color="auto" w:fill="FFFFFF" w:themeFill="background1"/>
          </w:tcPr>
          <w:p w14:paraId="34A2C2CE" w14:textId="77777777" w:rsidR="00CA10A8" w:rsidRPr="00FC0912" w:rsidRDefault="00CA10A8" w:rsidP="00CA10A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CA10A8" w:rsidRPr="00320594" w14:paraId="791447AB" w14:textId="77777777" w:rsidTr="00115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shd w:val="clear" w:color="auto" w:fill="FFFFFF" w:themeFill="background1"/>
          </w:tcPr>
          <w:p w14:paraId="3C4C4BC5" w14:textId="65C10AD5" w:rsidR="00CA10A8" w:rsidRPr="00320594" w:rsidRDefault="00CA10A8" w:rsidP="00CA10A8">
            <w:pPr>
              <w:spacing w:before="20" w:after="20"/>
              <w:jc w:val="left"/>
              <w:rPr>
                <w:sz w:val="20"/>
                <w:szCs w:val="20"/>
              </w:rPr>
            </w:pPr>
            <w:r w:rsidRPr="00FC0912">
              <w:rPr>
                <w:b w:val="0"/>
                <w:bCs w:val="0"/>
                <w:sz w:val="20"/>
                <w:szCs w:val="20"/>
              </w:rPr>
              <w:t>M000</w:t>
            </w:r>
            <w:r w:rsidRPr="00320594">
              <w:rPr>
                <w:b w:val="0"/>
                <w:bCs w:val="0"/>
                <w:sz w:val="20"/>
                <w:szCs w:val="20"/>
              </w:rPr>
              <w:t>5</w:t>
            </w:r>
          </w:p>
        </w:tc>
        <w:tc>
          <w:tcPr>
            <w:tcW w:w="4530" w:type="dxa"/>
            <w:shd w:val="clear" w:color="auto" w:fill="FFFFFF" w:themeFill="background1"/>
          </w:tcPr>
          <w:p w14:paraId="56038946" w14:textId="253D287F" w:rsidR="00CA10A8" w:rsidRPr="00320594" w:rsidRDefault="00CA10A8" w:rsidP="00CA10A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20594">
              <w:rPr>
                <w:rFonts w:cstheme="minorHAnsi"/>
                <w:sz w:val="20"/>
                <w:szCs w:val="20"/>
              </w:rPr>
              <w:t>I_</w:t>
            </w:r>
            <w:r w:rsidRPr="00320594">
              <w:rPr>
                <w:sz w:val="20"/>
                <w:szCs w:val="20"/>
                <w:lang w:eastAsia="en-GB"/>
              </w:rPr>
              <w:t xml:space="preserve"> VDD_IN_FHD30</w:t>
            </w:r>
          </w:p>
        </w:tc>
        <w:tc>
          <w:tcPr>
            <w:tcW w:w="908" w:type="dxa"/>
            <w:shd w:val="clear" w:color="auto" w:fill="FFFFFF" w:themeFill="background1"/>
          </w:tcPr>
          <w:p w14:paraId="60B631EC" w14:textId="58C9788E" w:rsidR="00CA10A8" w:rsidRPr="00320594" w:rsidRDefault="00D067C0" w:rsidP="00CA10A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20594">
              <w:rPr>
                <w:rFonts w:cstheme="minorHAnsi"/>
                <w:sz w:val="20"/>
                <w:szCs w:val="20"/>
              </w:rPr>
              <w:t>m</w:t>
            </w:r>
            <w:r w:rsidR="00CA10A8" w:rsidRPr="00320594">
              <w:rPr>
                <w:rFonts w:cstheme="minorHAnsi"/>
                <w:sz w:val="20"/>
                <w:szCs w:val="20"/>
              </w:rPr>
              <w:t>A</w:t>
            </w:r>
          </w:p>
        </w:tc>
        <w:tc>
          <w:tcPr>
            <w:tcW w:w="977" w:type="dxa"/>
            <w:gridSpan w:val="2"/>
            <w:shd w:val="clear" w:color="auto" w:fill="FFFFFF" w:themeFill="background1"/>
          </w:tcPr>
          <w:p w14:paraId="48A60F5D" w14:textId="77777777" w:rsidR="00CA10A8" w:rsidRPr="00320594" w:rsidRDefault="00CA10A8" w:rsidP="00CA10A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877" w:type="dxa"/>
            <w:gridSpan w:val="2"/>
            <w:shd w:val="clear" w:color="auto" w:fill="FFFFFF" w:themeFill="background1"/>
          </w:tcPr>
          <w:p w14:paraId="25A83A74" w14:textId="77777777" w:rsidR="00CA10A8" w:rsidRPr="00320594" w:rsidRDefault="00CA10A8" w:rsidP="00CA10A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911" w:type="dxa"/>
            <w:shd w:val="clear" w:color="auto" w:fill="FFFFFF" w:themeFill="background1"/>
          </w:tcPr>
          <w:p w14:paraId="41D73B8C" w14:textId="77777777" w:rsidR="00CA10A8" w:rsidRPr="00320594" w:rsidRDefault="00CA10A8" w:rsidP="00CA10A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CA10A8" w:rsidRPr="00320594" w14:paraId="60A307EB" w14:textId="77777777" w:rsidTr="00115EF2">
        <w:tc>
          <w:tcPr>
            <w:cnfStyle w:val="001000000000" w:firstRow="0" w:lastRow="0" w:firstColumn="1" w:lastColumn="0" w:oddVBand="0" w:evenVBand="0" w:oddHBand="0" w:evenHBand="0" w:firstRowFirstColumn="0" w:firstRowLastColumn="0" w:lastRowFirstColumn="0" w:lastRowLastColumn="0"/>
            <w:tcW w:w="1426" w:type="dxa"/>
            <w:shd w:val="clear" w:color="auto" w:fill="FFFFFF" w:themeFill="background1"/>
          </w:tcPr>
          <w:p w14:paraId="1A0E54D9" w14:textId="038027DC" w:rsidR="00CA10A8" w:rsidRPr="00320594" w:rsidRDefault="00CA10A8" w:rsidP="00CA10A8">
            <w:pPr>
              <w:spacing w:before="20" w:after="20"/>
              <w:jc w:val="left"/>
              <w:rPr>
                <w:sz w:val="20"/>
                <w:szCs w:val="20"/>
              </w:rPr>
            </w:pPr>
            <w:r w:rsidRPr="00FC0912">
              <w:rPr>
                <w:b w:val="0"/>
                <w:bCs w:val="0"/>
                <w:sz w:val="20"/>
                <w:szCs w:val="20"/>
              </w:rPr>
              <w:t>M000</w:t>
            </w:r>
            <w:r w:rsidRPr="00320594">
              <w:rPr>
                <w:b w:val="0"/>
                <w:bCs w:val="0"/>
                <w:sz w:val="20"/>
                <w:szCs w:val="20"/>
              </w:rPr>
              <w:t>6</w:t>
            </w:r>
          </w:p>
        </w:tc>
        <w:tc>
          <w:tcPr>
            <w:tcW w:w="4530" w:type="dxa"/>
            <w:shd w:val="clear" w:color="auto" w:fill="FFFFFF" w:themeFill="background1"/>
          </w:tcPr>
          <w:p w14:paraId="32D9C7B3" w14:textId="35A6053A" w:rsidR="00CA10A8" w:rsidRPr="00320594" w:rsidRDefault="00CA10A8" w:rsidP="00CA10A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20594">
              <w:rPr>
                <w:rFonts w:cstheme="minorHAnsi"/>
                <w:sz w:val="20"/>
                <w:szCs w:val="20"/>
              </w:rPr>
              <w:t>P_</w:t>
            </w:r>
            <w:r w:rsidRPr="00320594">
              <w:rPr>
                <w:sz w:val="20"/>
                <w:szCs w:val="20"/>
                <w:lang w:eastAsia="en-GB"/>
              </w:rPr>
              <w:t xml:space="preserve"> VDD_IN_FHD30</w:t>
            </w:r>
          </w:p>
        </w:tc>
        <w:tc>
          <w:tcPr>
            <w:tcW w:w="908" w:type="dxa"/>
            <w:shd w:val="clear" w:color="auto" w:fill="FFFFFF" w:themeFill="background1"/>
          </w:tcPr>
          <w:p w14:paraId="67CEE0B6" w14:textId="5A8E1178" w:rsidR="00CA10A8" w:rsidRPr="00320594" w:rsidRDefault="00CA10A8" w:rsidP="00CA10A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20594">
              <w:rPr>
                <w:rFonts w:cstheme="minorHAnsi"/>
                <w:sz w:val="20"/>
                <w:szCs w:val="20"/>
              </w:rPr>
              <w:t>W</w:t>
            </w:r>
          </w:p>
        </w:tc>
        <w:tc>
          <w:tcPr>
            <w:tcW w:w="977" w:type="dxa"/>
            <w:gridSpan w:val="2"/>
            <w:shd w:val="clear" w:color="auto" w:fill="FFFFFF" w:themeFill="background1"/>
          </w:tcPr>
          <w:p w14:paraId="068F9949" w14:textId="77777777" w:rsidR="00CA10A8" w:rsidRPr="00320594" w:rsidRDefault="00CA10A8" w:rsidP="00CA10A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877" w:type="dxa"/>
            <w:gridSpan w:val="2"/>
            <w:shd w:val="clear" w:color="auto" w:fill="FFFFFF" w:themeFill="background1"/>
          </w:tcPr>
          <w:p w14:paraId="4DF83FF7" w14:textId="77777777" w:rsidR="00CA10A8" w:rsidRPr="00320594" w:rsidRDefault="00CA10A8" w:rsidP="00CA10A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911" w:type="dxa"/>
            <w:shd w:val="clear" w:color="auto" w:fill="FFFFFF" w:themeFill="background1"/>
          </w:tcPr>
          <w:p w14:paraId="47BAB448" w14:textId="77777777" w:rsidR="00CA10A8" w:rsidRPr="00320594" w:rsidRDefault="00CA10A8" w:rsidP="00CA10A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CA10A8" w:rsidRPr="00320594" w14:paraId="32B0CAA9" w14:textId="77777777" w:rsidTr="00115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shd w:val="clear" w:color="auto" w:fill="FFFFFF" w:themeFill="background1"/>
          </w:tcPr>
          <w:p w14:paraId="7208C4B7" w14:textId="4DFE9C3A" w:rsidR="00CA10A8" w:rsidRPr="00320594" w:rsidRDefault="00CA10A8" w:rsidP="00CA10A8">
            <w:pPr>
              <w:spacing w:before="20" w:after="20"/>
              <w:jc w:val="left"/>
              <w:rPr>
                <w:sz w:val="20"/>
                <w:szCs w:val="20"/>
              </w:rPr>
            </w:pPr>
            <w:r w:rsidRPr="00FC0912">
              <w:rPr>
                <w:b w:val="0"/>
                <w:bCs w:val="0"/>
                <w:sz w:val="20"/>
                <w:szCs w:val="20"/>
              </w:rPr>
              <w:t>M000</w:t>
            </w:r>
            <w:r w:rsidRPr="00320594">
              <w:rPr>
                <w:b w:val="0"/>
                <w:bCs w:val="0"/>
                <w:sz w:val="20"/>
                <w:szCs w:val="20"/>
              </w:rPr>
              <w:t>7</w:t>
            </w:r>
          </w:p>
        </w:tc>
        <w:tc>
          <w:tcPr>
            <w:tcW w:w="4530" w:type="dxa"/>
            <w:shd w:val="clear" w:color="auto" w:fill="FFFFFF" w:themeFill="background1"/>
          </w:tcPr>
          <w:p w14:paraId="556F8722" w14:textId="46E6D88B" w:rsidR="00CA10A8" w:rsidRPr="00320594" w:rsidRDefault="00CA10A8" w:rsidP="00CA10A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20594">
              <w:rPr>
                <w:rFonts w:cstheme="minorHAnsi"/>
                <w:sz w:val="20"/>
                <w:szCs w:val="20"/>
              </w:rPr>
              <w:t>I_</w:t>
            </w:r>
            <w:r w:rsidRPr="00320594">
              <w:rPr>
                <w:sz w:val="20"/>
                <w:szCs w:val="20"/>
                <w:lang w:eastAsia="en-GB"/>
              </w:rPr>
              <w:t xml:space="preserve"> VDD_IN_VGA50</w:t>
            </w:r>
          </w:p>
        </w:tc>
        <w:tc>
          <w:tcPr>
            <w:tcW w:w="908" w:type="dxa"/>
            <w:shd w:val="clear" w:color="auto" w:fill="FFFFFF" w:themeFill="background1"/>
          </w:tcPr>
          <w:p w14:paraId="329FF77F" w14:textId="4422B6E1" w:rsidR="00CA10A8" w:rsidRPr="00320594" w:rsidRDefault="00D067C0" w:rsidP="00CA10A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20594">
              <w:rPr>
                <w:rFonts w:cstheme="minorHAnsi"/>
                <w:sz w:val="20"/>
                <w:szCs w:val="20"/>
              </w:rPr>
              <w:t>m</w:t>
            </w:r>
            <w:r w:rsidR="00CA10A8" w:rsidRPr="00320594">
              <w:rPr>
                <w:rFonts w:cstheme="minorHAnsi"/>
                <w:sz w:val="20"/>
                <w:szCs w:val="20"/>
              </w:rPr>
              <w:t>A</w:t>
            </w:r>
          </w:p>
        </w:tc>
        <w:tc>
          <w:tcPr>
            <w:tcW w:w="977" w:type="dxa"/>
            <w:gridSpan w:val="2"/>
            <w:shd w:val="clear" w:color="auto" w:fill="FFFFFF" w:themeFill="background1"/>
          </w:tcPr>
          <w:p w14:paraId="3DE69C4D" w14:textId="77777777" w:rsidR="00CA10A8" w:rsidRPr="00320594" w:rsidRDefault="00CA10A8" w:rsidP="00CA10A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877" w:type="dxa"/>
            <w:gridSpan w:val="2"/>
            <w:shd w:val="clear" w:color="auto" w:fill="FFFFFF" w:themeFill="background1"/>
          </w:tcPr>
          <w:p w14:paraId="530715A8" w14:textId="77777777" w:rsidR="00CA10A8" w:rsidRPr="00320594" w:rsidRDefault="00CA10A8" w:rsidP="00CA10A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911" w:type="dxa"/>
            <w:shd w:val="clear" w:color="auto" w:fill="FFFFFF" w:themeFill="background1"/>
          </w:tcPr>
          <w:p w14:paraId="51D6A625" w14:textId="77777777" w:rsidR="00CA10A8" w:rsidRPr="00320594" w:rsidRDefault="00CA10A8" w:rsidP="00CA10A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CA10A8" w:rsidRPr="00320594" w14:paraId="30E29A23" w14:textId="77777777" w:rsidTr="00115EF2">
        <w:tc>
          <w:tcPr>
            <w:cnfStyle w:val="001000000000" w:firstRow="0" w:lastRow="0" w:firstColumn="1" w:lastColumn="0" w:oddVBand="0" w:evenVBand="0" w:oddHBand="0" w:evenHBand="0" w:firstRowFirstColumn="0" w:firstRowLastColumn="0" w:lastRowFirstColumn="0" w:lastRowLastColumn="0"/>
            <w:tcW w:w="1426" w:type="dxa"/>
            <w:shd w:val="clear" w:color="auto" w:fill="FFFFFF" w:themeFill="background1"/>
          </w:tcPr>
          <w:p w14:paraId="435B7A7B" w14:textId="3F81EF95" w:rsidR="00CA10A8" w:rsidRPr="00320594" w:rsidRDefault="00CA10A8" w:rsidP="00CA10A8">
            <w:pPr>
              <w:spacing w:before="20" w:after="20"/>
              <w:jc w:val="left"/>
              <w:rPr>
                <w:sz w:val="20"/>
                <w:szCs w:val="20"/>
              </w:rPr>
            </w:pPr>
            <w:r w:rsidRPr="00FC0912">
              <w:rPr>
                <w:b w:val="0"/>
                <w:bCs w:val="0"/>
                <w:sz w:val="20"/>
                <w:szCs w:val="20"/>
              </w:rPr>
              <w:t>M000</w:t>
            </w:r>
            <w:r w:rsidRPr="00320594">
              <w:rPr>
                <w:b w:val="0"/>
                <w:bCs w:val="0"/>
                <w:sz w:val="20"/>
                <w:szCs w:val="20"/>
              </w:rPr>
              <w:t>8</w:t>
            </w:r>
          </w:p>
        </w:tc>
        <w:tc>
          <w:tcPr>
            <w:tcW w:w="4530" w:type="dxa"/>
            <w:shd w:val="clear" w:color="auto" w:fill="FFFFFF" w:themeFill="background1"/>
          </w:tcPr>
          <w:p w14:paraId="2776864B" w14:textId="472FB607" w:rsidR="00CA10A8" w:rsidRPr="00320594" w:rsidRDefault="00CA10A8" w:rsidP="00CA10A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commentRangeStart w:id="195"/>
            <w:commentRangeStart w:id="196"/>
            <w:commentRangeStart w:id="197"/>
            <w:r w:rsidRPr="00320594">
              <w:rPr>
                <w:rFonts w:cstheme="minorHAnsi"/>
                <w:sz w:val="20"/>
                <w:szCs w:val="20"/>
              </w:rPr>
              <w:t>P_</w:t>
            </w:r>
            <w:r w:rsidRPr="00320594">
              <w:rPr>
                <w:sz w:val="20"/>
                <w:szCs w:val="20"/>
                <w:lang w:eastAsia="en-GB"/>
              </w:rPr>
              <w:t xml:space="preserve"> VDD_IN_VGA50</w:t>
            </w:r>
            <w:commentRangeEnd w:id="195"/>
            <w:r w:rsidR="008D168E" w:rsidRPr="00320594">
              <w:rPr>
                <w:rStyle w:val="CommentReference"/>
                <w:rFonts w:cstheme="minorHAnsi"/>
                <w:sz w:val="20"/>
                <w:szCs w:val="20"/>
              </w:rPr>
              <w:commentReference w:id="195"/>
            </w:r>
            <w:commentRangeEnd w:id="196"/>
            <w:r w:rsidR="00D447C9" w:rsidRPr="00320594">
              <w:rPr>
                <w:rStyle w:val="CommentReference"/>
                <w:rFonts w:cstheme="minorHAnsi"/>
                <w:sz w:val="20"/>
                <w:szCs w:val="20"/>
              </w:rPr>
              <w:commentReference w:id="196"/>
            </w:r>
            <w:commentRangeEnd w:id="197"/>
            <w:r w:rsidR="004C3EC9" w:rsidRPr="00320594">
              <w:rPr>
                <w:rStyle w:val="CommentReference"/>
                <w:rFonts w:cstheme="minorHAnsi"/>
                <w:sz w:val="20"/>
                <w:szCs w:val="20"/>
              </w:rPr>
              <w:commentReference w:id="197"/>
            </w:r>
          </w:p>
        </w:tc>
        <w:tc>
          <w:tcPr>
            <w:tcW w:w="908" w:type="dxa"/>
            <w:shd w:val="clear" w:color="auto" w:fill="FFFFFF" w:themeFill="background1"/>
          </w:tcPr>
          <w:p w14:paraId="090ABB46" w14:textId="4237D280" w:rsidR="00CA10A8" w:rsidRPr="00320594" w:rsidRDefault="00CA10A8" w:rsidP="00CA10A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20594">
              <w:rPr>
                <w:rFonts w:cstheme="minorHAnsi"/>
                <w:sz w:val="20"/>
                <w:szCs w:val="20"/>
              </w:rPr>
              <w:t>W</w:t>
            </w:r>
          </w:p>
        </w:tc>
        <w:tc>
          <w:tcPr>
            <w:tcW w:w="977" w:type="dxa"/>
            <w:gridSpan w:val="2"/>
            <w:shd w:val="clear" w:color="auto" w:fill="FFFFFF" w:themeFill="background1"/>
          </w:tcPr>
          <w:p w14:paraId="7BBF1F9A" w14:textId="77777777" w:rsidR="00CA10A8" w:rsidRPr="00320594" w:rsidRDefault="00CA10A8" w:rsidP="00CA10A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877" w:type="dxa"/>
            <w:gridSpan w:val="2"/>
            <w:shd w:val="clear" w:color="auto" w:fill="FFFFFF" w:themeFill="background1"/>
          </w:tcPr>
          <w:p w14:paraId="6E2C5978" w14:textId="77777777" w:rsidR="00CA10A8" w:rsidRPr="00320594" w:rsidRDefault="00CA10A8" w:rsidP="00CA10A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911" w:type="dxa"/>
            <w:shd w:val="clear" w:color="auto" w:fill="FFFFFF" w:themeFill="background1"/>
          </w:tcPr>
          <w:p w14:paraId="36713A9E" w14:textId="77777777" w:rsidR="00CA10A8" w:rsidRPr="00320594" w:rsidRDefault="00CA10A8" w:rsidP="00CA10A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bl>
    <w:p w14:paraId="1ECD7701" w14:textId="77777777" w:rsidR="00E67918" w:rsidRPr="00983917" w:rsidRDefault="00E67918">
      <w:pPr>
        <w:pPrChange w:id="198" w:author="Jelle Van Rethy" w:date="2025-10-14T13:33:00Z" w16du:dateUtc="2025-10-14T11:33:00Z">
          <w:pPr>
            <w:pStyle w:val="Heading2"/>
            <w:numPr>
              <w:ilvl w:val="0"/>
              <w:numId w:val="0"/>
            </w:numPr>
            <w:ind w:left="0" w:firstLine="0"/>
          </w:pPr>
        </w:pPrChange>
      </w:pPr>
      <w:bookmarkStart w:id="199" w:name="_Toc131774954"/>
      <w:bookmarkEnd w:id="6"/>
      <w:bookmarkEnd w:id="5"/>
      <w:bookmarkEnd w:id="4"/>
      <w:bookmarkEnd w:id="180"/>
      <w:bookmarkEnd w:id="182"/>
      <w:bookmarkEnd w:id="188"/>
    </w:p>
    <w:p w14:paraId="03CA84C9" w14:textId="77777777" w:rsidR="00E67918" w:rsidRPr="00983917" w:rsidRDefault="00E67918" w:rsidP="00E67918"/>
    <w:p w14:paraId="4DF0EC13" w14:textId="77777777" w:rsidR="00E67918" w:rsidRPr="00983917" w:rsidRDefault="00E67918" w:rsidP="00E67918"/>
    <w:p w14:paraId="6BBEFD63" w14:textId="77777777" w:rsidR="00E67918" w:rsidRPr="00983917" w:rsidRDefault="00E67918" w:rsidP="00E67918"/>
    <w:p w14:paraId="70C05CD0" w14:textId="77777777" w:rsidR="00E67918" w:rsidRPr="00983917" w:rsidRDefault="00E67918" w:rsidP="00E67918"/>
    <w:p w14:paraId="372D304B" w14:textId="77777777" w:rsidR="00E67918" w:rsidRPr="00983917" w:rsidRDefault="00E67918" w:rsidP="00E67918"/>
    <w:p w14:paraId="048CCF86" w14:textId="77777777" w:rsidR="00E67918" w:rsidRPr="00983917" w:rsidRDefault="00E67918" w:rsidP="00E67918"/>
    <w:p w14:paraId="4A387448" w14:textId="77777777" w:rsidR="00E67918" w:rsidRPr="00983917" w:rsidRDefault="00E67918" w:rsidP="00E67918"/>
    <w:p w14:paraId="3D095C73" w14:textId="4ED6BAEA" w:rsidR="00115EF2" w:rsidRPr="00983917" w:rsidRDefault="00115EF2" w:rsidP="00115EF2">
      <w:pPr>
        <w:pStyle w:val="Heading2"/>
      </w:pPr>
      <w:bookmarkStart w:id="200" w:name="_Ref210998113"/>
      <w:bookmarkStart w:id="201" w:name="_Toc211000603"/>
      <w:r w:rsidRPr="00983917">
        <w:lastRenderedPageBreak/>
        <w:t xml:space="preserve">T0003: </w:t>
      </w:r>
      <w:commentRangeStart w:id="202"/>
      <w:commentRangeStart w:id="203"/>
      <w:r w:rsidRPr="00983917">
        <w:t xml:space="preserve">CXP </w:t>
      </w:r>
      <w:r w:rsidR="00F22875" w:rsidRPr="00983917">
        <w:t>Core functionality</w:t>
      </w:r>
      <w:r w:rsidR="00EC0F19" w:rsidRPr="00983917">
        <w:t xml:space="preserve"> and</w:t>
      </w:r>
      <w:r w:rsidR="007F2660" w:rsidRPr="00983917">
        <w:t xml:space="preserve"> video data</w:t>
      </w:r>
      <w:r w:rsidRPr="00983917">
        <w:t xml:space="preserve"> check</w:t>
      </w:r>
      <w:bookmarkEnd w:id="200"/>
      <w:bookmarkEnd w:id="201"/>
      <w:commentRangeEnd w:id="202"/>
      <w:r w:rsidR="008A4C7F" w:rsidRPr="00983917">
        <w:rPr>
          <w:rStyle w:val="CommentReference"/>
          <w:sz w:val="24"/>
        </w:rPr>
        <w:commentReference w:id="202"/>
      </w:r>
      <w:commentRangeEnd w:id="203"/>
      <w:r w:rsidR="00675A43" w:rsidRPr="00983917">
        <w:rPr>
          <w:rStyle w:val="CommentReference"/>
          <w:sz w:val="24"/>
        </w:rPr>
        <w:commentReference w:id="203"/>
      </w:r>
    </w:p>
    <w:p w14:paraId="2B2C6AD7" w14:textId="308859CD" w:rsidR="00115EF2" w:rsidRPr="00FC0912" w:rsidRDefault="00115EF2" w:rsidP="00115EF2">
      <w:pPr>
        <w:keepNext/>
        <w:jc w:val="center"/>
        <w:rPr>
          <w:b/>
          <w:bCs/>
          <w:sz w:val="20"/>
          <w:szCs w:val="20"/>
          <w:lang w:eastAsia="en-US"/>
        </w:rPr>
      </w:pPr>
      <w:bookmarkStart w:id="204" w:name="_Toc211000626"/>
      <w:r w:rsidRPr="00FC0912">
        <w:rPr>
          <w:b/>
          <w:bCs/>
          <w:sz w:val="20"/>
          <w:szCs w:val="20"/>
          <w:lang w:eastAsia="en-US"/>
        </w:rPr>
        <w:t xml:space="preserve">Table </w:t>
      </w:r>
      <w:r w:rsidRPr="00FC0912">
        <w:rPr>
          <w:b/>
          <w:bCs/>
          <w:sz w:val="20"/>
          <w:szCs w:val="20"/>
          <w:lang w:eastAsia="en-US"/>
        </w:rPr>
        <w:fldChar w:fldCharType="begin"/>
      </w:r>
      <w:r w:rsidRPr="00FC0912">
        <w:rPr>
          <w:b/>
          <w:bCs/>
          <w:sz w:val="20"/>
          <w:szCs w:val="20"/>
          <w:lang w:eastAsia="en-US"/>
        </w:rPr>
        <w:instrText xml:space="preserve"> SEQ Table \* ARABIC </w:instrText>
      </w:r>
      <w:r w:rsidRPr="00FC0912">
        <w:rPr>
          <w:b/>
          <w:bCs/>
          <w:sz w:val="20"/>
          <w:szCs w:val="20"/>
          <w:lang w:eastAsia="en-US"/>
        </w:rPr>
        <w:fldChar w:fldCharType="separate"/>
      </w:r>
      <w:r w:rsidR="0014032D">
        <w:rPr>
          <w:b/>
          <w:bCs/>
          <w:noProof/>
          <w:sz w:val="20"/>
          <w:szCs w:val="20"/>
          <w:lang w:eastAsia="en-US"/>
        </w:rPr>
        <w:t>12</w:t>
      </w:r>
      <w:r w:rsidRPr="00FC0912">
        <w:rPr>
          <w:b/>
          <w:bCs/>
          <w:sz w:val="20"/>
          <w:szCs w:val="20"/>
          <w:lang w:eastAsia="en-US"/>
        </w:rPr>
        <w:fldChar w:fldCharType="end"/>
      </w:r>
      <w:r w:rsidRPr="00FC0912">
        <w:rPr>
          <w:b/>
          <w:bCs/>
          <w:sz w:val="20"/>
          <w:szCs w:val="20"/>
          <w:lang w:eastAsia="en-US"/>
        </w:rPr>
        <w:t xml:space="preserve">: </w:t>
      </w:r>
      <w:r w:rsidR="007F2660" w:rsidRPr="00983917">
        <w:rPr>
          <w:b/>
          <w:bCs/>
          <w:sz w:val="20"/>
          <w:szCs w:val="20"/>
          <w:lang w:eastAsia="en-US"/>
        </w:rPr>
        <w:t xml:space="preserve">CXP Core functionality and video data check </w:t>
      </w:r>
      <w:r w:rsidRPr="00FC0912">
        <w:rPr>
          <w:b/>
          <w:bCs/>
          <w:sz w:val="20"/>
          <w:szCs w:val="20"/>
          <w:lang w:eastAsia="en-US"/>
        </w:rPr>
        <w:t>overview</w:t>
      </w:r>
      <w:bookmarkEnd w:id="204"/>
    </w:p>
    <w:tbl>
      <w:tblPr>
        <w:tblStyle w:val="GridTable4-Accent3"/>
        <w:tblW w:w="0" w:type="auto"/>
        <w:tblLook w:val="04A0" w:firstRow="1" w:lastRow="0" w:firstColumn="1" w:lastColumn="0" w:noHBand="0" w:noVBand="1"/>
      </w:tblPr>
      <w:tblGrid>
        <w:gridCol w:w="1174"/>
        <w:gridCol w:w="3233"/>
        <w:gridCol w:w="1020"/>
        <w:gridCol w:w="186"/>
        <w:gridCol w:w="1625"/>
        <w:gridCol w:w="1051"/>
        <w:gridCol w:w="134"/>
        <w:gridCol w:w="1206"/>
      </w:tblGrid>
      <w:tr w:rsidR="00115EF2" w:rsidRPr="00FC0912" w14:paraId="6EBC392A" w14:textId="77777777" w:rsidTr="659541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620B8362" w14:textId="77777777" w:rsidR="00115EF2" w:rsidRPr="00FC0912" w:rsidRDefault="00115EF2" w:rsidP="005602EB">
            <w:pPr>
              <w:spacing w:before="20" w:after="20"/>
              <w:jc w:val="left"/>
              <w:rPr>
                <w:rFonts w:cstheme="minorHAnsi"/>
                <w:b w:val="0"/>
                <w:bCs w:val="0"/>
                <w:sz w:val="20"/>
                <w:szCs w:val="20"/>
              </w:rPr>
            </w:pPr>
            <w:r w:rsidRPr="00FC0912">
              <w:rPr>
                <w:rFonts w:cstheme="minorHAnsi"/>
                <w:b w:val="0"/>
                <w:bCs w:val="0"/>
                <w:sz w:val="20"/>
                <w:szCs w:val="20"/>
              </w:rPr>
              <w:t xml:space="preserve">Test Description </w:t>
            </w:r>
          </w:p>
        </w:tc>
      </w:tr>
      <w:tr w:rsidR="00115EF2" w:rsidRPr="00FC0912" w14:paraId="3B90F284" w14:textId="77777777" w:rsidTr="65954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45E9F60C" w14:textId="744CBF01" w:rsidR="00115EF2" w:rsidRPr="00FC0912" w:rsidRDefault="00115EF2" w:rsidP="005602EB">
            <w:pPr>
              <w:spacing w:before="20" w:after="20"/>
              <w:jc w:val="left"/>
              <w:rPr>
                <w:rFonts w:cstheme="minorHAnsi"/>
                <w:sz w:val="20"/>
                <w:szCs w:val="20"/>
              </w:rPr>
            </w:pPr>
            <w:r w:rsidRPr="00FC0912">
              <w:rPr>
                <w:rFonts w:cstheme="minorHAnsi"/>
                <w:b w:val="0"/>
                <w:bCs w:val="0"/>
                <w:sz w:val="20"/>
                <w:szCs w:val="20"/>
              </w:rPr>
              <w:t>T</w:t>
            </w:r>
            <w:r w:rsidRPr="00983917">
              <w:rPr>
                <w:rFonts w:cstheme="minorHAnsi"/>
                <w:b w:val="0"/>
                <w:bCs w:val="0"/>
                <w:sz w:val="20"/>
                <w:szCs w:val="20"/>
              </w:rPr>
              <w:t xml:space="preserve">his </w:t>
            </w:r>
            <w:r w:rsidR="007F2660" w:rsidRPr="00983917">
              <w:rPr>
                <w:rFonts w:cstheme="minorHAnsi"/>
                <w:b w:val="0"/>
                <w:bCs w:val="0"/>
                <w:sz w:val="20"/>
                <w:szCs w:val="20"/>
              </w:rPr>
              <w:t xml:space="preserve">test verifies </w:t>
            </w:r>
            <w:r w:rsidR="00A21F47" w:rsidRPr="00983917">
              <w:rPr>
                <w:rFonts w:cstheme="minorHAnsi"/>
                <w:b w:val="0"/>
                <w:bCs w:val="0"/>
                <w:sz w:val="20"/>
                <w:szCs w:val="20"/>
              </w:rPr>
              <w:t>the basic functionality of the MAG-CXP00002-NP IC and the C</w:t>
            </w:r>
            <w:r w:rsidR="00AE6FCC" w:rsidRPr="00983917">
              <w:rPr>
                <w:rFonts w:cstheme="minorHAnsi"/>
                <w:b w:val="0"/>
                <w:bCs w:val="0"/>
                <w:sz w:val="20"/>
                <w:szCs w:val="20"/>
              </w:rPr>
              <w:t xml:space="preserve">oaXPress video data. It involves </w:t>
            </w:r>
            <w:r w:rsidR="002E2D87">
              <w:rPr>
                <w:rFonts w:cstheme="minorHAnsi"/>
                <w:b w:val="0"/>
                <w:bCs w:val="0"/>
                <w:sz w:val="20"/>
                <w:szCs w:val="20"/>
              </w:rPr>
              <w:t xml:space="preserve">checking the lock bits, </w:t>
            </w:r>
            <w:r w:rsidR="00FD4821" w:rsidRPr="00983917">
              <w:rPr>
                <w:rFonts w:cstheme="minorHAnsi"/>
                <w:b w:val="0"/>
                <w:bCs w:val="0"/>
                <w:sz w:val="20"/>
                <w:szCs w:val="20"/>
              </w:rPr>
              <w:t xml:space="preserve">writing and </w:t>
            </w:r>
            <w:r w:rsidR="00AE6FCC" w:rsidRPr="00983917">
              <w:rPr>
                <w:rFonts w:cstheme="minorHAnsi"/>
                <w:b w:val="0"/>
                <w:bCs w:val="0"/>
                <w:sz w:val="20"/>
                <w:szCs w:val="20"/>
              </w:rPr>
              <w:t>reading a known register</w:t>
            </w:r>
            <w:r w:rsidR="00E070E3" w:rsidRPr="00983917">
              <w:rPr>
                <w:rFonts w:cstheme="minorHAnsi"/>
                <w:b w:val="0"/>
                <w:bCs w:val="0"/>
                <w:sz w:val="20"/>
                <w:szCs w:val="20"/>
              </w:rPr>
              <w:t xml:space="preserve"> value via CoaXPress to confirm basic communication</w:t>
            </w:r>
            <w:r w:rsidR="00356485" w:rsidRPr="00983917">
              <w:rPr>
                <w:rFonts w:cstheme="minorHAnsi"/>
                <w:b w:val="0"/>
                <w:bCs w:val="0"/>
                <w:sz w:val="20"/>
                <w:szCs w:val="20"/>
              </w:rPr>
              <w:t>, enabling internal test pattern mode and verifying the correct pattern is received by the frame grabber.</w:t>
            </w:r>
          </w:p>
        </w:tc>
      </w:tr>
      <w:tr w:rsidR="00115EF2" w:rsidRPr="00FC0912" w14:paraId="22EDE1B9" w14:textId="77777777" w:rsidTr="6595419D">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42B488B8" w14:textId="77777777" w:rsidR="00115EF2" w:rsidRPr="00FC0912" w:rsidRDefault="00115EF2" w:rsidP="005602EB">
            <w:pPr>
              <w:spacing w:before="20" w:after="20"/>
              <w:jc w:val="left"/>
              <w:rPr>
                <w:rFonts w:cstheme="minorHAnsi"/>
                <w:color w:val="FFFFFF" w:themeColor="background1"/>
                <w:sz w:val="20"/>
                <w:szCs w:val="20"/>
              </w:rPr>
            </w:pPr>
            <w:r w:rsidRPr="00FC0912">
              <w:rPr>
                <w:rFonts w:cstheme="minorHAnsi"/>
                <w:b w:val="0"/>
                <w:bCs w:val="0"/>
                <w:color w:val="FFFFFF" w:themeColor="background1"/>
                <w:sz w:val="20"/>
                <w:szCs w:val="20"/>
              </w:rPr>
              <w:t xml:space="preserve">Test Equipment Requirements </w:t>
            </w:r>
          </w:p>
        </w:tc>
      </w:tr>
      <w:tr w:rsidR="00115EF2" w:rsidRPr="00FC0912" w14:paraId="7F3C2961" w14:textId="77777777" w:rsidTr="65954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1AF938BF" w14:textId="77777777" w:rsidR="00115EF2" w:rsidRPr="00983917" w:rsidRDefault="00115EF2" w:rsidP="005602EB">
            <w:pPr>
              <w:spacing w:before="20" w:after="20"/>
              <w:contextualSpacing/>
              <w:rPr>
                <w:sz w:val="20"/>
                <w:szCs w:val="20"/>
              </w:rPr>
            </w:pPr>
            <w:r w:rsidRPr="00983917">
              <w:rPr>
                <w:b w:val="0"/>
                <w:bCs w:val="0"/>
                <w:sz w:val="20"/>
                <w:szCs w:val="20"/>
              </w:rPr>
              <w:t>Hardware:</w:t>
            </w:r>
          </w:p>
          <w:p w14:paraId="11169E4D" w14:textId="53C81A36" w:rsidR="00115EF2" w:rsidRPr="00983917" w:rsidRDefault="00115EF2" w:rsidP="00B70C28">
            <w:pPr>
              <w:pStyle w:val="ListParagraph"/>
              <w:numPr>
                <w:ilvl w:val="0"/>
                <w:numId w:val="22"/>
              </w:numPr>
              <w:spacing w:before="20" w:after="20"/>
              <w:rPr>
                <w:sz w:val="20"/>
                <w:szCs w:val="20"/>
              </w:rPr>
            </w:pPr>
            <w:r w:rsidRPr="00983917">
              <w:rPr>
                <w:b w:val="0"/>
                <w:bCs w:val="0"/>
                <w:sz w:val="20"/>
                <w:szCs w:val="20"/>
              </w:rPr>
              <w:t xml:space="preserve">PSU for forcing </w:t>
            </w:r>
            <w:commentRangeStart w:id="205"/>
            <w:r w:rsidRPr="00983917">
              <w:rPr>
                <w:b w:val="0"/>
                <w:bCs w:val="0"/>
                <w:sz w:val="20"/>
                <w:szCs w:val="20"/>
              </w:rPr>
              <w:t xml:space="preserve">VDD_IN: </w:t>
            </w:r>
            <w:commentRangeEnd w:id="205"/>
            <w:r w:rsidR="00D447C9" w:rsidRPr="00983917">
              <w:rPr>
                <w:rStyle w:val="CommentReference"/>
                <w:sz w:val="20"/>
                <w:szCs w:val="20"/>
              </w:rPr>
              <w:commentReference w:id="205"/>
            </w:r>
          </w:p>
          <w:p w14:paraId="2BC3BCC7" w14:textId="74B9887D" w:rsidR="00115EF2" w:rsidRPr="00983917" w:rsidRDefault="00115EF2" w:rsidP="005602EB">
            <w:pPr>
              <w:pStyle w:val="ListParagraph"/>
              <w:numPr>
                <w:ilvl w:val="1"/>
                <w:numId w:val="22"/>
              </w:numPr>
              <w:spacing w:before="20" w:after="20"/>
              <w:rPr>
                <w:sz w:val="20"/>
                <w:szCs w:val="20"/>
              </w:rPr>
            </w:pPr>
            <w:r w:rsidRPr="00983917">
              <w:rPr>
                <w:b w:val="0"/>
                <w:bCs w:val="0"/>
                <w:sz w:val="20"/>
                <w:szCs w:val="20"/>
              </w:rPr>
              <w:t>Voltage source accuracy: 10mV</w:t>
            </w:r>
            <w:commentRangeStart w:id="206"/>
            <w:r w:rsidRPr="00983917">
              <w:rPr>
                <w:b w:val="0"/>
                <w:bCs w:val="0"/>
                <w:sz w:val="20"/>
                <w:szCs w:val="20"/>
              </w:rPr>
              <w:t>, range 100mV</w:t>
            </w:r>
            <w:commentRangeEnd w:id="206"/>
            <w:r w:rsidR="00FA09DA" w:rsidRPr="00983917">
              <w:rPr>
                <w:rStyle w:val="CommentReference"/>
                <w:sz w:val="20"/>
                <w:szCs w:val="20"/>
              </w:rPr>
              <w:commentReference w:id="206"/>
            </w:r>
          </w:p>
          <w:p w14:paraId="0F2DD8BE" w14:textId="77777777" w:rsidR="00115EF2" w:rsidRPr="00983917" w:rsidRDefault="00115EF2" w:rsidP="005602EB">
            <w:pPr>
              <w:pStyle w:val="ListParagraph"/>
              <w:numPr>
                <w:ilvl w:val="0"/>
                <w:numId w:val="22"/>
              </w:numPr>
              <w:spacing w:before="20" w:after="20"/>
              <w:rPr>
                <w:sz w:val="20"/>
                <w:szCs w:val="20"/>
              </w:rPr>
            </w:pPr>
            <w:r w:rsidRPr="00983917">
              <w:rPr>
                <w:b w:val="0"/>
                <w:bCs w:val="0"/>
                <w:sz w:val="20"/>
                <w:szCs w:val="20"/>
              </w:rPr>
              <w:t xml:space="preserve">Frame grabber to initiate the streaming mode </w:t>
            </w:r>
          </w:p>
          <w:p w14:paraId="6CE09835" w14:textId="28487480" w:rsidR="00115EF2" w:rsidRPr="00983917" w:rsidRDefault="00115EF2" w:rsidP="005602EB">
            <w:pPr>
              <w:pStyle w:val="ListParagraph"/>
              <w:numPr>
                <w:ilvl w:val="0"/>
                <w:numId w:val="22"/>
              </w:numPr>
              <w:spacing w:before="20" w:after="20"/>
              <w:rPr>
                <w:sz w:val="20"/>
                <w:szCs w:val="20"/>
              </w:rPr>
            </w:pPr>
            <w:r w:rsidRPr="00983917">
              <w:rPr>
                <w:b w:val="0"/>
                <w:bCs w:val="0"/>
                <w:sz w:val="20"/>
                <w:szCs w:val="20"/>
              </w:rPr>
              <w:t xml:space="preserve">Thermostreamer for </w:t>
            </w:r>
            <w:r w:rsidR="00FC60C7" w:rsidRPr="00983917">
              <w:rPr>
                <w:b w:val="0"/>
                <w:bCs w:val="0"/>
                <w:sz w:val="20"/>
                <w:szCs w:val="20"/>
              </w:rPr>
              <w:t>RT</w:t>
            </w:r>
            <w:r w:rsidRPr="00983917">
              <w:rPr>
                <w:b w:val="0"/>
                <w:bCs w:val="0"/>
                <w:sz w:val="20"/>
                <w:szCs w:val="20"/>
              </w:rPr>
              <w:t xml:space="preserve"> testing</w:t>
            </w:r>
          </w:p>
        </w:tc>
      </w:tr>
      <w:tr w:rsidR="008B225C" w:rsidRPr="00983917" w14:paraId="0FBD2CF7" w14:textId="77777777" w:rsidTr="6595419D">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5571F47C" w14:textId="1ED0028B" w:rsidR="008B225C" w:rsidRPr="00983917" w:rsidRDefault="008B225C" w:rsidP="005602EB">
            <w:pPr>
              <w:spacing w:before="20" w:after="20"/>
              <w:contextualSpacing/>
              <w:rPr>
                <w:color w:val="FFFFFF" w:themeColor="background1"/>
                <w:sz w:val="20"/>
                <w:szCs w:val="20"/>
              </w:rPr>
            </w:pPr>
            <w:r w:rsidRPr="00983917">
              <w:rPr>
                <w:color w:val="FFFFFF" w:themeColor="background1"/>
                <w:sz w:val="20"/>
                <w:szCs w:val="20"/>
              </w:rPr>
              <w:t>Test Conditions</w:t>
            </w:r>
          </w:p>
        </w:tc>
      </w:tr>
      <w:tr w:rsidR="008B225C" w:rsidRPr="00983917" w14:paraId="364EEA0E" w14:textId="77777777" w:rsidTr="65954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6772B321" w14:textId="3BE52F6E" w:rsidR="00D4252F" w:rsidRPr="00983917" w:rsidRDefault="001B7CA9" w:rsidP="005602EB">
            <w:pPr>
              <w:spacing w:before="20" w:after="20"/>
              <w:contextualSpacing/>
              <w:rPr>
                <w:sz w:val="20"/>
                <w:szCs w:val="20"/>
              </w:rPr>
            </w:pPr>
            <w:r w:rsidRPr="00983917">
              <w:rPr>
                <w:b w:val="0"/>
                <w:bCs w:val="0"/>
                <w:sz w:val="20"/>
                <w:szCs w:val="20"/>
              </w:rPr>
              <w:t xml:space="preserve">Test is conducted </w:t>
            </w:r>
            <w:r w:rsidR="00E67918" w:rsidRPr="00983917">
              <w:rPr>
                <w:b w:val="0"/>
                <w:bCs w:val="0"/>
                <w:sz w:val="20"/>
                <w:szCs w:val="20"/>
              </w:rPr>
              <w:t xml:space="preserve">only </w:t>
            </w:r>
            <w:r w:rsidRPr="00983917">
              <w:rPr>
                <w:b w:val="0"/>
                <w:bCs w:val="0"/>
                <w:sz w:val="20"/>
                <w:szCs w:val="20"/>
              </w:rPr>
              <w:t xml:space="preserve">at nominal voltage and </w:t>
            </w:r>
            <w:r w:rsidR="00D4252F" w:rsidRPr="00983917">
              <w:rPr>
                <w:b w:val="0"/>
                <w:bCs w:val="0"/>
                <w:sz w:val="20"/>
                <w:szCs w:val="20"/>
              </w:rPr>
              <w:t>room temperature (RT)</w:t>
            </w:r>
            <w:r w:rsidR="00381001">
              <w:rPr>
                <w:b w:val="0"/>
                <w:bCs w:val="0"/>
                <w:sz w:val="20"/>
                <w:szCs w:val="20"/>
              </w:rPr>
              <w:t>.</w:t>
            </w:r>
          </w:p>
        </w:tc>
      </w:tr>
      <w:tr w:rsidR="00115EF2" w:rsidRPr="00FC0912" w14:paraId="6FB6D0A9" w14:textId="77777777" w:rsidTr="6595419D">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420C5F75" w14:textId="77777777" w:rsidR="00115EF2" w:rsidRPr="00FC0912" w:rsidRDefault="00115EF2" w:rsidP="005602EB">
            <w:pPr>
              <w:spacing w:before="20" w:after="20"/>
              <w:jc w:val="left"/>
              <w:rPr>
                <w:rFonts w:cstheme="minorHAnsi"/>
                <w:sz w:val="20"/>
                <w:szCs w:val="20"/>
              </w:rPr>
            </w:pPr>
            <w:r w:rsidRPr="00FC0912">
              <w:rPr>
                <w:rFonts w:cstheme="minorHAnsi"/>
                <w:b w:val="0"/>
                <w:bCs w:val="0"/>
                <w:color w:val="FFFFFF" w:themeColor="background1"/>
                <w:sz w:val="20"/>
                <w:szCs w:val="20"/>
              </w:rPr>
              <w:t>Test Procedure</w:t>
            </w:r>
          </w:p>
        </w:tc>
      </w:tr>
      <w:tr w:rsidR="009D59F7" w:rsidRPr="00983917" w14:paraId="4C4365B4" w14:textId="77777777" w:rsidTr="65954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shd w:val="clear" w:color="auto" w:fill="C5C2C2" w:themeFill="accent3" w:themeFillTint="66"/>
          </w:tcPr>
          <w:p w14:paraId="536FD655" w14:textId="77777777" w:rsidR="00115EF2" w:rsidRPr="00FC0912" w:rsidRDefault="00115EF2" w:rsidP="005602EB">
            <w:pPr>
              <w:spacing w:before="20" w:after="20"/>
              <w:jc w:val="left"/>
              <w:rPr>
                <w:rFonts w:cstheme="minorHAnsi"/>
                <w:sz w:val="20"/>
                <w:szCs w:val="20"/>
              </w:rPr>
            </w:pPr>
            <w:r w:rsidRPr="00FC0912">
              <w:rPr>
                <w:rFonts w:cstheme="minorHAnsi"/>
                <w:b w:val="0"/>
                <w:bCs w:val="0"/>
                <w:sz w:val="20"/>
                <w:szCs w:val="20"/>
              </w:rPr>
              <w:t>Step</w:t>
            </w:r>
          </w:p>
        </w:tc>
        <w:tc>
          <w:tcPr>
            <w:tcW w:w="4608" w:type="dxa"/>
            <w:gridSpan w:val="2"/>
            <w:shd w:val="clear" w:color="auto" w:fill="C5C2C2" w:themeFill="accent3" w:themeFillTint="66"/>
          </w:tcPr>
          <w:p w14:paraId="047E6D4C" w14:textId="77777777" w:rsidR="00115EF2" w:rsidRPr="00FC0912" w:rsidRDefault="00115EF2"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Action</w:t>
            </w:r>
          </w:p>
        </w:tc>
        <w:tc>
          <w:tcPr>
            <w:tcW w:w="2444" w:type="dxa"/>
            <w:gridSpan w:val="3"/>
            <w:shd w:val="clear" w:color="auto" w:fill="C5C2C2" w:themeFill="accent3" w:themeFillTint="66"/>
          </w:tcPr>
          <w:p w14:paraId="0133BE1A" w14:textId="77777777" w:rsidR="00115EF2" w:rsidRPr="00FC0912" w:rsidRDefault="00115EF2"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Register parameter</w:t>
            </w:r>
          </w:p>
        </w:tc>
        <w:tc>
          <w:tcPr>
            <w:tcW w:w="1347" w:type="dxa"/>
            <w:gridSpan w:val="2"/>
            <w:shd w:val="clear" w:color="auto" w:fill="C5C2C2" w:themeFill="accent3" w:themeFillTint="66"/>
          </w:tcPr>
          <w:p w14:paraId="3910957B" w14:textId="77777777" w:rsidR="00115EF2" w:rsidRPr="00FC0912" w:rsidRDefault="00115EF2"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Value</w:t>
            </w:r>
          </w:p>
        </w:tc>
      </w:tr>
      <w:tr w:rsidR="009D59F7" w:rsidRPr="00983917" w14:paraId="4218715D" w14:textId="77777777" w:rsidTr="6595419D">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50A17D69" w14:textId="13C9C709" w:rsidR="00115EF2" w:rsidRPr="00983917" w:rsidRDefault="00115EF2" w:rsidP="00623CD0">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tcPr>
          <w:p w14:paraId="5E5508DF" w14:textId="77777777" w:rsidR="00115EF2" w:rsidRPr="00FC0912" w:rsidRDefault="00115EF2"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83917">
              <w:rPr>
                <w:rFonts w:cstheme="minorHAnsi"/>
                <w:sz w:val="20"/>
                <w:szCs w:val="20"/>
              </w:rPr>
              <w:t>Start from park state.</w:t>
            </w:r>
          </w:p>
        </w:tc>
        <w:tc>
          <w:tcPr>
            <w:tcW w:w="2444" w:type="dxa"/>
            <w:gridSpan w:val="3"/>
            <w:shd w:val="clear" w:color="auto" w:fill="FFFFFF" w:themeFill="background1"/>
          </w:tcPr>
          <w:p w14:paraId="7F424A25" w14:textId="77777777" w:rsidR="00115EF2" w:rsidRPr="00FC0912" w:rsidRDefault="00115EF2"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347" w:type="dxa"/>
            <w:gridSpan w:val="2"/>
            <w:shd w:val="clear" w:color="auto" w:fill="FFFFFF" w:themeFill="background1"/>
          </w:tcPr>
          <w:p w14:paraId="2D23664D" w14:textId="77777777" w:rsidR="00115EF2" w:rsidRPr="00FC0912" w:rsidRDefault="00115EF2"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9D59F7" w:rsidRPr="00983917" w14:paraId="7A8C8120" w14:textId="77777777" w:rsidTr="65954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3EC1CB03" w14:textId="77777777" w:rsidR="00115EF2" w:rsidRPr="00983917" w:rsidRDefault="00115EF2" w:rsidP="00623CD0">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tcPr>
          <w:p w14:paraId="2B95FDD8" w14:textId="2837B76C" w:rsidR="00115EF2" w:rsidRPr="00FC0912" w:rsidRDefault="00115EF2"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83917">
              <w:rPr>
                <w:rFonts w:cstheme="minorHAnsi"/>
                <w:sz w:val="20"/>
                <w:szCs w:val="20"/>
              </w:rPr>
              <w:t>Configure the PSU to</w:t>
            </w:r>
            <w:r w:rsidR="00302EF6" w:rsidRPr="00983917">
              <w:rPr>
                <w:rFonts w:cstheme="minorHAnsi"/>
                <w:sz w:val="20"/>
                <w:szCs w:val="20"/>
              </w:rPr>
              <w:t xml:space="preserve"> the</w:t>
            </w:r>
            <w:r w:rsidRPr="00983917">
              <w:rPr>
                <w:rFonts w:cstheme="minorHAnsi"/>
                <w:sz w:val="20"/>
                <w:szCs w:val="20"/>
              </w:rPr>
              <w:t xml:space="preserve"> </w:t>
            </w:r>
            <w:r w:rsidR="00302EF6" w:rsidRPr="00983917">
              <w:rPr>
                <w:rFonts w:cstheme="minorHAnsi"/>
                <w:sz w:val="20"/>
                <w:szCs w:val="20"/>
              </w:rPr>
              <w:t>V</w:t>
            </w:r>
            <w:r w:rsidR="00302EF6" w:rsidRPr="00983917">
              <w:rPr>
                <w:rFonts w:cstheme="minorHAnsi"/>
                <w:sz w:val="20"/>
                <w:szCs w:val="20"/>
                <w:vertAlign w:val="subscript"/>
              </w:rPr>
              <w:t>nom.</w:t>
            </w:r>
            <w:r w:rsidR="00302EF6" w:rsidRPr="00983917">
              <w:rPr>
                <w:rFonts w:cstheme="minorHAnsi"/>
                <w:sz w:val="20"/>
                <w:szCs w:val="20"/>
              </w:rPr>
              <w:t xml:space="preserve"> </w:t>
            </w:r>
            <w:r w:rsidRPr="00983917">
              <w:rPr>
                <w:rFonts w:cstheme="minorHAnsi"/>
                <w:sz w:val="20"/>
                <w:szCs w:val="20"/>
              </w:rPr>
              <w:t>voltage.</w:t>
            </w:r>
          </w:p>
        </w:tc>
        <w:tc>
          <w:tcPr>
            <w:tcW w:w="2444" w:type="dxa"/>
            <w:gridSpan w:val="3"/>
            <w:shd w:val="clear" w:color="auto" w:fill="FFFFFF" w:themeFill="background1"/>
          </w:tcPr>
          <w:p w14:paraId="34381372" w14:textId="77777777" w:rsidR="00115EF2" w:rsidRPr="00FC0912" w:rsidRDefault="00115EF2"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347" w:type="dxa"/>
            <w:gridSpan w:val="2"/>
            <w:shd w:val="clear" w:color="auto" w:fill="FFFFFF" w:themeFill="background1"/>
          </w:tcPr>
          <w:p w14:paraId="664EDD4B" w14:textId="77777777" w:rsidR="00115EF2" w:rsidRPr="00FC0912" w:rsidRDefault="00115EF2"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9D59F7" w:rsidRPr="00983917" w14:paraId="76910D34" w14:textId="77777777" w:rsidTr="6595419D">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7B42A4A1" w14:textId="77777777" w:rsidR="00115EF2" w:rsidRPr="008102B6" w:rsidRDefault="00115EF2" w:rsidP="00623CD0">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tcPr>
          <w:p w14:paraId="46B2A601" w14:textId="65D150ED" w:rsidR="00115EF2" w:rsidRPr="00FC0912" w:rsidRDefault="005F3D21"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83917">
              <w:rPr>
                <w:rFonts w:cstheme="minorHAnsi"/>
                <w:sz w:val="20"/>
                <w:szCs w:val="20"/>
              </w:rPr>
              <w:t>Set up</w:t>
            </w:r>
            <w:r w:rsidR="00115EF2" w:rsidRPr="00983917">
              <w:rPr>
                <w:rFonts w:cstheme="minorHAnsi"/>
                <w:sz w:val="20"/>
                <w:szCs w:val="20"/>
              </w:rPr>
              <w:t xml:space="preserve"> the imager to work in </w:t>
            </w:r>
            <w:r w:rsidR="00053ED8" w:rsidRPr="00983917">
              <w:rPr>
                <w:rFonts w:cstheme="minorHAnsi"/>
                <w:sz w:val="20"/>
                <w:szCs w:val="20"/>
              </w:rPr>
              <w:t xml:space="preserve">FHD10 </w:t>
            </w:r>
            <w:r w:rsidR="00115EF2" w:rsidRPr="00983917">
              <w:rPr>
                <w:rFonts w:cstheme="minorHAnsi"/>
                <w:sz w:val="20"/>
                <w:szCs w:val="20"/>
              </w:rPr>
              <w:t>mode (</w:t>
            </w:r>
            <w:r w:rsidR="00115EF2" w:rsidRPr="00983917">
              <w:rPr>
                <w:sz w:val="20"/>
                <w:szCs w:val="20"/>
              </w:rPr>
              <w:fldChar w:fldCharType="begin"/>
            </w:r>
            <w:r w:rsidR="00115EF2" w:rsidRPr="00983917">
              <w:rPr>
                <w:sz w:val="20"/>
                <w:szCs w:val="20"/>
              </w:rPr>
              <w:instrText xml:space="preserve"> REF _Ref210893375 \h  \* MERGEFORMAT </w:instrText>
            </w:r>
            <w:r w:rsidR="00115EF2" w:rsidRPr="00983917">
              <w:rPr>
                <w:sz w:val="20"/>
                <w:szCs w:val="20"/>
              </w:rPr>
            </w:r>
            <w:r w:rsidR="00115EF2" w:rsidRPr="00983917">
              <w:rPr>
                <w:sz w:val="20"/>
                <w:szCs w:val="20"/>
              </w:rPr>
              <w:fldChar w:fldCharType="separate"/>
            </w:r>
            <w:r w:rsidR="0014032D" w:rsidRPr="0014032D">
              <w:rPr>
                <w:sz w:val="20"/>
                <w:szCs w:val="20"/>
              </w:rPr>
              <w:t>Table 2</w:t>
            </w:r>
            <w:r w:rsidR="00115EF2" w:rsidRPr="00983917">
              <w:rPr>
                <w:sz w:val="20"/>
                <w:szCs w:val="20"/>
              </w:rPr>
              <w:fldChar w:fldCharType="end"/>
            </w:r>
            <w:r w:rsidR="00115EF2" w:rsidRPr="00983917">
              <w:rPr>
                <w:sz w:val="20"/>
                <w:szCs w:val="20"/>
              </w:rPr>
              <w:t>).</w:t>
            </w:r>
          </w:p>
        </w:tc>
        <w:tc>
          <w:tcPr>
            <w:tcW w:w="2444" w:type="dxa"/>
            <w:gridSpan w:val="3"/>
            <w:shd w:val="clear" w:color="auto" w:fill="FFFFFF" w:themeFill="background1"/>
          </w:tcPr>
          <w:p w14:paraId="4E975565" w14:textId="77777777" w:rsidR="00115EF2" w:rsidRPr="00FC0912" w:rsidRDefault="00115EF2"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347" w:type="dxa"/>
            <w:gridSpan w:val="2"/>
            <w:shd w:val="clear" w:color="auto" w:fill="FFFFFF" w:themeFill="background1"/>
          </w:tcPr>
          <w:p w14:paraId="1EB3E626" w14:textId="77777777" w:rsidR="00115EF2" w:rsidRPr="00FC0912" w:rsidRDefault="00115EF2"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8102B6" w:rsidRPr="00983917" w14:paraId="505A2E6F" w14:textId="77777777" w:rsidTr="65954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4BFBC8D9" w14:textId="77777777" w:rsidR="008102B6" w:rsidRPr="008102B6" w:rsidRDefault="008102B6" w:rsidP="008102B6">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tcPr>
          <w:p w14:paraId="15550147" w14:textId="69514B47" w:rsidR="008102B6" w:rsidRPr="00983917"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Enable continuous acquisition mode</w:t>
            </w:r>
          </w:p>
        </w:tc>
        <w:tc>
          <w:tcPr>
            <w:tcW w:w="2444" w:type="dxa"/>
            <w:gridSpan w:val="3"/>
            <w:shd w:val="clear" w:color="auto" w:fill="FFFFFF" w:themeFill="background1"/>
          </w:tcPr>
          <w:p w14:paraId="791ECF77" w14:textId="6EC1D282" w:rsidR="008102B6" w:rsidRPr="00FC0912"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572E4">
              <w:rPr>
                <w:rFonts w:cstheme="minorHAnsi"/>
                <w:sz w:val="20"/>
                <w:szCs w:val="20"/>
              </w:rPr>
              <w:t>AcquisitionCommand_Value</w:t>
            </w:r>
          </w:p>
        </w:tc>
        <w:tc>
          <w:tcPr>
            <w:tcW w:w="1347" w:type="dxa"/>
            <w:gridSpan w:val="2"/>
            <w:shd w:val="clear" w:color="auto" w:fill="FFFFFF" w:themeFill="background1"/>
          </w:tcPr>
          <w:p w14:paraId="2E09FDCB" w14:textId="1CB5BEC3" w:rsidR="008102B6" w:rsidRPr="00FC0912"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8</w:t>
            </w:r>
          </w:p>
        </w:tc>
      </w:tr>
      <w:tr w:rsidR="008102B6" w:rsidRPr="00983917" w14:paraId="115C7C4B" w14:textId="77777777" w:rsidTr="6595419D">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35B47615" w14:textId="77777777" w:rsidR="008102B6" w:rsidRPr="008102B6" w:rsidRDefault="008102B6" w:rsidP="008102B6">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tcPr>
          <w:p w14:paraId="6722D693" w14:textId="77777777"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83917">
              <w:rPr>
                <w:rFonts w:cstheme="minorHAnsi"/>
                <w:sz w:val="20"/>
                <w:szCs w:val="20"/>
              </w:rPr>
              <w:t>Wait 5s.</w:t>
            </w:r>
          </w:p>
        </w:tc>
        <w:tc>
          <w:tcPr>
            <w:tcW w:w="2444" w:type="dxa"/>
            <w:gridSpan w:val="3"/>
            <w:shd w:val="clear" w:color="auto" w:fill="FFFFFF" w:themeFill="background1"/>
          </w:tcPr>
          <w:p w14:paraId="3E8EA22A" w14:textId="77777777"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347" w:type="dxa"/>
            <w:gridSpan w:val="2"/>
            <w:shd w:val="clear" w:color="auto" w:fill="FFFFFF" w:themeFill="background1"/>
          </w:tcPr>
          <w:p w14:paraId="00EFFA28" w14:textId="77777777"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8102B6" w:rsidRPr="00983917" w14:paraId="55956413" w14:textId="77777777" w:rsidTr="65954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4F53949B" w14:textId="77777777" w:rsidR="008102B6" w:rsidRPr="00983917" w:rsidRDefault="008102B6" w:rsidP="008102B6">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tcPr>
          <w:p w14:paraId="5478EB1B" w14:textId="222EC983" w:rsidR="008102B6" w:rsidRPr="00983917"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83917">
              <w:rPr>
                <w:rFonts w:cstheme="minorHAnsi"/>
                <w:sz w:val="20"/>
                <w:szCs w:val="20"/>
              </w:rPr>
              <w:t>Read register</w:t>
            </w:r>
          </w:p>
        </w:tc>
        <w:tc>
          <w:tcPr>
            <w:tcW w:w="2444" w:type="dxa"/>
            <w:gridSpan w:val="3"/>
            <w:shd w:val="clear" w:color="auto" w:fill="FFFFFF" w:themeFill="background1"/>
          </w:tcPr>
          <w:p w14:paraId="3DE051C3" w14:textId="178F7F76" w:rsidR="008102B6" w:rsidRPr="00983917"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83917">
              <w:rPr>
                <w:rFonts w:cstheme="minorHAnsi"/>
                <w:sz w:val="20"/>
                <w:szCs w:val="20"/>
              </w:rPr>
              <w:t>(PROX) Analog_constant_test</w:t>
            </w:r>
          </w:p>
        </w:tc>
        <w:tc>
          <w:tcPr>
            <w:tcW w:w="1347" w:type="dxa"/>
            <w:gridSpan w:val="2"/>
            <w:shd w:val="clear" w:color="auto" w:fill="FFFFFF" w:themeFill="background1"/>
          </w:tcPr>
          <w:p w14:paraId="61AD6F58" w14:textId="77777777" w:rsidR="008102B6" w:rsidRPr="00983917"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8102B6" w:rsidRPr="00983917" w14:paraId="5B3C3E91" w14:textId="77777777" w:rsidTr="6595419D">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5F2D1653" w14:textId="77777777" w:rsidR="008102B6" w:rsidRPr="00983917" w:rsidRDefault="008102B6" w:rsidP="008102B6">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tcPr>
          <w:p w14:paraId="5FBE5DCB" w14:textId="45C6D404"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83917">
              <w:rPr>
                <w:rFonts w:cstheme="minorHAnsi"/>
                <w:sz w:val="20"/>
                <w:szCs w:val="20"/>
              </w:rPr>
              <w:t>Check if read value matches and log pass/fail.</w:t>
            </w:r>
          </w:p>
        </w:tc>
        <w:tc>
          <w:tcPr>
            <w:tcW w:w="2444" w:type="dxa"/>
            <w:gridSpan w:val="3"/>
            <w:shd w:val="clear" w:color="auto" w:fill="FFFFFF" w:themeFill="background1"/>
          </w:tcPr>
          <w:p w14:paraId="25212750" w14:textId="77199E24"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83917">
              <w:rPr>
                <w:rFonts w:cstheme="minorHAnsi"/>
                <w:sz w:val="20"/>
                <w:szCs w:val="20"/>
              </w:rPr>
              <w:t>(PROX) Analog_constant_test</w:t>
            </w:r>
          </w:p>
        </w:tc>
        <w:tc>
          <w:tcPr>
            <w:tcW w:w="1347" w:type="dxa"/>
            <w:gridSpan w:val="2"/>
            <w:shd w:val="clear" w:color="auto" w:fill="FFFFFF" w:themeFill="background1"/>
          </w:tcPr>
          <w:p w14:paraId="03EDF77E" w14:textId="78C9B37F"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83917">
              <w:rPr>
                <w:rFonts w:cstheme="minorHAnsi"/>
                <w:sz w:val="20"/>
                <w:szCs w:val="20"/>
              </w:rPr>
              <w:t>0xAA</w:t>
            </w:r>
          </w:p>
        </w:tc>
      </w:tr>
      <w:tr w:rsidR="008102B6" w:rsidRPr="00983917" w14:paraId="2C5B9256" w14:textId="77777777" w:rsidTr="65954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31391772" w14:textId="77777777" w:rsidR="008102B6" w:rsidRPr="00983917" w:rsidRDefault="008102B6" w:rsidP="008102B6">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tcPr>
          <w:p w14:paraId="764530ED" w14:textId="2C6C9604" w:rsidR="008102B6" w:rsidRPr="00983917"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83917">
              <w:rPr>
                <w:rFonts w:cstheme="minorHAnsi"/>
                <w:sz w:val="20"/>
                <w:szCs w:val="20"/>
              </w:rPr>
              <w:t>Write register</w:t>
            </w:r>
          </w:p>
        </w:tc>
        <w:tc>
          <w:tcPr>
            <w:tcW w:w="2444" w:type="dxa"/>
            <w:gridSpan w:val="3"/>
            <w:shd w:val="clear" w:color="auto" w:fill="FFFFFF" w:themeFill="background1"/>
            <w:vAlign w:val="center"/>
          </w:tcPr>
          <w:p w14:paraId="5772DCFF" w14:textId="2CD4C7D6" w:rsidR="008102B6" w:rsidRPr="00983917"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14"/>
                <w:szCs w:val="8"/>
              </w:rPr>
            </w:pPr>
            <w:r w:rsidRPr="00983917">
              <w:rPr>
                <w:rFonts w:cstheme="minorHAnsi"/>
                <w:sz w:val="20"/>
                <w:szCs w:val="20"/>
              </w:rPr>
              <w:t xml:space="preserve">(PROX) </w:t>
            </w:r>
            <w:r w:rsidRPr="00983917">
              <w:rPr>
                <w:sz w:val="14"/>
                <w:szCs w:val="8"/>
              </w:rPr>
              <w:t>VendorUniqueSPIGPIO_data_mosi</w:t>
            </w:r>
          </w:p>
        </w:tc>
        <w:tc>
          <w:tcPr>
            <w:tcW w:w="1347" w:type="dxa"/>
            <w:gridSpan w:val="2"/>
            <w:shd w:val="clear" w:color="auto" w:fill="FFFFFF" w:themeFill="background1"/>
          </w:tcPr>
          <w:p w14:paraId="6C9507DD" w14:textId="1FD0AA79" w:rsidR="008102B6" w:rsidRPr="00983917"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83917">
              <w:rPr>
                <w:rFonts w:cstheme="minorHAnsi"/>
                <w:sz w:val="20"/>
                <w:szCs w:val="20"/>
              </w:rPr>
              <w:t>0xCAFE123</w:t>
            </w:r>
          </w:p>
        </w:tc>
      </w:tr>
      <w:tr w:rsidR="008102B6" w:rsidRPr="00983917" w14:paraId="4EDD9122" w14:textId="77777777" w:rsidTr="6595419D">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70CE2070" w14:textId="77777777" w:rsidR="008102B6" w:rsidRPr="00983917" w:rsidRDefault="008102B6" w:rsidP="008102B6">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tcPr>
          <w:p w14:paraId="2EBF6897" w14:textId="522F950D"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83917">
              <w:rPr>
                <w:rFonts w:cstheme="minorHAnsi"/>
                <w:sz w:val="20"/>
                <w:szCs w:val="20"/>
              </w:rPr>
              <w:t>Read register</w:t>
            </w:r>
          </w:p>
        </w:tc>
        <w:tc>
          <w:tcPr>
            <w:tcW w:w="2444" w:type="dxa"/>
            <w:gridSpan w:val="3"/>
            <w:shd w:val="clear" w:color="auto" w:fill="FFFFFF" w:themeFill="background1"/>
          </w:tcPr>
          <w:p w14:paraId="001C4519" w14:textId="7A0320D9"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83917">
              <w:rPr>
                <w:rFonts w:cstheme="minorHAnsi"/>
                <w:sz w:val="20"/>
                <w:szCs w:val="20"/>
              </w:rPr>
              <w:t xml:space="preserve">(PROX) </w:t>
            </w:r>
            <w:r w:rsidRPr="00983917">
              <w:rPr>
                <w:sz w:val="14"/>
                <w:szCs w:val="8"/>
              </w:rPr>
              <w:t>VendorUniqueSPIGPIO_data_mosi</w:t>
            </w:r>
          </w:p>
        </w:tc>
        <w:tc>
          <w:tcPr>
            <w:tcW w:w="1347" w:type="dxa"/>
            <w:gridSpan w:val="2"/>
            <w:shd w:val="clear" w:color="auto" w:fill="FFFFFF" w:themeFill="background1"/>
          </w:tcPr>
          <w:p w14:paraId="57937432" w14:textId="77777777"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8102B6" w:rsidRPr="00983917" w14:paraId="4A6DB865" w14:textId="77777777" w:rsidTr="65954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2515ADF4" w14:textId="77777777" w:rsidR="008102B6" w:rsidRPr="00983917" w:rsidRDefault="008102B6" w:rsidP="008102B6">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tcPr>
          <w:p w14:paraId="4BBF32FF" w14:textId="2462516E" w:rsidR="008102B6" w:rsidRPr="00983917"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83917">
              <w:rPr>
                <w:rFonts w:cstheme="minorHAnsi"/>
                <w:sz w:val="20"/>
                <w:szCs w:val="20"/>
              </w:rPr>
              <w:t>Check if read value matches and log pass/fail.</w:t>
            </w:r>
          </w:p>
        </w:tc>
        <w:tc>
          <w:tcPr>
            <w:tcW w:w="2444" w:type="dxa"/>
            <w:gridSpan w:val="3"/>
            <w:shd w:val="clear" w:color="auto" w:fill="FFFFFF" w:themeFill="background1"/>
          </w:tcPr>
          <w:p w14:paraId="011433D0" w14:textId="77777777" w:rsidR="008102B6" w:rsidRPr="00983917"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347" w:type="dxa"/>
            <w:gridSpan w:val="2"/>
            <w:shd w:val="clear" w:color="auto" w:fill="FFFFFF" w:themeFill="background1"/>
          </w:tcPr>
          <w:p w14:paraId="7F145780" w14:textId="5403AD5C" w:rsidR="008102B6" w:rsidRPr="00983917"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83917">
              <w:rPr>
                <w:rFonts w:cstheme="minorHAnsi"/>
                <w:sz w:val="20"/>
                <w:szCs w:val="20"/>
              </w:rPr>
              <w:t>0xCAFE123</w:t>
            </w:r>
          </w:p>
        </w:tc>
      </w:tr>
      <w:tr w:rsidR="008102B6" w:rsidRPr="00983917" w14:paraId="072A13DC" w14:textId="77777777" w:rsidTr="6595419D">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715CA95F" w14:textId="77777777" w:rsidR="008102B6" w:rsidRPr="00983917" w:rsidRDefault="008102B6" w:rsidP="008102B6">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tcPr>
          <w:p w14:paraId="0ADAA6D0" w14:textId="0FC9EA77"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Read lock bits register</w:t>
            </w:r>
          </w:p>
        </w:tc>
        <w:tc>
          <w:tcPr>
            <w:tcW w:w="2444" w:type="dxa"/>
            <w:gridSpan w:val="3"/>
            <w:shd w:val="clear" w:color="auto" w:fill="FFFFFF" w:themeFill="background1"/>
          </w:tcPr>
          <w:p w14:paraId="0AC1BA7D" w14:textId="77777777" w:rsidR="008102B6"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(PROX)</w:t>
            </w:r>
          </w:p>
          <w:p w14:paraId="013E3270" w14:textId="63867E54" w:rsidR="008102B6" w:rsidRPr="00983917" w:rsidRDefault="0002769C"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2769C">
              <w:rPr>
                <w:rFonts w:cstheme="minorHAnsi"/>
                <w:sz w:val="20"/>
                <w:szCs w:val="20"/>
              </w:rPr>
              <w:t>Analog_ct_lock_bits</w:t>
            </w:r>
          </w:p>
        </w:tc>
        <w:tc>
          <w:tcPr>
            <w:tcW w:w="1347" w:type="dxa"/>
            <w:gridSpan w:val="2"/>
            <w:shd w:val="clear" w:color="auto" w:fill="FFFFFF" w:themeFill="background1"/>
          </w:tcPr>
          <w:p w14:paraId="4A21A0FE" w14:textId="77777777"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8102B6" w:rsidRPr="00983917" w14:paraId="4738A2FD" w14:textId="77777777" w:rsidTr="65954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3D0D342E" w14:textId="77777777" w:rsidR="008102B6" w:rsidRPr="00983917" w:rsidRDefault="008102B6" w:rsidP="008102B6">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tcPr>
          <w:p w14:paraId="3E97A386" w14:textId="6F660AC6" w:rsidR="008102B6"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Check if value matches and log value.</w:t>
            </w:r>
          </w:p>
        </w:tc>
        <w:tc>
          <w:tcPr>
            <w:tcW w:w="2444" w:type="dxa"/>
            <w:gridSpan w:val="3"/>
            <w:shd w:val="clear" w:color="auto" w:fill="FFFFFF" w:themeFill="background1"/>
          </w:tcPr>
          <w:p w14:paraId="5A692B36" w14:textId="77777777" w:rsidR="008102B6"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347" w:type="dxa"/>
            <w:gridSpan w:val="2"/>
            <w:shd w:val="clear" w:color="auto" w:fill="FFFFFF" w:themeFill="background1"/>
          </w:tcPr>
          <w:p w14:paraId="0FABA72A" w14:textId="130CAFB8" w:rsidR="008102B6" w:rsidRPr="00983917"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2</w:t>
            </w:r>
          </w:p>
        </w:tc>
      </w:tr>
      <w:tr w:rsidR="008102B6" w:rsidRPr="00983917" w14:paraId="35711E6D" w14:textId="77777777" w:rsidTr="6595419D">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2418FFB9" w14:textId="77777777" w:rsidR="008102B6" w:rsidRPr="00983917" w:rsidRDefault="008102B6" w:rsidP="008102B6">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tcPr>
          <w:p w14:paraId="6E171D34" w14:textId="3AD02FA9" w:rsidR="008102B6" w:rsidRPr="00FC0912"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83917">
              <w:rPr>
                <w:rFonts w:cstheme="minorHAnsi"/>
                <w:sz w:val="20"/>
                <w:szCs w:val="20"/>
              </w:rPr>
              <w:t>Enable color mode of the Test pattern generator (TPG) to be able to capture color pattern.</w:t>
            </w:r>
          </w:p>
        </w:tc>
        <w:tc>
          <w:tcPr>
            <w:tcW w:w="2444" w:type="dxa"/>
            <w:gridSpan w:val="3"/>
            <w:shd w:val="clear" w:color="auto" w:fill="FFFFFF" w:themeFill="background1"/>
          </w:tcPr>
          <w:p w14:paraId="07C856E8" w14:textId="3E40969B" w:rsidR="008102B6" w:rsidRPr="00B910D7" w:rsidRDefault="775E4F0A" w:rsidP="6595419D">
            <w:pPr>
              <w:spacing w:before="20" w:after="20"/>
              <w:jc w:val="left"/>
              <w:cnfStyle w:val="000000000000" w:firstRow="0" w:lastRow="0" w:firstColumn="0" w:lastColumn="0" w:oddVBand="0" w:evenVBand="0" w:oddHBand="0" w:evenHBand="0" w:firstRowFirstColumn="0" w:firstRowLastColumn="0" w:lastRowFirstColumn="0" w:lastRowLastColumn="0"/>
              <w:rPr>
                <w:rFonts w:cstheme="minorBidi"/>
                <w:sz w:val="20"/>
                <w:szCs w:val="20"/>
                <w:lang w:val="it-IT"/>
              </w:rPr>
            </w:pPr>
            <w:r w:rsidRPr="00B910D7">
              <w:rPr>
                <w:rFonts w:cstheme="minorBidi"/>
                <w:sz w:val="20"/>
                <w:szCs w:val="20"/>
                <w:lang w:val="it-IT"/>
              </w:rPr>
              <w:t>(PROX) Analog_col_mono_tpg</w:t>
            </w:r>
          </w:p>
        </w:tc>
        <w:tc>
          <w:tcPr>
            <w:tcW w:w="1347" w:type="dxa"/>
            <w:gridSpan w:val="2"/>
            <w:shd w:val="clear" w:color="auto" w:fill="FFFFFF" w:themeFill="background1"/>
          </w:tcPr>
          <w:p w14:paraId="2BBAB9A8" w14:textId="4EDE7B25" w:rsidR="008102B6" w:rsidRPr="00FC0912"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83917">
              <w:rPr>
                <w:rFonts w:cstheme="minorHAnsi"/>
                <w:sz w:val="20"/>
                <w:szCs w:val="20"/>
              </w:rPr>
              <w:t>1</w:t>
            </w:r>
          </w:p>
        </w:tc>
      </w:tr>
      <w:tr w:rsidR="008102B6" w:rsidRPr="00983917" w14:paraId="37A687F4" w14:textId="77777777" w:rsidTr="65954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041B21C6" w14:textId="77777777" w:rsidR="008102B6" w:rsidRPr="00983917" w:rsidRDefault="008102B6" w:rsidP="008102B6">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tcPr>
          <w:p w14:paraId="1FEB4A0D" w14:textId="529A21BE" w:rsidR="008102B6" w:rsidRPr="00983917"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Set pixel size</w:t>
            </w:r>
          </w:p>
        </w:tc>
        <w:tc>
          <w:tcPr>
            <w:tcW w:w="2444" w:type="dxa"/>
            <w:gridSpan w:val="3"/>
            <w:shd w:val="clear" w:color="auto" w:fill="FFFFFF" w:themeFill="background1"/>
          </w:tcPr>
          <w:p w14:paraId="58293C0A" w14:textId="40F11E81" w:rsidR="008102B6"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83917">
              <w:rPr>
                <w:rFonts w:cstheme="minorHAnsi"/>
                <w:sz w:val="20"/>
                <w:szCs w:val="20"/>
              </w:rPr>
              <w:t>(PROX)</w:t>
            </w:r>
          </w:p>
          <w:p w14:paraId="20849324" w14:textId="076210C0" w:rsidR="008102B6" w:rsidRPr="00FC0912"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C2700">
              <w:rPr>
                <w:rFonts w:cstheme="minorHAnsi"/>
                <w:sz w:val="20"/>
                <w:szCs w:val="20"/>
              </w:rPr>
              <w:t>PixelSize_Value</w:t>
            </w:r>
          </w:p>
        </w:tc>
        <w:tc>
          <w:tcPr>
            <w:tcW w:w="1347" w:type="dxa"/>
            <w:gridSpan w:val="2"/>
            <w:shd w:val="clear" w:color="auto" w:fill="FFFFFF" w:themeFill="background1"/>
          </w:tcPr>
          <w:p w14:paraId="190D8B52" w14:textId="7EE61C45" w:rsidR="008102B6" w:rsidRPr="00FC0912"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10</w:t>
            </w:r>
          </w:p>
        </w:tc>
      </w:tr>
      <w:tr w:rsidR="008102B6" w:rsidRPr="00983917" w14:paraId="2ABD7039" w14:textId="77777777" w:rsidTr="6595419D">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4FA8FE82" w14:textId="77777777" w:rsidR="008102B6" w:rsidRPr="00983917" w:rsidRDefault="008102B6" w:rsidP="008102B6">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tcPr>
          <w:p w14:paraId="2138A2EF" w14:textId="5A581F48" w:rsidR="008102B6" w:rsidRPr="00FC0912"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83917">
              <w:rPr>
                <w:rFonts w:cstheme="minorHAnsi"/>
                <w:sz w:val="20"/>
                <w:szCs w:val="20"/>
              </w:rPr>
              <w:t>Start of video mode loop.</w:t>
            </w:r>
          </w:p>
        </w:tc>
        <w:tc>
          <w:tcPr>
            <w:tcW w:w="2444" w:type="dxa"/>
            <w:gridSpan w:val="3"/>
            <w:shd w:val="clear" w:color="auto" w:fill="FFFFFF" w:themeFill="background1"/>
          </w:tcPr>
          <w:p w14:paraId="14CF7F45" w14:textId="77777777" w:rsidR="008102B6" w:rsidRPr="00FC0912"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347" w:type="dxa"/>
            <w:gridSpan w:val="2"/>
            <w:shd w:val="clear" w:color="auto" w:fill="FFFFFF" w:themeFill="background1"/>
          </w:tcPr>
          <w:p w14:paraId="775248BD" w14:textId="77777777" w:rsidR="008102B6" w:rsidRPr="00FC0912"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8102B6" w:rsidRPr="00983917" w14:paraId="43255DFB" w14:textId="77777777" w:rsidTr="65954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3D01BAD6" w14:textId="77777777" w:rsidR="008102B6" w:rsidRPr="00983917" w:rsidRDefault="008102B6" w:rsidP="008102B6">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tcPr>
          <w:p w14:paraId="06697A10" w14:textId="7E0D64C4" w:rsidR="008102B6" w:rsidRPr="00983917"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83917">
              <w:rPr>
                <w:rFonts w:cstheme="minorHAnsi"/>
                <w:sz w:val="20"/>
                <w:szCs w:val="20"/>
              </w:rPr>
              <w:t>Configure the first (next) video mode</w:t>
            </w:r>
            <w:r>
              <w:rPr>
                <w:rFonts w:cstheme="minorHAnsi"/>
                <w:sz w:val="20"/>
                <w:szCs w:val="20"/>
              </w:rPr>
              <w:t>.</w:t>
            </w:r>
          </w:p>
        </w:tc>
        <w:tc>
          <w:tcPr>
            <w:tcW w:w="2444" w:type="dxa"/>
            <w:gridSpan w:val="3"/>
            <w:shd w:val="clear" w:color="auto" w:fill="FFFFFF" w:themeFill="background1"/>
          </w:tcPr>
          <w:p w14:paraId="177C74E2" w14:textId="3CAAC977" w:rsidR="008102B6" w:rsidRPr="00983917"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See Video mode table</w:t>
            </w:r>
          </w:p>
        </w:tc>
        <w:tc>
          <w:tcPr>
            <w:tcW w:w="1347" w:type="dxa"/>
            <w:gridSpan w:val="2"/>
            <w:shd w:val="clear" w:color="auto" w:fill="FFFFFF" w:themeFill="background1"/>
          </w:tcPr>
          <w:p w14:paraId="1C9CB701" w14:textId="77777777" w:rsidR="008102B6" w:rsidRPr="00983917"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8102B6" w:rsidRPr="00983917" w14:paraId="4C3C78DF" w14:textId="77777777" w:rsidTr="6595419D">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2D624766" w14:textId="77777777" w:rsidR="008102B6" w:rsidRPr="00983917" w:rsidRDefault="008102B6" w:rsidP="008102B6">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tcPr>
          <w:p w14:paraId="2E59EDD2" w14:textId="007B8228"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Start of test pattern loop.</w:t>
            </w:r>
          </w:p>
        </w:tc>
        <w:tc>
          <w:tcPr>
            <w:tcW w:w="2444" w:type="dxa"/>
            <w:gridSpan w:val="3"/>
            <w:shd w:val="clear" w:color="auto" w:fill="FFFFFF" w:themeFill="background1"/>
          </w:tcPr>
          <w:p w14:paraId="4B055BFE" w14:textId="77777777" w:rsidR="008102B6"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347" w:type="dxa"/>
            <w:gridSpan w:val="2"/>
            <w:shd w:val="clear" w:color="auto" w:fill="FFFFFF" w:themeFill="background1"/>
          </w:tcPr>
          <w:p w14:paraId="27A6FCC9" w14:textId="77777777"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8102B6" w:rsidRPr="00983917" w14:paraId="6CA74CA2" w14:textId="77777777" w:rsidTr="65954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74618F1C" w14:textId="77777777" w:rsidR="008102B6" w:rsidRPr="00983917" w:rsidRDefault="008102B6" w:rsidP="008102B6">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tcPr>
          <w:p w14:paraId="5DBC1484" w14:textId="3E6EE596" w:rsidR="008102B6"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Configure the first (next) test pattern.</w:t>
            </w:r>
          </w:p>
        </w:tc>
        <w:tc>
          <w:tcPr>
            <w:tcW w:w="2444" w:type="dxa"/>
            <w:gridSpan w:val="3"/>
            <w:shd w:val="clear" w:color="auto" w:fill="FFFFFF" w:themeFill="background1"/>
          </w:tcPr>
          <w:p w14:paraId="136BE2CC" w14:textId="321B81FF" w:rsidR="008102B6"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See Test pattern table</w:t>
            </w:r>
          </w:p>
        </w:tc>
        <w:tc>
          <w:tcPr>
            <w:tcW w:w="1347" w:type="dxa"/>
            <w:gridSpan w:val="2"/>
            <w:shd w:val="clear" w:color="auto" w:fill="FFFFFF" w:themeFill="background1"/>
          </w:tcPr>
          <w:p w14:paraId="2CE87398" w14:textId="77777777" w:rsidR="008102B6" w:rsidRPr="00983917"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8102B6" w:rsidRPr="00983917" w14:paraId="101E6EFA" w14:textId="77777777" w:rsidTr="6595419D">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657E80F7" w14:textId="77777777" w:rsidR="008102B6" w:rsidRPr="00983917" w:rsidRDefault="008102B6" w:rsidP="008102B6">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tcPr>
          <w:p w14:paraId="41266F1A" w14:textId="1C350F9C" w:rsidR="008102B6"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Start of frame rate loop.</w:t>
            </w:r>
          </w:p>
        </w:tc>
        <w:tc>
          <w:tcPr>
            <w:tcW w:w="2444" w:type="dxa"/>
            <w:gridSpan w:val="3"/>
            <w:shd w:val="clear" w:color="auto" w:fill="FFFFFF" w:themeFill="background1"/>
          </w:tcPr>
          <w:p w14:paraId="7A811D72" w14:textId="77777777" w:rsidR="008102B6"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347" w:type="dxa"/>
            <w:gridSpan w:val="2"/>
            <w:shd w:val="clear" w:color="auto" w:fill="FFFFFF" w:themeFill="background1"/>
          </w:tcPr>
          <w:p w14:paraId="465398EC" w14:textId="77777777"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8102B6" w:rsidRPr="00983917" w14:paraId="1F20E65D" w14:textId="77777777" w:rsidTr="65954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vAlign w:val="center"/>
          </w:tcPr>
          <w:p w14:paraId="514E393D" w14:textId="77777777" w:rsidR="008102B6" w:rsidRPr="00983917" w:rsidRDefault="008102B6" w:rsidP="00C1009C">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vAlign w:val="center"/>
          </w:tcPr>
          <w:p w14:paraId="40F6B758" w14:textId="778547C0" w:rsidR="008102B6" w:rsidRDefault="008102B6" w:rsidP="001E1F42">
            <w:pPr>
              <w:spacing w:before="20" w:after="2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Configure the first (next) frame rate.</w:t>
            </w:r>
          </w:p>
        </w:tc>
        <w:tc>
          <w:tcPr>
            <w:tcW w:w="2444" w:type="dxa"/>
            <w:gridSpan w:val="3"/>
            <w:shd w:val="clear" w:color="auto" w:fill="FFFFFF" w:themeFill="background1"/>
          </w:tcPr>
          <w:p w14:paraId="794841DA" w14:textId="77777777" w:rsidR="008102B6"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sz w:val="14"/>
                <w:szCs w:val="8"/>
              </w:rPr>
            </w:pPr>
            <w:r w:rsidRPr="00983917">
              <w:rPr>
                <w:rFonts w:cstheme="minorHAnsi"/>
                <w:sz w:val="20"/>
                <w:szCs w:val="20"/>
              </w:rPr>
              <w:t>(PROX)</w:t>
            </w:r>
          </w:p>
          <w:p w14:paraId="53E4912C" w14:textId="64133032" w:rsidR="008102B6"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D71D94">
              <w:rPr>
                <w:sz w:val="14"/>
                <w:szCs w:val="8"/>
              </w:rPr>
              <w:t>AcquisitionFrameRate_Value</w:t>
            </w:r>
          </w:p>
        </w:tc>
        <w:tc>
          <w:tcPr>
            <w:tcW w:w="1347" w:type="dxa"/>
            <w:gridSpan w:val="2"/>
            <w:shd w:val="clear" w:color="auto" w:fill="FFFFFF" w:themeFill="background1"/>
          </w:tcPr>
          <w:p w14:paraId="02A21589" w14:textId="103DAA1B" w:rsidR="008102B6" w:rsidRPr="00983917"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commentRangeStart w:id="207"/>
            <w:r>
              <w:rPr>
                <w:rFonts w:cstheme="minorHAnsi"/>
                <w:sz w:val="20"/>
                <w:szCs w:val="20"/>
              </w:rPr>
              <w:t>[10,30]</w:t>
            </w:r>
            <w:commentRangeEnd w:id="207"/>
            <w:r w:rsidRPr="00983917">
              <w:rPr>
                <w:rStyle w:val="CommentReference"/>
                <w:rFonts w:cstheme="minorHAnsi"/>
                <w:sz w:val="20"/>
                <w:szCs w:val="20"/>
              </w:rPr>
              <w:commentReference w:id="207"/>
            </w:r>
          </w:p>
        </w:tc>
      </w:tr>
      <w:tr w:rsidR="008102B6" w:rsidRPr="00983917" w14:paraId="331746A2" w14:textId="77777777" w:rsidTr="6595419D">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0B933E01" w14:textId="77777777" w:rsidR="008102B6" w:rsidRPr="00983917" w:rsidRDefault="008102B6" w:rsidP="008102B6">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tcPr>
          <w:p w14:paraId="2ABE5B58" w14:textId="1BFC99F5"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Enable stream</w:t>
            </w:r>
          </w:p>
        </w:tc>
        <w:tc>
          <w:tcPr>
            <w:tcW w:w="2444" w:type="dxa"/>
            <w:gridSpan w:val="3"/>
            <w:shd w:val="clear" w:color="auto" w:fill="FFFFFF" w:themeFill="background1"/>
          </w:tcPr>
          <w:p w14:paraId="63C31489" w14:textId="77777777"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347" w:type="dxa"/>
            <w:gridSpan w:val="2"/>
            <w:shd w:val="clear" w:color="auto" w:fill="FFFFFF" w:themeFill="background1"/>
          </w:tcPr>
          <w:p w14:paraId="4DF7B63E" w14:textId="77777777"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8102B6" w:rsidRPr="00983917" w14:paraId="159BA23D" w14:textId="77777777" w:rsidTr="65954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1EFD9416" w14:textId="77777777" w:rsidR="008102B6" w:rsidRPr="00983917" w:rsidRDefault="008102B6" w:rsidP="008102B6">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tcPr>
          <w:p w14:paraId="0126E4AA" w14:textId="27F1D761" w:rsidR="008102B6" w:rsidRPr="00983917"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Capture image</w:t>
            </w:r>
          </w:p>
        </w:tc>
        <w:tc>
          <w:tcPr>
            <w:tcW w:w="2444" w:type="dxa"/>
            <w:gridSpan w:val="3"/>
            <w:shd w:val="clear" w:color="auto" w:fill="FFFFFF" w:themeFill="background1"/>
          </w:tcPr>
          <w:p w14:paraId="4C1F0AF9" w14:textId="77777777" w:rsidR="008102B6" w:rsidRPr="00983917"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347" w:type="dxa"/>
            <w:gridSpan w:val="2"/>
            <w:shd w:val="clear" w:color="auto" w:fill="FFFFFF" w:themeFill="background1"/>
          </w:tcPr>
          <w:p w14:paraId="5DF4DBA8" w14:textId="77777777" w:rsidR="008102B6" w:rsidRPr="00983917"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8102B6" w:rsidRPr="00983917" w14:paraId="46F09804" w14:textId="77777777" w:rsidTr="6595419D">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0EABA859" w14:textId="77777777" w:rsidR="008102B6" w:rsidRPr="00983917" w:rsidRDefault="008102B6" w:rsidP="008102B6">
            <w:pPr>
              <w:pStyle w:val="ListParagraph"/>
              <w:numPr>
                <w:ilvl w:val="0"/>
                <w:numId w:val="25"/>
              </w:numPr>
              <w:spacing w:before="20" w:after="20"/>
              <w:jc w:val="left"/>
              <w:rPr>
                <w:rFonts w:cstheme="minorHAnsi"/>
                <w:sz w:val="20"/>
                <w:szCs w:val="20"/>
              </w:rPr>
            </w:pPr>
          </w:p>
        </w:tc>
        <w:tc>
          <w:tcPr>
            <w:tcW w:w="4608" w:type="dxa"/>
            <w:gridSpan w:val="2"/>
            <w:shd w:val="clear" w:color="auto" w:fill="FFFFFF" w:themeFill="background1"/>
          </w:tcPr>
          <w:p w14:paraId="6A661BEC" w14:textId="32D8FCE7"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Save image</w:t>
            </w:r>
          </w:p>
        </w:tc>
        <w:tc>
          <w:tcPr>
            <w:tcW w:w="2444" w:type="dxa"/>
            <w:gridSpan w:val="3"/>
            <w:shd w:val="clear" w:color="auto" w:fill="FFFFFF" w:themeFill="background1"/>
          </w:tcPr>
          <w:p w14:paraId="6A4A1269" w14:textId="77777777"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347" w:type="dxa"/>
            <w:gridSpan w:val="2"/>
            <w:shd w:val="clear" w:color="auto" w:fill="FFFFFF" w:themeFill="background1"/>
          </w:tcPr>
          <w:p w14:paraId="36B132A4" w14:textId="77777777"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8102B6" w:rsidRPr="00FC0912" w14:paraId="192650CB" w14:textId="77777777" w:rsidTr="65954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40871466" w14:textId="77777777" w:rsidR="008102B6" w:rsidRPr="00FC0912" w:rsidRDefault="008102B6" w:rsidP="008102B6">
            <w:pPr>
              <w:spacing w:before="20" w:after="20"/>
              <w:jc w:val="left"/>
              <w:rPr>
                <w:rFonts w:cstheme="minorHAnsi"/>
                <w:sz w:val="20"/>
                <w:szCs w:val="20"/>
              </w:rPr>
            </w:pPr>
            <w:r w:rsidRPr="00FC0912">
              <w:rPr>
                <w:rFonts w:cstheme="minorHAnsi"/>
                <w:b w:val="0"/>
                <w:bCs w:val="0"/>
                <w:color w:val="FFFFFF" w:themeColor="background1"/>
                <w:sz w:val="20"/>
                <w:szCs w:val="20"/>
              </w:rPr>
              <w:t>Notes</w:t>
            </w:r>
          </w:p>
        </w:tc>
      </w:tr>
      <w:tr w:rsidR="008102B6" w:rsidRPr="00FC0912" w14:paraId="19A961EF" w14:textId="77777777" w:rsidTr="6595419D">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3B2A5CB4" w14:textId="77777777" w:rsidR="008102B6" w:rsidRPr="00CD2F5D" w:rsidRDefault="008102B6" w:rsidP="008102B6">
            <w:pPr>
              <w:rPr>
                <w:lang w:eastAsia="nl-BE"/>
              </w:rPr>
            </w:pPr>
            <w:r w:rsidRPr="00CD2F5D">
              <w:rPr>
                <w:lang w:eastAsia="nl-BE"/>
              </w:rPr>
              <w:t>Video mode table</w:t>
            </w:r>
          </w:p>
          <w:tbl>
            <w:tblPr>
              <w:tblStyle w:val="GridTable4-Accent1"/>
              <w:tblW w:w="0" w:type="auto"/>
              <w:tblLook w:val="04A0" w:firstRow="1" w:lastRow="0" w:firstColumn="1" w:lastColumn="0" w:noHBand="0" w:noVBand="1"/>
            </w:tblPr>
            <w:tblGrid>
              <w:gridCol w:w="1350"/>
              <w:gridCol w:w="2040"/>
              <w:gridCol w:w="750"/>
            </w:tblGrid>
            <w:tr w:rsidR="008102B6" w:rsidRPr="00CD2F5D" w14:paraId="4695521D" w14:textId="77777777" w:rsidTr="00560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32873" w14:textId="77777777" w:rsidR="008102B6" w:rsidRPr="00CD2F5D" w:rsidRDefault="008102B6" w:rsidP="008102B6">
                  <w:pPr>
                    <w:pStyle w:val="Table-small"/>
                    <w:rPr>
                      <w:lang w:eastAsia="nl-BE"/>
                    </w:rPr>
                  </w:pPr>
                  <w:r w:rsidRPr="00CD2F5D">
                    <w:rPr>
                      <w:lang w:eastAsia="nl-BE"/>
                    </w:rPr>
                    <w:t>Video mode</w:t>
                  </w:r>
                </w:p>
              </w:tc>
              <w:tc>
                <w:tcPr>
                  <w:tcW w:w="0" w:type="auto"/>
                  <w:hideMark/>
                </w:tcPr>
                <w:p w14:paraId="3CA3B36C" w14:textId="77777777" w:rsidR="008102B6" w:rsidRPr="00CD2F5D" w:rsidRDefault="008102B6" w:rsidP="008102B6">
                  <w:pPr>
                    <w:pStyle w:val="Table-small"/>
                    <w:cnfStyle w:val="100000000000" w:firstRow="1" w:lastRow="0" w:firstColumn="0" w:lastColumn="0" w:oddVBand="0" w:evenVBand="0" w:oddHBand="0" w:evenHBand="0" w:firstRowFirstColumn="0" w:firstRowLastColumn="0" w:lastRowFirstColumn="0" w:lastRowLastColumn="0"/>
                    <w:rPr>
                      <w:lang w:eastAsia="nl-BE"/>
                    </w:rPr>
                  </w:pPr>
                  <w:r w:rsidRPr="00CD2F5D">
                    <w:rPr>
                      <w:lang w:eastAsia="nl-BE"/>
                    </w:rPr>
                    <w:t>Register parameter</w:t>
                  </w:r>
                </w:p>
              </w:tc>
              <w:tc>
                <w:tcPr>
                  <w:tcW w:w="0" w:type="auto"/>
                  <w:hideMark/>
                </w:tcPr>
                <w:p w14:paraId="6F27026F" w14:textId="77777777" w:rsidR="008102B6" w:rsidRPr="00CD2F5D" w:rsidRDefault="008102B6" w:rsidP="008102B6">
                  <w:pPr>
                    <w:pStyle w:val="Table-small"/>
                    <w:cnfStyle w:val="100000000000" w:firstRow="1" w:lastRow="0" w:firstColumn="0" w:lastColumn="0" w:oddVBand="0" w:evenVBand="0" w:oddHBand="0" w:evenHBand="0" w:firstRowFirstColumn="0" w:firstRowLastColumn="0" w:lastRowFirstColumn="0" w:lastRowLastColumn="0"/>
                    <w:rPr>
                      <w:lang w:eastAsia="nl-BE"/>
                    </w:rPr>
                  </w:pPr>
                  <w:r w:rsidRPr="00CD2F5D">
                    <w:rPr>
                      <w:lang w:eastAsia="nl-BE"/>
                    </w:rPr>
                    <w:t>Value</w:t>
                  </w:r>
                </w:p>
              </w:tc>
            </w:tr>
            <w:tr w:rsidR="008102B6" w:rsidRPr="00CD2F5D" w14:paraId="3B8A399F"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BEAB0" w14:textId="77777777" w:rsidR="008102B6" w:rsidRPr="00CD2F5D" w:rsidRDefault="008102B6" w:rsidP="008102B6">
                  <w:pPr>
                    <w:pStyle w:val="Table-small"/>
                    <w:rPr>
                      <w:lang w:eastAsia="nl-BE"/>
                    </w:rPr>
                  </w:pPr>
                  <w:r w:rsidRPr="00CD2F5D">
                    <w:rPr>
                      <w:lang w:eastAsia="nl-BE"/>
                    </w:rPr>
                    <w:t>VGA</w:t>
                  </w:r>
                </w:p>
              </w:tc>
              <w:tc>
                <w:tcPr>
                  <w:tcW w:w="0" w:type="auto"/>
                  <w:hideMark/>
                </w:tcPr>
                <w:p w14:paraId="51E75F11" w14:textId="77777777" w:rsidR="008102B6" w:rsidRPr="00CD2F5D" w:rsidRDefault="008102B6" w:rsidP="008102B6">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ImageSize_Width</w:t>
                  </w:r>
                </w:p>
              </w:tc>
              <w:tc>
                <w:tcPr>
                  <w:tcW w:w="0" w:type="auto"/>
                  <w:hideMark/>
                </w:tcPr>
                <w:p w14:paraId="3436F60E" w14:textId="77777777" w:rsidR="008102B6" w:rsidRPr="00CD2F5D" w:rsidRDefault="008102B6" w:rsidP="008102B6">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640</w:t>
                  </w:r>
                </w:p>
              </w:tc>
            </w:tr>
            <w:tr w:rsidR="008102B6" w:rsidRPr="00CD2F5D" w14:paraId="218A176E" w14:textId="77777777" w:rsidTr="005602EB">
              <w:tc>
                <w:tcPr>
                  <w:cnfStyle w:val="001000000000" w:firstRow="0" w:lastRow="0" w:firstColumn="1" w:lastColumn="0" w:oddVBand="0" w:evenVBand="0" w:oddHBand="0" w:evenHBand="0" w:firstRowFirstColumn="0" w:firstRowLastColumn="0" w:lastRowFirstColumn="0" w:lastRowLastColumn="0"/>
                  <w:tcW w:w="0" w:type="auto"/>
                  <w:hideMark/>
                </w:tcPr>
                <w:p w14:paraId="40D16DFD" w14:textId="77777777" w:rsidR="008102B6" w:rsidRPr="00CD2F5D" w:rsidRDefault="008102B6" w:rsidP="008102B6">
                  <w:pPr>
                    <w:pStyle w:val="Table-small"/>
                    <w:rPr>
                      <w:lang w:eastAsia="nl-BE"/>
                    </w:rPr>
                  </w:pPr>
                  <w:r w:rsidRPr="00CD2F5D">
                    <w:rPr>
                      <w:lang w:eastAsia="nl-BE"/>
                    </w:rPr>
                    <w:t> </w:t>
                  </w:r>
                </w:p>
              </w:tc>
              <w:tc>
                <w:tcPr>
                  <w:tcW w:w="0" w:type="auto"/>
                  <w:hideMark/>
                </w:tcPr>
                <w:p w14:paraId="3D756BF6" w14:textId="77777777" w:rsidR="008102B6" w:rsidRPr="00CD2F5D" w:rsidRDefault="008102B6" w:rsidP="008102B6">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ImageSize_Height</w:t>
                  </w:r>
                </w:p>
              </w:tc>
              <w:tc>
                <w:tcPr>
                  <w:tcW w:w="0" w:type="auto"/>
                  <w:hideMark/>
                </w:tcPr>
                <w:p w14:paraId="5CBB892B" w14:textId="77777777" w:rsidR="008102B6" w:rsidRPr="00CD2F5D" w:rsidRDefault="008102B6" w:rsidP="008102B6">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480</w:t>
                  </w:r>
                </w:p>
              </w:tc>
            </w:tr>
            <w:tr w:rsidR="008102B6" w:rsidRPr="00CD2F5D" w14:paraId="50D9765A"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1A483" w14:textId="77777777" w:rsidR="008102B6" w:rsidRPr="00CD2F5D" w:rsidRDefault="008102B6" w:rsidP="008102B6">
                  <w:pPr>
                    <w:pStyle w:val="Table-small"/>
                    <w:rPr>
                      <w:lang w:eastAsia="nl-BE"/>
                    </w:rPr>
                  </w:pPr>
                  <w:r w:rsidRPr="00CD2F5D">
                    <w:rPr>
                      <w:lang w:eastAsia="nl-BE"/>
                    </w:rPr>
                    <w:t>HD</w:t>
                  </w:r>
                </w:p>
              </w:tc>
              <w:tc>
                <w:tcPr>
                  <w:tcW w:w="0" w:type="auto"/>
                  <w:hideMark/>
                </w:tcPr>
                <w:p w14:paraId="3F010F5B" w14:textId="77777777" w:rsidR="008102B6" w:rsidRPr="00CD2F5D" w:rsidRDefault="008102B6" w:rsidP="008102B6">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ImageSize_Width</w:t>
                  </w:r>
                </w:p>
              </w:tc>
              <w:tc>
                <w:tcPr>
                  <w:tcW w:w="0" w:type="auto"/>
                  <w:hideMark/>
                </w:tcPr>
                <w:p w14:paraId="26B6E0C4" w14:textId="77777777" w:rsidR="008102B6" w:rsidRPr="00CD2F5D" w:rsidRDefault="008102B6" w:rsidP="008102B6">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1280</w:t>
                  </w:r>
                </w:p>
              </w:tc>
            </w:tr>
            <w:tr w:rsidR="008102B6" w:rsidRPr="00CD2F5D" w14:paraId="608829E8" w14:textId="77777777" w:rsidTr="005602EB">
              <w:tc>
                <w:tcPr>
                  <w:cnfStyle w:val="001000000000" w:firstRow="0" w:lastRow="0" w:firstColumn="1" w:lastColumn="0" w:oddVBand="0" w:evenVBand="0" w:oddHBand="0" w:evenHBand="0" w:firstRowFirstColumn="0" w:firstRowLastColumn="0" w:lastRowFirstColumn="0" w:lastRowLastColumn="0"/>
                  <w:tcW w:w="0" w:type="auto"/>
                  <w:hideMark/>
                </w:tcPr>
                <w:p w14:paraId="419E288C" w14:textId="77777777" w:rsidR="008102B6" w:rsidRPr="00CD2F5D" w:rsidRDefault="008102B6" w:rsidP="008102B6">
                  <w:pPr>
                    <w:pStyle w:val="Table-small"/>
                    <w:rPr>
                      <w:lang w:eastAsia="nl-BE"/>
                    </w:rPr>
                  </w:pPr>
                  <w:r w:rsidRPr="00CD2F5D">
                    <w:rPr>
                      <w:lang w:eastAsia="nl-BE"/>
                    </w:rPr>
                    <w:t> </w:t>
                  </w:r>
                </w:p>
              </w:tc>
              <w:tc>
                <w:tcPr>
                  <w:tcW w:w="0" w:type="auto"/>
                  <w:hideMark/>
                </w:tcPr>
                <w:p w14:paraId="6B865222" w14:textId="77777777" w:rsidR="008102B6" w:rsidRPr="00CD2F5D" w:rsidRDefault="008102B6" w:rsidP="008102B6">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ImageSize_Height</w:t>
                  </w:r>
                </w:p>
              </w:tc>
              <w:tc>
                <w:tcPr>
                  <w:tcW w:w="0" w:type="auto"/>
                  <w:hideMark/>
                </w:tcPr>
                <w:p w14:paraId="1B09C2F0" w14:textId="77777777" w:rsidR="008102B6" w:rsidRPr="00CD2F5D" w:rsidRDefault="008102B6" w:rsidP="008102B6">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720</w:t>
                  </w:r>
                </w:p>
              </w:tc>
            </w:tr>
            <w:tr w:rsidR="008102B6" w:rsidRPr="00CD2F5D" w14:paraId="60758777"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BC9660" w14:textId="5B6163D1" w:rsidR="008102B6" w:rsidRPr="00CD2F5D" w:rsidRDefault="008102B6" w:rsidP="008102B6">
                  <w:pPr>
                    <w:pStyle w:val="Table-small"/>
                    <w:rPr>
                      <w:lang w:eastAsia="nl-BE"/>
                    </w:rPr>
                  </w:pPr>
                  <w:r>
                    <w:rPr>
                      <w:lang w:eastAsia="nl-BE"/>
                    </w:rPr>
                    <w:t>FHD</w:t>
                  </w:r>
                </w:p>
              </w:tc>
              <w:tc>
                <w:tcPr>
                  <w:tcW w:w="0" w:type="auto"/>
                  <w:hideMark/>
                </w:tcPr>
                <w:p w14:paraId="77E1CCB2" w14:textId="77777777" w:rsidR="008102B6" w:rsidRPr="00CD2F5D" w:rsidRDefault="008102B6" w:rsidP="008102B6">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ImageSize_Width</w:t>
                  </w:r>
                </w:p>
              </w:tc>
              <w:tc>
                <w:tcPr>
                  <w:tcW w:w="0" w:type="auto"/>
                  <w:hideMark/>
                </w:tcPr>
                <w:p w14:paraId="2C76B11E" w14:textId="77777777" w:rsidR="008102B6" w:rsidRPr="00CD2F5D" w:rsidRDefault="008102B6" w:rsidP="008102B6">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1920</w:t>
                  </w:r>
                </w:p>
              </w:tc>
            </w:tr>
            <w:tr w:rsidR="008102B6" w:rsidRPr="00CD2F5D" w14:paraId="0E5BC7ED" w14:textId="77777777" w:rsidTr="005602EB">
              <w:tc>
                <w:tcPr>
                  <w:cnfStyle w:val="001000000000" w:firstRow="0" w:lastRow="0" w:firstColumn="1" w:lastColumn="0" w:oddVBand="0" w:evenVBand="0" w:oddHBand="0" w:evenHBand="0" w:firstRowFirstColumn="0" w:firstRowLastColumn="0" w:lastRowFirstColumn="0" w:lastRowLastColumn="0"/>
                  <w:tcW w:w="0" w:type="auto"/>
                  <w:hideMark/>
                </w:tcPr>
                <w:p w14:paraId="17DAC995" w14:textId="77777777" w:rsidR="008102B6" w:rsidRPr="00CD2F5D" w:rsidRDefault="008102B6" w:rsidP="008102B6">
                  <w:pPr>
                    <w:pStyle w:val="Table-small"/>
                    <w:rPr>
                      <w:lang w:eastAsia="nl-BE"/>
                    </w:rPr>
                  </w:pPr>
                  <w:r w:rsidRPr="00CD2F5D">
                    <w:rPr>
                      <w:lang w:eastAsia="nl-BE"/>
                    </w:rPr>
                    <w:t> </w:t>
                  </w:r>
                </w:p>
              </w:tc>
              <w:tc>
                <w:tcPr>
                  <w:tcW w:w="0" w:type="auto"/>
                  <w:hideMark/>
                </w:tcPr>
                <w:p w14:paraId="3F741B71" w14:textId="77777777" w:rsidR="008102B6" w:rsidRPr="00CD2F5D" w:rsidRDefault="008102B6" w:rsidP="008102B6">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ImageSize_Height</w:t>
                  </w:r>
                </w:p>
              </w:tc>
              <w:tc>
                <w:tcPr>
                  <w:tcW w:w="0" w:type="auto"/>
                  <w:hideMark/>
                </w:tcPr>
                <w:p w14:paraId="644D8E5F" w14:textId="77777777" w:rsidR="008102B6" w:rsidRPr="00CD2F5D" w:rsidRDefault="008102B6" w:rsidP="008102B6">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1080</w:t>
                  </w:r>
                </w:p>
              </w:tc>
            </w:tr>
          </w:tbl>
          <w:p w14:paraId="72119AC6" w14:textId="77777777" w:rsidR="008102B6" w:rsidRPr="003D1463" w:rsidRDefault="008102B6" w:rsidP="008102B6">
            <w:pPr>
              <w:rPr>
                <w:lang w:eastAsia="nl-BE"/>
              </w:rPr>
            </w:pPr>
            <w:r w:rsidRPr="003D1463">
              <w:rPr>
                <w:lang w:eastAsia="nl-BE"/>
              </w:rPr>
              <w:t>Test Pattern table</w:t>
            </w:r>
          </w:p>
          <w:tbl>
            <w:tblPr>
              <w:tblStyle w:val="GridTable4-Accent1"/>
              <w:tblW w:w="0" w:type="auto"/>
              <w:tblLook w:val="04A0" w:firstRow="1" w:lastRow="0" w:firstColumn="1" w:lastColumn="0" w:noHBand="0" w:noVBand="1"/>
            </w:tblPr>
            <w:tblGrid>
              <w:gridCol w:w="2206"/>
              <w:gridCol w:w="2040"/>
              <w:gridCol w:w="728"/>
            </w:tblGrid>
            <w:tr w:rsidR="008102B6" w:rsidRPr="00CD2F5D" w14:paraId="7B3F33C8" w14:textId="77777777" w:rsidTr="00560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6B894E" w14:textId="77777777" w:rsidR="008102B6" w:rsidRPr="00CD2F5D" w:rsidRDefault="008102B6" w:rsidP="008102B6">
                  <w:pPr>
                    <w:pStyle w:val="Table-small"/>
                    <w:rPr>
                      <w:lang w:eastAsia="nl-BE"/>
                    </w:rPr>
                  </w:pPr>
                  <w:r w:rsidRPr="00CD2F5D">
                    <w:rPr>
                      <w:lang w:eastAsia="nl-BE"/>
                    </w:rPr>
                    <w:t>Pattern</w:t>
                  </w:r>
                </w:p>
              </w:tc>
              <w:tc>
                <w:tcPr>
                  <w:tcW w:w="0" w:type="auto"/>
                  <w:hideMark/>
                </w:tcPr>
                <w:p w14:paraId="407F340D" w14:textId="77777777" w:rsidR="008102B6" w:rsidRPr="00CD2F5D" w:rsidRDefault="008102B6" w:rsidP="008102B6">
                  <w:pPr>
                    <w:pStyle w:val="Table-small"/>
                    <w:cnfStyle w:val="100000000000" w:firstRow="1" w:lastRow="0" w:firstColumn="0" w:lastColumn="0" w:oddVBand="0" w:evenVBand="0" w:oddHBand="0" w:evenHBand="0" w:firstRowFirstColumn="0" w:firstRowLastColumn="0" w:lastRowFirstColumn="0" w:lastRowLastColumn="0"/>
                    <w:rPr>
                      <w:lang w:eastAsia="nl-BE"/>
                    </w:rPr>
                  </w:pPr>
                  <w:r w:rsidRPr="00CD2F5D">
                    <w:rPr>
                      <w:lang w:eastAsia="nl-BE"/>
                    </w:rPr>
                    <w:t>Register parameter</w:t>
                  </w:r>
                </w:p>
              </w:tc>
              <w:tc>
                <w:tcPr>
                  <w:tcW w:w="0" w:type="auto"/>
                  <w:hideMark/>
                </w:tcPr>
                <w:p w14:paraId="6AFCB1D5" w14:textId="77777777" w:rsidR="008102B6" w:rsidRPr="00CD2F5D" w:rsidRDefault="008102B6" w:rsidP="008102B6">
                  <w:pPr>
                    <w:pStyle w:val="Table-small"/>
                    <w:cnfStyle w:val="100000000000" w:firstRow="1" w:lastRow="0" w:firstColumn="0" w:lastColumn="0" w:oddVBand="0" w:evenVBand="0" w:oddHBand="0" w:evenHBand="0" w:firstRowFirstColumn="0" w:firstRowLastColumn="0" w:lastRowFirstColumn="0" w:lastRowLastColumn="0"/>
                    <w:rPr>
                      <w:lang w:eastAsia="nl-BE"/>
                    </w:rPr>
                  </w:pPr>
                  <w:r w:rsidRPr="00CD2F5D">
                    <w:rPr>
                      <w:lang w:eastAsia="nl-BE"/>
                    </w:rPr>
                    <w:t>value</w:t>
                  </w:r>
                </w:p>
              </w:tc>
            </w:tr>
            <w:tr w:rsidR="008102B6" w:rsidRPr="00CD2F5D" w14:paraId="4D3255D2"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28627" w14:textId="77777777" w:rsidR="008102B6" w:rsidRPr="00CD2F5D" w:rsidRDefault="008102B6" w:rsidP="008102B6">
                  <w:pPr>
                    <w:pStyle w:val="Table-small"/>
                    <w:rPr>
                      <w:lang w:eastAsia="nl-BE"/>
                    </w:rPr>
                  </w:pPr>
                  <w:r w:rsidRPr="00CD2F5D">
                    <w:rPr>
                      <w:lang w:eastAsia="nl-BE"/>
                    </w:rPr>
                    <w:t>Black</w:t>
                  </w:r>
                </w:p>
              </w:tc>
              <w:tc>
                <w:tcPr>
                  <w:tcW w:w="0" w:type="auto"/>
                  <w:hideMark/>
                </w:tcPr>
                <w:p w14:paraId="55D161CE" w14:textId="77777777" w:rsidR="008102B6" w:rsidRPr="00CD2F5D" w:rsidRDefault="008102B6" w:rsidP="008102B6">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TestPattern_Value</w:t>
                  </w:r>
                </w:p>
              </w:tc>
              <w:tc>
                <w:tcPr>
                  <w:tcW w:w="0" w:type="auto"/>
                  <w:hideMark/>
                </w:tcPr>
                <w:p w14:paraId="5CA1FB4B" w14:textId="77777777" w:rsidR="008102B6" w:rsidRPr="00CD2F5D" w:rsidRDefault="008102B6" w:rsidP="008102B6">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1</w:t>
                  </w:r>
                </w:p>
              </w:tc>
            </w:tr>
            <w:tr w:rsidR="008102B6" w:rsidRPr="00CD2F5D" w14:paraId="2E430C26" w14:textId="77777777" w:rsidTr="005602EB">
              <w:tc>
                <w:tcPr>
                  <w:cnfStyle w:val="001000000000" w:firstRow="0" w:lastRow="0" w:firstColumn="1" w:lastColumn="0" w:oddVBand="0" w:evenVBand="0" w:oddHBand="0" w:evenHBand="0" w:firstRowFirstColumn="0" w:firstRowLastColumn="0" w:lastRowFirstColumn="0" w:lastRowLastColumn="0"/>
                  <w:tcW w:w="0" w:type="auto"/>
                  <w:hideMark/>
                </w:tcPr>
                <w:p w14:paraId="1F133082" w14:textId="77777777" w:rsidR="008102B6" w:rsidRPr="00CD2F5D" w:rsidRDefault="008102B6" w:rsidP="008102B6">
                  <w:pPr>
                    <w:pStyle w:val="Table-small"/>
                    <w:rPr>
                      <w:lang w:eastAsia="nl-BE"/>
                    </w:rPr>
                  </w:pPr>
                  <w:r w:rsidRPr="00CD2F5D">
                    <w:rPr>
                      <w:lang w:eastAsia="nl-BE"/>
                    </w:rPr>
                    <w:t>White</w:t>
                  </w:r>
                </w:p>
              </w:tc>
              <w:tc>
                <w:tcPr>
                  <w:tcW w:w="0" w:type="auto"/>
                  <w:hideMark/>
                </w:tcPr>
                <w:p w14:paraId="3E38AF30" w14:textId="77777777" w:rsidR="008102B6" w:rsidRPr="00CD2F5D" w:rsidRDefault="008102B6" w:rsidP="008102B6">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1FA5949D" w14:textId="77777777" w:rsidR="008102B6" w:rsidRPr="00CD2F5D" w:rsidRDefault="008102B6" w:rsidP="008102B6">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2</w:t>
                  </w:r>
                </w:p>
              </w:tc>
            </w:tr>
            <w:tr w:rsidR="008102B6" w:rsidRPr="00CD2F5D" w14:paraId="69A5E9F4"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5E1B9" w14:textId="77777777" w:rsidR="008102B6" w:rsidRPr="00CD2F5D" w:rsidRDefault="008102B6" w:rsidP="008102B6">
                  <w:pPr>
                    <w:pStyle w:val="Table-small"/>
                    <w:rPr>
                      <w:lang w:eastAsia="nl-BE"/>
                    </w:rPr>
                  </w:pPr>
                  <w:r w:rsidRPr="00CD2F5D">
                    <w:rPr>
                      <w:lang w:eastAsia="nl-BE"/>
                    </w:rPr>
                    <w:t>Grey55</w:t>
                  </w:r>
                </w:p>
              </w:tc>
              <w:tc>
                <w:tcPr>
                  <w:tcW w:w="0" w:type="auto"/>
                  <w:hideMark/>
                </w:tcPr>
                <w:p w14:paraId="772160D4" w14:textId="77777777" w:rsidR="008102B6" w:rsidRPr="00CD2F5D" w:rsidRDefault="008102B6" w:rsidP="008102B6">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TestPattern_Value</w:t>
                  </w:r>
                </w:p>
              </w:tc>
              <w:tc>
                <w:tcPr>
                  <w:tcW w:w="0" w:type="auto"/>
                  <w:hideMark/>
                </w:tcPr>
                <w:p w14:paraId="568C9110" w14:textId="77777777" w:rsidR="008102B6" w:rsidRPr="00CD2F5D" w:rsidRDefault="008102B6" w:rsidP="008102B6">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3</w:t>
                  </w:r>
                </w:p>
              </w:tc>
            </w:tr>
            <w:tr w:rsidR="008102B6" w:rsidRPr="00CD2F5D" w14:paraId="44C36AC1" w14:textId="77777777" w:rsidTr="005602EB">
              <w:tc>
                <w:tcPr>
                  <w:cnfStyle w:val="001000000000" w:firstRow="0" w:lastRow="0" w:firstColumn="1" w:lastColumn="0" w:oddVBand="0" w:evenVBand="0" w:oddHBand="0" w:evenHBand="0" w:firstRowFirstColumn="0" w:firstRowLastColumn="0" w:lastRowFirstColumn="0" w:lastRowLastColumn="0"/>
                  <w:tcW w:w="0" w:type="auto"/>
                  <w:hideMark/>
                </w:tcPr>
                <w:p w14:paraId="1D0D18FF" w14:textId="77777777" w:rsidR="008102B6" w:rsidRPr="00CD2F5D" w:rsidRDefault="008102B6" w:rsidP="008102B6">
                  <w:pPr>
                    <w:pStyle w:val="Table-small"/>
                    <w:rPr>
                      <w:lang w:eastAsia="nl-BE"/>
                    </w:rPr>
                  </w:pPr>
                  <w:r w:rsidRPr="00CD2F5D">
                    <w:rPr>
                      <w:lang w:eastAsia="nl-BE"/>
                    </w:rPr>
                    <w:t>GreyAA</w:t>
                  </w:r>
                </w:p>
              </w:tc>
              <w:tc>
                <w:tcPr>
                  <w:tcW w:w="0" w:type="auto"/>
                  <w:hideMark/>
                </w:tcPr>
                <w:p w14:paraId="1A84C2EF" w14:textId="77777777" w:rsidR="008102B6" w:rsidRPr="00CD2F5D" w:rsidRDefault="008102B6" w:rsidP="008102B6">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72370B8F" w14:textId="77777777" w:rsidR="008102B6" w:rsidRPr="00CD2F5D" w:rsidRDefault="008102B6" w:rsidP="008102B6">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4</w:t>
                  </w:r>
                </w:p>
              </w:tc>
            </w:tr>
            <w:tr w:rsidR="008102B6" w:rsidRPr="00CD2F5D" w14:paraId="745C80EE"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E3470E" w14:textId="77777777" w:rsidR="008102B6" w:rsidRPr="00CD2F5D" w:rsidRDefault="008102B6" w:rsidP="008102B6">
                  <w:pPr>
                    <w:pStyle w:val="Table-small"/>
                    <w:rPr>
                      <w:lang w:eastAsia="nl-BE"/>
                    </w:rPr>
                  </w:pPr>
                  <w:r w:rsidRPr="00CD2F5D">
                    <w:rPr>
                      <w:lang w:eastAsia="nl-BE"/>
                    </w:rPr>
                    <w:t>GrayHorizontalRamp</w:t>
                  </w:r>
                </w:p>
              </w:tc>
              <w:tc>
                <w:tcPr>
                  <w:tcW w:w="0" w:type="auto"/>
                  <w:hideMark/>
                </w:tcPr>
                <w:p w14:paraId="0529AEDE" w14:textId="77777777" w:rsidR="008102B6" w:rsidRPr="00CD2F5D" w:rsidRDefault="008102B6" w:rsidP="008102B6">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TestPattern_Value</w:t>
                  </w:r>
                </w:p>
              </w:tc>
              <w:tc>
                <w:tcPr>
                  <w:tcW w:w="0" w:type="auto"/>
                  <w:hideMark/>
                </w:tcPr>
                <w:p w14:paraId="2B2638C4" w14:textId="77777777" w:rsidR="008102B6" w:rsidRPr="00CD2F5D" w:rsidRDefault="008102B6" w:rsidP="008102B6">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16</w:t>
                  </w:r>
                </w:p>
              </w:tc>
            </w:tr>
            <w:tr w:rsidR="008102B6" w:rsidRPr="00CD2F5D" w14:paraId="6A53AF3C" w14:textId="77777777" w:rsidTr="005602EB">
              <w:tc>
                <w:tcPr>
                  <w:cnfStyle w:val="001000000000" w:firstRow="0" w:lastRow="0" w:firstColumn="1" w:lastColumn="0" w:oddVBand="0" w:evenVBand="0" w:oddHBand="0" w:evenHBand="0" w:firstRowFirstColumn="0" w:firstRowLastColumn="0" w:lastRowFirstColumn="0" w:lastRowLastColumn="0"/>
                  <w:tcW w:w="0" w:type="auto"/>
                  <w:hideMark/>
                </w:tcPr>
                <w:p w14:paraId="1BCB207A" w14:textId="77777777" w:rsidR="008102B6" w:rsidRPr="00CD2F5D" w:rsidRDefault="008102B6" w:rsidP="008102B6">
                  <w:pPr>
                    <w:pStyle w:val="Table-small"/>
                    <w:rPr>
                      <w:lang w:eastAsia="nl-BE"/>
                    </w:rPr>
                  </w:pPr>
                  <w:r w:rsidRPr="00CD2F5D">
                    <w:rPr>
                      <w:lang w:eastAsia="nl-BE"/>
                    </w:rPr>
                    <w:t>GrayVerticalRamp</w:t>
                  </w:r>
                </w:p>
              </w:tc>
              <w:tc>
                <w:tcPr>
                  <w:tcW w:w="0" w:type="auto"/>
                  <w:hideMark/>
                </w:tcPr>
                <w:p w14:paraId="5AA99F17" w14:textId="77777777" w:rsidR="008102B6" w:rsidRPr="00CD2F5D" w:rsidRDefault="008102B6" w:rsidP="008102B6">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38492D17" w14:textId="77777777" w:rsidR="008102B6" w:rsidRPr="00CD2F5D" w:rsidRDefault="008102B6" w:rsidP="008102B6">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17</w:t>
                  </w:r>
                </w:p>
              </w:tc>
            </w:tr>
            <w:tr w:rsidR="008102B6" w:rsidRPr="00CD2F5D" w14:paraId="7D8605F6"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66F82" w14:textId="77777777" w:rsidR="008102B6" w:rsidRPr="00CD2F5D" w:rsidRDefault="008102B6" w:rsidP="008102B6">
                  <w:pPr>
                    <w:pStyle w:val="Table-small"/>
                    <w:rPr>
                      <w:lang w:eastAsia="nl-BE"/>
                    </w:rPr>
                  </w:pPr>
                  <w:r w:rsidRPr="00CD2F5D">
                    <w:rPr>
                      <w:lang w:eastAsia="nl-BE"/>
                    </w:rPr>
                    <w:t>ColorBar</w:t>
                  </w:r>
                </w:p>
              </w:tc>
              <w:tc>
                <w:tcPr>
                  <w:tcW w:w="0" w:type="auto"/>
                  <w:hideMark/>
                </w:tcPr>
                <w:p w14:paraId="05A0987C" w14:textId="77777777" w:rsidR="008102B6" w:rsidRPr="00CD2F5D" w:rsidRDefault="008102B6" w:rsidP="008102B6">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TestPattern_Value</w:t>
                  </w:r>
                </w:p>
              </w:tc>
              <w:tc>
                <w:tcPr>
                  <w:tcW w:w="0" w:type="auto"/>
                  <w:hideMark/>
                </w:tcPr>
                <w:p w14:paraId="7D0680BE" w14:textId="77777777" w:rsidR="008102B6" w:rsidRPr="00CD2F5D" w:rsidRDefault="008102B6" w:rsidP="008102B6">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48</w:t>
                  </w:r>
                </w:p>
              </w:tc>
            </w:tr>
            <w:tr w:rsidR="008102B6" w:rsidRPr="00CD2F5D" w14:paraId="0E9CDBE0" w14:textId="77777777" w:rsidTr="005602EB">
              <w:tc>
                <w:tcPr>
                  <w:cnfStyle w:val="001000000000" w:firstRow="0" w:lastRow="0" w:firstColumn="1" w:lastColumn="0" w:oddVBand="0" w:evenVBand="0" w:oddHBand="0" w:evenHBand="0" w:firstRowFirstColumn="0" w:firstRowLastColumn="0" w:lastRowFirstColumn="0" w:lastRowLastColumn="0"/>
                  <w:tcW w:w="0" w:type="auto"/>
                  <w:hideMark/>
                </w:tcPr>
                <w:p w14:paraId="199FA1D6" w14:textId="77777777" w:rsidR="008102B6" w:rsidRPr="00CD2F5D" w:rsidRDefault="008102B6" w:rsidP="008102B6">
                  <w:pPr>
                    <w:pStyle w:val="Table-small"/>
                    <w:rPr>
                      <w:lang w:eastAsia="nl-BE"/>
                    </w:rPr>
                  </w:pPr>
                  <w:r w:rsidRPr="00CD2F5D">
                    <w:rPr>
                      <w:lang w:eastAsia="nl-BE"/>
                    </w:rPr>
                    <w:t>GreyScaleChart</w:t>
                  </w:r>
                </w:p>
              </w:tc>
              <w:tc>
                <w:tcPr>
                  <w:tcW w:w="0" w:type="auto"/>
                  <w:hideMark/>
                </w:tcPr>
                <w:p w14:paraId="1C103EC6" w14:textId="77777777" w:rsidR="008102B6" w:rsidRPr="00CD2F5D" w:rsidRDefault="008102B6" w:rsidP="008102B6">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3644F5F7" w14:textId="77777777" w:rsidR="008102B6" w:rsidRPr="00CD2F5D" w:rsidRDefault="008102B6" w:rsidP="008102B6">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49</w:t>
                  </w:r>
                </w:p>
              </w:tc>
            </w:tr>
            <w:tr w:rsidR="008102B6" w:rsidRPr="00CD2F5D" w14:paraId="0894789D"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BDD5E" w14:textId="77777777" w:rsidR="008102B6" w:rsidRPr="00CD2F5D" w:rsidRDefault="008102B6" w:rsidP="008102B6">
                  <w:pPr>
                    <w:pStyle w:val="Table-small"/>
                    <w:rPr>
                      <w:lang w:eastAsia="nl-BE"/>
                    </w:rPr>
                  </w:pPr>
                  <w:r w:rsidRPr="00CD2F5D">
                    <w:rPr>
                      <w:lang w:eastAsia="nl-BE"/>
                    </w:rPr>
                    <w:t>VendorSpecific0</w:t>
                  </w:r>
                </w:p>
              </w:tc>
              <w:tc>
                <w:tcPr>
                  <w:tcW w:w="0" w:type="auto"/>
                  <w:hideMark/>
                </w:tcPr>
                <w:p w14:paraId="06583372" w14:textId="77777777" w:rsidR="008102B6" w:rsidRPr="00CD2F5D" w:rsidRDefault="008102B6" w:rsidP="008102B6">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TestPattern_Value</w:t>
                  </w:r>
                </w:p>
              </w:tc>
              <w:tc>
                <w:tcPr>
                  <w:tcW w:w="0" w:type="auto"/>
                  <w:hideMark/>
                </w:tcPr>
                <w:p w14:paraId="00BA5D28" w14:textId="77777777" w:rsidR="008102B6" w:rsidRPr="00CD2F5D" w:rsidRDefault="008102B6" w:rsidP="008102B6">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120</w:t>
                  </w:r>
                </w:p>
              </w:tc>
            </w:tr>
            <w:tr w:rsidR="008102B6" w:rsidRPr="00CD2F5D" w14:paraId="3B698BAD" w14:textId="77777777" w:rsidTr="005602EB">
              <w:tc>
                <w:tcPr>
                  <w:cnfStyle w:val="001000000000" w:firstRow="0" w:lastRow="0" w:firstColumn="1" w:lastColumn="0" w:oddVBand="0" w:evenVBand="0" w:oddHBand="0" w:evenHBand="0" w:firstRowFirstColumn="0" w:firstRowLastColumn="0" w:lastRowFirstColumn="0" w:lastRowLastColumn="0"/>
                  <w:tcW w:w="0" w:type="auto"/>
                  <w:hideMark/>
                </w:tcPr>
                <w:p w14:paraId="42E3D18A" w14:textId="77777777" w:rsidR="008102B6" w:rsidRPr="00CD2F5D" w:rsidRDefault="008102B6" w:rsidP="008102B6">
                  <w:pPr>
                    <w:pStyle w:val="Table-small"/>
                    <w:rPr>
                      <w:lang w:eastAsia="nl-BE"/>
                    </w:rPr>
                  </w:pPr>
                  <w:r w:rsidRPr="00CD2F5D">
                    <w:rPr>
                      <w:lang w:eastAsia="nl-BE"/>
                    </w:rPr>
                    <w:t>VendorSpecific1</w:t>
                  </w:r>
                </w:p>
              </w:tc>
              <w:tc>
                <w:tcPr>
                  <w:tcW w:w="0" w:type="auto"/>
                  <w:hideMark/>
                </w:tcPr>
                <w:p w14:paraId="38EA6A72" w14:textId="77777777" w:rsidR="008102B6" w:rsidRPr="00CD2F5D" w:rsidRDefault="008102B6" w:rsidP="008102B6">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14026857" w14:textId="77777777" w:rsidR="008102B6" w:rsidRPr="00CD2F5D" w:rsidRDefault="008102B6" w:rsidP="008102B6">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121</w:t>
                  </w:r>
                </w:p>
              </w:tc>
            </w:tr>
            <w:tr w:rsidR="008102B6" w:rsidRPr="00CD2F5D" w14:paraId="026F7051"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03CEB" w14:textId="77777777" w:rsidR="008102B6" w:rsidRPr="00CD2F5D" w:rsidRDefault="008102B6" w:rsidP="008102B6">
                  <w:pPr>
                    <w:pStyle w:val="Table-small"/>
                    <w:rPr>
                      <w:lang w:eastAsia="nl-BE"/>
                    </w:rPr>
                  </w:pPr>
                  <w:r w:rsidRPr="00CD2F5D">
                    <w:rPr>
                      <w:lang w:eastAsia="nl-BE"/>
                    </w:rPr>
                    <w:t>VendorSpecific2</w:t>
                  </w:r>
                </w:p>
              </w:tc>
              <w:tc>
                <w:tcPr>
                  <w:tcW w:w="0" w:type="auto"/>
                  <w:hideMark/>
                </w:tcPr>
                <w:p w14:paraId="7ECDF1BD" w14:textId="77777777" w:rsidR="008102B6" w:rsidRPr="00CD2F5D" w:rsidRDefault="008102B6" w:rsidP="008102B6">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TestPattern_Value</w:t>
                  </w:r>
                </w:p>
              </w:tc>
              <w:tc>
                <w:tcPr>
                  <w:tcW w:w="0" w:type="auto"/>
                  <w:hideMark/>
                </w:tcPr>
                <w:p w14:paraId="3DBFCEDB" w14:textId="77777777" w:rsidR="008102B6" w:rsidRPr="00CD2F5D" w:rsidRDefault="008102B6" w:rsidP="008102B6">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122</w:t>
                  </w:r>
                </w:p>
              </w:tc>
            </w:tr>
            <w:tr w:rsidR="008102B6" w:rsidRPr="00CD2F5D" w14:paraId="065F4921" w14:textId="77777777" w:rsidTr="005602EB">
              <w:tc>
                <w:tcPr>
                  <w:cnfStyle w:val="001000000000" w:firstRow="0" w:lastRow="0" w:firstColumn="1" w:lastColumn="0" w:oddVBand="0" w:evenVBand="0" w:oddHBand="0" w:evenHBand="0" w:firstRowFirstColumn="0" w:firstRowLastColumn="0" w:lastRowFirstColumn="0" w:lastRowLastColumn="0"/>
                  <w:tcW w:w="0" w:type="auto"/>
                  <w:hideMark/>
                </w:tcPr>
                <w:p w14:paraId="08349537" w14:textId="77777777" w:rsidR="008102B6" w:rsidRPr="00CD2F5D" w:rsidRDefault="008102B6" w:rsidP="008102B6">
                  <w:pPr>
                    <w:pStyle w:val="Table-small"/>
                    <w:rPr>
                      <w:lang w:eastAsia="nl-BE"/>
                    </w:rPr>
                  </w:pPr>
                  <w:r w:rsidRPr="00CD2F5D">
                    <w:rPr>
                      <w:lang w:eastAsia="nl-BE"/>
                    </w:rPr>
                    <w:t>VendorSpecific3</w:t>
                  </w:r>
                </w:p>
              </w:tc>
              <w:tc>
                <w:tcPr>
                  <w:tcW w:w="0" w:type="auto"/>
                  <w:hideMark/>
                </w:tcPr>
                <w:p w14:paraId="644D24E4" w14:textId="77777777" w:rsidR="008102B6" w:rsidRPr="00CD2F5D" w:rsidRDefault="008102B6" w:rsidP="008102B6">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7E8D1B5A" w14:textId="77777777" w:rsidR="008102B6" w:rsidRPr="00CD2F5D" w:rsidRDefault="008102B6" w:rsidP="008102B6">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123</w:t>
                  </w:r>
                </w:p>
              </w:tc>
            </w:tr>
            <w:tr w:rsidR="008102B6" w:rsidRPr="00CD2F5D" w14:paraId="3CC44F39"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52D2A" w14:textId="77777777" w:rsidR="008102B6" w:rsidRPr="00CD2F5D" w:rsidRDefault="008102B6" w:rsidP="008102B6">
                  <w:pPr>
                    <w:pStyle w:val="Table-small"/>
                    <w:rPr>
                      <w:lang w:eastAsia="nl-BE"/>
                    </w:rPr>
                  </w:pPr>
                  <w:r w:rsidRPr="00CD2F5D">
                    <w:rPr>
                      <w:lang w:eastAsia="nl-BE"/>
                    </w:rPr>
                    <w:t>VendorSpecific4</w:t>
                  </w:r>
                </w:p>
              </w:tc>
              <w:tc>
                <w:tcPr>
                  <w:tcW w:w="0" w:type="auto"/>
                  <w:hideMark/>
                </w:tcPr>
                <w:p w14:paraId="6022643F" w14:textId="77777777" w:rsidR="008102B6" w:rsidRPr="00CD2F5D" w:rsidRDefault="008102B6" w:rsidP="008102B6">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TestPattern_Value</w:t>
                  </w:r>
                </w:p>
              </w:tc>
              <w:tc>
                <w:tcPr>
                  <w:tcW w:w="0" w:type="auto"/>
                  <w:hideMark/>
                </w:tcPr>
                <w:p w14:paraId="226CA360" w14:textId="77777777" w:rsidR="008102B6" w:rsidRPr="00CD2F5D" w:rsidRDefault="008102B6" w:rsidP="008102B6">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124</w:t>
                  </w:r>
                </w:p>
              </w:tc>
            </w:tr>
            <w:tr w:rsidR="008102B6" w:rsidRPr="00CD2F5D" w14:paraId="25ABB367" w14:textId="77777777" w:rsidTr="005602EB">
              <w:tc>
                <w:tcPr>
                  <w:cnfStyle w:val="001000000000" w:firstRow="0" w:lastRow="0" w:firstColumn="1" w:lastColumn="0" w:oddVBand="0" w:evenVBand="0" w:oddHBand="0" w:evenHBand="0" w:firstRowFirstColumn="0" w:firstRowLastColumn="0" w:lastRowFirstColumn="0" w:lastRowLastColumn="0"/>
                  <w:tcW w:w="0" w:type="auto"/>
                  <w:hideMark/>
                </w:tcPr>
                <w:p w14:paraId="52202422" w14:textId="77777777" w:rsidR="008102B6" w:rsidRPr="00CD2F5D" w:rsidRDefault="008102B6" w:rsidP="008102B6">
                  <w:pPr>
                    <w:pStyle w:val="Table-small"/>
                    <w:rPr>
                      <w:lang w:eastAsia="nl-BE"/>
                    </w:rPr>
                  </w:pPr>
                  <w:r w:rsidRPr="00CD2F5D">
                    <w:rPr>
                      <w:lang w:eastAsia="nl-BE"/>
                    </w:rPr>
                    <w:t>VendorSpecific5</w:t>
                  </w:r>
                </w:p>
              </w:tc>
              <w:tc>
                <w:tcPr>
                  <w:tcW w:w="0" w:type="auto"/>
                  <w:hideMark/>
                </w:tcPr>
                <w:p w14:paraId="361711CE" w14:textId="77777777" w:rsidR="008102B6" w:rsidRPr="00CD2F5D" w:rsidRDefault="008102B6" w:rsidP="008102B6">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2E12E36E" w14:textId="77777777" w:rsidR="008102B6" w:rsidRPr="00CD2F5D" w:rsidRDefault="008102B6" w:rsidP="008102B6">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125</w:t>
                  </w:r>
                </w:p>
              </w:tc>
            </w:tr>
          </w:tbl>
          <w:p w14:paraId="2A4DEE1B" w14:textId="77777777" w:rsidR="008102B6" w:rsidRDefault="008102B6" w:rsidP="008102B6">
            <w:pPr>
              <w:spacing w:before="20" w:after="20"/>
              <w:jc w:val="left"/>
              <w:rPr>
                <w:rFonts w:cstheme="minorHAnsi"/>
                <w:sz w:val="20"/>
                <w:szCs w:val="20"/>
              </w:rPr>
            </w:pPr>
          </w:p>
          <w:p w14:paraId="44D6A5F2" w14:textId="0CB61874" w:rsidR="008102B6" w:rsidRPr="00833DA6" w:rsidRDefault="008102B6" w:rsidP="008102B6">
            <w:pPr>
              <w:pStyle w:val="ListParagraph"/>
              <w:numPr>
                <w:ilvl w:val="0"/>
                <w:numId w:val="28"/>
              </w:numPr>
              <w:spacing w:before="20" w:after="20"/>
              <w:jc w:val="left"/>
              <w:rPr>
                <w:rFonts w:cstheme="minorHAnsi"/>
                <w:sz w:val="20"/>
                <w:szCs w:val="20"/>
              </w:rPr>
            </w:pPr>
            <w:commentRangeStart w:id="208"/>
            <w:commentRangeStart w:id="209"/>
            <w:r w:rsidRPr="003A49BC">
              <w:rPr>
                <w:rFonts w:cstheme="minorHAnsi"/>
                <w:sz w:val="20"/>
                <w:szCs w:val="20"/>
              </w:rPr>
              <w:t>Test pattern validation</w:t>
            </w:r>
            <w:r>
              <w:rPr>
                <w:rFonts w:cstheme="minorHAnsi"/>
                <w:b w:val="0"/>
                <w:bCs w:val="0"/>
                <w:sz w:val="20"/>
                <w:szCs w:val="20"/>
              </w:rPr>
              <w:t xml:space="preserve">: </w:t>
            </w:r>
            <w:r w:rsidRPr="00833DA6">
              <w:rPr>
                <w:rFonts w:cstheme="minorHAnsi"/>
                <w:b w:val="0"/>
                <w:bCs w:val="0"/>
                <w:sz w:val="20"/>
                <w:szCs w:val="20"/>
              </w:rPr>
              <w:t>Every captured test pattern image is pixelwise compared to an already saved image of the test pattern.</w:t>
            </w:r>
            <w:commentRangeEnd w:id="208"/>
            <w:r w:rsidR="00ED0936" w:rsidRPr="00833DA6">
              <w:rPr>
                <w:rStyle w:val="CommentReference"/>
                <w:rFonts w:cstheme="minorHAnsi"/>
                <w:sz w:val="20"/>
                <w:szCs w:val="20"/>
              </w:rPr>
              <w:commentReference w:id="208"/>
            </w:r>
            <w:commentRangeEnd w:id="209"/>
            <w:r w:rsidR="00511978" w:rsidRPr="00833DA6">
              <w:rPr>
                <w:rStyle w:val="CommentReference"/>
                <w:rFonts w:cstheme="minorHAnsi"/>
                <w:sz w:val="20"/>
                <w:szCs w:val="20"/>
              </w:rPr>
              <w:commentReference w:id="209"/>
            </w:r>
          </w:p>
          <w:p w14:paraId="6DF63703" w14:textId="2F811BC8" w:rsidR="008102B6" w:rsidRPr="00FC0912" w:rsidRDefault="008102B6" w:rsidP="008102B6">
            <w:pPr>
              <w:spacing w:before="20" w:after="20"/>
              <w:jc w:val="left"/>
              <w:rPr>
                <w:rFonts w:cstheme="minorHAnsi"/>
                <w:sz w:val="20"/>
                <w:szCs w:val="20"/>
              </w:rPr>
            </w:pPr>
          </w:p>
        </w:tc>
      </w:tr>
      <w:tr w:rsidR="008102B6" w:rsidRPr="00FC0912" w14:paraId="3FE2048B" w14:textId="77777777" w:rsidTr="65954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121EBA69" w14:textId="77777777" w:rsidR="008102B6" w:rsidRPr="00FC0912" w:rsidRDefault="008102B6" w:rsidP="008102B6">
            <w:pPr>
              <w:spacing w:before="20" w:after="20"/>
              <w:jc w:val="left"/>
              <w:rPr>
                <w:rFonts w:cstheme="minorHAnsi"/>
                <w:sz w:val="20"/>
                <w:szCs w:val="20"/>
              </w:rPr>
            </w:pPr>
            <w:r w:rsidRPr="00FC0912">
              <w:rPr>
                <w:rFonts w:cstheme="minorHAnsi"/>
                <w:b w:val="0"/>
                <w:bCs w:val="0"/>
                <w:color w:val="FFFFFF" w:themeColor="background1"/>
                <w:sz w:val="20"/>
                <w:szCs w:val="20"/>
              </w:rPr>
              <w:t xml:space="preserve">Test parameters and acceptance criteria </w:t>
            </w:r>
          </w:p>
        </w:tc>
      </w:tr>
      <w:tr w:rsidR="008102B6" w:rsidRPr="00983917" w14:paraId="7D7072B1" w14:textId="77777777" w:rsidTr="6595419D">
        <w:tc>
          <w:tcPr>
            <w:cnfStyle w:val="001000000000" w:firstRow="0" w:lastRow="0" w:firstColumn="1" w:lastColumn="0" w:oddVBand="0" w:evenVBand="0" w:oddHBand="0" w:evenHBand="0" w:firstRowFirstColumn="0" w:firstRowLastColumn="0" w:lastRowFirstColumn="0" w:lastRowLastColumn="0"/>
            <w:tcW w:w="1230" w:type="dxa"/>
            <w:shd w:val="clear" w:color="auto" w:fill="C5C2C2" w:themeFill="accent3" w:themeFillTint="66"/>
          </w:tcPr>
          <w:p w14:paraId="5CD51D63" w14:textId="77777777" w:rsidR="008102B6" w:rsidRPr="00FC0912" w:rsidRDefault="008102B6" w:rsidP="008102B6">
            <w:pPr>
              <w:spacing w:before="20" w:after="20"/>
              <w:jc w:val="left"/>
              <w:rPr>
                <w:rFonts w:cstheme="minorHAnsi"/>
                <w:sz w:val="20"/>
                <w:szCs w:val="20"/>
              </w:rPr>
            </w:pPr>
            <w:r w:rsidRPr="00FC0912">
              <w:rPr>
                <w:rFonts w:cstheme="minorHAnsi"/>
                <w:b w:val="0"/>
                <w:bCs w:val="0"/>
                <w:sz w:val="20"/>
                <w:szCs w:val="20"/>
              </w:rPr>
              <w:t xml:space="preserve">ID </w:t>
            </w:r>
          </w:p>
        </w:tc>
        <w:tc>
          <w:tcPr>
            <w:tcW w:w="3561" w:type="dxa"/>
            <w:shd w:val="clear" w:color="auto" w:fill="C5C2C2" w:themeFill="accent3" w:themeFillTint="66"/>
          </w:tcPr>
          <w:p w14:paraId="76D55772" w14:textId="77777777" w:rsidR="008102B6" w:rsidRPr="00FC0912"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C0912">
              <w:rPr>
                <w:rFonts w:cstheme="minorHAnsi"/>
                <w:sz w:val="20"/>
                <w:szCs w:val="20"/>
              </w:rPr>
              <w:t>Name</w:t>
            </w:r>
          </w:p>
        </w:tc>
        <w:tc>
          <w:tcPr>
            <w:tcW w:w="1209" w:type="dxa"/>
            <w:gridSpan w:val="2"/>
            <w:shd w:val="clear" w:color="auto" w:fill="C5C2C2" w:themeFill="accent3" w:themeFillTint="66"/>
          </w:tcPr>
          <w:p w14:paraId="7188B39C" w14:textId="77777777" w:rsidR="008102B6" w:rsidRPr="00FC0912"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C0912">
              <w:rPr>
                <w:rFonts w:cstheme="minorHAnsi"/>
                <w:sz w:val="20"/>
                <w:szCs w:val="20"/>
              </w:rPr>
              <w:t>Unit</w:t>
            </w:r>
          </w:p>
        </w:tc>
        <w:tc>
          <w:tcPr>
            <w:tcW w:w="1210" w:type="dxa"/>
            <w:shd w:val="clear" w:color="auto" w:fill="C5C2C2" w:themeFill="accent3" w:themeFillTint="66"/>
          </w:tcPr>
          <w:p w14:paraId="245F69F9" w14:textId="77777777" w:rsidR="008102B6" w:rsidRPr="00FC0912"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C0912">
              <w:rPr>
                <w:rFonts w:cstheme="minorHAnsi"/>
                <w:sz w:val="20"/>
                <w:szCs w:val="20"/>
              </w:rPr>
              <w:t>LTL</w:t>
            </w:r>
          </w:p>
        </w:tc>
        <w:tc>
          <w:tcPr>
            <w:tcW w:w="1209" w:type="dxa"/>
            <w:gridSpan w:val="2"/>
            <w:shd w:val="clear" w:color="auto" w:fill="C5C2C2" w:themeFill="accent3" w:themeFillTint="66"/>
          </w:tcPr>
          <w:p w14:paraId="7B714A7F" w14:textId="77777777" w:rsidR="008102B6" w:rsidRPr="00FC0912"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C0912">
              <w:rPr>
                <w:rFonts w:cstheme="minorHAnsi"/>
                <w:sz w:val="20"/>
                <w:szCs w:val="20"/>
              </w:rPr>
              <w:t>Typ</w:t>
            </w:r>
          </w:p>
        </w:tc>
        <w:tc>
          <w:tcPr>
            <w:tcW w:w="1210" w:type="dxa"/>
            <w:shd w:val="clear" w:color="auto" w:fill="C5C2C2" w:themeFill="accent3" w:themeFillTint="66"/>
          </w:tcPr>
          <w:p w14:paraId="4443F08F" w14:textId="77777777" w:rsidR="008102B6" w:rsidRPr="00FC0912"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C0912">
              <w:rPr>
                <w:rFonts w:cstheme="minorHAnsi"/>
                <w:sz w:val="20"/>
                <w:szCs w:val="20"/>
              </w:rPr>
              <w:t>UTL</w:t>
            </w:r>
          </w:p>
        </w:tc>
      </w:tr>
      <w:tr w:rsidR="008102B6" w:rsidRPr="00983917" w14:paraId="270A57E9" w14:textId="77777777" w:rsidTr="65954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5DECDAD9" w14:textId="3DAAAE46" w:rsidR="008102B6" w:rsidRPr="00FC0912" w:rsidRDefault="008102B6" w:rsidP="008102B6">
            <w:pPr>
              <w:spacing w:before="20" w:after="20"/>
              <w:jc w:val="left"/>
              <w:rPr>
                <w:rFonts w:cstheme="minorHAnsi"/>
                <w:sz w:val="20"/>
                <w:szCs w:val="20"/>
              </w:rPr>
            </w:pPr>
            <w:r w:rsidRPr="00FC0912">
              <w:rPr>
                <w:b w:val="0"/>
                <w:bCs w:val="0"/>
                <w:sz w:val="20"/>
                <w:szCs w:val="20"/>
              </w:rPr>
              <w:t>M000</w:t>
            </w:r>
            <w:r w:rsidRPr="00983917">
              <w:rPr>
                <w:b w:val="0"/>
                <w:bCs w:val="0"/>
                <w:sz w:val="20"/>
                <w:szCs w:val="20"/>
              </w:rPr>
              <w:t>9</w:t>
            </w:r>
          </w:p>
        </w:tc>
        <w:tc>
          <w:tcPr>
            <w:tcW w:w="3561" w:type="dxa"/>
            <w:shd w:val="clear" w:color="auto" w:fill="FFFFFF" w:themeFill="background1"/>
          </w:tcPr>
          <w:p w14:paraId="62949C0F" w14:textId="7F90A8C4" w:rsidR="008102B6" w:rsidRPr="00FC0912"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83917">
              <w:rPr>
                <w:rFonts w:cstheme="minorHAnsi"/>
                <w:sz w:val="20"/>
                <w:szCs w:val="20"/>
              </w:rPr>
              <w:t>Constant register read transaction</w:t>
            </w:r>
          </w:p>
        </w:tc>
        <w:tc>
          <w:tcPr>
            <w:tcW w:w="1209" w:type="dxa"/>
            <w:gridSpan w:val="2"/>
            <w:shd w:val="clear" w:color="auto" w:fill="FFFFFF" w:themeFill="background1"/>
          </w:tcPr>
          <w:p w14:paraId="7A33D47F" w14:textId="4861C6F4" w:rsidR="008102B6" w:rsidRPr="00FC0912"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83917">
              <w:rPr>
                <w:rFonts w:cstheme="minorHAnsi"/>
                <w:sz w:val="20"/>
                <w:szCs w:val="20"/>
              </w:rPr>
              <w:t>Pass/Fail</w:t>
            </w:r>
          </w:p>
        </w:tc>
        <w:tc>
          <w:tcPr>
            <w:tcW w:w="1210" w:type="dxa"/>
            <w:shd w:val="clear" w:color="auto" w:fill="FFFFFF" w:themeFill="background1"/>
          </w:tcPr>
          <w:p w14:paraId="316BFF4D" w14:textId="77777777" w:rsidR="008102B6" w:rsidRPr="00FC0912"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09" w:type="dxa"/>
            <w:gridSpan w:val="2"/>
            <w:shd w:val="clear" w:color="auto" w:fill="FFFFFF" w:themeFill="background1"/>
          </w:tcPr>
          <w:p w14:paraId="172E0DDC" w14:textId="77777777" w:rsidR="008102B6" w:rsidRPr="00FC0912"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10" w:type="dxa"/>
            <w:shd w:val="clear" w:color="auto" w:fill="FFFFFF" w:themeFill="background1"/>
          </w:tcPr>
          <w:p w14:paraId="5CD65F14" w14:textId="77777777" w:rsidR="008102B6" w:rsidRPr="00FC0912"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8102B6" w:rsidRPr="00983917" w14:paraId="35483CEE" w14:textId="77777777" w:rsidTr="6595419D">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52DB50B9" w14:textId="2D9F2489" w:rsidR="008102B6" w:rsidRPr="00FC0912" w:rsidRDefault="008102B6" w:rsidP="008102B6">
            <w:pPr>
              <w:spacing w:before="20" w:after="20"/>
              <w:jc w:val="left"/>
              <w:rPr>
                <w:sz w:val="20"/>
                <w:szCs w:val="20"/>
              </w:rPr>
            </w:pPr>
            <w:r>
              <w:rPr>
                <w:b w:val="0"/>
                <w:bCs w:val="0"/>
                <w:sz w:val="20"/>
                <w:szCs w:val="20"/>
              </w:rPr>
              <w:t>M0010</w:t>
            </w:r>
          </w:p>
        </w:tc>
        <w:tc>
          <w:tcPr>
            <w:tcW w:w="3561" w:type="dxa"/>
            <w:shd w:val="clear" w:color="auto" w:fill="FFFFFF" w:themeFill="background1"/>
          </w:tcPr>
          <w:p w14:paraId="42B4A332" w14:textId="61CC5568" w:rsidR="008102B6" w:rsidRPr="00FC0912"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Register write/read transaction</w:t>
            </w:r>
          </w:p>
        </w:tc>
        <w:tc>
          <w:tcPr>
            <w:tcW w:w="1209" w:type="dxa"/>
            <w:gridSpan w:val="2"/>
            <w:shd w:val="clear" w:color="auto" w:fill="FFFFFF" w:themeFill="background1"/>
          </w:tcPr>
          <w:p w14:paraId="26E594C6" w14:textId="35E1F259" w:rsidR="008102B6" w:rsidRPr="00FC0912"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Pass/Fail</w:t>
            </w:r>
          </w:p>
        </w:tc>
        <w:tc>
          <w:tcPr>
            <w:tcW w:w="1210" w:type="dxa"/>
            <w:shd w:val="clear" w:color="auto" w:fill="FFFFFF" w:themeFill="background1"/>
          </w:tcPr>
          <w:p w14:paraId="50894114" w14:textId="77777777" w:rsidR="008102B6" w:rsidRPr="00FC0912"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09" w:type="dxa"/>
            <w:gridSpan w:val="2"/>
            <w:shd w:val="clear" w:color="auto" w:fill="FFFFFF" w:themeFill="background1"/>
          </w:tcPr>
          <w:p w14:paraId="3C926B3E" w14:textId="77777777" w:rsidR="008102B6" w:rsidRPr="00FC0912"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10" w:type="dxa"/>
            <w:shd w:val="clear" w:color="auto" w:fill="FFFFFF" w:themeFill="background1"/>
          </w:tcPr>
          <w:p w14:paraId="5828EE3B" w14:textId="77777777" w:rsidR="008102B6" w:rsidRPr="00FC0912"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8102B6" w:rsidRPr="00983917" w14:paraId="23547E12" w14:textId="77777777" w:rsidTr="65954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3FD5A60A" w14:textId="53508120" w:rsidR="008102B6" w:rsidRPr="007A2F88" w:rsidRDefault="008102B6" w:rsidP="008102B6">
            <w:pPr>
              <w:spacing w:before="20" w:after="20"/>
              <w:jc w:val="left"/>
              <w:rPr>
                <w:sz w:val="20"/>
                <w:szCs w:val="20"/>
              </w:rPr>
            </w:pPr>
            <w:r>
              <w:rPr>
                <w:b w:val="0"/>
                <w:bCs w:val="0"/>
                <w:sz w:val="20"/>
                <w:szCs w:val="20"/>
              </w:rPr>
              <w:t>M0011</w:t>
            </w:r>
          </w:p>
        </w:tc>
        <w:tc>
          <w:tcPr>
            <w:tcW w:w="3561" w:type="dxa"/>
            <w:shd w:val="clear" w:color="auto" w:fill="FFFFFF" w:themeFill="background1"/>
          </w:tcPr>
          <w:p w14:paraId="024FAD65" w14:textId="1239806D" w:rsidR="008102B6"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Read out lock bits</w:t>
            </w:r>
          </w:p>
        </w:tc>
        <w:tc>
          <w:tcPr>
            <w:tcW w:w="1209" w:type="dxa"/>
            <w:gridSpan w:val="2"/>
            <w:shd w:val="clear" w:color="auto" w:fill="FFFFFF" w:themeFill="background1"/>
          </w:tcPr>
          <w:p w14:paraId="45BBB469" w14:textId="4935EF99" w:rsidR="008102B6"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10" w:type="dxa"/>
            <w:shd w:val="clear" w:color="auto" w:fill="FFFFFF" w:themeFill="background1"/>
          </w:tcPr>
          <w:p w14:paraId="4D050D3E" w14:textId="77777777" w:rsidR="008102B6"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09" w:type="dxa"/>
            <w:gridSpan w:val="2"/>
            <w:shd w:val="clear" w:color="auto" w:fill="FFFFFF" w:themeFill="background1"/>
          </w:tcPr>
          <w:p w14:paraId="55D9DFFC" w14:textId="77777777" w:rsidR="008102B6"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10" w:type="dxa"/>
            <w:shd w:val="clear" w:color="auto" w:fill="FFFFFF" w:themeFill="background1"/>
          </w:tcPr>
          <w:p w14:paraId="2272A5EF" w14:textId="77777777" w:rsidR="008102B6" w:rsidRDefault="008102B6" w:rsidP="008102B6">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8102B6" w:rsidRPr="00983917" w14:paraId="12AC36EE" w14:textId="77777777" w:rsidTr="6595419D">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2F5634BA" w14:textId="26FC5D78" w:rsidR="008102B6" w:rsidRPr="007A2F88" w:rsidRDefault="008102B6" w:rsidP="008102B6">
            <w:pPr>
              <w:spacing w:before="20" w:after="20"/>
              <w:jc w:val="left"/>
              <w:rPr>
                <w:sz w:val="20"/>
                <w:szCs w:val="20"/>
              </w:rPr>
            </w:pPr>
            <w:commentRangeStart w:id="210"/>
            <w:r w:rsidRPr="007A2F88">
              <w:rPr>
                <w:b w:val="0"/>
                <w:bCs w:val="0"/>
                <w:sz w:val="20"/>
                <w:szCs w:val="20"/>
              </w:rPr>
              <w:t>M001</w:t>
            </w:r>
            <w:r>
              <w:rPr>
                <w:b w:val="0"/>
                <w:bCs w:val="0"/>
                <w:sz w:val="20"/>
                <w:szCs w:val="20"/>
              </w:rPr>
              <w:t>2</w:t>
            </w:r>
          </w:p>
        </w:tc>
        <w:tc>
          <w:tcPr>
            <w:tcW w:w="3561" w:type="dxa"/>
            <w:shd w:val="clear" w:color="auto" w:fill="FFFFFF" w:themeFill="background1"/>
          </w:tcPr>
          <w:p w14:paraId="19319B3D" w14:textId="427F4AD7"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Test pattern matching</w:t>
            </w:r>
          </w:p>
        </w:tc>
        <w:tc>
          <w:tcPr>
            <w:tcW w:w="1209" w:type="dxa"/>
            <w:gridSpan w:val="2"/>
            <w:shd w:val="clear" w:color="auto" w:fill="FFFFFF" w:themeFill="background1"/>
          </w:tcPr>
          <w:p w14:paraId="1F1D3A92" w14:textId="5BA56DF5"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w:t>
            </w:r>
            <w:commentRangeEnd w:id="210"/>
            <w:r w:rsidR="0084675C" w:rsidRPr="00983917">
              <w:rPr>
                <w:rStyle w:val="CommentReference"/>
                <w:rFonts w:cstheme="minorHAnsi"/>
                <w:sz w:val="20"/>
                <w:szCs w:val="20"/>
              </w:rPr>
              <w:commentReference w:id="210"/>
            </w:r>
          </w:p>
        </w:tc>
        <w:tc>
          <w:tcPr>
            <w:tcW w:w="1210" w:type="dxa"/>
            <w:shd w:val="clear" w:color="auto" w:fill="FFFFFF" w:themeFill="background1"/>
          </w:tcPr>
          <w:p w14:paraId="3F5CAA7D" w14:textId="4F564150"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100</w:t>
            </w:r>
          </w:p>
        </w:tc>
        <w:tc>
          <w:tcPr>
            <w:tcW w:w="1209" w:type="dxa"/>
            <w:gridSpan w:val="2"/>
            <w:shd w:val="clear" w:color="auto" w:fill="FFFFFF" w:themeFill="background1"/>
          </w:tcPr>
          <w:p w14:paraId="610540C5" w14:textId="703B434A"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100</w:t>
            </w:r>
          </w:p>
        </w:tc>
        <w:tc>
          <w:tcPr>
            <w:tcW w:w="1210" w:type="dxa"/>
            <w:shd w:val="clear" w:color="auto" w:fill="FFFFFF" w:themeFill="background1"/>
          </w:tcPr>
          <w:p w14:paraId="2192AAB9" w14:textId="2536D435" w:rsidR="008102B6" w:rsidRPr="00983917" w:rsidRDefault="008102B6" w:rsidP="008102B6">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100</w:t>
            </w:r>
          </w:p>
        </w:tc>
      </w:tr>
    </w:tbl>
    <w:p w14:paraId="1DF81D28" w14:textId="77777777" w:rsidR="00AC6D24" w:rsidRDefault="00AC6D24" w:rsidP="00AC6D24"/>
    <w:p w14:paraId="6BC0188C" w14:textId="77777777" w:rsidR="00AC6D24" w:rsidRDefault="00AC6D24" w:rsidP="00AC6D24"/>
    <w:p w14:paraId="0EF41F86" w14:textId="72995A43" w:rsidR="00AC6D24" w:rsidRPr="00983917" w:rsidRDefault="00AC6D24" w:rsidP="00AC6D24">
      <w:pPr>
        <w:pStyle w:val="Heading2"/>
      </w:pPr>
      <w:bookmarkStart w:id="211" w:name="_Ref210998139"/>
      <w:bookmarkStart w:id="212" w:name="_Toc211000604"/>
      <w:r w:rsidRPr="00983917">
        <w:lastRenderedPageBreak/>
        <w:t>T000</w:t>
      </w:r>
      <w:r>
        <w:t>4</w:t>
      </w:r>
      <w:r w:rsidRPr="00983917">
        <w:t xml:space="preserve">: </w:t>
      </w:r>
      <w:r>
        <w:t>IMG</w:t>
      </w:r>
      <w:r w:rsidRPr="00983917">
        <w:t xml:space="preserve"> Core functionality and video data check</w:t>
      </w:r>
      <w:bookmarkEnd w:id="211"/>
      <w:bookmarkEnd w:id="212"/>
    </w:p>
    <w:p w14:paraId="466A1280" w14:textId="36FF40F5" w:rsidR="00AC6D24" w:rsidRPr="00FC0912" w:rsidRDefault="00AC6D24" w:rsidP="00AC6D24">
      <w:pPr>
        <w:keepNext/>
        <w:jc w:val="center"/>
        <w:rPr>
          <w:b/>
          <w:bCs/>
          <w:sz w:val="20"/>
          <w:szCs w:val="20"/>
          <w:lang w:eastAsia="en-US"/>
        </w:rPr>
      </w:pPr>
      <w:bookmarkStart w:id="213" w:name="_Toc211000627"/>
      <w:r w:rsidRPr="00FC0912">
        <w:rPr>
          <w:b/>
          <w:bCs/>
          <w:sz w:val="20"/>
          <w:szCs w:val="20"/>
          <w:lang w:eastAsia="en-US"/>
        </w:rPr>
        <w:t xml:space="preserve">Table </w:t>
      </w:r>
      <w:r w:rsidRPr="00FC0912">
        <w:rPr>
          <w:b/>
          <w:bCs/>
          <w:sz w:val="20"/>
          <w:szCs w:val="20"/>
          <w:lang w:eastAsia="en-US"/>
        </w:rPr>
        <w:fldChar w:fldCharType="begin"/>
      </w:r>
      <w:r w:rsidRPr="00FC0912">
        <w:rPr>
          <w:b/>
          <w:bCs/>
          <w:sz w:val="20"/>
          <w:szCs w:val="20"/>
          <w:lang w:eastAsia="en-US"/>
        </w:rPr>
        <w:instrText xml:space="preserve"> SEQ Table \* ARABIC </w:instrText>
      </w:r>
      <w:r w:rsidRPr="00FC0912">
        <w:rPr>
          <w:b/>
          <w:bCs/>
          <w:sz w:val="20"/>
          <w:szCs w:val="20"/>
          <w:lang w:eastAsia="en-US"/>
        </w:rPr>
        <w:fldChar w:fldCharType="separate"/>
      </w:r>
      <w:r w:rsidR="0014032D">
        <w:rPr>
          <w:b/>
          <w:bCs/>
          <w:noProof/>
          <w:sz w:val="20"/>
          <w:szCs w:val="20"/>
          <w:lang w:eastAsia="en-US"/>
        </w:rPr>
        <w:t>13</w:t>
      </w:r>
      <w:r w:rsidRPr="00FC0912">
        <w:rPr>
          <w:b/>
          <w:bCs/>
          <w:sz w:val="20"/>
          <w:szCs w:val="20"/>
          <w:lang w:eastAsia="en-US"/>
        </w:rPr>
        <w:fldChar w:fldCharType="end"/>
      </w:r>
      <w:r w:rsidRPr="00FC0912">
        <w:rPr>
          <w:b/>
          <w:bCs/>
          <w:sz w:val="20"/>
          <w:szCs w:val="20"/>
          <w:lang w:eastAsia="en-US"/>
        </w:rPr>
        <w:t xml:space="preserve">: </w:t>
      </w:r>
      <w:r>
        <w:rPr>
          <w:b/>
          <w:bCs/>
          <w:sz w:val="20"/>
          <w:szCs w:val="20"/>
          <w:lang w:eastAsia="en-US"/>
        </w:rPr>
        <w:t>IMG</w:t>
      </w:r>
      <w:r w:rsidRPr="00983917">
        <w:rPr>
          <w:b/>
          <w:bCs/>
          <w:sz w:val="20"/>
          <w:szCs w:val="20"/>
          <w:lang w:eastAsia="en-US"/>
        </w:rPr>
        <w:t xml:space="preserve"> Core functionality and video data check </w:t>
      </w:r>
      <w:r w:rsidRPr="00FC0912">
        <w:rPr>
          <w:b/>
          <w:bCs/>
          <w:sz w:val="20"/>
          <w:szCs w:val="20"/>
          <w:lang w:eastAsia="en-US"/>
        </w:rPr>
        <w:t>overview</w:t>
      </w:r>
      <w:bookmarkEnd w:id="213"/>
    </w:p>
    <w:tbl>
      <w:tblPr>
        <w:tblStyle w:val="GridTable4-Accent3"/>
        <w:tblW w:w="0" w:type="auto"/>
        <w:tblLook w:val="04A0" w:firstRow="1" w:lastRow="0" w:firstColumn="1" w:lastColumn="0" w:noHBand="0" w:noVBand="1"/>
      </w:tblPr>
      <w:tblGrid>
        <w:gridCol w:w="1166"/>
        <w:gridCol w:w="3297"/>
        <w:gridCol w:w="975"/>
        <w:gridCol w:w="190"/>
        <w:gridCol w:w="1654"/>
        <w:gridCol w:w="1057"/>
        <w:gridCol w:w="125"/>
        <w:gridCol w:w="1165"/>
      </w:tblGrid>
      <w:tr w:rsidR="00AC6D24" w:rsidRPr="00FC0912" w14:paraId="3B206091" w14:textId="77777777" w:rsidTr="00560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6E548287" w14:textId="77777777" w:rsidR="00AC6D24" w:rsidRPr="00FC0912" w:rsidRDefault="00AC6D24" w:rsidP="005602EB">
            <w:pPr>
              <w:spacing w:before="20" w:after="20"/>
              <w:jc w:val="left"/>
              <w:rPr>
                <w:rFonts w:cstheme="minorHAnsi"/>
                <w:b w:val="0"/>
                <w:bCs w:val="0"/>
                <w:sz w:val="20"/>
                <w:szCs w:val="20"/>
              </w:rPr>
            </w:pPr>
            <w:r w:rsidRPr="00FC0912">
              <w:rPr>
                <w:rFonts w:cstheme="minorHAnsi"/>
                <w:b w:val="0"/>
                <w:bCs w:val="0"/>
                <w:sz w:val="20"/>
                <w:szCs w:val="20"/>
              </w:rPr>
              <w:t xml:space="preserve">Test Description </w:t>
            </w:r>
          </w:p>
        </w:tc>
      </w:tr>
      <w:tr w:rsidR="00AC6D24" w:rsidRPr="00FC0912" w14:paraId="09F9D464"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64256753" w14:textId="22D6631B" w:rsidR="00AC6D24" w:rsidRPr="00FC0912" w:rsidRDefault="00AC6D24" w:rsidP="005602EB">
            <w:pPr>
              <w:spacing w:before="20" w:after="20"/>
              <w:jc w:val="left"/>
              <w:rPr>
                <w:rFonts w:cstheme="minorHAnsi"/>
                <w:b w:val="0"/>
                <w:bCs w:val="0"/>
                <w:sz w:val="20"/>
                <w:szCs w:val="20"/>
              </w:rPr>
            </w:pPr>
            <w:r w:rsidRPr="00FC0912">
              <w:rPr>
                <w:rFonts w:cstheme="minorHAnsi"/>
                <w:b w:val="0"/>
                <w:bCs w:val="0"/>
                <w:sz w:val="20"/>
                <w:szCs w:val="20"/>
              </w:rPr>
              <w:t>T</w:t>
            </w:r>
            <w:r w:rsidRPr="00983917">
              <w:rPr>
                <w:rFonts w:cstheme="minorHAnsi"/>
                <w:b w:val="0"/>
                <w:bCs w:val="0"/>
                <w:sz w:val="20"/>
                <w:szCs w:val="20"/>
              </w:rPr>
              <w:t>his test verifies the basic functionality of the MAG-</w:t>
            </w:r>
            <w:r>
              <w:rPr>
                <w:rFonts w:cstheme="minorHAnsi"/>
                <w:b w:val="0"/>
                <w:bCs w:val="0"/>
                <w:sz w:val="20"/>
                <w:szCs w:val="20"/>
              </w:rPr>
              <w:t>IMG</w:t>
            </w:r>
            <w:r w:rsidRPr="00983917">
              <w:rPr>
                <w:rFonts w:cstheme="minorHAnsi"/>
                <w:b w:val="0"/>
                <w:bCs w:val="0"/>
                <w:sz w:val="20"/>
                <w:szCs w:val="20"/>
              </w:rPr>
              <w:t>00</w:t>
            </w:r>
            <w:r>
              <w:rPr>
                <w:rFonts w:cstheme="minorHAnsi"/>
                <w:b w:val="0"/>
                <w:bCs w:val="0"/>
                <w:sz w:val="20"/>
                <w:szCs w:val="20"/>
              </w:rPr>
              <w:t>XXX</w:t>
            </w:r>
            <w:r w:rsidRPr="00983917">
              <w:rPr>
                <w:rFonts w:cstheme="minorHAnsi"/>
                <w:b w:val="0"/>
                <w:bCs w:val="0"/>
                <w:sz w:val="20"/>
                <w:szCs w:val="20"/>
              </w:rPr>
              <w:t xml:space="preserve"> IC</w:t>
            </w:r>
            <w:r w:rsidR="00EB1424">
              <w:rPr>
                <w:rFonts w:cstheme="minorHAnsi"/>
                <w:b w:val="0"/>
                <w:bCs w:val="0"/>
                <w:sz w:val="20"/>
                <w:szCs w:val="20"/>
              </w:rPr>
              <w:t>. It involves</w:t>
            </w:r>
            <w:r w:rsidR="00E8436B">
              <w:rPr>
                <w:rFonts w:cstheme="minorHAnsi"/>
                <w:b w:val="0"/>
                <w:bCs w:val="0"/>
                <w:sz w:val="20"/>
                <w:szCs w:val="20"/>
              </w:rPr>
              <w:t xml:space="preserve"> checking the PLL status bits, testing image manipulation logic (</w:t>
            </w:r>
            <w:r w:rsidR="00F8595A">
              <w:rPr>
                <w:rFonts w:cstheme="minorHAnsi"/>
                <w:b w:val="0"/>
                <w:bCs w:val="0"/>
                <w:sz w:val="20"/>
                <w:szCs w:val="20"/>
              </w:rPr>
              <w:t>y</w:t>
            </w:r>
            <w:r w:rsidR="00E8436B">
              <w:rPr>
                <w:rFonts w:cstheme="minorHAnsi"/>
                <w:b w:val="0"/>
                <w:bCs w:val="0"/>
                <w:sz w:val="20"/>
                <w:szCs w:val="20"/>
              </w:rPr>
              <w:t>-axis flip)</w:t>
            </w:r>
            <w:r w:rsidR="00850FF8">
              <w:rPr>
                <w:rFonts w:cstheme="minorHAnsi"/>
                <w:b w:val="0"/>
                <w:bCs w:val="0"/>
                <w:sz w:val="20"/>
                <w:szCs w:val="20"/>
              </w:rPr>
              <w:t xml:space="preserve">, enabling the internal </w:t>
            </w:r>
            <w:commentRangeStart w:id="214"/>
            <w:r w:rsidR="00850FF8">
              <w:rPr>
                <w:rFonts w:cstheme="minorHAnsi"/>
                <w:b w:val="0"/>
                <w:bCs w:val="0"/>
                <w:sz w:val="20"/>
                <w:szCs w:val="20"/>
              </w:rPr>
              <w:t>Test Pattern Generator (TPG)</w:t>
            </w:r>
            <w:r w:rsidR="00117A62">
              <w:rPr>
                <w:rFonts w:cstheme="minorHAnsi"/>
                <w:b w:val="0"/>
                <w:bCs w:val="0"/>
                <w:sz w:val="20"/>
                <w:szCs w:val="20"/>
              </w:rPr>
              <w:t xml:space="preserve">, </w:t>
            </w:r>
            <w:commentRangeEnd w:id="214"/>
            <w:r w:rsidR="000C4F5F">
              <w:rPr>
                <w:rStyle w:val="CommentReference"/>
                <w:rFonts w:cstheme="minorHAnsi"/>
                <w:b w:val="0"/>
                <w:bCs w:val="0"/>
                <w:sz w:val="20"/>
                <w:szCs w:val="20"/>
              </w:rPr>
              <w:commentReference w:id="214"/>
            </w:r>
            <w:r w:rsidR="00117A62">
              <w:rPr>
                <w:rFonts w:cstheme="minorHAnsi"/>
                <w:b w:val="0"/>
                <w:bCs w:val="0"/>
                <w:sz w:val="20"/>
                <w:szCs w:val="20"/>
              </w:rPr>
              <w:t>and verifying the received image pattern vi</w:t>
            </w:r>
            <w:r w:rsidR="004B79B8">
              <w:rPr>
                <w:rFonts w:cstheme="minorHAnsi"/>
                <w:b w:val="0"/>
                <w:bCs w:val="0"/>
                <w:sz w:val="20"/>
                <w:szCs w:val="20"/>
              </w:rPr>
              <w:t>a CoaXPress</w:t>
            </w:r>
            <w:r w:rsidR="004331BD">
              <w:rPr>
                <w:rFonts w:cstheme="minorHAnsi"/>
                <w:b w:val="0"/>
                <w:bCs w:val="0"/>
                <w:sz w:val="20"/>
                <w:szCs w:val="20"/>
              </w:rPr>
              <w:t xml:space="preserve"> under various video modes and frame rates.</w:t>
            </w:r>
          </w:p>
        </w:tc>
      </w:tr>
      <w:tr w:rsidR="00AC6D24" w:rsidRPr="00FC0912" w14:paraId="02447E7F" w14:textId="77777777" w:rsidTr="005602EB">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5055AFC2" w14:textId="77777777" w:rsidR="00AC6D24" w:rsidRPr="00FC0912" w:rsidRDefault="00AC6D24" w:rsidP="005602EB">
            <w:pPr>
              <w:spacing w:before="20" w:after="20"/>
              <w:jc w:val="left"/>
              <w:rPr>
                <w:rFonts w:cstheme="minorHAnsi"/>
                <w:b w:val="0"/>
                <w:bCs w:val="0"/>
                <w:color w:val="FFFFFF" w:themeColor="background1"/>
                <w:sz w:val="20"/>
                <w:szCs w:val="20"/>
              </w:rPr>
            </w:pPr>
            <w:r w:rsidRPr="00FC0912">
              <w:rPr>
                <w:rFonts w:cstheme="minorHAnsi"/>
                <w:b w:val="0"/>
                <w:bCs w:val="0"/>
                <w:color w:val="FFFFFF" w:themeColor="background1"/>
                <w:sz w:val="20"/>
                <w:szCs w:val="20"/>
              </w:rPr>
              <w:t xml:space="preserve">Test Equipment Requirements </w:t>
            </w:r>
          </w:p>
        </w:tc>
      </w:tr>
      <w:tr w:rsidR="00AC6D24" w:rsidRPr="00FC0912" w14:paraId="67AD13A6"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18B57986" w14:textId="77777777" w:rsidR="00AC6D24" w:rsidRPr="00983917" w:rsidRDefault="00AC6D24" w:rsidP="005602EB">
            <w:pPr>
              <w:spacing w:before="20" w:after="20"/>
              <w:contextualSpacing/>
              <w:rPr>
                <w:b w:val="0"/>
                <w:bCs w:val="0"/>
                <w:sz w:val="20"/>
                <w:szCs w:val="20"/>
              </w:rPr>
            </w:pPr>
            <w:r w:rsidRPr="00983917">
              <w:rPr>
                <w:b w:val="0"/>
                <w:bCs w:val="0"/>
                <w:sz w:val="20"/>
                <w:szCs w:val="20"/>
              </w:rPr>
              <w:t>Hardware:</w:t>
            </w:r>
          </w:p>
          <w:p w14:paraId="0503C3AE" w14:textId="77777777" w:rsidR="00AC6D24" w:rsidRPr="00983917" w:rsidRDefault="00AC6D24" w:rsidP="005602EB">
            <w:pPr>
              <w:pStyle w:val="ListParagraph"/>
              <w:numPr>
                <w:ilvl w:val="0"/>
                <w:numId w:val="22"/>
              </w:numPr>
              <w:spacing w:before="20" w:after="20"/>
              <w:rPr>
                <w:b w:val="0"/>
                <w:bCs w:val="0"/>
                <w:sz w:val="20"/>
                <w:szCs w:val="20"/>
              </w:rPr>
            </w:pPr>
            <w:r w:rsidRPr="00983917">
              <w:rPr>
                <w:b w:val="0"/>
                <w:bCs w:val="0"/>
                <w:sz w:val="20"/>
                <w:szCs w:val="20"/>
              </w:rPr>
              <w:t xml:space="preserve">PSU for forcing VDD_IN: </w:t>
            </w:r>
          </w:p>
          <w:p w14:paraId="7C76A4F4" w14:textId="40D4C320" w:rsidR="00AC6D24" w:rsidRPr="00983917" w:rsidRDefault="00AC6D24" w:rsidP="005602EB">
            <w:pPr>
              <w:pStyle w:val="ListParagraph"/>
              <w:numPr>
                <w:ilvl w:val="1"/>
                <w:numId w:val="22"/>
              </w:numPr>
              <w:spacing w:before="20" w:after="20"/>
              <w:rPr>
                <w:b w:val="0"/>
                <w:bCs w:val="0"/>
                <w:sz w:val="20"/>
                <w:szCs w:val="20"/>
              </w:rPr>
            </w:pPr>
            <w:r w:rsidRPr="00983917">
              <w:rPr>
                <w:b w:val="0"/>
                <w:bCs w:val="0"/>
                <w:sz w:val="20"/>
                <w:szCs w:val="20"/>
              </w:rPr>
              <w:t xml:space="preserve">Voltage source accuracy: 10mV, range </w:t>
            </w:r>
            <w:commentRangeStart w:id="215"/>
            <w:r w:rsidRPr="00983917">
              <w:rPr>
                <w:b w:val="0"/>
                <w:bCs w:val="0"/>
                <w:sz w:val="20"/>
                <w:szCs w:val="20"/>
              </w:rPr>
              <w:t>100mV</w:t>
            </w:r>
            <w:commentRangeEnd w:id="215"/>
            <w:r w:rsidR="00C42F6E" w:rsidRPr="00983917">
              <w:rPr>
                <w:rStyle w:val="CommentReference"/>
                <w:b w:val="0"/>
                <w:bCs w:val="0"/>
                <w:sz w:val="20"/>
                <w:szCs w:val="20"/>
              </w:rPr>
              <w:commentReference w:id="215"/>
            </w:r>
          </w:p>
          <w:p w14:paraId="6EA30E10" w14:textId="77777777" w:rsidR="00AC6D24" w:rsidRPr="00983917" w:rsidRDefault="00AC6D24" w:rsidP="005602EB">
            <w:pPr>
              <w:pStyle w:val="ListParagraph"/>
              <w:numPr>
                <w:ilvl w:val="0"/>
                <w:numId w:val="22"/>
              </w:numPr>
              <w:spacing w:before="20" w:after="20"/>
              <w:rPr>
                <w:b w:val="0"/>
                <w:bCs w:val="0"/>
                <w:sz w:val="20"/>
                <w:szCs w:val="20"/>
              </w:rPr>
            </w:pPr>
            <w:r w:rsidRPr="00983917">
              <w:rPr>
                <w:b w:val="0"/>
                <w:bCs w:val="0"/>
                <w:sz w:val="20"/>
                <w:szCs w:val="20"/>
              </w:rPr>
              <w:t xml:space="preserve">Frame grabber to initiate the streaming mode </w:t>
            </w:r>
          </w:p>
          <w:p w14:paraId="005F6B89" w14:textId="77777777" w:rsidR="00AC6D24" w:rsidRPr="00983917" w:rsidRDefault="00AC6D24" w:rsidP="005602EB">
            <w:pPr>
              <w:pStyle w:val="ListParagraph"/>
              <w:numPr>
                <w:ilvl w:val="0"/>
                <w:numId w:val="22"/>
              </w:numPr>
              <w:spacing w:before="20" w:after="20"/>
              <w:rPr>
                <w:b w:val="0"/>
                <w:bCs w:val="0"/>
                <w:sz w:val="20"/>
                <w:szCs w:val="20"/>
              </w:rPr>
            </w:pPr>
            <w:r w:rsidRPr="00983917">
              <w:rPr>
                <w:b w:val="0"/>
                <w:bCs w:val="0"/>
                <w:sz w:val="20"/>
                <w:szCs w:val="20"/>
              </w:rPr>
              <w:t>Thermostreamer for RT testing</w:t>
            </w:r>
          </w:p>
        </w:tc>
      </w:tr>
      <w:tr w:rsidR="00AC6D24" w:rsidRPr="00983917" w14:paraId="70EB5358" w14:textId="77777777" w:rsidTr="005602EB">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text1" w:themeFillShade="BF"/>
          </w:tcPr>
          <w:p w14:paraId="75D7BFF0" w14:textId="77777777" w:rsidR="00AC6D24" w:rsidRPr="00983917" w:rsidRDefault="00AC6D24" w:rsidP="005602EB">
            <w:pPr>
              <w:spacing w:before="20" w:after="20"/>
              <w:contextualSpacing/>
              <w:rPr>
                <w:color w:val="FFFFFF" w:themeColor="background1"/>
                <w:sz w:val="20"/>
                <w:szCs w:val="20"/>
              </w:rPr>
            </w:pPr>
            <w:r w:rsidRPr="00983917">
              <w:rPr>
                <w:color w:val="FFFFFF" w:themeColor="background1"/>
                <w:sz w:val="20"/>
                <w:szCs w:val="20"/>
              </w:rPr>
              <w:t>Test Conditions</w:t>
            </w:r>
          </w:p>
        </w:tc>
      </w:tr>
      <w:tr w:rsidR="00AC6D24" w:rsidRPr="00983917" w14:paraId="271E579D"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0EE94C3C" w14:textId="77777777" w:rsidR="00AC6D24" w:rsidRPr="00983917" w:rsidRDefault="00AC6D24" w:rsidP="005602EB">
            <w:pPr>
              <w:spacing w:before="20" w:after="20"/>
              <w:contextualSpacing/>
              <w:rPr>
                <w:sz w:val="20"/>
                <w:szCs w:val="20"/>
              </w:rPr>
            </w:pPr>
            <w:r w:rsidRPr="00983917">
              <w:rPr>
                <w:b w:val="0"/>
                <w:bCs w:val="0"/>
                <w:sz w:val="20"/>
                <w:szCs w:val="20"/>
              </w:rPr>
              <w:t>Test is conducted only at nominal voltage and room temperature (RT)</w:t>
            </w:r>
            <w:r>
              <w:rPr>
                <w:b w:val="0"/>
                <w:bCs w:val="0"/>
                <w:sz w:val="20"/>
                <w:szCs w:val="20"/>
              </w:rPr>
              <w:t>.</w:t>
            </w:r>
          </w:p>
        </w:tc>
      </w:tr>
      <w:tr w:rsidR="00AC6D24" w:rsidRPr="00FC0912" w14:paraId="62DAFBBF" w14:textId="77777777" w:rsidTr="005602EB">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5213F641" w14:textId="77777777" w:rsidR="00AC6D24" w:rsidRPr="00FC0912" w:rsidRDefault="00AC6D24" w:rsidP="005602EB">
            <w:pPr>
              <w:spacing w:before="20" w:after="20"/>
              <w:jc w:val="left"/>
              <w:rPr>
                <w:rFonts w:cstheme="minorHAnsi"/>
                <w:b w:val="0"/>
                <w:bCs w:val="0"/>
                <w:sz w:val="20"/>
                <w:szCs w:val="20"/>
              </w:rPr>
            </w:pPr>
            <w:r w:rsidRPr="00FC0912">
              <w:rPr>
                <w:rFonts w:cstheme="minorHAnsi"/>
                <w:b w:val="0"/>
                <w:bCs w:val="0"/>
                <w:color w:val="FFFFFF" w:themeColor="background1"/>
                <w:sz w:val="20"/>
                <w:szCs w:val="20"/>
              </w:rPr>
              <w:t>Test Procedure</w:t>
            </w:r>
          </w:p>
        </w:tc>
      </w:tr>
      <w:tr w:rsidR="00AC6D24" w:rsidRPr="00983917" w14:paraId="38B85589" w14:textId="77777777" w:rsidTr="00812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shd w:val="clear" w:color="auto" w:fill="C5C2C2" w:themeFill="accent3" w:themeFillTint="66"/>
          </w:tcPr>
          <w:p w14:paraId="05F8A9F4" w14:textId="77777777" w:rsidR="00AC6D24" w:rsidRPr="00FC0912" w:rsidRDefault="00AC6D24" w:rsidP="005602EB">
            <w:pPr>
              <w:spacing w:before="20" w:after="20"/>
              <w:jc w:val="left"/>
              <w:rPr>
                <w:rFonts w:cstheme="minorHAnsi"/>
                <w:b w:val="0"/>
                <w:bCs w:val="0"/>
                <w:sz w:val="20"/>
                <w:szCs w:val="20"/>
              </w:rPr>
            </w:pPr>
            <w:r w:rsidRPr="00FC0912">
              <w:rPr>
                <w:rFonts w:cstheme="minorHAnsi"/>
                <w:b w:val="0"/>
                <w:bCs w:val="0"/>
                <w:sz w:val="20"/>
                <w:szCs w:val="20"/>
              </w:rPr>
              <w:t>Step</w:t>
            </w:r>
          </w:p>
        </w:tc>
        <w:tc>
          <w:tcPr>
            <w:tcW w:w="4272" w:type="dxa"/>
            <w:gridSpan w:val="2"/>
            <w:shd w:val="clear" w:color="auto" w:fill="C5C2C2" w:themeFill="accent3" w:themeFillTint="66"/>
          </w:tcPr>
          <w:p w14:paraId="2F9CA7C5" w14:textId="77777777" w:rsidR="00AC6D24" w:rsidRPr="00FC0912" w:rsidRDefault="00AC6D24"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Action</w:t>
            </w:r>
          </w:p>
        </w:tc>
        <w:tc>
          <w:tcPr>
            <w:tcW w:w="2901" w:type="dxa"/>
            <w:gridSpan w:val="3"/>
            <w:shd w:val="clear" w:color="auto" w:fill="C5C2C2" w:themeFill="accent3" w:themeFillTint="66"/>
          </w:tcPr>
          <w:p w14:paraId="27DCF7E6" w14:textId="77777777" w:rsidR="00AC6D24" w:rsidRPr="00FC0912" w:rsidRDefault="00AC6D24"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Register parameter</w:t>
            </w:r>
          </w:p>
        </w:tc>
        <w:tc>
          <w:tcPr>
            <w:tcW w:w="1290" w:type="dxa"/>
            <w:gridSpan w:val="2"/>
            <w:shd w:val="clear" w:color="auto" w:fill="C5C2C2" w:themeFill="accent3" w:themeFillTint="66"/>
          </w:tcPr>
          <w:p w14:paraId="631F0965" w14:textId="77777777" w:rsidR="00AC6D24" w:rsidRPr="00FC0912" w:rsidRDefault="00AC6D24"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Value</w:t>
            </w:r>
          </w:p>
        </w:tc>
      </w:tr>
      <w:tr w:rsidR="00AC6D24" w:rsidRPr="00983917" w14:paraId="452B27CD" w14:textId="77777777" w:rsidTr="008122B3">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12B64D8D" w14:textId="77777777" w:rsidR="00AC6D24" w:rsidRPr="00983917" w:rsidRDefault="00AC6D24" w:rsidP="00AC6D24">
            <w:pPr>
              <w:pStyle w:val="ListParagraph"/>
              <w:numPr>
                <w:ilvl w:val="0"/>
                <w:numId w:val="27"/>
              </w:numPr>
              <w:spacing w:before="20" w:after="20"/>
              <w:jc w:val="left"/>
              <w:rPr>
                <w:rFonts w:cstheme="minorHAnsi"/>
                <w:b w:val="0"/>
                <w:bCs w:val="0"/>
                <w:sz w:val="20"/>
                <w:szCs w:val="20"/>
              </w:rPr>
            </w:pPr>
          </w:p>
        </w:tc>
        <w:tc>
          <w:tcPr>
            <w:tcW w:w="4272" w:type="dxa"/>
            <w:gridSpan w:val="2"/>
            <w:shd w:val="clear" w:color="auto" w:fill="FFFFFF" w:themeFill="background1"/>
          </w:tcPr>
          <w:p w14:paraId="76C9D976" w14:textId="77777777" w:rsidR="00AC6D24" w:rsidRPr="00FC0912" w:rsidRDefault="00AC6D24"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83917">
              <w:rPr>
                <w:rFonts w:cstheme="minorHAnsi"/>
                <w:sz w:val="20"/>
                <w:szCs w:val="20"/>
              </w:rPr>
              <w:t>Start from park state.</w:t>
            </w:r>
          </w:p>
        </w:tc>
        <w:tc>
          <w:tcPr>
            <w:tcW w:w="2901" w:type="dxa"/>
            <w:gridSpan w:val="3"/>
            <w:shd w:val="clear" w:color="auto" w:fill="FFFFFF" w:themeFill="background1"/>
          </w:tcPr>
          <w:p w14:paraId="38A86965" w14:textId="77777777" w:rsidR="00AC6D24" w:rsidRPr="00FC0912" w:rsidRDefault="00AC6D24"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90" w:type="dxa"/>
            <w:gridSpan w:val="2"/>
            <w:shd w:val="clear" w:color="auto" w:fill="FFFFFF" w:themeFill="background1"/>
          </w:tcPr>
          <w:p w14:paraId="2FE02654" w14:textId="77777777" w:rsidR="00AC6D24" w:rsidRPr="00FC0912" w:rsidRDefault="00AC6D24"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AC6D24" w:rsidRPr="00983917" w14:paraId="04CCD86A" w14:textId="77777777" w:rsidTr="00812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23A2C1A9" w14:textId="77777777" w:rsidR="00AC6D24" w:rsidRPr="00983917" w:rsidRDefault="00AC6D24" w:rsidP="00AC6D24">
            <w:pPr>
              <w:pStyle w:val="ListParagraph"/>
              <w:numPr>
                <w:ilvl w:val="0"/>
                <w:numId w:val="27"/>
              </w:numPr>
              <w:spacing w:before="20" w:after="20"/>
              <w:jc w:val="left"/>
              <w:rPr>
                <w:rFonts w:cstheme="minorHAnsi"/>
                <w:b w:val="0"/>
                <w:bCs w:val="0"/>
                <w:sz w:val="20"/>
                <w:szCs w:val="20"/>
              </w:rPr>
            </w:pPr>
          </w:p>
        </w:tc>
        <w:tc>
          <w:tcPr>
            <w:tcW w:w="4272" w:type="dxa"/>
            <w:gridSpan w:val="2"/>
            <w:shd w:val="clear" w:color="auto" w:fill="FFFFFF" w:themeFill="background1"/>
          </w:tcPr>
          <w:p w14:paraId="35EC303C" w14:textId="77777777" w:rsidR="00AC6D24" w:rsidRPr="00FC0912" w:rsidRDefault="00AC6D24"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83917">
              <w:rPr>
                <w:rFonts w:cstheme="minorHAnsi"/>
                <w:sz w:val="20"/>
                <w:szCs w:val="20"/>
              </w:rPr>
              <w:t>Configure the PSU to the V</w:t>
            </w:r>
            <w:r w:rsidRPr="00983917">
              <w:rPr>
                <w:rFonts w:cstheme="minorHAnsi"/>
                <w:sz w:val="20"/>
                <w:szCs w:val="20"/>
                <w:vertAlign w:val="subscript"/>
              </w:rPr>
              <w:t>nom.</w:t>
            </w:r>
            <w:r w:rsidRPr="00983917">
              <w:rPr>
                <w:rFonts w:cstheme="minorHAnsi"/>
                <w:sz w:val="20"/>
                <w:szCs w:val="20"/>
              </w:rPr>
              <w:t xml:space="preserve"> voltage.</w:t>
            </w:r>
          </w:p>
        </w:tc>
        <w:tc>
          <w:tcPr>
            <w:tcW w:w="2901" w:type="dxa"/>
            <w:gridSpan w:val="3"/>
            <w:shd w:val="clear" w:color="auto" w:fill="FFFFFF" w:themeFill="background1"/>
          </w:tcPr>
          <w:p w14:paraId="41033E58" w14:textId="77777777" w:rsidR="00AC6D24" w:rsidRPr="00FC0912" w:rsidRDefault="00AC6D24"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90" w:type="dxa"/>
            <w:gridSpan w:val="2"/>
            <w:shd w:val="clear" w:color="auto" w:fill="FFFFFF" w:themeFill="background1"/>
          </w:tcPr>
          <w:p w14:paraId="347B99ED" w14:textId="77777777" w:rsidR="00AC6D24" w:rsidRPr="00FC0912" w:rsidRDefault="00AC6D24"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AC6D24" w:rsidRPr="00983917" w14:paraId="43389863" w14:textId="77777777" w:rsidTr="008122B3">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419720A4" w14:textId="77777777" w:rsidR="00AC6D24" w:rsidRPr="00903ACE" w:rsidRDefault="00AC6D24" w:rsidP="00AC6D24">
            <w:pPr>
              <w:pStyle w:val="ListParagraph"/>
              <w:numPr>
                <w:ilvl w:val="0"/>
                <w:numId w:val="27"/>
              </w:numPr>
              <w:spacing w:before="20" w:after="20"/>
              <w:jc w:val="left"/>
              <w:rPr>
                <w:rFonts w:cstheme="minorHAnsi"/>
                <w:b w:val="0"/>
                <w:bCs w:val="0"/>
                <w:sz w:val="20"/>
                <w:szCs w:val="20"/>
              </w:rPr>
            </w:pPr>
          </w:p>
        </w:tc>
        <w:tc>
          <w:tcPr>
            <w:tcW w:w="4272" w:type="dxa"/>
            <w:gridSpan w:val="2"/>
            <w:shd w:val="clear" w:color="auto" w:fill="FFFFFF" w:themeFill="background1"/>
          </w:tcPr>
          <w:p w14:paraId="5DCC0E04" w14:textId="07355039" w:rsidR="00AC6D24" w:rsidRPr="00FC0912" w:rsidRDefault="00AC6D24"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83917">
              <w:rPr>
                <w:rFonts w:cstheme="minorHAnsi"/>
                <w:sz w:val="20"/>
                <w:szCs w:val="20"/>
              </w:rPr>
              <w:t>Set up the imager to work in FHD10 mode (</w:t>
            </w:r>
            <w:r w:rsidRPr="00983917">
              <w:rPr>
                <w:sz w:val="20"/>
                <w:szCs w:val="20"/>
              </w:rPr>
              <w:fldChar w:fldCharType="begin"/>
            </w:r>
            <w:r w:rsidRPr="00983917">
              <w:rPr>
                <w:sz w:val="20"/>
                <w:szCs w:val="20"/>
              </w:rPr>
              <w:instrText xml:space="preserve"> REF _Ref210893375 \h  \* MERGEFORMAT </w:instrText>
            </w:r>
            <w:r w:rsidRPr="00983917">
              <w:rPr>
                <w:sz w:val="20"/>
                <w:szCs w:val="20"/>
              </w:rPr>
            </w:r>
            <w:r w:rsidRPr="00983917">
              <w:rPr>
                <w:sz w:val="20"/>
                <w:szCs w:val="20"/>
              </w:rPr>
              <w:fldChar w:fldCharType="separate"/>
            </w:r>
            <w:r w:rsidR="0014032D" w:rsidRPr="0014032D">
              <w:rPr>
                <w:sz w:val="20"/>
                <w:szCs w:val="20"/>
              </w:rPr>
              <w:t>Table 2</w:t>
            </w:r>
            <w:r w:rsidRPr="00983917">
              <w:rPr>
                <w:sz w:val="20"/>
                <w:szCs w:val="20"/>
              </w:rPr>
              <w:fldChar w:fldCharType="end"/>
            </w:r>
            <w:r w:rsidRPr="00983917">
              <w:rPr>
                <w:sz w:val="20"/>
                <w:szCs w:val="20"/>
              </w:rPr>
              <w:t>).</w:t>
            </w:r>
          </w:p>
        </w:tc>
        <w:tc>
          <w:tcPr>
            <w:tcW w:w="2901" w:type="dxa"/>
            <w:gridSpan w:val="3"/>
            <w:shd w:val="clear" w:color="auto" w:fill="FFFFFF" w:themeFill="background1"/>
          </w:tcPr>
          <w:p w14:paraId="78429281" w14:textId="77777777" w:rsidR="00AC6D24" w:rsidRPr="00FC0912" w:rsidRDefault="00AC6D24"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90" w:type="dxa"/>
            <w:gridSpan w:val="2"/>
            <w:shd w:val="clear" w:color="auto" w:fill="FFFFFF" w:themeFill="background1"/>
          </w:tcPr>
          <w:p w14:paraId="2CFB6403" w14:textId="77777777" w:rsidR="00AC6D24" w:rsidRPr="00FC0912" w:rsidRDefault="00AC6D24"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903ACE" w:rsidRPr="00983917" w14:paraId="25725AAD" w14:textId="77777777" w:rsidTr="00812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2BA4D330" w14:textId="77777777" w:rsidR="00903ACE" w:rsidRPr="00903ACE" w:rsidRDefault="00903ACE" w:rsidP="00903ACE">
            <w:pPr>
              <w:pStyle w:val="ListParagraph"/>
              <w:numPr>
                <w:ilvl w:val="0"/>
                <w:numId w:val="27"/>
              </w:numPr>
              <w:spacing w:before="20" w:after="20"/>
              <w:jc w:val="left"/>
              <w:rPr>
                <w:rFonts w:cstheme="minorHAnsi"/>
                <w:b w:val="0"/>
                <w:bCs w:val="0"/>
                <w:sz w:val="20"/>
                <w:szCs w:val="20"/>
              </w:rPr>
            </w:pPr>
          </w:p>
        </w:tc>
        <w:tc>
          <w:tcPr>
            <w:tcW w:w="4272" w:type="dxa"/>
            <w:gridSpan w:val="2"/>
            <w:shd w:val="clear" w:color="auto" w:fill="FFFFFF" w:themeFill="background1"/>
          </w:tcPr>
          <w:p w14:paraId="6D469EF1" w14:textId="6A13FCCF" w:rsidR="00903ACE" w:rsidRPr="00983917" w:rsidRDefault="00903ACE" w:rsidP="00903ACE">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Enable continuous acquisition mode</w:t>
            </w:r>
          </w:p>
        </w:tc>
        <w:tc>
          <w:tcPr>
            <w:tcW w:w="2901" w:type="dxa"/>
            <w:gridSpan w:val="3"/>
            <w:shd w:val="clear" w:color="auto" w:fill="FFFFFF" w:themeFill="background1"/>
          </w:tcPr>
          <w:p w14:paraId="494C80D5" w14:textId="1BD69167" w:rsidR="00903ACE" w:rsidRPr="00FC0912" w:rsidRDefault="00903ACE" w:rsidP="00903ACE">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572E4">
              <w:rPr>
                <w:rFonts w:cstheme="minorHAnsi"/>
                <w:sz w:val="20"/>
                <w:szCs w:val="20"/>
              </w:rPr>
              <w:t>AcquisitionCommand_Value</w:t>
            </w:r>
          </w:p>
        </w:tc>
        <w:tc>
          <w:tcPr>
            <w:tcW w:w="1290" w:type="dxa"/>
            <w:gridSpan w:val="2"/>
            <w:shd w:val="clear" w:color="auto" w:fill="FFFFFF" w:themeFill="background1"/>
          </w:tcPr>
          <w:p w14:paraId="16F739D5" w14:textId="1194EE18" w:rsidR="00903ACE" w:rsidRPr="00FC0912" w:rsidRDefault="00903ACE" w:rsidP="00903ACE">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8</w:t>
            </w:r>
          </w:p>
        </w:tc>
      </w:tr>
      <w:tr w:rsidR="00903ACE" w:rsidRPr="00983917" w14:paraId="2F7857E6" w14:textId="77777777" w:rsidTr="008122B3">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6D3AEAE0" w14:textId="77777777" w:rsidR="00903ACE" w:rsidRPr="00903ACE" w:rsidRDefault="00903ACE" w:rsidP="00903ACE">
            <w:pPr>
              <w:pStyle w:val="ListParagraph"/>
              <w:numPr>
                <w:ilvl w:val="0"/>
                <w:numId w:val="27"/>
              </w:numPr>
              <w:spacing w:before="20" w:after="20"/>
              <w:jc w:val="left"/>
              <w:rPr>
                <w:rFonts w:cstheme="minorHAnsi"/>
                <w:b w:val="0"/>
                <w:bCs w:val="0"/>
                <w:sz w:val="20"/>
                <w:szCs w:val="20"/>
              </w:rPr>
            </w:pPr>
          </w:p>
        </w:tc>
        <w:tc>
          <w:tcPr>
            <w:tcW w:w="4272" w:type="dxa"/>
            <w:gridSpan w:val="2"/>
            <w:shd w:val="clear" w:color="auto" w:fill="FFFFFF" w:themeFill="background1"/>
          </w:tcPr>
          <w:p w14:paraId="08517636" w14:textId="77777777" w:rsidR="00903ACE" w:rsidRPr="00983917" w:rsidRDefault="00903ACE" w:rsidP="00903ACE">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83917">
              <w:rPr>
                <w:rFonts w:cstheme="minorHAnsi"/>
                <w:sz w:val="20"/>
                <w:szCs w:val="20"/>
              </w:rPr>
              <w:t>Wait 5s.</w:t>
            </w:r>
          </w:p>
        </w:tc>
        <w:tc>
          <w:tcPr>
            <w:tcW w:w="2901" w:type="dxa"/>
            <w:gridSpan w:val="3"/>
            <w:shd w:val="clear" w:color="auto" w:fill="FFFFFF" w:themeFill="background1"/>
          </w:tcPr>
          <w:p w14:paraId="38309935" w14:textId="77777777" w:rsidR="00903ACE" w:rsidRPr="00983917" w:rsidRDefault="00903ACE" w:rsidP="00903ACE">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90" w:type="dxa"/>
            <w:gridSpan w:val="2"/>
            <w:shd w:val="clear" w:color="auto" w:fill="FFFFFF" w:themeFill="background1"/>
          </w:tcPr>
          <w:p w14:paraId="3B726ACF" w14:textId="77777777" w:rsidR="00903ACE" w:rsidRPr="00983917" w:rsidRDefault="00903ACE" w:rsidP="00903ACE">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903ACE" w:rsidRPr="00983917" w14:paraId="12205A48" w14:textId="77777777" w:rsidTr="00812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3D8CED90" w14:textId="77777777" w:rsidR="00903ACE" w:rsidRPr="00903ACE" w:rsidRDefault="00903ACE" w:rsidP="00903ACE">
            <w:pPr>
              <w:pStyle w:val="ListParagraph"/>
              <w:numPr>
                <w:ilvl w:val="0"/>
                <w:numId w:val="27"/>
              </w:numPr>
              <w:spacing w:before="20" w:after="20"/>
              <w:jc w:val="left"/>
              <w:rPr>
                <w:rFonts w:cstheme="minorHAnsi"/>
                <w:b w:val="0"/>
                <w:bCs w:val="0"/>
                <w:sz w:val="20"/>
                <w:szCs w:val="20"/>
              </w:rPr>
            </w:pPr>
          </w:p>
        </w:tc>
        <w:tc>
          <w:tcPr>
            <w:tcW w:w="4272" w:type="dxa"/>
            <w:gridSpan w:val="2"/>
            <w:shd w:val="clear" w:color="auto" w:fill="FFFFFF" w:themeFill="background1"/>
          </w:tcPr>
          <w:p w14:paraId="62828101" w14:textId="77777777" w:rsidR="00903ACE" w:rsidRPr="00983917" w:rsidRDefault="00903ACE" w:rsidP="00903ACE">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Read lock bits register</w:t>
            </w:r>
          </w:p>
        </w:tc>
        <w:tc>
          <w:tcPr>
            <w:tcW w:w="2901" w:type="dxa"/>
            <w:gridSpan w:val="3"/>
            <w:shd w:val="clear" w:color="auto" w:fill="FFFFFF" w:themeFill="background1"/>
          </w:tcPr>
          <w:p w14:paraId="439BFF72" w14:textId="0322DDA3" w:rsidR="00903ACE" w:rsidRDefault="00903ACE" w:rsidP="00903ACE">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(IMG)</w:t>
            </w:r>
          </w:p>
          <w:p w14:paraId="52A38A76" w14:textId="6E146CBC" w:rsidR="00903ACE" w:rsidRPr="00983917" w:rsidRDefault="00903ACE" w:rsidP="00903ACE">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F1A21">
              <w:rPr>
                <w:rFonts w:cstheme="minorHAnsi"/>
                <w:sz w:val="14"/>
                <w:szCs w:val="14"/>
              </w:rPr>
              <w:t>AnalogTrimmimg_Pll_lock_detect_locked</w:t>
            </w:r>
          </w:p>
        </w:tc>
        <w:tc>
          <w:tcPr>
            <w:tcW w:w="1290" w:type="dxa"/>
            <w:gridSpan w:val="2"/>
            <w:shd w:val="clear" w:color="auto" w:fill="FFFFFF" w:themeFill="background1"/>
          </w:tcPr>
          <w:p w14:paraId="6703A6BC" w14:textId="79B699ED" w:rsidR="00903ACE" w:rsidRPr="00983917" w:rsidRDefault="007B5DD9" w:rsidP="00903ACE">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w:t>
            </w:r>
          </w:p>
        </w:tc>
      </w:tr>
      <w:tr w:rsidR="00903ACE" w:rsidRPr="00983917" w14:paraId="14E565C7" w14:textId="77777777" w:rsidTr="008122B3">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7E3449C7" w14:textId="77777777" w:rsidR="00903ACE" w:rsidRPr="00983917" w:rsidRDefault="00903ACE" w:rsidP="00903ACE">
            <w:pPr>
              <w:pStyle w:val="ListParagraph"/>
              <w:numPr>
                <w:ilvl w:val="0"/>
                <w:numId w:val="27"/>
              </w:numPr>
              <w:spacing w:before="20" w:after="20"/>
              <w:jc w:val="left"/>
              <w:rPr>
                <w:rFonts w:cstheme="minorHAnsi"/>
                <w:b w:val="0"/>
                <w:bCs w:val="0"/>
                <w:sz w:val="20"/>
                <w:szCs w:val="20"/>
              </w:rPr>
            </w:pPr>
          </w:p>
        </w:tc>
        <w:tc>
          <w:tcPr>
            <w:tcW w:w="4272" w:type="dxa"/>
            <w:gridSpan w:val="2"/>
            <w:shd w:val="clear" w:color="auto" w:fill="FFFFFF" w:themeFill="background1"/>
          </w:tcPr>
          <w:p w14:paraId="36FF5E64" w14:textId="77777777" w:rsidR="00903ACE" w:rsidRDefault="00903ACE" w:rsidP="00903ACE">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Check if value matches and log value.</w:t>
            </w:r>
          </w:p>
        </w:tc>
        <w:tc>
          <w:tcPr>
            <w:tcW w:w="2901" w:type="dxa"/>
            <w:gridSpan w:val="3"/>
            <w:shd w:val="clear" w:color="auto" w:fill="FFFFFF" w:themeFill="background1"/>
          </w:tcPr>
          <w:p w14:paraId="7DD4E8FB" w14:textId="77777777" w:rsidR="00903ACE" w:rsidRDefault="00903ACE" w:rsidP="00903ACE">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90" w:type="dxa"/>
            <w:gridSpan w:val="2"/>
            <w:shd w:val="clear" w:color="auto" w:fill="FFFFFF" w:themeFill="background1"/>
          </w:tcPr>
          <w:p w14:paraId="6BFAF066" w14:textId="0FA9A1F3" w:rsidR="00903ACE" w:rsidRPr="00983917" w:rsidRDefault="00903ACE" w:rsidP="00903ACE">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903ACE" w:rsidRPr="00983917" w14:paraId="75834DA1" w14:textId="77777777" w:rsidTr="00812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593BFC9A" w14:textId="77777777" w:rsidR="00903ACE" w:rsidRPr="00983917" w:rsidRDefault="00903ACE" w:rsidP="00903ACE">
            <w:pPr>
              <w:pStyle w:val="ListParagraph"/>
              <w:numPr>
                <w:ilvl w:val="0"/>
                <w:numId w:val="27"/>
              </w:numPr>
              <w:spacing w:before="20" w:after="20"/>
              <w:jc w:val="left"/>
              <w:rPr>
                <w:rFonts w:cstheme="minorHAnsi"/>
                <w:b w:val="0"/>
                <w:bCs w:val="0"/>
                <w:sz w:val="20"/>
                <w:szCs w:val="20"/>
              </w:rPr>
            </w:pPr>
          </w:p>
        </w:tc>
        <w:tc>
          <w:tcPr>
            <w:tcW w:w="4272" w:type="dxa"/>
            <w:gridSpan w:val="2"/>
            <w:shd w:val="clear" w:color="auto" w:fill="FFFFFF" w:themeFill="background1"/>
          </w:tcPr>
          <w:p w14:paraId="6D568911" w14:textId="77777777" w:rsidR="00903ACE" w:rsidRPr="00FC0912" w:rsidRDefault="00903ACE" w:rsidP="00903ACE">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83917">
              <w:rPr>
                <w:rFonts w:cstheme="minorHAnsi"/>
                <w:sz w:val="20"/>
                <w:szCs w:val="20"/>
              </w:rPr>
              <w:t>Start of video mode loop.</w:t>
            </w:r>
          </w:p>
        </w:tc>
        <w:tc>
          <w:tcPr>
            <w:tcW w:w="2901" w:type="dxa"/>
            <w:gridSpan w:val="3"/>
            <w:shd w:val="clear" w:color="auto" w:fill="FFFFFF" w:themeFill="background1"/>
          </w:tcPr>
          <w:p w14:paraId="2BD54B4F" w14:textId="77777777" w:rsidR="00903ACE" w:rsidRPr="00FC0912" w:rsidRDefault="00903ACE" w:rsidP="00903ACE">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90" w:type="dxa"/>
            <w:gridSpan w:val="2"/>
            <w:shd w:val="clear" w:color="auto" w:fill="FFFFFF" w:themeFill="background1"/>
          </w:tcPr>
          <w:p w14:paraId="30B6F289" w14:textId="77777777" w:rsidR="00903ACE" w:rsidRPr="00FC0912" w:rsidRDefault="00903ACE" w:rsidP="00903ACE">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903ACE" w:rsidRPr="00983917" w14:paraId="398CE31B" w14:textId="77777777" w:rsidTr="008122B3">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49460DDA" w14:textId="77777777" w:rsidR="00903ACE" w:rsidRPr="00983917" w:rsidRDefault="00903ACE" w:rsidP="00903ACE">
            <w:pPr>
              <w:pStyle w:val="ListParagraph"/>
              <w:numPr>
                <w:ilvl w:val="0"/>
                <w:numId w:val="27"/>
              </w:numPr>
              <w:spacing w:before="20" w:after="20"/>
              <w:jc w:val="left"/>
              <w:rPr>
                <w:rFonts w:cstheme="minorHAnsi"/>
                <w:b w:val="0"/>
                <w:bCs w:val="0"/>
                <w:sz w:val="20"/>
                <w:szCs w:val="20"/>
              </w:rPr>
            </w:pPr>
          </w:p>
        </w:tc>
        <w:tc>
          <w:tcPr>
            <w:tcW w:w="4272" w:type="dxa"/>
            <w:gridSpan w:val="2"/>
            <w:shd w:val="clear" w:color="auto" w:fill="FFFFFF" w:themeFill="background1"/>
          </w:tcPr>
          <w:p w14:paraId="1F8E417C" w14:textId="77777777" w:rsidR="00903ACE" w:rsidRPr="00983917" w:rsidRDefault="00903ACE" w:rsidP="00903ACE">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83917">
              <w:rPr>
                <w:rFonts w:cstheme="minorHAnsi"/>
                <w:sz w:val="20"/>
                <w:szCs w:val="20"/>
              </w:rPr>
              <w:t>Configure the first (next) video mode</w:t>
            </w:r>
            <w:r>
              <w:rPr>
                <w:rFonts w:cstheme="minorHAnsi"/>
                <w:sz w:val="20"/>
                <w:szCs w:val="20"/>
              </w:rPr>
              <w:t>.</w:t>
            </w:r>
          </w:p>
        </w:tc>
        <w:tc>
          <w:tcPr>
            <w:tcW w:w="2901" w:type="dxa"/>
            <w:gridSpan w:val="3"/>
            <w:shd w:val="clear" w:color="auto" w:fill="FFFFFF" w:themeFill="background1"/>
          </w:tcPr>
          <w:p w14:paraId="2F72EAFE" w14:textId="03F5A9A3" w:rsidR="00903ACE" w:rsidRPr="003B5E07" w:rsidRDefault="00903ACE" w:rsidP="00903ACE">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B5E07">
              <w:rPr>
                <w:rFonts w:cstheme="minorHAnsi"/>
                <w:sz w:val="20"/>
                <w:szCs w:val="20"/>
              </w:rPr>
              <w:t xml:space="preserve">See </w:t>
            </w:r>
            <w:r w:rsidRPr="003B5E07">
              <w:rPr>
                <w:rFonts w:cstheme="minorHAnsi"/>
                <w:sz w:val="20"/>
                <w:szCs w:val="20"/>
              </w:rPr>
              <w:fldChar w:fldCharType="begin"/>
            </w:r>
            <w:r w:rsidRPr="003B5E07">
              <w:rPr>
                <w:rFonts w:cstheme="minorHAnsi"/>
                <w:sz w:val="20"/>
                <w:szCs w:val="20"/>
              </w:rPr>
              <w:instrText xml:space="preserve"> REF _Ref210893375 \h </w:instrText>
            </w:r>
            <w:r>
              <w:rPr>
                <w:rFonts w:cstheme="minorHAnsi"/>
                <w:sz w:val="20"/>
                <w:szCs w:val="20"/>
              </w:rPr>
              <w:instrText xml:space="preserve"> \* MERGEFORMAT </w:instrText>
            </w:r>
            <w:r w:rsidRPr="003B5E07">
              <w:rPr>
                <w:rFonts w:cstheme="minorHAnsi"/>
                <w:sz w:val="20"/>
                <w:szCs w:val="20"/>
              </w:rPr>
            </w:r>
            <w:r w:rsidRPr="003B5E07">
              <w:rPr>
                <w:rFonts w:cstheme="minorHAnsi"/>
                <w:sz w:val="20"/>
                <w:szCs w:val="20"/>
              </w:rPr>
              <w:fldChar w:fldCharType="separate"/>
            </w:r>
            <w:r w:rsidR="0014032D" w:rsidRPr="0014032D">
              <w:rPr>
                <w:sz w:val="20"/>
                <w:szCs w:val="20"/>
              </w:rPr>
              <w:t>Table 2</w:t>
            </w:r>
            <w:r w:rsidRPr="003B5E07">
              <w:rPr>
                <w:rFonts w:cstheme="minorHAnsi"/>
                <w:sz w:val="20"/>
                <w:szCs w:val="20"/>
              </w:rPr>
              <w:fldChar w:fldCharType="end"/>
            </w:r>
          </w:p>
        </w:tc>
        <w:tc>
          <w:tcPr>
            <w:tcW w:w="1290" w:type="dxa"/>
            <w:gridSpan w:val="2"/>
            <w:shd w:val="clear" w:color="auto" w:fill="FFFFFF" w:themeFill="background1"/>
          </w:tcPr>
          <w:p w14:paraId="66ADEDE9" w14:textId="77777777" w:rsidR="00903ACE" w:rsidRPr="00983917" w:rsidRDefault="00903ACE" w:rsidP="00903ACE">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903ACE" w:rsidRPr="00983917" w14:paraId="53AC8AA8" w14:textId="77777777" w:rsidTr="00812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6CF14604" w14:textId="77777777" w:rsidR="00903ACE" w:rsidRPr="00983917" w:rsidRDefault="00903ACE" w:rsidP="00903ACE">
            <w:pPr>
              <w:pStyle w:val="ListParagraph"/>
              <w:numPr>
                <w:ilvl w:val="0"/>
                <w:numId w:val="27"/>
              </w:numPr>
              <w:spacing w:before="20" w:after="20"/>
              <w:jc w:val="left"/>
              <w:rPr>
                <w:rFonts w:cstheme="minorHAnsi"/>
                <w:b w:val="0"/>
                <w:bCs w:val="0"/>
                <w:sz w:val="20"/>
                <w:szCs w:val="20"/>
              </w:rPr>
            </w:pPr>
          </w:p>
        </w:tc>
        <w:tc>
          <w:tcPr>
            <w:tcW w:w="4272" w:type="dxa"/>
            <w:gridSpan w:val="2"/>
            <w:shd w:val="clear" w:color="auto" w:fill="FFFFFF" w:themeFill="background1"/>
          </w:tcPr>
          <w:p w14:paraId="7F180508" w14:textId="77777777" w:rsidR="00903ACE" w:rsidRPr="00983917" w:rsidRDefault="00903ACE" w:rsidP="00903ACE">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Start of test pattern loop.</w:t>
            </w:r>
          </w:p>
        </w:tc>
        <w:tc>
          <w:tcPr>
            <w:tcW w:w="2901" w:type="dxa"/>
            <w:gridSpan w:val="3"/>
            <w:shd w:val="clear" w:color="auto" w:fill="FFFFFF" w:themeFill="background1"/>
          </w:tcPr>
          <w:p w14:paraId="5785EE3A" w14:textId="77777777" w:rsidR="00903ACE" w:rsidRDefault="00903ACE" w:rsidP="00903ACE">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90" w:type="dxa"/>
            <w:gridSpan w:val="2"/>
            <w:shd w:val="clear" w:color="auto" w:fill="FFFFFF" w:themeFill="background1"/>
          </w:tcPr>
          <w:p w14:paraId="48111DAE" w14:textId="77777777" w:rsidR="00903ACE" w:rsidRPr="00983917" w:rsidRDefault="00903ACE" w:rsidP="00903ACE">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903ACE" w:rsidRPr="00983917" w14:paraId="4A66AA50" w14:textId="77777777" w:rsidTr="008122B3">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1D501ED5" w14:textId="77777777" w:rsidR="00903ACE" w:rsidRPr="00983917" w:rsidRDefault="00903ACE" w:rsidP="00903ACE">
            <w:pPr>
              <w:pStyle w:val="ListParagraph"/>
              <w:numPr>
                <w:ilvl w:val="0"/>
                <w:numId w:val="27"/>
              </w:numPr>
              <w:spacing w:before="20" w:after="20"/>
              <w:jc w:val="left"/>
              <w:rPr>
                <w:rFonts w:cstheme="minorHAnsi"/>
                <w:b w:val="0"/>
                <w:bCs w:val="0"/>
                <w:sz w:val="20"/>
                <w:szCs w:val="20"/>
              </w:rPr>
            </w:pPr>
          </w:p>
        </w:tc>
        <w:tc>
          <w:tcPr>
            <w:tcW w:w="4272" w:type="dxa"/>
            <w:gridSpan w:val="2"/>
            <w:shd w:val="clear" w:color="auto" w:fill="FFFFFF" w:themeFill="background1"/>
          </w:tcPr>
          <w:p w14:paraId="25BB9604" w14:textId="77777777" w:rsidR="00903ACE" w:rsidRDefault="00903ACE" w:rsidP="00903ACE">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Configure the first (next) test pattern.</w:t>
            </w:r>
          </w:p>
        </w:tc>
        <w:tc>
          <w:tcPr>
            <w:tcW w:w="2901" w:type="dxa"/>
            <w:gridSpan w:val="3"/>
            <w:shd w:val="clear" w:color="auto" w:fill="FFFFFF" w:themeFill="background1"/>
          </w:tcPr>
          <w:p w14:paraId="2876D99E" w14:textId="77777777" w:rsidR="00903ACE" w:rsidRDefault="00903ACE" w:rsidP="00903ACE">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See Test pattern table</w:t>
            </w:r>
          </w:p>
        </w:tc>
        <w:tc>
          <w:tcPr>
            <w:tcW w:w="1290" w:type="dxa"/>
            <w:gridSpan w:val="2"/>
            <w:shd w:val="clear" w:color="auto" w:fill="FFFFFF" w:themeFill="background1"/>
          </w:tcPr>
          <w:p w14:paraId="728744C8" w14:textId="77777777" w:rsidR="00903ACE" w:rsidRPr="00983917" w:rsidRDefault="00903ACE" w:rsidP="00903ACE">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903ACE" w:rsidRPr="00983917" w14:paraId="0F98FE5F" w14:textId="77777777" w:rsidTr="00812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35CFFD13" w14:textId="77777777" w:rsidR="00903ACE" w:rsidRPr="00983917" w:rsidRDefault="00903ACE" w:rsidP="00903ACE">
            <w:pPr>
              <w:pStyle w:val="ListParagraph"/>
              <w:numPr>
                <w:ilvl w:val="0"/>
                <w:numId w:val="27"/>
              </w:numPr>
              <w:spacing w:before="20" w:after="20"/>
              <w:jc w:val="left"/>
              <w:rPr>
                <w:rFonts w:cstheme="minorHAnsi"/>
                <w:b w:val="0"/>
                <w:bCs w:val="0"/>
                <w:sz w:val="20"/>
                <w:szCs w:val="20"/>
              </w:rPr>
            </w:pPr>
          </w:p>
        </w:tc>
        <w:tc>
          <w:tcPr>
            <w:tcW w:w="4272" w:type="dxa"/>
            <w:gridSpan w:val="2"/>
            <w:shd w:val="clear" w:color="auto" w:fill="FFFFFF" w:themeFill="background1"/>
          </w:tcPr>
          <w:p w14:paraId="072C8CFC" w14:textId="67CD4CF2" w:rsidR="00903ACE" w:rsidRPr="00983917" w:rsidRDefault="00903ACE" w:rsidP="00903ACE">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Enable stream</w:t>
            </w:r>
          </w:p>
        </w:tc>
        <w:tc>
          <w:tcPr>
            <w:tcW w:w="2901" w:type="dxa"/>
            <w:gridSpan w:val="3"/>
            <w:shd w:val="clear" w:color="auto" w:fill="FFFFFF" w:themeFill="background1"/>
          </w:tcPr>
          <w:p w14:paraId="5329532C" w14:textId="77777777" w:rsidR="00903ACE" w:rsidRPr="00983917" w:rsidRDefault="00903ACE" w:rsidP="00903ACE">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90" w:type="dxa"/>
            <w:gridSpan w:val="2"/>
            <w:shd w:val="clear" w:color="auto" w:fill="FFFFFF" w:themeFill="background1"/>
          </w:tcPr>
          <w:p w14:paraId="73689E97" w14:textId="77777777" w:rsidR="00903ACE" w:rsidRPr="00983917" w:rsidRDefault="00903ACE" w:rsidP="00903ACE">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903ACE" w:rsidRPr="00983917" w14:paraId="5F3FDBE5" w14:textId="77777777" w:rsidTr="008122B3">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7B632B32" w14:textId="77777777" w:rsidR="00903ACE" w:rsidRPr="00983917" w:rsidRDefault="00903ACE" w:rsidP="00903ACE">
            <w:pPr>
              <w:pStyle w:val="ListParagraph"/>
              <w:numPr>
                <w:ilvl w:val="0"/>
                <w:numId w:val="27"/>
              </w:numPr>
              <w:spacing w:before="20" w:after="20"/>
              <w:jc w:val="left"/>
              <w:rPr>
                <w:rFonts w:cstheme="minorHAnsi"/>
                <w:b w:val="0"/>
                <w:bCs w:val="0"/>
                <w:sz w:val="20"/>
                <w:szCs w:val="20"/>
              </w:rPr>
            </w:pPr>
          </w:p>
        </w:tc>
        <w:tc>
          <w:tcPr>
            <w:tcW w:w="4272" w:type="dxa"/>
            <w:gridSpan w:val="2"/>
            <w:shd w:val="clear" w:color="auto" w:fill="FFFFFF" w:themeFill="background1"/>
          </w:tcPr>
          <w:p w14:paraId="267D0F35" w14:textId="77777777" w:rsidR="00903ACE" w:rsidRPr="00983917" w:rsidRDefault="00903ACE" w:rsidP="00903ACE">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Capture image</w:t>
            </w:r>
          </w:p>
        </w:tc>
        <w:tc>
          <w:tcPr>
            <w:tcW w:w="2901" w:type="dxa"/>
            <w:gridSpan w:val="3"/>
            <w:shd w:val="clear" w:color="auto" w:fill="FFFFFF" w:themeFill="background1"/>
          </w:tcPr>
          <w:p w14:paraId="26BD296A" w14:textId="77777777" w:rsidR="00903ACE" w:rsidRPr="00983917" w:rsidRDefault="00903ACE" w:rsidP="00903ACE">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90" w:type="dxa"/>
            <w:gridSpan w:val="2"/>
            <w:shd w:val="clear" w:color="auto" w:fill="FFFFFF" w:themeFill="background1"/>
          </w:tcPr>
          <w:p w14:paraId="41EA9416" w14:textId="77777777" w:rsidR="00903ACE" w:rsidRPr="00983917" w:rsidRDefault="00903ACE" w:rsidP="00903ACE">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903ACE" w:rsidRPr="00983917" w14:paraId="64B93EAC" w14:textId="77777777" w:rsidTr="00812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2FE3BA1B" w14:textId="77777777" w:rsidR="00903ACE" w:rsidRPr="00983917" w:rsidRDefault="00903ACE" w:rsidP="00903ACE">
            <w:pPr>
              <w:pStyle w:val="ListParagraph"/>
              <w:numPr>
                <w:ilvl w:val="0"/>
                <w:numId w:val="27"/>
              </w:numPr>
              <w:spacing w:before="20" w:after="20"/>
              <w:jc w:val="left"/>
              <w:rPr>
                <w:rFonts w:cstheme="minorHAnsi"/>
                <w:b w:val="0"/>
                <w:bCs w:val="0"/>
                <w:sz w:val="20"/>
                <w:szCs w:val="20"/>
              </w:rPr>
            </w:pPr>
          </w:p>
        </w:tc>
        <w:tc>
          <w:tcPr>
            <w:tcW w:w="4272" w:type="dxa"/>
            <w:gridSpan w:val="2"/>
            <w:shd w:val="clear" w:color="auto" w:fill="FFFFFF" w:themeFill="background1"/>
          </w:tcPr>
          <w:p w14:paraId="4E677673" w14:textId="77777777" w:rsidR="00903ACE" w:rsidRPr="00983917" w:rsidRDefault="00903ACE" w:rsidP="00903ACE">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Save image</w:t>
            </w:r>
          </w:p>
        </w:tc>
        <w:tc>
          <w:tcPr>
            <w:tcW w:w="2901" w:type="dxa"/>
            <w:gridSpan w:val="3"/>
            <w:shd w:val="clear" w:color="auto" w:fill="FFFFFF" w:themeFill="background1"/>
          </w:tcPr>
          <w:p w14:paraId="7237EF0B" w14:textId="77777777" w:rsidR="00903ACE" w:rsidRPr="00983917" w:rsidRDefault="00903ACE" w:rsidP="00903ACE">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90" w:type="dxa"/>
            <w:gridSpan w:val="2"/>
            <w:shd w:val="clear" w:color="auto" w:fill="FFFFFF" w:themeFill="background1"/>
          </w:tcPr>
          <w:p w14:paraId="66DA6DF5" w14:textId="77777777" w:rsidR="00903ACE" w:rsidRPr="00983917" w:rsidRDefault="00903ACE" w:rsidP="00903ACE">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903ACE" w:rsidRPr="00983917" w14:paraId="760A1615" w14:textId="77777777" w:rsidTr="008122B3">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15A50C7A" w14:textId="77777777" w:rsidR="00903ACE" w:rsidRPr="00983917" w:rsidRDefault="00903ACE" w:rsidP="00903ACE">
            <w:pPr>
              <w:pStyle w:val="ListParagraph"/>
              <w:numPr>
                <w:ilvl w:val="0"/>
                <w:numId w:val="27"/>
              </w:numPr>
              <w:spacing w:before="20" w:after="20"/>
              <w:jc w:val="left"/>
              <w:rPr>
                <w:rFonts w:cstheme="minorHAnsi"/>
                <w:b w:val="0"/>
                <w:bCs w:val="0"/>
                <w:sz w:val="20"/>
                <w:szCs w:val="20"/>
              </w:rPr>
            </w:pPr>
            <w:commentRangeStart w:id="216"/>
            <w:commentRangeStart w:id="217"/>
          </w:p>
        </w:tc>
        <w:tc>
          <w:tcPr>
            <w:tcW w:w="4272" w:type="dxa"/>
            <w:gridSpan w:val="2"/>
            <w:shd w:val="clear" w:color="auto" w:fill="FFFFFF" w:themeFill="background1"/>
          </w:tcPr>
          <w:p w14:paraId="77DC5339" w14:textId="5DAFBD2D" w:rsidR="00903ACE" w:rsidRDefault="00903ACE" w:rsidP="00903ACE">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83917">
              <w:rPr>
                <w:rFonts w:cstheme="minorHAnsi"/>
                <w:sz w:val="20"/>
                <w:szCs w:val="20"/>
              </w:rPr>
              <w:t>Set up the imager to work in FHD10 mode (</w:t>
            </w:r>
            <w:r w:rsidRPr="00983917">
              <w:rPr>
                <w:sz w:val="20"/>
                <w:szCs w:val="20"/>
              </w:rPr>
              <w:fldChar w:fldCharType="begin"/>
            </w:r>
            <w:r w:rsidRPr="00983917">
              <w:rPr>
                <w:sz w:val="20"/>
                <w:szCs w:val="20"/>
              </w:rPr>
              <w:instrText xml:space="preserve"> REF _Ref210893375 \h  \* MERGEFORMAT </w:instrText>
            </w:r>
            <w:r w:rsidRPr="00983917">
              <w:rPr>
                <w:sz w:val="20"/>
                <w:szCs w:val="20"/>
              </w:rPr>
            </w:r>
            <w:r w:rsidRPr="00983917">
              <w:rPr>
                <w:sz w:val="20"/>
                <w:szCs w:val="20"/>
              </w:rPr>
              <w:fldChar w:fldCharType="separate"/>
            </w:r>
            <w:r w:rsidR="0014032D" w:rsidRPr="0014032D">
              <w:rPr>
                <w:sz w:val="20"/>
                <w:szCs w:val="20"/>
              </w:rPr>
              <w:t>Table 2</w:t>
            </w:r>
            <w:r w:rsidRPr="00983917">
              <w:rPr>
                <w:sz w:val="20"/>
                <w:szCs w:val="20"/>
              </w:rPr>
              <w:fldChar w:fldCharType="end"/>
            </w:r>
            <w:r w:rsidRPr="00983917">
              <w:rPr>
                <w:sz w:val="20"/>
                <w:szCs w:val="20"/>
              </w:rPr>
              <w:t>).</w:t>
            </w:r>
          </w:p>
        </w:tc>
        <w:tc>
          <w:tcPr>
            <w:tcW w:w="2901" w:type="dxa"/>
            <w:gridSpan w:val="3"/>
            <w:shd w:val="clear" w:color="auto" w:fill="FFFFFF" w:themeFill="background1"/>
          </w:tcPr>
          <w:p w14:paraId="5A71A6AB" w14:textId="77777777" w:rsidR="00903ACE" w:rsidRPr="00983917" w:rsidRDefault="00903ACE" w:rsidP="00903ACE">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90" w:type="dxa"/>
            <w:gridSpan w:val="2"/>
            <w:shd w:val="clear" w:color="auto" w:fill="FFFFFF" w:themeFill="background1"/>
          </w:tcPr>
          <w:p w14:paraId="5513DCCA" w14:textId="77777777" w:rsidR="00903ACE" w:rsidRPr="00983917" w:rsidRDefault="00903ACE" w:rsidP="00903ACE">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commentRangeEnd w:id="216"/>
      <w:tr w:rsidR="0065295B" w:rsidRPr="00983917" w14:paraId="072267EA" w14:textId="77777777" w:rsidTr="00812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36891E1E" w14:textId="3D4E8A2D" w:rsidR="0065295B" w:rsidRPr="00983917" w:rsidRDefault="000C4F5F" w:rsidP="0065295B">
            <w:pPr>
              <w:pStyle w:val="ListParagraph"/>
              <w:numPr>
                <w:ilvl w:val="0"/>
                <w:numId w:val="27"/>
              </w:numPr>
              <w:spacing w:before="20" w:after="20"/>
              <w:jc w:val="left"/>
              <w:rPr>
                <w:rFonts w:cstheme="minorHAnsi"/>
                <w:b w:val="0"/>
                <w:bCs w:val="0"/>
                <w:sz w:val="20"/>
                <w:szCs w:val="20"/>
              </w:rPr>
            </w:pPr>
            <w:r w:rsidRPr="00983917">
              <w:rPr>
                <w:rStyle w:val="CommentReference"/>
                <w:rFonts w:cstheme="minorHAnsi"/>
                <w:b w:val="0"/>
                <w:bCs w:val="0"/>
                <w:sz w:val="20"/>
                <w:szCs w:val="20"/>
              </w:rPr>
              <w:commentReference w:id="216"/>
            </w:r>
            <w:commentRangeEnd w:id="217"/>
            <w:r w:rsidR="00804DC0" w:rsidRPr="00983917">
              <w:rPr>
                <w:rStyle w:val="CommentReference"/>
                <w:rFonts w:cstheme="minorHAnsi"/>
                <w:b w:val="0"/>
                <w:bCs w:val="0"/>
                <w:sz w:val="20"/>
                <w:szCs w:val="20"/>
              </w:rPr>
              <w:commentReference w:id="217"/>
            </w:r>
          </w:p>
        </w:tc>
        <w:tc>
          <w:tcPr>
            <w:tcW w:w="4272" w:type="dxa"/>
            <w:gridSpan w:val="2"/>
            <w:shd w:val="clear" w:color="auto" w:fill="FFFFFF" w:themeFill="background1"/>
          </w:tcPr>
          <w:p w14:paraId="455542A2" w14:textId="54FA7858" w:rsidR="0065295B" w:rsidRPr="00983917" w:rsidRDefault="0065295B" w:rsidP="0065295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Enable continuous acquisition mode</w:t>
            </w:r>
          </w:p>
        </w:tc>
        <w:tc>
          <w:tcPr>
            <w:tcW w:w="2901" w:type="dxa"/>
            <w:gridSpan w:val="3"/>
            <w:shd w:val="clear" w:color="auto" w:fill="FFFFFF" w:themeFill="background1"/>
          </w:tcPr>
          <w:p w14:paraId="72EA239B" w14:textId="27E7AD80" w:rsidR="0065295B" w:rsidRPr="00983917" w:rsidRDefault="0065295B" w:rsidP="0065295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572E4">
              <w:rPr>
                <w:rFonts w:cstheme="minorHAnsi"/>
                <w:sz w:val="20"/>
                <w:szCs w:val="20"/>
              </w:rPr>
              <w:t>AcquisitionCommand_Value</w:t>
            </w:r>
          </w:p>
        </w:tc>
        <w:tc>
          <w:tcPr>
            <w:tcW w:w="1290" w:type="dxa"/>
            <w:gridSpan w:val="2"/>
            <w:shd w:val="clear" w:color="auto" w:fill="FFFFFF" w:themeFill="background1"/>
          </w:tcPr>
          <w:p w14:paraId="1B64DA96" w14:textId="7DF7BFB1" w:rsidR="0065295B" w:rsidRPr="00983917" w:rsidRDefault="0065295B" w:rsidP="0065295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8</w:t>
            </w:r>
          </w:p>
        </w:tc>
      </w:tr>
      <w:tr w:rsidR="0065295B" w:rsidRPr="00983917" w14:paraId="075D8F69" w14:textId="77777777" w:rsidTr="008122B3">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388F991F" w14:textId="77777777" w:rsidR="0065295B" w:rsidRPr="00983917" w:rsidRDefault="0065295B" w:rsidP="0065295B">
            <w:pPr>
              <w:pStyle w:val="ListParagraph"/>
              <w:numPr>
                <w:ilvl w:val="0"/>
                <w:numId w:val="27"/>
              </w:numPr>
              <w:spacing w:before="20" w:after="20"/>
              <w:jc w:val="left"/>
              <w:rPr>
                <w:rFonts w:cstheme="minorHAnsi"/>
                <w:b w:val="0"/>
                <w:bCs w:val="0"/>
                <w:sz w:val="20"/>
                <w:szCs w:val="20"/>
              </w:rPr>
            </w:pPr>
          </w:p>
        </w:tc>
        <w:tc>
          <w:tcPr>
            <w:tcW w:w="4272" w:type="dxa"/>
            <w:gridSpan w:val="2"/>
            <w:shd w:val="clear" w:color="auto" w:fill="FFFFFF" w:themeFill="background1"/>
          </w:tcPr>
          <w:p w14:paraId="77F2081C" w14:textId="214E0A3C" w:rsidR="0065295B" w:rsidRDefault="0065295B" w:rsidP="0065295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Enable TPG</w:t>
            </w:r>
          </w:p>
        </w:tc>
        <w:tc>
          <w:tcPr>
            <w:tcW w:w="2901" w:type="dxa"/>
            <w:gridSpan w:val="3"/>
            <w:shd w:val="clear" w:color="auto" w:fill="FFFFFF" w:themeFill="background1"/>
          </w:tcPr>
          <w:p w14:paraId="568DF655" w14:textId="38962527" w:rsidR="007746EC" w:rsidRPr="007746EC" w:rsidRDefault="007746EC" w:rsidP="007746EC">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(IMG)</w:t>
            </w:r>
          </w:p>
          <w:p w14:paraId="1B2E0FD0" w14:textId="50F8096A" w:rsidR="0065295B" w:rsidRPr="00F512CC" w:rsidRDefault="0065295B" w:rsidP="0065295B">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1290" w:type="dxa"/>
            <w:gridSpan w:val="2"/>
            <w:shd w:val="clear" w:color="auto" w:fill="FFFFFF" w:themeFill="background1"/>
          </w:tcPr>
          <w:p w14:paraId="512158EE" w14:textId="61504572" w:rsidR="0065295B" w:rsidRPr="00983917" w:rsidRDefault="0065295B" w:rsidP="0065295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w:t>
            </w:r>
          </w:p>
        </w:tc>
      </w:tr>
      <w:tr w:rsidR="0065295B" w:rsidRPr="00983917" w14:paraId="7EEAC316" w14:textId="77777777" w:rsidTr="00812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022B7C02" w14:textId="77777777" w:rsidR="0065295B" w:rsidRPr="00983917" w:rsidRDefault="0065295B" w:rsidP="0065295B">
            <w:pPr>
              <w:pStyle w:val="ListParagraph"/>
              <w:numPr>
                <w:ilvl w:val="0"/>
                <w:numId w:val="27"/>
              </w:numPr>
              <w:spacing w:before="20" w:after="20"/>
              <w:jc w:val="left"/>
              <w:rPr>
                <w:rFonts w:cstheme="minorHAnsi"/>
                <w:b w:val="0"/>
                <w:bCs w:val="0"/>
                <w:sz w:val="20"/>
                <w:szCs w:val="20"/>
              </w:rPr>
            </w:pPr>
          </w:p>
        </w:tc>
        <w:tc>
          <w:tcPr>
            <w:tcW w:w="4272" w:type="dxa"/>
            <w:gridSpan w:val="2"/>
            <w:shd w:val="clear" w:color="auto" w:fill="FFFFFF" w:themeFill="background1"/>
          </w:tcPr>
          <w:p w14:paraId="5940FB44" w14:textId="296BE12E" w:rsidR="0065295B" w:rsidRDefault="0065295B" w:rsidP="0065295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Capture and save image (</w:t>
            </w:r>
            <w:r w:rsidRPr="00C56F2C">
              <w:rPr>
                <w:rFonts w:cstheme="minorHAnsi"/>
                <w:sz w:val="20"/>
                <w:szCs w:val="20"/>
              </w:rPr>
              <w:t>Image_A</w:t>
            </w:r>
            <w:r>
              <w:rPr>
                <w:rFonts w:cstheme="minorHAnsi"/>
                <w:sz w:val="20"/>
                <w:szCs w:val="20"/>
              </w:rPr>
              <w:t>)</w:t>
            </w:r>
          </w:p>
        </w:tc>
        <w:tc>
          <w:tcPr>
            <w:tcW w:w="2901" w:type="dxa"/>
            <w:gridSpan w:val="3"/>
            <w:shd w:val="clear" w:color="auto" w:fill="FFFFFF" w:themeFill="background1"/>
          </w:tcPr>
          <w:p w14:paraId="2CF455CB" w14:textId="77777777" w:rsidR="0065295B" w:rsidRPr="00983917" w:rsidRDefault="0065295B" w:rsidP="0065295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90" w:type="dxa"/>
            <w:gridSpan w:val="2"/>
            <w:shd w:val="clear" w:color="auto" w:fill="FFFFFF" w:themeFill="background1"/>
          </w:tcPr>
          <w:p w14:paraId="348C216B" w14:textId="77777777" w:rsidR="0065295B" w:rsidRPr="00983917" w:rsidRDefault="0065295B" w:rsidP="0065295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65295B" w:rsidRPr="00983917" w14:paraId="1222D44E" w14:textId="77777777" w:rsidTr="008122B3">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7BFE28A0" w14:textId="77777777" w:rsidR="0065295B" w:rsidRPr="00983917" w:rsidRDefault="0065295B" w:rsidP="0065295B">
            <w:pPr>
              <w:pStyle w:val="ListParagraph"/>
              <w:numPr>
                <w:ilvl w:val="0"/>
                <w:numId w:val="27"/>
              </w:numPr>
              <w:spacing w:before="20" w:after="20"/>
              <w:jc w:val="left"/>
              <w:rPr>
                <w:rFonts w:cstheme="minorHAnsi"/>
                <w:b w:val="0"/>
                <w:bCs w:val="0"/>
                <w:sz w:val="20"/>
                <w:szCs w:val="20"/>
              </w:rPr>
            </w:pPr>
          </w:p>
        </w:tc>
        <w:tc>
          <w:tcPr>
            <w:tcW w:w="4272" w:type="dxa"/>
            <w:gridSpan w:val="2"/>
            <w:shd w:val="clear" w:color="auto" w:fill="FFFFFF" w:themeFill="background1"/>
          </w:tcPr>
          <w:p w14:paraId="60696BD9" w14:textId="2F922D5B" w:rsidR="0065295B" w:rsidRDefault="0065295B" w:rsidP="0065295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commentRangeStart w:id="218"/>
            <w:r>
              <w:rPr>
                <w:rFonts w:cstheme="minorHAnsi"/>
                <w:sz w:val="20"/>
                <w:szCs w:val="20"/>
              </w:rPr>
              <w:t>Enable y-axis mirror</w:t>
            </w:r>
          </w:p>
        </w:tc>
        <w:tc>
          <w:tcPr>
            <w:tcW w:w="2901" w:type="dxa"/>
            <w:gridSpan w:val="3"/>
            <w:shd w:val="clear" w:color="auto" w:fill="FFFFFF" w:themeFill="background1"/>
          </w:tcPr>
          <w:p w14:paraId="19807503" w14:textId="05ED2B6D" w:rsidR="007746EC" w:rsidRDefault="007746EC" w:rsidP="0065295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(IMG)</w:t>
            </w:r>
          </w:p>
          <w:p w14:paraId="475B490F" w14:textId="731C233B" w:rsidR="0065295B" w:rsidRPr="00983917" w:rsidRDefault="0065295B" w:rsidP="0065295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A2581">
              <w:rPr>
                <w:rFonts w:cstheme="minorHAnsi"/>
                <w:sz w:val="20"/>
                <w:szCs w:val="20"/>
              </w:rPr>
              <w:t>ReverseY_Value</w:t>
            </w:r>
          </w:p>
        </w:tc>
        <w:tc>
          <w:tcPr>
            <w:tcW w:w="1290" w:type="dxa"/>
            <w:gridSpan w:val="2"/>
            <w:shd w:val="clear" w:color="auto" w:fill="FFFFFF" w:themeFill="background1"/>
          </w:tcPr>
          <w:p w14:paraId="140EAD80" w14:textId="5002255F" w:rsidR="0065295B" w:rsidRPr="00983917" w:rsidRDefault="0065295B" w:rsidP="0065295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1</w:t>
            </w:r>
            <w:commentRangeEnd w:id="218"/>
            <w:r w:rsidR="00AA7394" w:rsidRPr="00983917">
              <w:rPr>
                <w:rStyle w:val="CommentReference"/>
                <w:rFonts w:cstheme="minorHAnsi"/>
                <w:sz w:val="20"/>
                <w:szCs w:val="20"/>
              </w:rPr>
              <w:commentReference w:id="218"/>
            </w:r>
          </w:p>
        </w:tc>
      </w:tr>
      <w:tr w:rsidR="0065295B" w:rsidRPr="00983917" w14:paraId="4E86D6B9" w14:textId="77777777" w:rsidTr="00812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54C70F73" w14:textId="77777777" w:rsidR="0065295B" w:rsidRPr="00983917" w:rsidRDefault="0065295B" w:rsidP="0065295B">
            <w:pPr>
              <w:pStyle w:val="ListParagraph"/>
              <w:numPr>
                <w:ilvl w:val="0"/>
                <w:numId w:val="27"/>
              </w:numPr>
              <w:spacing w:before="20" w:after="20"/>
              <w:jc w:val="left"/>
              <w:rPr>
                <w:rFonts w:cstheme="minorHAnsi"/>
                <w:b w:val="0"/>
                <w:bCs w:val="0"/>
                <w:sz w:val="20"/>
                <w:szCs w:val="20"/>
              </w:rPr>
            </w:pPr>
          </w:p>
        </w:tc>
        <w:tc>
          <w:tcPr>
            <w:tcW w:w="4272" w:type="dxa"/>
            <w:gridSpan w:val="2"/>
            <w:shd w:val="clear" w:color="auto" w:fill="FFFFFF" w:themeFill="background1"/>
          </w:tcPr>
          <w:p w14:paraId="73A89474" w14:textId="13355835" w:rsidR="0065295B" w:rsidRDefault="0065295B" w:rsidP="0065295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Capture and save image (</w:t>
            </w:r>
            <w:r w:rsidRPr="00C56F2C">
              <w:rPr>
                <w:rFonts w:cstheme="minorHAnsi"/>
                <w:sz w:val="20"/>
                <w:szCs w:val="20"/>
              </w:rPr>
              <w:t>Image_B</w:t>
            </w:r>
            <w:r>
              <w:rPr>
                <w:rFonts w:cstheme="minorHAnsi"/>
                <w:sz w:val="20"/>
                <w:szCs w:val="20"/>
              </w:rPr>
              <w:t>)</w:t>
            </w:r>
          </w:p>
        </w:tc>
        <w:tc>
          <w:tcPr>
            <w:tcW w:w="2901" w:type="dxa"/>
            <w:gridSpan w:val="3"/>
            <w:shd w:val="clear" w:color="auto" w:fill="FFFFFF" w:themeFill="background1"/>
          </w:tcPr>
          <w:p w14:paraId="255412A4" w14:textId="77777777" w:rsidR="0065295B" w:rsidRPr="00983917" w:rsidRDefault="0065295B" w:rsidP="0065295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90" w:type="dxa"/>
            <w:gridSpan w:val="2"/>
            <w:shd w:val="clear" w:color="auto" w:fill="FFFFFF" w:themeFill="background1"/>
          </w:tcPr>
          <w:p w14:paraId="255BD1A8" w14:textId="77777777" w:rsidR="0065295B" w:rsidRPr="00983917" w:rsidRDefault="0065295B" w:rsidP="0065295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65295B" w:rsidRPr="00FC0912" w14:paraId="4FB9DD12" w14:textId="77777777" w:rsidTr="005602EB">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31A63130" w14:textId="77777777" w:rsidR="0065295B" w:rsidRPr="00FC0912" w:rsidRDefault="0065295B" w:rsidP="0065295B">
            <w:pPr>
              <w:spacing w:before="20" w:after="20"/>
              <w:jc w:val="left"/>
              <w:rPr>
                <w:rFonts w:cstheme="minorHAnsi"/>
                <w:b w:val="0"/>
                <w:bCs w:val="0"/>
                <w:sz w:val="20"/>
                <w:szCs w:val="20"/>
              </w:rPr>
            </w:pPr>
            <w:r w:rsidRPr="00FC0912">
              <w:rPr>
                <w:rFonts w:cstheme="minorHAnsi"/>
                <w:b w:val="0"/>
                <w:bCs w:val="0"/>
                <w:color w:val="FFFFFF" w:themeColor="background1"/>
                <w:sz w:val="20"/>
                <w:szCs w:val="20"/>
              </w:rPr>
              <w:t>Notes</w:t>
            </w:r>
          </w:p>
        </w:tc>
      </w:tr>
      <w:tr w:rsidR="0065295B" w:rsidRPr="00FC0912" w14:paraId="2316692E"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63762AFF" w14:textId="77777777" w:rsidR="0065295B" w:rsidRDefault="0065295B" w:rsidP="0065295B">
            <w:pPr>
              <w:spacing w:before="20" w:after="20"/>
              <w:jc w:val="left"/>
              <w:rPr>
                <w:rFonts w:cstheme="minorHAnsi"/>
                <w:sz w:val="20"/>
                <w:szCs w:val="20"/>
              </w:rPr>
            </w:pPr>
          </w:p>
          <w:p w14:paraId="35BE609C" w14:textId="62653DC1" w:rsidR="0065295B" w:rsidRPr="003D1463" w:rsidRDefault="0065295B" w:rsidP="0065295B">
            <w:pPr>
              <w:rPr>
                <w:lang w:eastAsia="nl-BE"/>
              </w:rPr>
            </w:pPr>
            <w:r w:rsidRPr="003D1463">
              <w:rPr>
                <w:lang w:eastAsia="nl-BE"/>
              </w:rPr>
              <w:t>Test Pattern table</w:t>
            </w:r>
          </w:p>
          <w:tbl>
            <w:tblPr>
              <w:tblStyle w:val="GridTable4-Accent1"/>
              <w:tblW w:w="0" w:type="auto"/>
              <w:tblLook w:val="04A0" w:firstRow="1" w:lastRow="0" w:firstColumn="1" w:lastColumn="0" w:noHBand="0" w:noVBand="1"/>
            </w:tblPr>
            <w:tblGrid>
              <w:gridCol w:w="2206"/>
              <w:gridCol w:w="2040"/>
              <w:gridCol w:w="728"/>
            </w:tblGrid>
            <w:tr w:rsidR="0065295B" w:rsidRPr="00CD2F5D" w14:paraId="7E115823" w14:textId="77777777" w:rsidTr="00560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D1497" w14:textId="77777777" w:rsidR="0065295B" w:rsidRPr="00CD2F5D" w:rsidRDefault="0065295B" w:rsidP="0065295B">
                  <w:pPr>
                    <w:pStyle w:val="Table-small"/>
                    <w:rPr>
                      <w:lang w:eastAsia="nl-BE"/>
                    </w:rPr>
                  </w:pPr>
                  <w:r w:rsidRPr="00CD2F5D">
                    <w:rPr>
                      <w:lang w:eastAsia="nl-BE"/>
                    </w:rPr>
                    <w:t>Pattern</w:t>
                  </w:r>
                </w:p>
              </w:tc>
              <w:tc>
                <w:tcPr>
                  <w:tcW w:w="0" w:type="auto"/>
                  <w:hideMark/>
                </w:tcPr>
                <w:p w14:paraId="365BCF7B" w14:textId="77777777" w:rsidR="0065295B" w:rsidRPr="00CD2F5D" w:rsidRDefault="0065295B" w:rsidP="0065295B">
                  <w:pPr>
                    <w:pStyle w:val="Table-small"/>
                    <w:cnfStyle w:val="100000000000" w:firstRow="1" w:lastRow="0" w:firstColumn="0" w:lastColumn="0" w:oddVBand="0" w:evenVBand="0" w:oddHBand="0" w:evenHBand="0" w:firstRowFirstColumn="0" w:firstRowLastColumn="0" w:lastRowFirstColumn="0" w:lastRowLastColumn="0"/>
                    <w:rPr>
                      <w:lang w:eastAsia="nl-BE"/>
                    </w:rPr>
                  </w:pPr>
                  <w:r w:rsidRPr="00CD2F5D">
                    <w:rPr>
                      <w:lang w:eastAsia="nl-BE"/>
                    </w:rPr>
                    <w:t>Register parameter</w:t>
                  </w:r>
                </w:p>
              </w:tc>
              <w:tc>
                <w:tcPr>
                  <w:tcW w:w="0" w:type="auto"/>
                  <w:hideMark/>
                </w:tcPr>
                <w:p w14:paraId="7B33675D" w14:textId="77777777" w:rsidR="0065295B" w:rsidRPr="00CD2F5D" w:rsidRDefault="0065295B" w:rsidP="0065295B">
                  <w:pPr>
                    <w:pStyle w:val="Table-small"/>
                    <w:cnfStyle w:val="100000000000" w:firstRow="1" w:lastRow="0" w:firstColumn="0" w:lastColumn="0" w:oddVBand="0" w:evenVBand="0" w:oddHBand="0" w:evenHBand="0" w:firstRowFirstColumn="0" w:firstRowLastColumn="0" w:lastRowFirstColumn="0" w:lastRowLastColumn="0"/>
                    <w:rPr>
                      <w:lang w:eastAsia="nl-BE"/>
                    </w:rPr>
                  </w:pPr>
                  <w:r w:rsidRPr="00CD2F5D">
                    <w:rPr>
                      <w:lang w:eastAsia="nl-BE"/>
                    </w:rPr>
                    <w:t>value</w:t>
                  </w:r>
                </w:p>
              </w:tc>
            </w:tr>
            <w:tr w:rsidR="0065295B" w:rsidRPr="00CD2F5D" w14:paraId="13F10432"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F3291" w14:textId="77777777" w:rsidR="0065295B" w:rsidRPr="00CD2F5D" w:rsidRDefault="0065295B" w:rsidP="0065295B">
                  <w:pPr>
                    <w:pStyle w:val="Table-small"/>
                    <w:rPr>
                      <w:lang w:eastAsia="nl-BE"/>
                    </w:rPr>
                  </w:pPr>
                  <w:r w:rsidRPr="00CD2F5D">
                    <w:rPr>
                      <w:lang w:eastAsia="nl-BE"/>
                    </w:rPr>
                    <w:lastRenderedPageBreak/>
                    <w:t>Black</w:t>
                  </w:r>
                </w:p>
              </w:tc>
              <w:tc>
                <w:tcPr>
                  <w:tcW w:w="0" w:type="auto"/>
                  <w:hideMark/>
                </w:tcPr>
                <w:p w14:paraId="16F3EE9F" w14:textId="77777777" w:rsidR="0065295B" w:rsidRPr="00CD2F5D" w:rsidRDefault="0065295B" w:rsidP="0065295B">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TestPattern_Value</w:t>
                  </w:r>
                </w:p>
              </w:tc>
              <w:tc>
                <w:tcPr>
                  <w:tcW w:w="0" w:type="auto"/>
                  <w:hideMark/>
                </w:tcPr>
                <w:p w14:paraId="27160CAD" w14:textId="77777777" w:rsidR="0065295B" w:rsidRPr="00CD2F5D" w:rsidRDefault="0065295B" w:rsidP="0065295B">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1</w:t>
                  </w:r>
                </w:p>
              </w:tc>
            </w:tr>
            <w:tr w:rsidR="0065295B" w:rsidRPr="00CD2F5D" w14:paraId="11700935" w14:textId="77777777" w:rsidTr="005602EB">
              <w:tc>
                <w:tcPr>
                  <w:cnfStyle w:val="001000000000" w:firstRow="0" w:lastRow="0" w:firstColumn="1" w:lastColumn="0" w:oddVBand="0" w:evenVBand="0" w:oddHBand="0" w:evenHBand="0" w:firstRowFirstColumn="0" w:firstRowLastColumn="0" w:lastRowFirstColumn="0" w:lastRowLastColumn="0"/>
                  <w:tcW w:w="0" w:type="auto"/>
                  <w:hideMark/>
                </w:tcPr>
                <w:p w14:paraId="203AA03F" w14:textId="77777777" w:rsidR="0065295B" w:rsidRPr="00CD2F5D" w:rsidRDefault="0065295B" w:rsidP="0065295B">
                  <w:pPr>
                    <w:pStyle w:val="Table-small"/>
                    <w:rPr>
                      <w:lang w:eastAsia="nl-BE"/>
                    </w:rPr>
                  </w:pPr>
                  <w:r w:rsidRPr="00CD2F5D">
                    <w:rPr>
                      <w:lang w:eastAsia="nl-BE"/>
                    </w:rPr>
                    <w:t>White</w:t>
                  </w:r>
                </w:p>
              </w:tc>
              <w:tc>
                <w:tcPr>
                  <w:tcW w:w="0" w:type="auto"/>
                  <w:hideMark/>
                </w:tcPr>
                <w:p w14:paraId="04225F91" w14:textId="77777777" w:rsidR="0065295B" w:rsidRPr="00CD2F5D" w:rsidRDefault="0065295B" w:rsidP="0065295B">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35B8E683" w14:textId="77777777" w:rsidR="0065295B" w:rsidRPr="00CD2F5D" w:rsidRDefault="0065295B" w:rsidP="0065295B">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2</w:t>
                  </w:r>
                </w:p>
              </w:tc>
            </w:tr>
            <w:tr w:rsidR="0065295B" w:rsidRPr="00CD2F5D" w14:paraId="1174BD66"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DF306" w14:textId="77777777" w:rsidR="0065295B" w:rsidRPr="00CD2F5D" w:rsidRDefault="0065295B" w:rsidP="0065295B">
                  <w:pPr>
                    <w:pStyle w:val="Table-small"/>
                    <w:rPr>
                      <w:lang w:eastAsia="nl-BE"/>
                    </w:rPr>
                  </w:pPr>
                  <w:r w:rsidRPr="00CD2F5D">
                    <w:rPr>
                      <w:lang w:eastAsia="nl-BE"/>
                    </w:rPr>
                    <w:t>Grey55</w:t>
                  </w:r>
                </w:p>
              </w:tc>
              <w:tc>
                <w:tcPr>
                  <w:tcW w:w="0" w:type="auto"/>
                  <w:hideMark/>
                </w:tcPr>
                <w:p w14:paraId="2200EC92" w14:textId="77777777" w:rsidR="0065295B" w:rsidRPr="00CD2F5D" w:rsidRDefault="0065295B" w:rsidP="0065295B">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TestPattern_Value</w:t>
                  </w:r>
                </w:p>
              </w:tc>
              <w:tc>
                <w:tcPr>
                  <w:tcW w:w="0" w:type="auto"/>
                  <w:hideMark/>
                </w:tcPr>
                <w:p w14:paraId="18806A25" w14:textId="77777777" w:rsidR="0065295B" w:rsidRPr="00CD2F5D" w:rsidRDefault="0065295B" w:rsidP="0065295B">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3</w:t>
                  </w:r>
                </w:p>
              </w:tc>
            </w:tr>
            <w:tr w:rsidR="0065295B" w:rsidRPr="00CD2F5D" w14:paraId="3D9CD136" w14:textId="77777777" w:rsidTr="005602EB">
              <w:tc>
                <w:tcPr>
                  <w:cnfStyle w:val="001000000000" w:firstRow="0" w:lastRow="0" w:firstColumn="1" w:lastColumn="0" w:oddVBand="0" w:evenVBand="0" w:oddHBand="0" w:evenHBand="0" w:firstRowFirstColumn="0" w:firstRowLastColumn="0" w:lastRowFirstColumn="0" w:lastRowLastColumn="0"/>
                  <w:tcW w:w="0" w:type="auto"/>
                  <w:hideMark/>
                </w:tcPr>
                <w:p w14:paraId="4692AF1F" w14:textId="77777777" w:rsidR="0065295B" w:rsidRPr="00CD2F5D" w:rsidRDefault="0065295B" w:rsidP="0065295B">
                  <w:pPr>
                    <w:pStyle w:val="Table-small"/>
                    <w:rPr>
                      <w:lang w:eastAsia="nl-BE"/>
                    </w:rPr>
                  </w:pPr>
                  <w:r w:rsidRPr="00CD2F5D">
                    <w:rPr>
                      <w:lang w:eastAsia="nl-BE"/>
                    </w:rPr>
                    <w:t>GreyAA</w:t>
                  </w:r>
                </w:p>
              </w:tc>
              <w:tc>
                <w:tcPr>
                  <w:tcW w:w="0" w:type="auto"/>
                  <w:hideMark/>
                </w:tcPr>
                <w:p w14:paraId="04551387" w14:textId="77777777" w:rsidR="0065295B" w:rsidRPr="00CD2F5D" w:rsidRDefault="0065295B" w:rsidP="0065295B">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4EDADEA9" w14:textId="77777777" w:rsidR="0065295B" w:rsidRPr="00CD2F5D" w:rsidRDefault="0065295B" w:rsidP="0065295B">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4</w:t>
                  </w:r>
                </w:p>
              </w:tc>
            </w:tr>
            <w:tr w:rsidR="0065295B" w:rsidRPr="00CD2F5D" w14:paraId="78E32FB7"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2D9F6" w14:textId="77777777" w:rsidR="0065295B" w:rsidRPr="00CD2F5D" w:rsidRDefault="0065295B" w:rsidP="0065295B">
                  <w:pPr>
                    <w:pStyle w:val="Table-small"/>
                    <w:rPr>
                      <w:lang w:eastAsia="nl-BE"/>
                    </w:rPr>
                  </w:pPr>
                  <w:r w:rsidRPr="00CD2F5D">
                    <w:rPr>
                      <w:lang w:eastAsia="nl-BE"/>
                    </w:rPr>
                    <w:t>GrayHorizontalRamp</w:t>
                  </w:r>
                </w:p>
              </w:tc>
              <w:tc>
                <w:tcPr>
                  <w:tcW w:w="0" w:type="auto"/>
                  <w:hideMark/>
                </w:tcPr>
                <w:p w14:paraId="224087F0" w14:textId="77777777" w:rsidR="0065295B" w:rsidRPr="00CD2F5D" w:rsidRDefault="0065295B" w:rsidP="0065295B">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TestPattern_Value</w:t>
                  </w:r>
                </w:p>
              </w:tc>
              <w:tc>
                <w:tcPr>
                  <w:tcW w:w="0" w:type="auto"/>
                  <w:hideMark/>
                </w:tcPr>
                <w:p w14:paraId="20ABC64D" w14:textId="77777777" w:rsidR="0065295B" w:rsidRPr="00CD2F5D" w:rsidRDefault="0065295B" w:rsidP="0065295B">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16</w:t>
                  </w:r>
                </w:p>
              </w:tc>
            </w:tr>
            <w:tr w:rsidR="0065295B" w:rsidRPr="00CD2F5D" w14:paraId="103C6A83" w14:textId="77777777" w:rsidTr="005602EB">
              <w:tc>
                <w:tcPr>
                  <w:cnfStyle w:val="001000000000" w:firstRow="0" w:lastRow="0" w:firstColumn="1" w:lastColumn="0" w:oddVBand="0" w:evenVBand="0" w:oddHBand="0" w:evenHBand="0" w:firstRowFirstColumn="0" w:firstRowLastColumn="0" w:lastRowFirstColumn="0" w:lastRowLastColumn="0"/>
                  <w:tcW w:w="0" w:type="auto"/>
                  <w:hideMark/>
                </w:tcPr>
                <w:p w14:paraId="3EAA8514" w14:textId="77777777" w:rsidR="0065295B" w:rsidRPr="00CD2F5D" w:rsidRDefault="0065295B" w:rsidP="0065295B">
                  <w:pPr>
                    <w:pStyle w:val="Table-small"/>
                    <w:rPr>
                      <w:lang w:eastAsia="nl-BE"/>
                    </w:rPr>
                  </w:pPr>
                  <w:r w:rsidRPr="00CD2F5D">
                    <w:rPr>
                      <w:lang w:eastAsia="nl-BE"/>
                    </w:rPr>
                    <w:t>GrayVerticalRamp</w:t>
                  </w:r>
                </w:p>
              </w:tc>
              <w:tc>
                <w:tcPr>
                  <w:tcW w:w="0" w:type="auto"/>
                  <w:hideMark/>
                </w:tcPr>
                <w:p w14:paraId="2EC02503" w14:textId="77777777" w:rsidR="0065295B" w:rsidRPr="00CD2F5D" w:rsidRDefault="0065295B" w:rsidP="0065295B">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1C58A847" w14:textId="77777777" w:rsidR="0065295B" w:rsidRPr="00CD2F5D" w:rsidRDefault="0065295B" w:rsidP="0065295B">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17</w:t>
                  </w:r>
                </w:p>
              </w:tc>
            </w:tr>
            <w:tr w:rsidR="0065295B" w:rsidRPr="00CD2F5D" w14:paraId="1153EA41"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ED856" w14:textId="77777777" w:rsidR="0065295B" w:rsidRPr="00CD2F5D" w:rsidRDefault="0065295B" w:rsidP="0065295B">
                  <w:pPr>
                    <w:pStyle w:val="Table-small"/>
                    <w:rPr>
                      <w:lang w:eastAsia="nl-BE"/>
                    </w:rPr>
                  </w:pPr>
                  <w:r w:rsidRPr="00CD2F5D">
                    <w:rPr>
                      <w:lang w:eastAsia="nl-BE"/>
                    </w:rPr>
                    <w:t>ColorBar</w:t>
                  </w:r>
                </w:p>
              </w:tc>
              <w:tc>
                <w:tcPr>
                  <w:tcW w:w="0" w:type="auto"/>
                  <w:hideMark/>
                </w:tcPr>
                <w:p w14:paraId="324E56A6" w14:textId="77777777" w:rsidR="0065295B" w:rsidRPr="00CD2F5D" w:rsidRDefault="0065295B" w:rsidP="0065295B">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TestPattern_Value</w:t>
                  </w:r>
                </w:p>
              </w:tc>
              <w:tc>
                <w:tcPr>
                  <w:tcW w:w="0" w:type="auto"/>
                  <w:hideMark/>
                </w:tcPr>
                <w:p w14:paraId="025EFE71" w14:textId="77777777" w:rsidR="0065295B" w:rsidRPr="00CD2F5D" w:rsidRDefault="0065295B" w:rsidP="0065295B">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48</w:t>
                  </w:r>
                </w:p>
              </w:tc>
            </w:tr>
            <w:tr w:rsidR="0065295B" w:rsidRPr="00CD2F5D" w14:paraId="5BA7CBFB" w14:textId="77777777" w:rsidTr="005602EB">
              <w:tc>
                <w:tcPr>
                  <w:cnfStyle w:val="001000000000" w:firstRow="0" w:lastRow="0" w:firstColumn="1" w:lastColumn="0" w:oddVBand="0" w:evenVBand="0" w:oddHBand="0" w:evenHBand="0" w:firstRowFirstColumn="0" w:firstRowLastColumn="0" w:lastRowFirstColumn="0" w:lastRowLastColumn="0"/>
                  <w:tcW w:w="0" w:type="auto"/>
                  <w:hideMark/>
                </w:tcPr>
                <w:p w14:paraId="5B4E71BE" w14:textId="77777777" w:rsidR="0065295B" w:rsidRPr="00CD2F5D" w:rsidRDefault="0065295B" w:rsidP="0065295B">
                  <w:pPr>
                    <w:pStyle w:val="Table-small"/>
                    <w:rPr>
                      <w:lang w:eastAsia="nl-BE"/>
                    </w:rPr>
                  </w:pPr>
                  <w:r w:rsidRPr="00CD2F5D">
                    <w:rPr>
                      <w:lang w:eastAsia="nl-BE"/>
                    </w:rPr>
                    <w:t>GreyScaleChart</w:t>
                  </w:r>
                </w:p>
              </w:tc>
              <w:tc>
                <w:tcPr>
                  <w:tcW w:w="0" w:type="auto"/>
                  <w:hideMark/>
                </w:tcPr>
                <w:p w14:paraId="6B6E645B" w14:textId="77777777" w:rsidR="0065295B" w:rsidRPr="00CD2F5D" w:rsidRDefault="0065295B" w:rsidP="0065295B">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050CEB34" w14:textId="77777777" w:rsidR="0065295B" w:rsidRPr="00CD2F5D" w:rsidRDefault="0065295B" w:rsidP="0065295B">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49</w:t>
                  </w:r>
                </w:p>
              </w:tc>
            </w:tr>
            <w:tr w:rsidR="0065295B" w:rsidRPr="00CD2F5D" w14:paraId="276DACD6"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94ED3" w14:textId="77777777" w:rsidR="0065295B" w:rsidRPr="00CD2F5D" w:rsidRDefault="0065295B" w:rsidP="0065295B">
                  <w:pPr>
                    <w:pStyle w:val="Table-small"/>
                    <w:rPr>
                      <w:lang w:eastAsia="nl-BE"/>
                    </w:rPr>
                  </w:pPr>
                  <w:r w:rsidRPr="00CD2F5D">
                    <w:rPr>
                      <w:lang w:eastAsia="nl-BE"/>
                    </w:rPr>
                    <w:t>VendorSpecific0</w:t>
                  </w:r>
                </w:p>
              </w:tc>
              <w:tc>
                <w:tcPr>
                  <w:tcW w:w="0" w:type="auto"/>
                  <w:hideMark/>
                </w:tcPr>
                <w:p w14:paraId="4A61CB0B" w14:textId="77777777" w:rsidR="0065295B" w:rsidRPr="00CD2F5D" w:rsidRDefault="0065295B" w:rsidP="0065295B">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TestPattern_Value</w:t>
                  </w:r>
                </w:p>
              </w:tc>
              <w:tc>
                <w:tcPr>
                  <w:tcW w:w="0" w:type="auto"/>
                  <w:hideMark/>
                </w:tcPr>
                <w:p w14:paraId="24B74F65" w14:textId="77777777" w:rsidR="0065295B" w:rsidRPr="00CD2F5D" w:rsidRDefault="0065295B" w:rsidP="0065295B">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120</w:t>
                  </w:r>
                </w:p>
              </w:tc>
            </w:tr>
            <w:tr w:rsidR="0065295B" w:rsidRPr="00CD2F5D" w14:paraId="78E20B71" w14:textId="77777777" w:rsidTr="005602EB">
              <w:tc>
                <w:tcPr>
                  <w:cnfStyle w:val="001000000000" w:firstRow="0" w:lastRow="0" w:firstColumn="1" w:lastColumn="0" w:oddVBand="0" w:evenVBand="0" w:oddHBand="0" w:evenHBand="0" w:firstRowFirstColumn="0" w:firstRowLastColumn="0" w:lastRowFirstColumn="0" w:lastRowLastColumn="0"/>
                  <w:tcW w:w="0" w:type="auto"/>
                  <w:hideMark/>
                </w:tcPr>
                <w:p w14:paraId="358C4ABC" w14:textId="77777777" w:rsidR="0065295B" w:rsidRPr="00CD2F5D" w:rsidRDefault="0065295B" w:rsidP="0065295B">
                  <w:pPr>
                    <w:pStyle w:val="Table-small"/>
                    <w:rPr>
                      <w:lang w:eastAsia="nl-BE"/>
                    </w:rPr>
                  </w:pPr>
                  <w:r w:rsidRPr="00CD2F5D">
                    <w:rPr>
                      <w:lang w:eastAsia="nl-BE"/>
                    </w:rPr>
                    <w:t>VendorSpecific1</w:t>
                  </w:r>
                </w:p>
              </w:tc>
              <w:tc>
                <w:tcPr>
                  <w:tcW w:w="0" w:type="auto"/>
                  <w:hideMark/>
                </w:tcPr>
                <w:p w14:paraId="621BE297" w14:textId="77777777" w:rsidR="0065295B" w:rsidRPr="00CD2F5D" w:rsidRDefault="0065295B" w:rsidP="0065295B">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62D0A1F4" w14:textId="77777777" w:rsidR="0065295B" w:rsidRPr="00CD2F5D" w:rsidRDefault="0065295B" w:rsidP="0065295B">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121</w:t>
                  </w:r>
                </w:p>
              </w:tc>
            </w:tr>
            <w:tr w:rsidR="0065295B" w:rsidRPr="00CD2F5D" w14:paraId="33E56C04"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DED48" w14:textId="77777777" w:rsidR="0065295B" w:rsidRPr="00CD2F5D" w:rsidRDefault="0065295B" w:rsidP="0065295B">
                  <w:pPr>
                    <w:pStyle w:val="Table-small"/>
                    <w:rPr>
                      <w:lang w:eastAsia="nl-BE"/>
                    </w:rPr>
                  </w:pPr>
                  <w:r w:rsidRPr="00CD2F5D">
                    <w:rPr>
                      <w:lang w:eastAsia="nl-BE"/>
                    </w:rPr>
                    <w:t>VendorSpecific2</w:t>
                  </w:r>
                </w:p>
              </w:tc>
              <w:tc>
                <w:tcPr>
                  <w:tcW w:w="0" w:type="auto"/>
                  <w:hideMark/>
                </w:tcPr>
                <w:p w14:paraId="66E4A71D" w14:textId="77777777" w:rsidR="0065295B" w:rsidRPr="00CD2F5D" w:rsidRDefault="0065295B" w:rsidP="0065295B">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TestPattern_Value</w:t>
                  </w:r>
                </w:p>
              </w:tc>
              <w:tc>
                <w:tcPr>
                  <w:tcW w:w="0" w:type="auto"/>
                  <w:hideMark/>
                </w:tcPr>
                <w:p w14:paraId="6CEBFA12" w14:textId="77777777" w:rsidR="0065295B" w:rsidRPr="00CD2F5D" w:rsidRDefault="0065295B" w:rsidP="0065295B">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122</w:t>
                  </w:r>
                </w:p>
              </w:tc>
            </w:tr>
            <w:tr w:rsidR="0065295B" w:rsidRPr="00CD2F5D" w14:paraId="15D4D041" w14:textId="77777777" w:rsidTr="005602EB">
              <w:tc>
                <w:tcPr>
                  <w:cnfStyle w:val="001000000000" w:firstRow="0" w:lastRow="0" w:firstColumn="1" w:lastColumn="0" w:oddVBand="0" w:evenVBand="0" w:oddHBand="0" w:evenHBand="0" w:firstRowFirstColumn="0" w:firstRowLastColumn="0" w:lastRowFirstColumn="0" w:lastRowLastColumn="0"/>
                  <w:tcW w:w="0" w:type="auto"/>
                  <w:hideMark/>
                </w:tcPr>
                <w:p w14:paraId="036DA974" w14:textId="77777777" w:rsidR="0065295B" w:rsidRPr="00CD2F5D" w:rsidRDefault="0065295B" w:rsidP="0065295B">
                  <w:pPr>
                    <w:pStyle w:val="Table-small"/>
                    <w:rPr>
                      <w:lang w:eastAsia="nl-BE"/>
                    </w:rPr>
                  </w:pPr>
                  <w:r w:rsidRPr="00CD2F5D">
                    <w:rPr>
                      <w:lang w:eastAsia="nl-BE"/>
                    </w:rPr>
                    <w:t>VendorSpecific3</w:t>
                  </w:r>
                </w:p>
              </w:tc>
              <w:tc>
                <w:tcPr>
                  <w:tcW w:w="0" w:type="auto"/>
                  <w:hideMark/>
                </w:tcPr>
                <w:p w14:paraId="210A6C02" w14:textId="77777777" w:rsidR="0065295B" w:rsidRPr="00CD2F5D" w:rsidRDefault="0065295B" w:rsidP="0065295B">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27DE4A4A" w14:textId="77777777" w:rsidR="0065295B" w:rsidRPr="00CD2F5D" w:rsidRDefault="0065295B" w:rsidP="0065295B">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123</w:t>
                  </w:r>
                </w:p>
              </w:tc>
            </w:tr>
            <w:tr w:rsidR="0065295B" w:rsidRPr="00CD2F5D" w14:paraId="44C1038E"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5F926" w14:textId="77777777" w:rsidR="0065295B" w:rsidRPr="00CD2F5D" w:rsidRDefault="0065295B" w:rsidP="0065295B">
                  <w:pPr>
                    <w:pStyle w:val="Table-small"/>
                    <w:rPr>
                      <w:lang w:eastAsia="nl-BE"/>
                    </w:rPr>
                  </w:pPr>
                  <w:r w:rsidRPr="00CD2F5D">
                    <w:rPr>
                      <w:lang w:eastAsia="nl-BE"/>
                    </w:rPr>
                    <w:t>VendorSpecific4</w:t>
                  </w:r>
                </w:p>
              </w:tc>
              <w:tc>
                <w:tcPr>
                  <w:tcW w:w="0" w:type="auto"/>
                  <w:hideMark/>
                </w:tcPr>
                <w:p w14:paraId="3773EEBD" w14:textId="77777777" w:rsidR="0065295B" w:rsidRPr="00CD2F5D" w:rsidRDefault="0065295B" w:rsidP="0065295B">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TestPattern_Value</w:t>
                  </w:r>
                </w:p>
              </w:tc>
              <w:tc>
                <w:tcPr>
                  <w:tcW w:w="0" w:type="auto"/>
                  <w:hideMark/>
                </w:tcPr>
                <w:p w14:paraId="759A8A85" w14:textId="77777777" w:rsidR="0065295B" w:rsidRPr="00CD2F5D" w:rsidRDefault="0065295B" w:rsidP="0065295B">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CD2F5D">
                    <w:rPr>
                      <w:lang w:eastAsia="nl-BE"/>
                    </w:rPr>
                    <w:t>124</w:t>
                  </w:r>
                </w:p>
              </w:tc>
            </w:tr>
            <w:tr w:rsidR="0065295B" w:rsidRPr="00CD2F5D" w14:paraId="469F63D9" w14:textId="77777777" w:rsidTr="005602EB">
              <w:tc>
                <w:tcPr>
                  <w:cnfStyle w:val="001000000000" w:firstRow="0" w:lastRow="0" w:firstColumn="1" w:lastColumn="0" w:oddVBand="0" w:evenVBand="0" w:oddHBand="0" w:evenHBand="0" w:firstRowFirstColumn="0" w:firstRowLastColumn="0" w:lastRowFirstColumn="0" w:lastRowLastColumn="0"/>
                  <w:tcW w:w="0" w:type="auto"/>
                  <w:hideMark/>
                </w:tcPr>
                <w:p w14:paraId="3BB24683" w14:textId="77777777" w:rsidR="0065295B" w:rsidRPr="00CD2F5D" w:rsidRDefault="0065295B" w:rsidP="0065295B">
                  <w:pPr>
                    <w:pStyle w:val="Table-small"/>
                    <w:rPr>
                      <w:lang w:eastAsia="nl-BE"/>
                    </w:rPr>
                  </w:pPr>
                  <w:r w:rsidRPr="00CD2F5D">
                    <w:rPr>
                      <w:lang w:eastAsia="nl-BE"/>
                    </w:rPr>
                    <w:t>VendorSpecific5</w:t>
                  </w:r>
                </w:p>
              </w:tc>
              <w:tc>
                <w:tcPr>
                  <w:tcW w:w="0" w:type="auto"/>
                  <w:hideMark/>
                </w:tcPr>
                <w:p w14:paraId="4147E6F5" w14:textId="77777777" w:rsidR="0065295B" w:rsidRPr="00CD2F5D" w:rsidRDefault="0065295B" w:rsidP="0065295B">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7E7416E6" w14:textId="77777777" w:rsidR="0065295B" w:rsidRPr="00CD2F5D" w:rsidRDefault="0065295B" w:rsidP="0065295B">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125</w:t>
                  </w:r>
                </w:p>
              </w:tc>
            </w:tr>
          </w:tbl>
          <w:p w14:paraId="6BC6640E" w14:textId="77777777" w:rsidR="0065295B" w:rsidRDefault="0065295B" w:rsidP="0065295B">
            <w:pPr>
              <w:spacing w:before="20" w:after="20"/>
              <w:jc w:val="left"/>
              <w:rPr>
                <w:rFonts w:cstheme="minorHAnsi"/>
                <w:sz w:val="20"/>
                <w:szCs w:val="20"/>
              </w:rPr>
            </w:pPr>
          </w:p>
          <w:p w14:paraId="3E4D478A" w14:textId="7DA8314A" w:rsidR="0065295B" w:rsidRPr="00833DA6" w:rsidRDefault="0065295B" w:rsidP="0065295B">
            <w:pPr>
              <w:pStyle w:val="ListParagraph"/>
              <w:numPr>
                <w:ilvl w:val="0"/>
                <w:numId w:val="28"/>
              </w:numPr>
              <w:spacing w:before="20" w:after="20"/>
              <w:jc w:val="left"/>
              <w:rPr>
                <w:rFonts w:cstheme="minorHAnsi"/>
                <w:b w:val="0"/>
                <w:bCs w:val="0"/>
                <w:sz w:val="20"/>
                <w:szCs w:val="20"/>
              </w:rPr>
            </w:pPr>
            <w:commentRangeStart w:id="219"/>
            <w:r w:rsidRPr="003A49BC">
              <w:rPr>
                <w:rFonts w:cstheme="minorHAnsi"/>
                <w:sz w:val="20"/>
                <w:szCs w:val="20"/>
              </w:rPr>
              <w:t>Test pattern validation</w:t>
            </w:r>
            <w:r>
              <w:rPr>
                <w:rFonts w:cstheme="minorHAnsi"/>
                <w:b w:val="0"/>
                <w:bCs w:val="0"/>
                <w:sz w:val="20"/>
                <w:szCs w:val="20"/>
              </w:rPr>
              <w:t xml:space="preserve">: </w:t>
            </w:r>
            <w:r w:rsidRPr="00833DA6">
              <w:rPr>
                <w:rFonts w:cstheme="minorHAnsi"/>
                <w:b w:val="0"/>
                <w:bCs w:val="0"/>
                <w:sz w:val="20"/>
                <w:szCs w:val="20"/>
              </w:rPr>
              <w:t>Every captured test pattern image is pixelwise compared to an already saved image of the test pattern.</w:t>
            </w:r>
            <w:commentRangeEnd w:id="219"/>
            <w:r w:rsidR="006927AD" w:rsidRPr="00833DA6">
              <w:rPr>
                <w:rStyle w:val="CommentReference"/>
                <w:rFonts w:cstheme="minorHAnsi"/>
                <w:b w:val="0"/>
                <w:bCs w:val="0"/>
                <w:sz w:val="20"/>
                <w:szCs w:val="20"/>
              </w:rPr>
              <w:commentReference w:id="219"/>
            </w:r>
          </w:p>
          <w:p w14:paraId="0B0FD58C" w14:textId="6AE9B11E" w:rsidR="0065295B" w:rsidRPr="00C56F2C" w:rsidRDefault="0065295B" w:rsidP="0065295B">
            <w:pPr>
              <w:pStyle w:val="ListParagraph"/>
              <w:numPr>
                <w:ilvl w:val="0"/>
                <w:numId w:val="28"/>
              </w:numPr>
              <w:spacing w:before="20" w:after="20"/>
              <w:jc w:val="left"/>
              <w:rPr>
                <w:rFonts w:cstheme="minorHAnsi"/>
                <w:b w:val="0"/>
                <w:bCs w:val="0"/>
                <w:sz w:val="20"/>
                <w:szCs w:val="20"/>
              </w:rPr>
            </w:pPr>
            <w:r w:rsidRPr="00C56F2C">
              <w:rPr>
                <w:rFonts w:cstheme="minorHAnsi"/>
                <w:sz w:val="20"/>
                <w:szCs w:val="20"/>
              </w:rPr>
              <w:t xml:space="preserve">Y-Axis Mirror </w:t>
            </w:r>
            <w:r w:rsidR="00C42231">
              <w:rPr>
                <w:rFonts w:cstheme="minorHAnsi"/>
                <w:sz w:val="20"/>
                <w:szCs w:val="20"/>
              </w:rPr>
              <w:t>v</w:t>
            </w:r>
            <w:r w:rsidRPr="00C56F2C">
              <w:rPr>
                <w:rFonts w:cstheme="minorHAnsi"/>
                <w:sz w:val="20"/>
                <w:szCs w:val="20"/>
              </w:rPr>
              <w:t>alidation</w:t>
            </w:r>
            <w:r w:rsidRPr="00C56F2C">
              <w:rPr>
                <w:rFonts w:cstheme="minorHAnsi"/>
                <w:b w:val="0"/>
                <w:bCs w:val="0"/>
                <w:sz w:val="20"/>
                <w:szCs w:val="20"/>
              </w:rPr>
              <w:t xml:space="preserve">: The success of the Y-axis image mirror function must be verified by pixel-wise comparison between a </w:t>
            </w:r>
            <w:r>
              <w:rPr>
                <w:rFonts w:cstheme="minorHAnsi"/>
                <w:b w:val="0"/>
                <w:bCs w:val="0"/>
                <w:sz w:val="20"/>
                <w:szCs w:val="20"/>
              </w:rPr>
              <w:t>r</w:t>
            </w:r>
            <w:r w:rsidRPr="00C56F2C">
              <w:rPr>
                <w:rFonts w:cstheme="minorHAnsi"/>
                <w:b w:val="0"/>
                <w:bCs w:val="0"/>
                <w:sz w:val="20"/>
                <w:szCs w:val="20"/>
              </w:rPr>
              <w:t xml:space="preserve">eference </w:t>
            </w:r>
            <w:r>
              <w:rPr>
                <w:rFonts w:cstheme="minorHAnsi"/>
                <w:b w:val="0"/>
                <w:bCs w:val="0"/>
                <w:sz w:val="20"/>
                <w:szCs w:val="20"/>
              </w:rPr>
              <w:t>i</w:t>
            </w:r>
            <w:r w:rsidRPr="00C56F2C">
              <w:rPr>
                <w:rFonts w:cstheme="minorHAnsi"/>
                <w:b w:val="0"/>
                <w:bCs w:val="0"/>
                <w:sz w:val="20"/>
                <w:szCs w:val="20"/>
              </w:rPr>
              <w:t xml:space="preserve">mage (Image_A) captured before the mirror command and a </w:t>
            </w:r>
            <w:r>
              <w:rPr>
                <w:rFonts w:cstheme="minorHAnsi"/>
                <w:b w:val="0"/>
                <w:bCs w:val="0"/>
                <w:sz w:val="20"/>
                <w:szCs w:val="20"/>
              </w:rPr>
              <w:t>t</w:t>
            </w:r>
            <w:r w:rsidRPr="00C56F2C">
              <w:rPr>
                <w:rFonts w:cstheme="minorHAnsi"/>
                <w:b w:val="0"/>
                <w:bCs w:val="0"/>
                <w:sz w:val="20"/>
                <w:szCs w:val="20"/>
              </w:rPr>
              <w:t xml:space="preserve">est </w:t>
            </w:r>
            <w:r>
              <w:rPr>
                <w:rFonts w:cstheme="minorHAnsi"/>
                <w:b w:val="0"/>
                <w:bCs w:val="0"/>
                <w:sz w:val="20"/>
                <w:szCs w:val="20"/>
              </w:rPr>
              <w:t>i</w:t>
            </w:r>
            <w:r w:rsidRPr="00C56F2C">
              <w:rPr>
                <w:rFonts w:cstheme="minorHAnsi"/>
                <w:b w:val="0"/>
                <w:bCs w:val="0"/>
                <w:sz w:val="20"/>
                <w:szCs w:val="20"/>
              </w:rPr>
              <w:t>mage (Image_B) captured after the mirror command is enabled.</w:t>
            </w:r>
          </w:p>
          <w:p w14:paraId="287B12BC" w14:textId="101BA275" w:rsidR="0065295B" w:rsidRPr="00833DA6" w:rsidRDefault="0065295B" w:rsidP="0065295B">
            <w:pPr>
              <w:pStyle w:val="ListParagraph"/>
              <w:numPr>
                <w:ilvl w:val="1"/>
                <w:numId w:val="28"/>
              </w:numPr>
              <w:spacing w:before="20" w:after="20"/>
              <w:jc w:val="left"/>
              <w:rPr>
                <w:rFonts w:cstheme="minorHAnsi"/>
                <w:b w:val="0"/>
                <w:bCs w:val="0"/>
                <w:sz w:val="20"/>
                <w:szCs w:val="20"/>
              </w:rPr>
            </w:pPr>
            <w:r w:rsidRPr="006B29EF">
              <w:rPr>
                <w:rFonts w:cstheme="minorHAnsi"/>
                <w:sz w:val="20"/>
                <w:szCs w:val="20"/>
              </w:rPr>
              <w:t xml:space="preserve">Verification </w:t>
            </w:r>
            <w:r w:rsidR="00C42231">
              <w:rPr>
                <w:rFonts w:cstheme="minorHAnsi"/>
                <w:sz w:val="20"/>
                <w:szCs w:val="20"/>
              </w:rPr>
              <w:t>m</w:t>
            </w:r>
            <w:r w:rsidRPr="006B29EF">
              <w:rPr>
                <w:rFonts w:cstheme="minorHAnsi"/>
                <w:sz w:val="20"/>
                <w:szCs w:val="20"/>
              </w:rPr>
              <w:t>ethod</w:t>
            </w:r>
            <w:r w:rsidRPr="00C56F2C">
              <w:rPr>
                <w:rFonts w:cstheme="minorHAnsi"/>
                <w:b w:val="0"/>
                <w:bCs w:val="0"/>
                <w:sz w:val="20"/>
                <w:szCs w:val="20"/>
              </w:rPr>
              <w:t>: The validation software must confirm that Image_B is an exact mirror image of Image_A along the Y-axis (vertical center).</w:t>
            </w:r>
            <w:r w:rsidRPr="00257475">
              <w:rPr>
                <w:b w:val="0"/>
                <w:bCs w:val="0"/>
              </w:rPr>
              <w:t xml:space="preserve"> </w:t>
            </w:r>
            <w:r w:rsidRPr="00257475">
              <w:rPr>
                <w:rFonts w:cstheme="minorHAnsi"/>
                <w:b w:val="0"/>
                <w:bCs w:val="0"/>
                <w:sz w:val="20"/>
                <w:szCs w:val="20"/>
              </w:rPr>
              <w:t>Any deviation indicates a failure in the image manipulation logic.</w:t>
            </w:r>
          </w:p>
          <w:p w14:paraId="48529477" w14:textId="3119B422" w:rsidR="0065295B" w:rsidRPr="00FC0912" w:rsidRDefault="0065295B" w:rsidP="0065295B">
            <w:pPr>
              <w:spacing w:before="20" w:after="20"/>
              <w:jc w:val="left"/>
              <w:rPr>
                <w:rFonts w:cstheme="minorHAnsi"/>
                <w:b w:val="0"/>
                <w:bCs w:val="0"/>
                <w:sz w:val="20"/>
                <w:szCs w:val="20"/>
              </w:rPr>
            </w:pPr>
          </w:p>
        </w:tc>
      </w:tr>
      <w:tr w:rsidR="0065295B" w:rsidRPr="00FC0912" w14:paraId="4D889670" w14:textId="77777777" w:rsidTr="005602EB">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2DCDDC49" w14:textId="77777777" w:rsidR="0065295B" w:rsidRPr="00FC0912" w:rsidRDefault="0065295B" w:rsidP="0065295B">
            <w:pPr>
              <w:spacing w:before="20" w:after="20"/>
              <w:jc w:val="left"/>
              <w:rPr>
                <w:rFonts w:cstheme="minorHAnsi"/>
                <w:b w:val="0"/>
                <w:bCs w:val="0"/>
                <w:sz w:val="20"/>
                <w:szCs w:val="20"/>
              </w:rPr>
            </w:pPr>
            <w:r w:rsidRPr="00FC0912">
              <w:rPr>
                <w:rFonts w:cstheme="minorHAnsi"/>
                <w:b w:val="0"/>
                <w:bCs w:val="0"/>
                <w:color w:val="FFFFFF" w:themeColor="background1"/>
                <w:sz w:val="20"/>
                <w:szCs w:val="20"/>
              </w:rPr>
              <w:lastRenderedPageBreak/>
              <w:t xml:space="preserve">Test parameters and acceptance criteria </w:t>
            </w:r>
          </w:p>
        </w:tc>
      </w:tr>
      <w:tr w:rsidR="0065295B" w:rsidRPr="00983917" w14:paraId="6EF07480" w14:textId="77777777" w:rsidTr="00812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shd w:val="clear" w:color="auto" w:fill="C5C2C2" w:themeFill="accent3" w:themeFillTint="66"/>
          </w:tcPr>
          <w:p w14:paraId="0C003031" w14:textId="77777777" w:rsidR="0065295B" w:rsidRPr="00FC0912" w:rsidRDefault="0065295B" w:rsidP="0065295B">
            <w:pPr>
              <w:spacing w:before="20" w:after="20"/>
              <w:jc w:val="left"/>
              <w:rPr>
                <w:rFonts w:cstheme="minorHAnsi"/>
                <w:b w:val="0"/>
                <w:bCs w:val="0"/>
                <w:sz w:val="20"/>
                <w:szCs w:val="20"/>
              </w:rPr>
            </w:pPr>
            <w:r w:rsidRPr="00FC0912">
              <w:rPr>
                <w:rFonts w:cstheme="minorHAnsi"/>
                <w:b w:val="0"/>
                <w:bCs w:val="0"/>
                <w:sz w:val="20"/>
                <w:szCs w:val="20"/>
              </w:rPr>
              <w:t xml:space="preserve">ID </w:t>
            </w:r>
          </w:p>
        </w:tc>
        <w:tc>
          <w:tcPr>
            <w:tcW w:w="3297" w:type="dxa"/>
            <w:shd w:val="clear" w:color="auto" w:fill="C5C2C2" w:themeFill="accent3" w:themeFillTint="66"/>
          </w:tcPr>
          <w:p w14:paraId="7E4571AF" w14:textId="77777777" w:rsidR="0065295B" w:rsidRPr="00FC0912" w:rsidRDefault="0065295B" w:rsidP="0065295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Name</w:t>
            </w:r>
          </w:p>
        </w:tc>
        <w:tc>
          <w:tcPr>
            <w:tcW w:w="1165" w:type="dxa"/>
            <w:gridSpan w:val="2"/>
            <w:shd w:val="clear" w:color="auto" w:fill="C5C2C2" w:themeFill="accent3" w:themeFillTint="66"/>
          </w:tcPr>
          <w:p w14:paraId="49273505" w14:textId="77777777" w:rsidR="0065295B" w:rsidRPr="00FC0912" w:rsidRDefault="0065295B" w:rsidP="0065295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Unit</w:t>
            </w:r>
          </w:p>
        </w:tc>
        <w:tc>
          <w:tcPr>
            <w:tcW w:w="1654" w:type="dxa"/>
            <w:shd w:val="clear" w:color="auto" w:fill="C5C2C2" w:themeFill="accent3" w:themeFillTint="66"/>
          </w:tcPr>
          <w:p w14:paraId="0029D0C5" w14:textId="77777777" w:rsidR="0065295B" w:rsidRPr="00FC0912" w:rsidRDefault="0065295B" w:rsidP="0065295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LTL</w:t>
            </w:r>
          </w:p>
        </w:tc>
        <w:tc>
          <w:tcPr>
            <w:tcW w:w="1182" w:type="dxa"/>
            <w:gridSpan w:val="2"/>
            <w:shd w:val="clear" w:color="auto" w:fill="C5C2C2" w:themeFill="accent3" w:themeFillTint="66"/>
          </w:tcPr>
          <w:p w14:paraId="5F3AC1C6" w14:textId="77777777" w:rsidR="0065295B" w:rsidRPr="00FC0912" w:rsidRDefault="0065295B" w:rsidP="0065295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Typ</w:t>
            </w:r>
          </w:p>
        </w:tc>
        <w:tc>
          <w:tcPr>
            <w:tcW w:w="1165" w:type="dxa"/>
            <w:shd w:val="clear" w:color="auto" w:fill="C5C2C2" w:themeFill="accent3" w:themeFillTint="66"/>
          </w:tcPr>
          <w:p w14:paraId="6C28A936" w14:textId="77777777" w:rsidR="0065295B" w:rsidRPr="00FC0912" w:rsidRDefault="0065295B" w:rsidP="0065295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UTL</w:t>
            </w:r>
          </w:p>
        </w:tc>
      </w:tr>
      <w:tr w:rsidR="0065295B" w:rsidRPr="00983917" w14:paraId="71C98126" w14:textId="77777777" w:rsidTr="008122B3">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19B24452" w14:textId="709D11CF" w:rsidR="0065295B" w:rsidRPr="00FC0912" w:rsidRDefault="0065295B" w:rsidP="0065295B">
            <w:pPr>
              <w:spacing w:before="20" w:after="20"/>
              <w:jc w:val="left"/>
              <w:rPr>
                <w:rFonts w:cstheme="minorHAnsi"/>
                <w:b w:val="0"/>
                <w:bCs w:val="0"/>
                <w:sz w:val="20"/>
                <w:szCs w:val="20"/>
              </w:rPr>
            </w:pPr>
            <w:r>
              <w:rPr>
                <w:b w:val="0"/>
                <w:bCs w:val="0"/>
                <w:sz w:val="20"/>
                <w:szCs w:val="20"/>
              </w:rPr>
              <w:t>M0013</w:t>
            </w:r>
          </w:p>
        </w:tc>
        <w:tc>
          <w:tcPr>
            <w:tcW w:w="3297" w:type="dxa"/>
            <w:shd w:val="clear" w:color="auto" w:fill="FFFFFF" w:themeFill="background1"/>
          </w:tcPr>
          <w:p w14:paraId="66F3ADF7" w14:textId="1B1A258B" w:rsidR="0065295B" w:rsidRPr="00FC0912" w:rsidRDefault="0065295B" w:rsidP="0065295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Read out lock bits</w:t>
            </w:r>
          </w:p>
        </w:tc>
        <w:tc>
          <w:tcPr>
            <w:tcW w:w="1165" w:type="dxa"/>
            <w:gridSpan w:val="2"/>
            <w:shd w:val="clear" w:color="auto" w:fill="FFFFFF" w:themeFill="background1"/>
          </w:tcPr>
          <w:p w14:paraId="2D65D511" w14:textId="4DFFDA0F" w:rsidR="0065295B" w:rsidRPr="00FC0912" w:rsidRDefault="0065295B" w:rsidP="0065295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654" w:type="dxa"/>
            <w:shd w:val="clear" w:color="auto" w:fill="FFFFFF" w:themeFill="background1"/>
          </w:tcPr>
          <w:p w14:paraId="36ABBC13" w14:textId="77777777" w:rsidR="0065295B" w:rsidRPr="00FC0912" w:rsidRDefault="0065295B" w:rsidP="0065295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182" w:type="dxa"/>
            <w:gridSpan w:val="2"/>
            <w:shd w:val="clear" w:color="auto" w:fill="FFFFFF" w:themeFill="background1"/>
          </w:tcPr>
          <w:p w14:paraId="755B0901" w14:textId="77777777" w:rsidR="0065295B" w:rsidRPr="00FC0912" w:rsidRDefault="0065295B" w:rsidP="0065295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165" w:type="dxa"/>
            <w:shd w:val="clear" w:color="auto" w:fill="FFFFFF" w:themeFill="background1"/>
          </w:tcPr>
          <w:p w14:paraId="40755EFA" w14:textId="77777777" w:rsidR="0065295B" w:rsidRPr="00FC0912" w:rsidRDefault="0065295B" w:rsidP="0065295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65295B" w:rsidRPr="00983917" w14:paraId="4C3A9135" w14:textId="77777777" w:rsidTr="00812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5A6C70F6" w14:textId="1EAC71EC" w:rsidR="0065295B" w:rsidRPr="00FC0912" w:rsidRDefault="0065295B" w:rsidP="0065295B">
            <w:pPr>
              <w:spacing w:before="20" w:after="20"/>
              <w:jc w:val="left"/>
              <w:rPr>
                <w:b w:val="0"/>
                <w:bCs w:val="0"/>
                <w:sz w:val="20"/>
                <w:szCs w:val="20"/>
              </w:rPr>
            </w:pPr>
            <w:r>
              <w:rPr>
                <w:b w:val="0"/>
                <w:bCs w:val="0"/>
                <w:sz w:val="20"/>
                <w:szCs w:val="20"/>
              </w:rPr>
              <w:t>M0014</w:t>
            </w:r>
          </w:p>
        </w:tc>
        <w:tc>
          <w:tcPr>
            <w:tcW w:w="3297" w:type="dxa"/>
            <w:shd w:val="clear" w:color="auto" w:fill="FFFFFF" w:themeFill="background1"/>
          </w:tcPr>
          <w:p w14:paraId="0D366569" w14:textId="159CAE82" w:rsidR="0065295B" w:rsidRPr="00FC0912" w:rsidRDefault="0065295B" w:rsidP="0065295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Test pattern matching</w:t>
            </w:r>
          </w:p>
        </w:tc>
        <w:tc>
          <w:tcPr>
            <w:tcW w:w="1165" w:type="dxa"/>
            <w:gridSpan w:val="2"/>
            <w:shd w:val="clear" w:color="auto" w:fill="FFFFFF" w:themeFill="background1"/>
          </w:tcPr>
          <w:p w14:paraId="7ADD3107" w14:textId="36DF74D0" w:rsidR="0065295B" w:rsidRPr="00FC0912" w:rsidRDefault="0065295B" w:rsidP="0065295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w:t>
            </w:r>
          </w:p>
        </w:tc>
        <w:tc>
          <w:tcPr>
            <w:tcW w:w="1654" w:type="dxa"/>
            <w:shd w:val="clear" w:color="auto" w:fill="FFFFFF" w:themeFill="background1"/>
          </w:tcPr>
          <w:p w14:paraId="12AEC91D" w14:textId="35912342" w:rsidR="0065295B" w:rsidRPr="00FC0912" w:rsidRDefault="0065295B" w:rsidP="0065295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100</w:t>
            </w:r>
          </w:p>
        </w:tc>
        <w:tc>
          <w:tcPr>
            <w:tcW w:w="1182" w:type="dxa"/>
            <w:gridSpan w:val="2"/>
            <w:shd w:val="clear" w:color="auto" w:fill="FFFFFF" w:themeFill="background1"/>
          </w:tcPr>
          <w:p w14:paraId="566622D8" w14:textId="1C0270B2" w:rsidR="0065295B" w:rsidRPr="00FC0912" w:rsidRDefault="0065295B" w:rsidP="0065295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100</w:t>
            </w:r>
          </w:p>
        </w:tc>
        <w:tc>
          <w:tcPr>
            <w:tcW w:w="1165" w:type="dxa"/>
            <w:shd w:val="clear" w:color="auto" w:fill="FFFFFF" w:themeFill="background1"/>
          </w:tcPr>
          <w:p w14:paraId="275392FC" w14:textId="24AA2EB6" w:rsidR="0065295B" w:rsidRPr="00FC0912" w:rsidRDefault="0065295B" w:rsidP="0065295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100</w:t>
            </w:r>
          </w:p>
        </w:tc>
      </w:tr>
      <w:tr w:rsidR="0065295B" w:rsidRPr="00983917" w14:paraId="7D685BA7" w14:textId="77777777" w:rsidTr="008122B3">
        <w:tc>
          <w:tcPr>
            <w:cnfStyle w:val="001000000000" w:firstRow="0" w:lastRow="0" w:firstColumn="1" w:lastColumn="0" w:oddVBand="0" w:evenVBand="0" w:oddHBand="0" w:evenHBand="0" w:firstRowFirstColumn="0" w:firstRowLastColumn="0" w:lastRowFirstColumn="0" w:lastRowLastColumn="0"/>
            <w:tcW w:w="1166" w:type="dxa"/>
            <w:shd w:val="clear" w:color="auto" w:fill="FFFFFF" w:themeFill="background1"/>
          </w:tcPr>
          <w:p w14:paraId="7DE178EA" w14:textId="556686CF" w:rsidR="0065295B" w:rsidRPr="007A2F88" w:rsidRDefault="0065295B" w:rsidP="0065295B">
            <w:pPr>
              <w:spacing w:before="20" w:after="20"/>
              <w:jc w:val="left"/>
              <w:rPr>
                <w:b w:val="0"/>
                <w:bCs w:val="0"/>
                <w:sz w:val="20"/>
                <w:szCs w:val="20"/>
              </w:rPr>
            </w:pPr>
            <w:r>
              <w:rPr>
                <w:b w:val="0"/>
                <w:bCs w:val="0"/>
                <w:sz w:val="20"/>
                <w:szCs w:val="20"/>
              </w:rPr>
              <w:t>M0015</w:t>
            </w:r>
          </w:p>
        </w:tc>
        <w:tc>
          <w:tcPr>
            <w:tcW w:w="3297" w:type="dxa"/>
            <w:shd w:val="clear" w:color="auto" w:fill="FFFFFF" w:themeFill="background1"/>
          </w:tcPr>
          <w:p w14:paraId="4DE8A0F8" w14:textId="10B36FE3" w:rsidR="0065295B" w:rsidRDefault="0065295B" w:rsidP="0065295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Mirror y-axis</w:t>
            </w:r>
          </w:p>
        </w:tc>
        <w:tc>
          <w:tcPr>
            <w:tcW w:w="1165" w:type="dxa"/>
            <w:gridSpan w:val="2"/>
            <w:shd w:val="clear" w:color="auto" w:fill="FFFFFF" w:themeFill="background1"/>
          </w:tcPr>
          <w:p w14:paraId="70741C96" w14:textId="58D7422B" w:rsidR="0065295B" w:rsidRDefault="0065295B" w:rsidP="0065295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w:t>
            </w:r>
          </w:p>
        </w:tc>
        <w:tc>
          <w:tcPr>
            <w:tcW w:w="1654" w:type="dxa"/>
            <w:shd w:val="clear" w:color="auto" w:fill="FFFFFF" w:themeFill="background1"/>
          </w:tcPr>
          <w:p w14:paraId="3179A62C" w14:textId="55123DE4" w:rsidR="0065295B" w:rsidRDefault="0065295B" w:rsidP="0065295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100</w:t>
            </w:r>
          </w:p>
        </w:tc>
        <w:tc>
          <w:tcPr>
            <w:tcW w:w="1182" w:type="dxa"/>
            <w:gridSpan w:val="2"/>
            <w:shd w:val="clear" w:color="auto" w:fill="FFFFFF" w:themeFill="background1"/>
          </w:tcPr>
          <w:p w14:paraId="22E8AD3E" w14:textId="37DD3E9A" w:rsidR="0065295B" w:rsidRDefault="0065295B" w:rsidP="0065295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100</w:t>
            </w:r>
          </w:p>
        </w:tc>
        <w:tc>
          <w:tcPr>
            <w:tcW w:w="1165" w:type="dxa"/>
            <w:shd w:val="clear" w:color="auto" w:fill="FFFFFF" w:themeFill="background1"/>
          </w:tcPr>
          <w:p w14:paraId="534AF365" w14:textId="3DB76D91" w:rsidR="0065295B" w:rsidRDefault="0065295B" w:rsidP="0065295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100</w:t>
            </w:r>
          </w:p>
        </w:tc>
      </w:tr>
    </w:tbl>
    <w:p w14:paraId="71E11EF5" w14:textId="76BF637C" w:rsidR="000D669B" w:rsidRPr="00983917" w:rsidRDefault="000D669B" w:rsidP="000D669B">
      <w:pPr>
        <w:pStyle w:val="Heading2"/>
      </w:pPr>
      <w:bookmarkStart w:id="220" w:name="_Ref210998146"/>
      <w:bookmarkStart w:id="221" w:name="_Toc211000605"/>
      <w:r w:rsidRPr="00983917">
        <w:t>T000</w:t>
      </w:r>
      <w:r>
        <w:t>5</w:t>
      </w:r>
      <w:r w:rsidRPr="00983917">
        <w:t xml:space="preserve">: </w:t>
      </w:r>
      <w:r>
        <w:t>IMG</w:t>
      </w:r>
      <w:r w:rsidRPr="00983917">
        <w:t xml:space="preserve"> </w:t>
      </w:r>
      <w:r w:rsidR="004605C8">
        <w:t>Trigger mode</w:t>
      </w:r>
      <w:bookmarkEnd w:id="220"/>
      <w:bookmarkEnd w:id="221"/>
    </w:p>
    <w:p w14:paraId="646DA00D" w14:textId="394E99DF" w:rsidR="000D669B" w:rsidRPr="00FC0912" w:rsidRDefault="000D669B" w:rsidP="000D669B">
      <w:pPr>
        <w:keepNext/>
        <w:jc w:val="center"/>
        <w:rPr>
          <w:b/>
          <w:bCs/>
          <w:sz w:val="20"/>
          <w:szCs w:val="20"/>
          <w:lang w:eastAsia="en-US"/>
        </w:rPr>
      </w:pPr>
      <w:bookmarkStart w:id="222" w:name="_Toc211000628"/>
      <w:r w:rsidRPr="00FC0912">
        <w:rPr>
          <w:b/>
          <w:bCs/>
          <w:sz w:val="20"/>
          <w:szCs w:val="20"/>
          <w:lang w:eastAsia="en-US"/>
        </w:rPr>
        <w:t xml:space="preserve">Table </w:t>
      </w:r>
      <w:r w:rsidRPr="00FC0912">
        <w:rPr>
          <w:b/>
          <w:bCs/>
          <w:sz w:val="20"/>
          <w:szCs w:val="20"/>
          <w:lang w:eastAsia="en-US"/>
        </w:rPr>
        <w:fldChar w:fldCharType="begin"/>
      </w:r>
      <w:r w:rsidRPr="00FC0912">
        <w:rPr>
          <w:b/>
          <w:bCs/>
          <w:sz w:val="20"/>
          <w:szCs w:val="20"/>
          <w:lang w:eastAsia="en-US"/>
        </w:rPr>
        <w:instrText xml:space="preserve"> SEQ Table \* ARABIC </w:instrText>
      </w:r>
      <w:r w:rsidRPr="00FC0912">
        <w:rPr>
          <w:b/>
          <w:bCs/>
          <w:sz w:val="20"/>
          <w:szCs w:val="20"/>
          <w:lang w:eastAsia="en-US"/>
        </w:rPr>
        <w:fldChar w:fldCharType="separate"/>
      </w:r>
      <w:r w:rsidR="0014032D">
        <w:rPr>
          <w:b/>
          <w:bCs/>
          <w:noProof/>
          <w:sz w:val="20"/>
          <w:szCs w:val="20"/>
          <w:lang w:eastAsia="en-US"/>
        </w:rPr>
        <w:t>14</w:t>
      </w:r>
      <w:r w:rsidRPr="00FC0912">
        <w:rPr>
          <w:b/>
          <w:bCs/>
          <w:sz w:val="20"/>
          <w:szCs w:val="20"/>
          <w:lang w:eastAsia="en-US"/>
        </w:rPr>
        <w:fldChar w:fldCharType="end"/>
      </w:r>
      <w:r w:rsidRPr="00FC0912">
        <w:rPr>
          <w:b/>
          <w:bCs/>
          <w:sz w:val="20"/>
          <w:szCs w:val="20"/>
          <w:lang w:eastAsia="en-US"/>
        </w:rPr>
        <w:t xml:space="preserve">: </w:t>
      </w:r>
      <w:r>
        <w:rPr>
          <w:b/>
          <w:bCs/>
          <w:sz w:val="20"/>
          <w:szCs w:val="20"/>
          <w:lang w:eastAsia="en-US"/>
        </w:rPr>
        <w:t>IMG</w:t>
      </w:r>
      <w:r w:rsidRPr="00983917">
        <w:rPr>
          <w:b/>
          <w:bCs/>
          <w:sz w:val="20"/>
          <w:szCs w:val="20"/>
          <w:lang w:eastAsia="en-US"/>
        </w:rPr>
        <w:t xml:space="preserve"> </w:t>
      </w:r>
      <w:r w:rsidR="004605C8">
        <w:rPr>
          <w:b/>
          <w:bCs/>
          <w:sz w:val="20"/>
          <w:szCs w:val="20"/>
          <w:lang w:eastAsia="en-US"/>
        </w:rPr>
        <w:t xml:space="preserve">Trigger mode </w:t>
      </w:r>
      <w:r w:rsidRPr="00FC0912">
        <w:rPr>
          <w:b/>
          <w:bCs/>
          <w:sz w:val="20"/>
          <w:szCs w:val="20"/>
          <w:lang w:eastAsia="en-US"/>
        </w:rPr>
        <w:t>overview</w:t>
      </w:r>
      <w:bookmarkEnd w:id="222"/>
    </w:p>
    <w:tbl>
      <w:tblPr>
        <w:tblStyle w:val="GridTable4-Accent3"/>
        <w:tblW w:w="0" w:type="auto"/>
        <w:tblLook w:val="04A0" w:firstRow="1" w:lastRow="0" w:firstColumn="1" w:lastColumn="0" w:noHBand="0" w:noVBand="1"/>
      </w:tblPr>
      <w:tblGrid>
        <w:gridCol w:w="1157"/>
        <w:gridCol w:w="3329"/>
        <w:gridCol w:w="966"/>
        <w:gridCol w:w="316"/>
        <w:gridCol w:w="1291"/>
        <w:gridCol w:w="1288"/>
        <w:gridCol w:w="1282"/>
      </w:tblGrid>
      <w:tr w:rsidR="000D669B" w:rsidRPr="00FC0912" w14:paraId="4EF6B434" w14:textId="77777777" w:rsidTr="00560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accent3" w:themeFillShade="BF"/>
          </w:tcPr>
          <w:p w14:paraId="5CA20716" w14:textId="77777777" w:rsidR="000D669B" w:rsidRPr="00FC0912" w:rsidRDefault="000D669B" w:rsidP="005602EB">
            <w:pPr>
              <w:spacing w:before="20" w:after="20"/>
              <w:jc w:val="left"/>
              <w:rPr>
                <w:rFonts w:cstheme="minorHAnsi"/>
                <w:b w:val="0"/>
                <w:bCs w:val="0"/>
                <w:sz w:val="20"/>
                <w:szCs w:val="20"/>
              </w:rPr>
            </w:pPr>
            <w:r w:rsidRPr="00FC0912">
              <w:rPr>
                <w:rFonts w:cstheme="minorHAnsi"/>
                <w:b w:val="0"/>
                <w:bCs w:val="0"/>
                <w:sz w:val="20"/>
                <w:szCs w:val="20"/>
              </w:rPr>
              <w:t xml:space="preserve">Test Description </w:t>
            </w:r>
          </w:p>
        </w:tc>
      </w:tr>
      <w:tr w:rsidR="000D669B" w:rsidRPr="00FC0912" w14:paraId="705E4230"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FFFFFF" w:themeFill="background1"/>
          </w:tcPr>
          <w:p w14:paraId="2043E311" w14:textId="68C886FA" w:rsidR="00276B56" w:rsidRPr="00276B56" w:rsidRDefault="00276B56" w:rsidP="005602EB">
            <w:pPr>
              <w:spacing w:before="20" w:after="20"/>
              <w:jc w:val="left"/>
              <w:rPr>
                <w:rFonts w:cstheme="minorHAnsi"/>
                <w:b w:val="0"/>
                <w:bCs w:val="0"/>
                <w:sz w:val="20"/>
                <w:szCs w:val="20"/>
              </w:rPr>
            </w:pPr>
            <w:r w:rsidRPr="00276B56">
              <w:rPr>
                <w:rFonts w:cstheme="minorHAnsi"/>
                <w:b w:val="0"/>
                <w:bCs w:val="0"/>
                <w:sz w:val="20"/>
                <w:szCs w:val="20"/>
              </w:rPr>
              <w:t xml:space="preserve">This test provides full functional verification of all </w:t>
            </w:r>
            <w:r w:rsidR="009B4D9A">
              <w:rPr>
                <w:rFonts w:cstheme="minorHAnsi"/>
                <w:b w:val="0"/>
                <w:bCs w:val="0"/>
                <w:sz w:val="20"/>
                <w:szCs w:val="20"/>
              </w:rPr>
              <w:t>i</w:t>
            </w:r>
            <w:r w:rsidRPr="00276B56">
              <w:rPr>
                <w:rFonts w:cstheme="minorHAnsi"/>
                <w:b w:val="0"/>
                <w:bCs w:val="0"/>
                <w:sz w:val="20"/>
                <w:szCs w:val="20"/>
              </w:rPr>
              <w:t xml:space="preserve">mager (IMG) </w:t>
            </w:r>
            <w:r w:rsidR="009B4D9A">
              <w:rPr>
                <w:rFonts w:cstheme="minorHAnsi"/>
                <w:b w:val="0"/>
                <w:bCs w:val="0"/>
                <w:sz w:val="20"/>
                <w:szCs w:val="20"/>
              </w:rPr>
              <w:t>t</w:t>
            </w:r>
            <w:r w:rsidRPr="00276B56">
              <w:rPr>
                <w:rFonts w:cstheme="minorHAnsi"/>
                <w:b w:val="0"/>
                <w:bCs w:val="0"/>
                <w:sz w:val="20"/>
                <w:szCs w:val="20"/>
              </w:rPr>
              <w:t xml:space="preserve">rigger </w:t>
            </w:r>
            <w:r w:rsidR="009B4D9A">
              <w:rPr>
                <w:rFonts w:cstheme="minorHAnsi"/>
                <w:b w:val="0"/>
                <w:bCs w:val="0"/>
                <w:sz w:val="20"/>
                <w:szCs w:val="20"/>
              </w:rPr>
              <w:t>m</w:t>
            </w:r>
            <w:r w:rsidRPr="00276B56">
              <w:rPr>
                <w:rFonts w:cstheme="minorHAnsi"/>
                <w:b w:val="0"/>
                <w:bCs w:val="0"/>
                <w:sz w:val="20"/>
                <w:szCs w:val="20"/>
              </w:rPr>
              <w:t xml:space="preserve">odes. It consists of three main parts: </w:t>
            </w:r>
          </w:p>
          <w:p w14:paraId="7676F0F7" w14:textId="76755BC3" w:rsidR="00276B56" w:rsidRPr="00276B56" w:rsidRDefault="00276B56" w:rsidP="005602EB">
            <w:pPr>
              <w:pStyle w:val="ListParagraph"/>
              <w:numPr>
                <w:ilvl w:val="0"/>
                <w:numId w:val="31"/>
              </w:numPr>
              <w:spacing w:before="20" w:after="20"/>
              <w:jc w:val="left"/>
              <w:rPr>
                <w:rFonts w:cstheme="minorHAnsi"/>
                <w:b w:val="0"/>
                <w:bCs w:val="0"/>
                <w:sz w:val="20"/>
                <w:szCs w:val="20"/>
              </w:rPr>
            </w:pPr>
            <w:r w:rsidRPr="00685DEA">
              <w:rPr>
                <w:rFonts w:cstheme="minorHAnsi"/>
                <w:sz w:val="20"/>
                <w:szCs w:val="20"/>
                <w:shd w:val="clear" w:color="auto" w:fill="F1D3EB"/>
              </w:rPr>
              <w:t>CXP-Hardware Trigger Flow</w:t>
            </w:r>
            <w:r w:rsidRPr="00685DEA">
              <w:rPr>
                <w:rFonts w:cstheme="minorHAnsi"/>
                <w:b w:val="0"/>
                <w:bCs w:val="0"/>
                <w:sz w:val="20"/>
                <w:szCs w:val="20"/>
              </w:rPr>
              <w:t>:</w:t>
            </w:r>
            <w:r w:rsidRPr="00276B56">
              <w:rPr>
                <w:rFonts w:cstheme="minorHAnsi"/>
                <w:b w:val="0"/>
                <w:bCs w:val="0"/>
                <w:sz w:val="20"/>
                <w:szCs w:val="20"/>
              </w:rPr>
              <w:t xml:space="preserve"> Confirms a trigger command sent via the CXP communication successfully toggles the hardware trigger pin on the MAG-CXP00002-NP </w:t>
            </w:r>
            <w:r w:rsidR="000879E6">
              <w:rPr>
                <w:rFonts w:cstheme="minorHAnsi"/>
                <w:b w:val="0"/>
                <w:bCs w:val="0"/>
                <w:sz w:val="20"/>
                <w:szCs w:val="20"/>
              </w:rPr>
              <w:t>IC</w:t>
            </w:r>
            <w:r w:rsidRPr="00276B56">
              <w:rPr>
                <w:rFonts w:cstheme="minorHAnsi"/>
                <w:b w:val="0"/>
                <w:bCs w:val="0"/>
                <w:sz w:val="20"/>
                <w:szCs w:val="20"/>
              </w:rPr>
              <w:t xml:space="preserve">, initiating a single-frame capture on the MAG-IMG00XXX </w:t>
            </w:r>
            <w:r w:rsidR="00A07A5E">
              <w:rPr>
                <w:rFonts w:cstheme="minorHAnsi"/>
                <w:b w:val="0"/>
                <w:bCs w:val="0"/>
                <w:sz w:val="20"/>
                <w:szCs w:val="20"/>
              </w:rPr>
              <w:t>i</w:t>
            </w:r>
            <w:r w:rsidRPr="00276B56">
              <w:rPr>
                <w:rFonts w:cstheme="minorHAnsi"/>
                <w:b w:val="0"/>
                <w:bCs w:val="0"/>
                <w:sz w:val="20"/>
                <w:szCs w:val="20"/>
              </w:rPr>
              <w:t>mager</w:t>
            </w:r>
            <w:r w:rsidR="000879E6">
              <w:rPr>
                <w:rFonts w:cstheme="minorHAnsi"/>
                <w:b w:val="0"/>
                <w:bCs w:val="0"/>
                <w:sz w:val="20"/>
                <w:szCs w:val="20"/>
              </w:rPr>
              <w:t xml:space="preserve"> IC</w:t>
            </w:r>
            <w:r w:rsidRPr="00276B56">
              <w:rPr>
                <w:rFonts w:cstheme="minorHAnsi"/>
                <w:b w:val="0"/>
                <w:bCs w:val="0"/>
                <w:sz w:val="20"/>
                <w:szCs w:val="20"/>
              </w:rPr>
              <w:t xml:space="preserve">. </w:t>
            </w:r>
          </w:p>
          <w:p w14:paraId="30A3ACBB" w14:textId="2B460BA2" w:rsidR="00276B56" w:rsidRPr="00276B56" w:rsidRDefault="00276B56" w:rsidP="005602EB">
            <w:pPr>
              <w:pStyle w:val="ListParagraph"/>
              <w:numPr>
                <w:ilvl w:val="0"/>
                <w:numId w:val="31"/>
              </w:numPr>
              <w:spacing w:before="20" w:after="20"/>
              <w:jc w:val="left"/>
              <w:rPr>
                <w:rFonts w:cstheme="minorHAnsi"/>
                <w:b w:val="0"/>
                <w:bCs w:val="0"/>
                <w:sz w:val="20"/>
                <w:szCs w:val="20"/>
              </w:rPr>
            </w:pPr>
            <w:r w:rsidRPr="00685DEA">
              <w:rPr>
                <w:rFonts w:cstheme="minorHAnsi"/>
                <w:sz w:val="20"/>
                <w:szCs w:val="20"/>
                <w:shd w:val="clear" w:color="auto" w:fill="C2E0F4"/>
              </w:rPr>
              <w:t>Imager Free-Run Burst Mode</w:t>
            </w:r>
            <w:r w:rsidRPr="00276B56">
              <w:rPr>
                <w:rFonts w:cstheme="minorHAnsi"/>
                <w:b w:val="0"/>
                <w:bCs w:val="0"/>
                <w:sz w:val="20"/>
                <w:szCs w:val="20"/>
              </w:rPr>
              <w:t xml:space="preserve">: Verifies the </w:t>
            </w:r>
            <w:r w:rsidR="00A07A5E">
              <w:rPr>
                <w:rFonts w:cstheme="minorHAnsi"/>
                <w:b w:val="0"/>
                <w:bCs w:val="0"/>
                <w:sz w:val="20"/>
                <w:szCs w:val="20"/>
              </w:rPr>
              <w:t>i</w:t>
            </w:r>
            <w:r w:rsidRPr="00276B56">
              <w:rPr>
                <w:rFonts w:cstheme="minorHAnsi"/>
                <w:b w:val="0"/>
                <w:bCs w:val="0"/>
                <w:sz w:val="20"/>
                <w:szCs w:val="20"/>
              </w:rPr>
              <w:t xml:space="preserve">mager's ability to capture a programmed burst sequence of frames (30 frames) in MULTIFRAME mode without an external trigger. </w:t>
            </w:r>
          </w:p>
          <w:p w14:paraId="7EB52927" w14:textId="77777777" w:rsidR="00A07A5E" w:rsidRPr="00A07A5E" w:rsidRDefault="00276B56" w:rsidP="00276B56">
            <w:pPr>
              <w:pStyle w:val="ListParagraph"/>
              <w:numPr>
                <w:ilvl w:val="0"/>
                <w:numId w:val="31"/>
              </w:numPr>
              <w:spacing w:before="20" w:after="20"/>
              <w:jc w:val="left"/>
              <w:rPr>
                <w:rFonts w:cstheme="minorHAnsi"/>
                <w:b w:val="0"/>
                <w:bCs w:val="0"/>
                <w:sz w:val="20"/>
                <w:szCs w:val="20"/>
              </w:rPr>
            </w:pPr>
            <w:r w:rsidRPr="00685DEA">
              <w:rPr>
                <w:rFonts w:cstheme="minorHAnsi"/>
                <w:sz w:val="20"/>
                <w:szCs w:val="20"/>
                <w:shd w:val="clear" w:color="auto" w:fill="EFD7B7"/>
              </w:rPr>
              <w:t>Imager Software Trigger Burst Mode</w:t>
            </w:r>
            <w:r w:rsidRPr="00276B56">
              <w:rPr>
                <w:rFonts w:cstheme="minorHAnsi"/>
                <w:b w:val="0"/>
                <w:bCs w:val="0"/>
                <w:sz w:val="20"/>
                <w:szCs w:val="20"/>
              </w:rPr>
              <w:t xml:space="preserve">: Confirms the </w:t>
            </w:r>
            <w:r w:rsidR="00A07A5E">
              <w:rPr>
                <w:rFonts w:cstheme="minorHAnsi"/>
                <w:b w:val="0"/>
                <w:bCs w:val="0"/>
                <w:sz w:val="20"/>
                <w:szCs w:val="20"/>
              </w:rPr>
              <w:t>i</w:t>
            </w:r>
            <w:r w:rsidRPr="00276B56">
              <w:rPr>
                <w:rFonts w:cstheme="minorHAnsi"/>
                <w:b w:val="0"/>
                <w:bCs w:val="0"/>
                <w:sz w:val="20"/>
                <w:szCs w:val="20"/>
              </w:rPr>
              <w:t xml:space="preserve">mager's ability to capture a burst sequence (30 frames) when initiated by a direct </w:t>
            </w:r>
            <w:r w:rsidR="00A07A5E">
              <w:rPr>
                <w:rFonts w:cstheme="minorHAnsi"/>
                <w:b w:val="0"/>
                <w:bCs w:val="0"/>
                <w:sz w:val="20"/>
                <w:szCs w:val="20"/>
              </w:rPr>
              <w:t>s</w:t>
            </w:r>
            <w:r w:rsidRPr="00276B56">
              <w:rPr>
                <w:rFonts w:cstheme="minorHAnsi"/>
                <w:b w:val="0"/>
                <w:bCs w:val="0"/>
                <w:sz w:val="20"/>
                <w:szCs w:val="20"/>
              </w:rPr>
              <w:t>oftware </w:t>
            </w:r>
            <w:r w:rsidR="00A07A5E">
              <w:rPr>
                <w:rFonts w:cstheme="minorHAnsi"/>
                <w:b w:val="0"/>
                <w:bCs w:val="0"/>
                <w:sz w:val="20"/>
                <w:szCs w:val="20"/>
              </w:rPr>
              <w:t>t</w:t>
            </w:r>
            <w:r w:rsidRPr="00276B56">
              <w:rPr>
                <w:rFonts w:cstheme="minorHAnsi"/>
                <w:b w:val="0"/>
                <w:bCs w:val="0"/>
                <w:sz w:val="20"/>
                <w:szCs w:val="20"/>
              </w:rPr>
              <w:t xml:space="preserve">rigger command sent via SPI. </w:t>
            </w:r>
          </w:p>
          <w:p w14:paraId="3023D05B" w14:textId="5495EC2D" w:rsidR="00276B56" w:rsidRPr="00A07A5E" w:rsidRDefault="00276B56" w:rsidP="005602EB">
            <w:pPr>
              <w:spacing w:before="20" w:after="20"/>
              <w:jc w:val="left"/>
              <w:rPr>
                <w:rFonts w:cstheme="minorHAnsi"/>
                <w:b w:val="0"/>
                <w:bCs w:val="0"/>
                <w:sz w:val="20"/>
                <w:szCs w:val="20"/>
              </w:rPr>
            </w:pPr>
            <w:r w:rsidRPr="00A07A5E">
              <w:rPr>
                <w:rFonts w:cstheme="minorHAnsi"/>
                <w:b w:val="0"/>
                <w:bCs w:val="0"/>
                <w:sz w:val="20"/>
                <w:szCs w:val="20"/>
              </w:rPr>
              <w:t>The Test Pattern Generator (TPG) is used throughout to verify data integrity.</w:t>
            </w:r>
          </w:p>
          <w:p w14:paraId="696C073B" w14:textId="29F2D331" w:rsidR="00276B56" w:rsidRPr="00FC0912" w:rsidRDefault="00276B56" w:rsidP="005602EB">
            <w:pPr>
              <w:spacing w:before="20" w:after="20"/>
              <w:jc w:val="left"/>
              <w:rPr>
                <w:rFonts w:cstheme="minorHAnsi"/>
                <w:b w:val="0"/>
                <w:bCs w:val="0"/>
                <w:sz w:val="20"/>
                <w:szCs w:val="20"/>
              </w:rPr>
            </w:pPr>
          </w:p>
        </w:tc>
      </w:tr>
      <w:tr w:rsidR="000D669B" w:rsidRPr="00FC0912" w14:paraId="00463B47" w14:textId="77777777" w:rsidTr="005602EB">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accent3" w:themeFillShade="BF"/>
          </w:tcPr>
          <w:p w14:paraId="6B1E30E2" w14:textId="77777777" w:rsidR="000D669B" w:rsidRPr="00FC0912" w:rsidRDefault="000D669B" w:rsidP="005602EB">
            <w:pPr>
              <w:spacing w:before="20" w:after="20"/>
              <w:jc w:val="left"/>
              <w:rPr>
                <w:rFonts w:cstheme="minorHAnsi"/>
                <w:b w:val="0"/>
                <w:bCs w:val="0"/>
                <w:color w:val="FFFFFF" w:themeColor="background1"/>
                <w:sz w:val="20"/>
                <w:szCs w:val="20"/>
              </w:rPr>
            </w:pPr>
            <w:r w:rsidRPr="00FC0912">
              <w:rPr>
                <w:rFonts w:cstheme="minorHAnsi"/>
                <w:b w:val="0"/>
                <w:bCs w:val="0"/>
                <w:color w:val="FFFFFF" w:themeColor="background1"/>
                <w:sz w:val="20"/>
                <w:szCs w:val="20"/>
              </w:rPr>
              <w:t xml:space="preserve">Test Equipment Requirements </w:t>
            </w:r>
          </w:p>
        </w:tc>
      </w:tr>
      <w:tr w:rsidR="000D669B" w:rsidRPr="00FC0912" w14:paraId="3A283A5C"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FFFFFF" w:themeFill="background1"/>
          </w:tcPr>
          <w:p w14:paraId="215CB8EF" w14:textId="77777777" w:rsidR="000D669B" w:rsidRPr="00983917" w:rsidRDefault="000D669B" w:rsidP="005602EB">
            <w:pPr>
              <w:spacing w:before="20" w:after="20"/>
              <w:contextualSpacing/>
              <w:rPr>
                <w:b w:val="0"/>
                <w:bCs w:val="0"/>
                <w:sz w:val="20"/>
                <w:szCs w:val="20"/>
              </w:rPr>
            </w:pPr>
            <w:r w:rsidRPr="00983917">
              <w:rPr>
                <w:b w:val="0"/>
                <w:bCs w:val="0"/>
                <w:sz w:val="20"/>
                <w:szCs w:val="20"/>
              </w:rPr>
              <w:t>Hardware:</w:t>
            </w:r>
          </w:p>
          <w:p w14:paraId="7D2F6DC2" w14:textId="77777777" w:rsidR="000D669B" w:rsidRPr="00983917" w:rsidRDefault="000D669B" w:rsidP="005602EB">
            <w:pPr>
              <w:pStyle w:val="ListParagraph"/>
              <w:numPr>
                <w:ilvl w:val="0"/>
                <w:numId w:val="22"/>
              </w:numPr>
              <w:spacing w:before="20" w:after="20"/>
              <w:rPr>
                <w:b w:val="0"/>
                <w:bCs w:val="0"/>
                <w:sz w:val="20"/>
                <w:szCs w:val="20"/>
              </w:rPr>
            </w:pPr>
            <w:r w:rsidRPr="00983917">
              <w:rPr>
                <w:b w:val="0"/>
                <w:bCs w:val="0"/>
                <w:sz w:val="20"/>
                <w:szCs w:val="20"/>
              </w:rPr>
              <w:t xml:space="preserve">PSU for forcing VDD_IN: </w:t>
            </w:r>
          </w:p>
          <w:p w14:paraId="1F9297E6" w14:textId="77777777" w:rsidR="000D669B" w:rsidRPr="00983917" w:rsidRDefault="000D669B" w:rsidP="005602EB">
            <w:pPr>
              <w:pStyle w:val="ListParagraph"/>
              <w:numPr>
                <w:ilvl w:val="1"/>
                <w:numId w:val="22"/>
              </w:numPr>
              <w:spacing w:before="20" w:after="20"/>
              <w:rPr>
                <w:b w:val="0"/>
                <w:bCs w:val="0"/>
                <w:sz w:val="20"/>
                <w:szCs w:val="20"/>
              </w:rPr>
            </w:pPr>
            <w:r w:rsidRPr="00983917">
              <w:rPr>
                <w:b w:val="0"/>
                <w:bCs w:val="0"/>
                <w:sz w:val="20"/>
                <w:szCs w:val="20"/>
              </w:rPr>
              <w:lastRenderedPageBreak/>
              <w:t>Voltage source accuracy: 10mV, range 100mV</w:t>
            </w:r>
          </w:p>
          <w:p w14:paraId="55DA2619" w14:textId="77777777" w:rsidR="000D669B" w:rsidRPr="00983917" w:rsidRDefault="000D669B" w:rsidP="005602EB">
            <w:pPr>
              <w:pStyle w:val="ListParagraph"/>
              <w:numPr>
                <w:ilvl w:val="0"/>
                <w:numId w:val="22"/>
              </w:numPr>
              <w:spacing w:before="20" w:after="20"/>
              <w:rPr>
                <w:b w:val="0"/>
                <w:bCs w:val="0"/>
                <w:sz w:val="20"/>
                <w:szCs w:val="20"/>
              </w:rPr>
            </w:pPr>
            <w:r w:rsidRPr="00983917">
              <w:rPr>
                <w:b w:val="0"/>
                <w:bCs w:val="0"/>
                <w:sz w:val="20"/>
                <w:szCs w:val="20"/>
              </w:rPr>
              <w:t xml:space="preserve">Frame grabber to initiate the streaming mode </w:t>
            </w:r>
          </w:p>
          <w:p w14:paraId="2CF47B3A" w14:textId="77777777" w:rsidR="000D669B" w:rsidRPr="00983917" w:rsidRDefault="000D669B" w:rsidP="005602EB">
            <w:pPr>
              <w:pStyle w:val="ListParagraph"/>
              <w:numPr>
                <w:ilvl w:val="0"/>
                <w:numId w:val="22"/>
              </w:numPr>
              <w:spacing w:before="20" w:after="20"/>
              <w:rPr>
                <w:b w:val="0"/>
                <w:bCs w:val="0"/>
                <w:sz w:val="20"/>
                <w:szCs w:val="20"/>
              </w:rPr>
            </w:pPr>
            <w:r w:rsidRPr="00983917">
              <w:rPr>
                <w:b w:val="0"/>
                <w:bCs w:val="0"/>
                <w:sz w:val="20"/>
                <w:szCs w:val="20"/>
              </w:rPr>
              <w:t>Thermostreamer for RT testing</w:t>
            </w:r>
          </w:p>
        </w:tc>
      </w:tr>
      <w:tr w:rsidR="000D669B" w:rsidRPr="00983917" w14:paraId="09A8852A" w14:textId="77777777" w:rsidTr="005602EB">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text1" w:themeFillShade="BF"/>
          </w:tcPr>
          <w:p w14:paraId="3453B08B" w14:textId="77777777" w:rsidR="000D669B" w:rsidRPr="00983917" w:rsidRDefault="000D669B" w:rsidP="005602EB">
            <w:pPr>
              <w:spacing w:before="20" w:after="20"/>
              <w:contextualSpacing/>
              <w:rPr>
                <w:color w:val="FFFFFF" w:themeColor="background1"/>
                <w:sz w:val="20"/>
                <w:szCs w:val="20"/>
              </w:rPr>
            </w:pPr>
            <w:r w:rsidRPr="00983917">
              <w:rPr>
                <w:color w:val="FFFFFF" w:themeColor="background1"/>
                <w:sz w:val="20"/>
                <w:szCs w:val="20"/>
              </w:rPr>
              <w:lastRenderedPageBreak/>
              <w:t>Test Conditions</w:t>
            </w:r>
          </w:p>
        </w:tc>
      </w:tr>
      <w:tr w:rsidR="000D669B" w:rsidRPr="00983917" w14:paraId="7BDD6122"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FFFFFF" w:themeFill="background1"/>
          </w:tcPr>
          <w:p w14:paraId="2109465F" w14:textId="77777777" w:rsidR="000D669B" w:rsidRPr="00983917" w:rsidRDefault="000D669B" w:rsidP="005602EB">
            <w:pPr>
              <w:spacing w:before="20" w:after="20"/>
              <w:contextualSpacing/>
              <w:rPr>
                <w:sz w:val="20"/>
                <w:szCs w:val="20"/>
              </w:rPr>
            </w:pPr>
            <w:r w:rsidRPr="00983917">
              <w:rPr>
                <w:b w:val="0"/>
                <w:bCs w:val="0"/>
                <w:sz w:val="20"/>
                <w:szCs w:val="20"/>
              </w:rPr>
              <w:t>Test is conducted only at nominal voltage and room temperature (RT)</w:t>
            </w:r>
            <w:r>
              <w:rPr>
                <w:b w:val="0"/>
                <w:bCs w:val="0"/>
                <w:sz w:val="20"/>
                <w:szCs w:val="20"/>
              </w:rPr>
              <w:t>.</w:t>
            </w:r>
          </w:p>
        </w:tc>
      </w:tr>
      <w:tr w:rsidR="000D669B" w:rsidRPr="00FC0912" w14:paraId="2D5780ED" w14:textId="77777777" w:rsidTr="005602EB">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accent3" w:themeFillShade="BF"/>
          </w:tcPr>
          <w:p w14:paraId="76E43F26" w14:textId="77777777" w:rsidR="000D669B" w:rsidRPr="00FC0912" w:rsidRDefault="000D669B" w:rsidP="005602EB">
            <w:pPr>
              <w:spacing w:before="20" w:after="20"/>
              <w:jc w:val="left"/>
              <w:rPr>
                <w:rFonts w:cstheme="minorHAnsi"/>
                <w:b w:val="0"/>
                <w:bCs w:val="0"/>
                <w:sz w:val="20"/>
                <w:szCs w:val="20"/>
              </w:rPr>
            </w:pPr>
            <w:r w:rsidRPr="00FC0912">
              <w:rPr>
                <w:rFonts w:cstheme="minorHAnsi"/>
                <w:b w:val="0"/>
                <w:bCs w:val="0"/>
                <w:color w:val="FFFFFF" w:themeColor="background1"/>
                <w:sz w:val="20"/>
                <w:szCs w:val="20"/>
              </w:rPr>
              <w:t>Test Procedure</w:t>
            </w:r>
          </w:p>
        </w:tc>
      </w:tr>
      <w:tr w:rsidR="000D669B" w:rsidRPr="00983917" w14:paraId="2DCD2C4D" w14:textId="77777777" w:rsidTr="00464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C5C2C2" w:themeFill="accent3" w:themeFillTint="66"/>
          </w:tcPr>
          <w:p w14:paraId="10F9E223" w14:textId="77777777" w:rsidR="000D669B" w:rsidRPr="00FC0912" w:rsidRDefault="000D669B" w:rsidP="005602EB">
            <w:pPr>
              <w:spacing w:before="20" w:after="20"/>
              <w:jc w:val="left"/>
              <w:rPr>
                <w:rFonts w:cstheme="minorHAnsi"/>
                <w:b w:val="0"/>
                <w:bCs w:val="0"/>
                <w:sz w:val="20"/>
                <w:szCs w:val="20"/>
              </w:rPr>
            </w:pPr>
            <w:r w:rsidRPr="00FC0912">
              <w:rPr>
                <w:rFonts w:cstheme="minorHAnsi"/>
                <w:b w:val="0"/>
                <w:bCs w:val="0"/>
                <w:sz w:val="20"/>
                <w:szCs w:val="20"/>
              </w:rPr>
              <w:t>Step</w:t>
            </w:r>
          </w:p>
        </w:tc>
        <w:tc>
          <w:tcPr>
            <w:tcW w:w="4295" w:type="dxa"/>
            <w:gridSpan w:val="2"/>
            <w:shd w:val="clear" w:color="auto" w:fill="C5C2C2" w:themeFill="accent3" w:themeFillTint="66"/>
          </w:tcPr>
          <w:p w14:paraId="5D650A9E" w14:textId="77777777" w:rsidR="000D669B" w:rsidRPr="00FC0912" w:rsidRDefault="000D669B"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Action</w:t>
            </w:r>
          </w:p>
        </w:tc>
        <w:tc>
          <w:tcPr>
            <w:tcW w:w="2895" w:type="dxa"/>
            <w:gridSpan w:val="3"/>
            <w:shd w:val="clear" w:color="auto" w:fill="C5C2C2" w:themeFill="accent3" w:themeFillTint="66"/>
          </w:tcPr>
          <w:p w14:paraId="08552831" w14:textId="77777777" w:rsidR="000D669B" w:rsidRPr="00FC0912" w:rsidRDefault="000D669B"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Register parameter</w:t>
            </w:r>
          </w:p>
        </w:tc>
        <w:tc>
          <w:tcPr>
            <w:tcW w:w="1282" w:type="dxa"/>
            <w:shd w:val="clear" w:color="auto" w:fill="C5C2C2" w:themeFill="accent3" w:themeFillTint="66"/>
          </w:tcPr>
          <w:p w14:paraId="45F39CA4" w14:textId="77777777" w:rsidR="000D669B" w:rsidRPr="00FC0912" w:rsidRDefault="000D669B"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Value</w:t>
            </w:r>
          </w:p>
        </w:tc>
      </w:tr>
      <w:tr w:rsidR="000D669B" w:rsidRPr="00983917" w14:paraId="194AED7D" w14:textId="77777777" w:rsidTr="004641AF">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33294EF4" w14:textId="77777777" w:rsidR="000D669B" w:rsidRPr="00983917" w:rsidRDefault="000D669B" w:rsidP="008C1588">
            <w:pPr>
              <w:pStyle w:val="ListParagraph"/>
              <w:numPr>
                <w:ilvl w:val="0"/>
                <w:numId w:val="29"/>
              </w:numPr>
              <w:spacing w:before="20" w:after="20"/>
              <w:jc w:val="left"/>
              <w:rPr>
                <w:rFonts w:cstheme="minorHAnsi"/>
                <w:b w:val="0"/>
                <w:bCs w:val="0"/>
                <w:sz w:val="20"/>
                <w:szCs w:val="20"/>
              </w:rPr>
            </w:pPr>
          </w:p>
        </w:tc>
        <w:tc>
          <w:tcPr>
            <w:tcW w:w="4295" w:type="dxa"/>
            <w:gridSpan w:val="2"/>
            <w:shd w:val="clear" w:color="auto" w:fill="FFFFFF" w:themeFill="background1"/>
          </w:tcPr>
          <w:p w14:paraId="52C6BD55" w14:textId="77777777" w:rsidR="000D669B" w:rsidRPr="00FC0912" w:rsidRDefault="000D669B"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83917">
              <w:rPr>
                <w:rFonts w:cstheme="minorHAnsi"/>
                <w:sz w:val="20"/>
                <w:szCs w:val="20"/>
              </w:rPr>
              <w:t>Start from park state.</w:t>
            </w:r>
          </w:p>
        </w:tc>
        <w:tc>
          <w:tcPr>
            <w:tcW w:w="2895" w:type="dxa"/>
            <w:gridSpan w:val="3"/>
            <w:shd w:val="clear" w:color="auto" w:fill="FFFFFF" w:themeFill="background1"/>
          </w:tcPr>
          <w:p w14:paraId="2D5A45CA" w14:textId="77777777" w:rsidR="000D669B" w:rsidRPr="00FC0912" w:rsidRDefault="000D669B"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82" w:type="dxa"/>
            <w:shd w:val="clear" w:color="auto" w:fill="FFFFFF" w:themeFill="background1"/>
          </w:tcPr>
          <w:p w14:paraId="7B341D09" w14:textId="77777777" w:rsidR="000D669B" w:rsidRPr="00FC0912" w:rsidRDefault="000D669B"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0D669B" w:rsidRPr="00983917" w14:paraId="0D389503" w14:textId="77777777" w:rsidTr="00464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6A859AC4" w14:textId="77777777" w:rsidR="000D669B" w:rsidRPr="00983917" w:rsidRDefault="000D669B" w:rsidP="008C1588">
            <w:pPr>
              <w:pStyle w:val="ListParagraph"/>
              <w:numPr>
                <w:ilvl w:val="0"/>
                <w:numId w:val="29"/>
              </w:numPr>
              <w:spacing w:before="20" w:after="20"/>
              <w:jc w:val="left"/>
              <w:rPr>
                <w:rFonts w:cstheme="minorHAnsi"/>
                <w:b w:val="0"/>
                <w:bCs w:val="0"/>
                <w:sz w:val="20"/>
                <w:szCs w:val="20"/>
              </w:rPr>
            </w:pPr>
          </w:p>
        </w:tc>
        <w:tc>
          <w:tcPr>
            <w:tcW w:w="4295" w:type="dxa"/>
            <w:gridSpan w:val="2"/>
            <w:shd w:val="clear" w:color="auto" w:fill="FFFFFF" w:themeFill="background1"/>
          </w:tcPr>
          <w:p w14:paraId="228F408C" w14:textId="77777777" w:rsidR="000D669B" w:rsidRPr="00FC0912" w:rsidRDefault="000D669B"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83917">
              <w:rPr>
                <w:rFonts w:cstheme="minorHAnsi"/>
                <w:sz w:val="20"/>
                <w:szCs w:val="20"/>
              </w:rPr>
              <w:t>Configure the PSU to the V</w:t>
            </w:r>
            <w:r w:rsidRPr="00983917">
              <w:rPr>
                <w:rFonts w:cstheme="minorHAnsi"/>
                <w:sz w:val="20"/>
                <w:szCs w:val="20"/>
                <w:vertAlign w:val="subscript"/>
              </w:rPr>
              <w:t>nom.</w:t>
            </w:r>
            <w:r w:rsidRPr="00983917">
              <w:rPr>
                <w:rFonts w:cstheme="minorHAnsi"/>
                <w:sz w:val="20"/>
                <w:szCs w:val="20"/>
              </w:rPr>
              <w:t xml:space="preserve"> voltage.</w:t>
            </w:r>
          </w:p>
        </w:tc>
        <w:tc>
          <w:tcPr>
            <w:tcW w:w="2895" w:type="dxa"/>
            <w:gridSpan w:val="3"/>
            <w:shd w:val="clear" w:color="auto" w:fill="FFFFFF" w:themeFill="background1"/>
          </w:tcPr>
          <w:p w14:paraId="6CAC118D" w14:textId="77777777" w:rsidR="000D669B" w:rsidRPr="00FC0912" w:rsidRDefault="000D669B"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82" w:type="dxa"/>
            <w:shd w:val="clear" w:color="auto" w:fill="FFFFFF" w:themeFill="background1"/>
          </w:tcPr>
          <w:p w14:paraId="202A2E22" w14:textId="77777777" w:rsidR="000D669B" w:rsidRPr="00FC0912" w:rsidRDefault="000D669B"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0D669B" w:rsidRPr="00983917" w14:paraId="125EBE66" w14:textId="77777777" w:rsidTr="004641AF">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4EB95294" w14:textId="77777777" w:rsidR="000D669B" w:rsidRPr="00903ACE" w:rsidRDefault="000D669B" w:rsidP="008C1588">
            <w:pPr>
              <w:pStyle w:val="ListParagraph"/>
              <w:numPr>
                <w:ilvl w:val="0"/>
                <w:numId w:val="29"/>
              </w:numPr>
              <w:spacing w:before="20" w:after="20"/>
              <w:jc w:val="left"/>
              <w:rPr>
                <w:rFonts w:cstheme="minorHAnsi"/>
                <w:b w:val="0"/>
                <w:bCs w:val="0"/>
                <w:sz w:val="20"/>
                <w:szCs w:val="20"/>
              </w:rPr>
            </w:pPr>
          </w:p>
        </w:tc>
        <w:tc>
          <w:tcPr>
            <w:tcW w:w="4295" w:type="dxa"/>
            <w:gridSpan w:val="2"/>
            <w:shd w:val="clear" w:color="auto" w:fill="FFFFFF" w:themeFill="background1"/>
          </w:tcPr>
          <w:p w14:paraId="36A1E456" w14:textId="2B9F823D" w:rsidR="000D669B" w:rsidRPr="00FC0912" w:rsidRDefault="000D669B"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83917">
              <w:rPr>
                <w:rFonts w:cstheme="minorHAnsi"/>
                <w:sz w:val="20"/>
                <w:szCs w:val="20"/>
              </w:rPr>
              <w:t>Set up the imager to work in FHD10 mode (</w:t>
            </w:r>
            <w:r w:rsidRPr="00983917">
              <w:rPr>
                <w:sz w:val="20"/>
                <w:szCs w:val="20"/>
              </w:rPr>
              <w:fldChar w:fldCharType="begin"/>
            </w:r>
            <w:r w:rsidRPr="00983917">
              <w:rPr>
                <w:sz w:val="20"/>
                <w:szCs w:val="20"/>
              </w:rPr>
              <w:instrText xml:space="preserve"> REF _Ref210893375 \h  \* MERGEFORMAT </w:instrText>
            </w:r>
            <w:r w:rsidRPr="00983917">
              <w:rPr>
                <w:sz w:val="20"/>
                <w:szCs w:val="20"/>
              </w:rPr>
            </w:r>
            <w:r w:rsidRPr="00983917">
              <w:rPr>
                <w:sz w:val="20"/>
                <w:szCs w:val="20"/>
              </w:rPr>
              <w:fldChar w:fldCharType="separate"/>
            </w:r>
            <w:r w:rsidR="0014032D" w:rsidRPr="0014032D">
              <w:rPr>
                <w:sz w:val="20"/>
                <w:szCs w:val="20"/>
              </w:rPr>
              <w:t>Table 2</w:t>
            </w:r>
            <w:r w:rsidRPr="00983917">
              <w:rPr>
                <w:sz w:val="20"/>
                <w:szCs w:val="20"/>
              </w:rPr>
              <w:fldChar w:fldCharType="end"/>
            </w:r>
            <w:r w:rsidRPr="00983917">
              <w:rPr>
                <w:sz w:val="20"/>
                <w:szCs w:val="20"/>
              </w:rPr>
              <w:t>).</w:t>
            </w:r>
          </w:p>
        </w:tc>
        <w:tc>
          <w:tcPr>
            <w:tcW w:w="2895" w:type="dxa"/>
            <w:gridSpan w:val="3"/>
            <w:shd w:val="clear" w:color="auto" w:fill="FFFFFF" w:themeFill="background1"/>
          </w:tcPr>
          <w:p w14:paraId="7BC198A5" w14:textId="77777777" w:rsidR="000D669B" w:rsidRPr="00FC0912" w:rsidRDefault="000D669B"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82" w:type="dxa"/>
            <w:shd w:val="clear" w:color="auto" w:fill="FFFFFF" w:themeFill="background1"/>
          </w:tcPr>
          <w:p w14:paraId="4D09F73D" w14:textId="77777777" w:rsidR="000D669B" w:rsidRPr="00FC0912" w:rsidRDefault="000D669B"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7968FD" w:rsidRPr="00983917" w14:paraId="0B9A3541" w14:textId="77777777" w:rsidTr="00685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F1D3EB"/>
          </w:tcPr>
          <w:p w14:paraId="5BAC1997" w14:textId="77777777" w:rsidR="007968FD" w:rsidRPr="00903ACE" w:rsidRDefault="007968FD" w:rsidP="008C1588">
            <w:pPr>
              <w:pStyle w:val="ListParagraph"/>
              <w:numPr>
                <w:ilvl w:val="0"/>
                <w:numId w:val="29"/>
              </w:numPr>
              <w:spacing w:before="20" w:after="20"/>
              <w:jc w:val="left"/>
              <w:rPr>
                <w:rFonts w:cstheme="minorHAnsi"/>
                <w:b w:val="0"/>
                <w:bCs w:val="0"/>
                <w:sz w:val="20"/>
                <w:szCs w:val="20"/>
              </w:rPr>
            </w:pPr>
          </w:p>
        </w:tc>
        <w:tc>
          <w:tcPr>
            <w:tcW w:w="4295" w:type="dxa"/>
            <w:gridSpan w:val="2"/>
            <w:shd w:val="clear" w:color="auto" w:fill="auto"/>
          </w:tcPr>
          <w:p w14:paraId="745EAB7D" w14:textId="51D13C63" w:rsidR="007968FD" w:rsidRDefault="00A26D04" w:rsidP="009F451D">
            <w:pPr>
              <w:tabs>
                <w:tab w:val="left" w:pos="990"/>
              </w:tabs>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Set acquisition command to MULTIFRAME mode.</w:t>
            </w:r>
          </w:p>
        </w:tc>
        <w:tc>
          <w:tcPr>
            <w:tcW w:w="2895" w:type="dxa"/>
            <w:gridSpan w:val="3"/>
            <w:shd w:val="clear" w:color="auto" w:fill="auto"/>
          </w:tcPr>
          <w:p w14:paraId="1C58C0EC" w14:textId="77777777" w:rsidR="007968FD" w:rsidRDefault="007968FD" w:rsidP="005602EB">
            <w:pPr>
              <w:spacing w:before="20" w:after="20"/>
              <w:jc w:val="left"/>
              <w:cnfStyle w:val="000000100000" w:firstRow="0" w:lastRow="0" w:firstColumn="0" w:lastColumn="0" w:oddVBand="0" w:evenVBand="0" w:oddHBand="1" w:evenHBand="0" w:firstRowFirstColumn="0" w:firstRowLastColumn="0" w:lastRowFirstColumn="0" w:lastRowLastColumn="0"/>
            </w:pPr>
            <w:r>
              <w:t>(IMG)</w:t>
            </w:r>
          </w:p>
          <w:p w14:paraId="6EE5E15A" w14:textId="133C32CC" w:rsidR="007968FD" w:rsidRDefault="007968FD" w:rsidP="005602EB">
            <w:pPr>
              <w:spacing w:before="20" w:after="20"/>
              <w:jc w:val="left"/>
              <w:cnfStyle w:val="000000100000" w:firstRow="0" w:lastRow="0" w:firstColumn="0" w:lastColumn="0" w:oddVBand="0" w:evenVBand="0" w:oddHBand="1" w:evenHBand="0" w:firstRowFirstColumn="0" w:firstRowLastColumn="0" w:lastRowFirstColumn="0" w:lastRowLastColumn="0"/>
            </w:pPr>
            <w:r w:rsidRPr="007968FD">
              <w:rPr>
                <w:sz w:val="14"/>
                <w:szCs w:val="8"/>
              </w:rPr>
              <w:t>AcquisitionCommand_Value</w:t>
            </w:r>
          </w:p>
        </w:tc>
        <w:tc>
          <w:tcPr>
            <w:tcW w:w="1282" w:type="dxa"/>
            <w:shd w:val="clear" w:color="auto" w:fill="auto"/>
          </w:tcPr>
          <w:p w14:paraId="04033F26" w14:textId="7F1A08D9" w:rsidR="007968FD" w:rsidRDefault="00A26D04"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9</w:t>
            </w:r>
          </w:p>
        </w:tc>
      </w:tr>
      <w:tr w:rsidR="004641AF" w:rsidRPr="00983917" w14:paraId="09AC0B46" w14:textId="77777777" w:rsidTr="00685DEA">
        <w:tc>
          <w:tcPr>
            <w:cnfStyle w:val="001000000000" w:firstRow="0" w:lastRow="0" w:firstColumn="1" w:lastColumn="0" w:oddVBand="0" w:evenVBand="0" w:oddHBand="0" w:evenHBand="0" w:firstRowFirstColumn="0" w:firstRowLastColumn="0" w:lastRowFirstColumn="0" w:lastRowLastColumn="0"/>
            <w:tcW w:w="1157" w:type="dxa"/>
            <w:shd w:val="clear" w:color="auto" w:fill="F1D3EB"/>
          </w:tcPr>
          <w:p w14:paraId="57BAFD5C" w14:textId="77777777" w:rsidR="000D669B" w:rsidRPr="00903ACE" w:rsidRDefault="000D669B" w:rsidP="008C1588">
            <w:pPr>
              <w:pStyle w:val="ListParagraph"/>
              <w:numPr>
                <w:ilvl w:val="0"/>
                <w:numId w:val="29"/>
              </w:numPr>
              <w:spacing w:before="20" w:after="20"/>
              <w:jc w:val="left"/>
              <w:rPr>
                <w:rFonts w:cstheme="minorHAnsi"/>
                <w:b w:val="0"/>
                <w:bCs w:val="0"/>
                <w:sz w:val="20"/>
                <w:szCs w:val="20"/>
              </w:rPr>
            </w:pPr>
          </w:p>
        </w:tc>
        <w:tc>
          <w:tcPr>
            <w:tcW w:w="4295" w:type="dxa"/>
            <w:gridSpan w:val="2"/>
          </w:tcPr>
          <w:p w14:paraId="3B969601" w14:textId="32F954AF" w:rsidR="000D669B" w:rsidRPr="00983917" w:rsidRDefault="009F451D" w:rsidP="009F451D">
            <w:pPr>
              <w:tabs>
                <w:tab w:val="left" w:pos="990"/>
              </w:tabs>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Configure the</w:t>
            </w:r>
            <w:r w:rsidR="00C03310">
              <w:rPr>
                <w:rFonts w:cstheme="minorHAnsi"/>
                <w:sz w:val="20"/>
                <w:szCs w:val="20"/>
              </w:rPr>
              <w:t xml:space="preserve"> CXP trigger source to software control</w:t>
            </w:r>
            <w:r w:rsidR="002034CB">
              <w:rPr>
                <w:rFonts w:cstheme="minorHAnsi"/>
                <w:sz w:val="20"/>
                <w:szCs w:val="20"/>
              </w:rPr>
              <w:t>.</w:t>
            </w:r>
          </w:p>
        </w:tc>
        <w:tc>
          <w:tcPr>
            <w:tcW w:w="2895" w:type="dxa"/>
            <w:gridSpan w:val="3"/>
          </w:tcPr>
          <w:p w14:paraId="3380470F" w14:textId="30AF2B76" w:rsidR="003F08A0" w:rsidRDefault="003F08A0" w:rsidP="005602EB">
            <w:pPr>
              <w:spacing w:before="20" w:after="20"/>
              <w:jc w:val="left"/>
              <w:cnfStyle w:val="000000000000" w:firstRow="0" w:lastRow="0" w:firstColumn="0" w:lastColumn="0" w:oddVBand="0" w:evenVBand="0" w:oddHBand="0" w:evenHBand="0" w:firstRowFirstColumn="0" w:firstRowLastColumn="0" w:lastRowFirstColumn="0" w:lastRowLastColumn="0"/>
            </w:pPr>
            <w:r>
              <w:t>(PROX)</w:t>
            </w:r>
          </w:p>
          <w:p w14:paraId="1B056734" w14:textId="57F029CB" w:rsidR="000D669B" w:rsidRPr="00FC0912" w:rsidRDefault="00D70141"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646DC">
              <w:t>TriggerSource_Value</w:t>
            </w:r>
          </w:p>
        </w:tc>
        <w:tc>
          <w:tcPr>
            <w:tcW w:w="1282" w:type="dxa"/>
          </w:tcPr>
          <w:p w14:paraId="3954EA44" w14:textId="5ECD663B" w:rsidR="000D669B" w:rsidRPr="00FC0912" w:rsidRDefault="00D70141"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64</w:t>
            </w:r>
          </w:p>
        </w:tc>
      </w:tr>
      <w:tr w:rsidR="00093EAC" w:rsidRPr="00983917" w14:paraId="77369FB5" w14:textId="77777777" w:rsidTr="00685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F1D3EB"/>
          </w:tcPr>
          <w:p w14:paraId="78A7C8F3" w14:textId="77777777" w:rsidR="00093EAC" w:rsidRPr="00903ACE" w:rsidRDefault="00093EAC" w:rsidP="00093EAC">
            <w:pPr>
              <w:pStyle w:val="ListParagraph"/>
              <w:numPr>
                <w:ilvl w:val="0"/>
                <w:numId w:val="29"/>
              </w:numPr>
              <w:spacing w:before="20" w:after="20"/>
              <w:jc w:val="left"/>
              <w:rPr>
                <w:rFonts w:cstheme="minorHAnsi"/>
                <w:b w:val="0"/>
                <w:bCs w:val="0"/>
                <w:sz w:val="20"/>
                <w:szCs w:val="20"/>
              </w:rPr>
            </w:pPr>
          </w:p>
        </w:tc>
        <w:tc>
          <w:tcPr>
            <w:tcW w:w="4295" w:type="dxa"/>
            <w:gridSpan w:val="2"/>
            <w:shd w:val="clear" w:color="auto" w:fill="auto"/>
          </w:tcPr>
          <w:p w14:paraId="57D51960" w14:textId="09F06E51" w:rsidR="00093EAC" w:rsidRDefault="00093EAC" w:rsidP="00093EAC">
            <w:pPr>
              <w:tabs>
                <w:tab w:val="left" w:pos="990"/>
              </w:tabs>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Configure the IMG trigger source to hardware control.</w:t>
            </w:r>
          </w:p>
        </w:tc>
        <w:tc>
          <w:tcPr>
            <w:tcW w:w="2895" w:type="dxa"/>
            <w:gridSpan w:val="3"/>
            <w:shd w:val="clear" w:color="auto" w:fill="auto"/>
          </w:tcPr>
          <w:p w14:paraId="1926DBA4" w14:textId="11450CDF" w:rsidR="00093EAC"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pPr>
            <w:r>
              <w:t>(</w:t>
            </w:r>
            <w:r w:rsidR="00D73C9F">
              <w:t>IMG</w:t>
            </w:r>
            <w:r>
              <w:t>)</w:t>
            </w:r>
          </w:p>
          <w:p w14:paraId="253B4A13" w14:textId="02C4EBDD" w:rsidR="00093EAC"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pPr>
            <w:r w:rsidRPr="00B646DC">
              <w:t>TriggerSource_Value</w:t>
            </w:r>
          </w:p>
        </w:tc>
        <w:tc>
          <w:tcPr>
            <w:tcW w:w="1282" w:type="dxa"/>
            <w:shd w:val="clear" w:color="auto" w:fill="auto"/>
          </w:tcPr>
          <w:p w14:paraId="6E957857" w14:textId="2A4CCB00" w:rsidR="00093EAC" w:rsidRDefault="00D73C9F" w:rsidP="00093EAC">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120</w:t>
            </w:r>
          </w:p>
        </w:tc>
      </w:tr>
      <w:tr w:rsidR="00093EAC" w:rsidRPr="00983917" w14:paraId="2D893448" w14:textId="77777777" w:rsidTr="00685DEA">
        <w:tc>
          <w:tcPr>
            <w:cnfStyle w:val="001000000000" w:firstRow="0" w:lastRow="0" w:firstColumn="1" w:lastColumn="0" w:oddVBand="0" w:evenVBand="0" w:oddHBand="0" w:evenHBand="0" w:firstRowFirstColumn="0" w:firstRowLastColumn="0" w:lastRowFirstColumn="0" w:lastRowLastColumn="0"/>
            <w:tcW w:w="1157" w:type="dxa"/>
            <w:shd w:val="clear" w:color="auto" w:fill="F1D3EB"/>
          </w:tcPr>
          <w:p w14:paraId="2839245E" w14:textId="77777777" w:rsidR="00093EAC" w:rsidRPr="00903ACE" w:rsidRDefault="00093EAC" w:rsidP="00093EAC">
            <w:pPr>
              <w:pStyle w:val="ListParagraph"/>
              <w:numPr>
                <w:ilvl w:val="0"/>
                <w:numId w:val="29"/>
              </w:numPr>
              <w:spacing w:before="20" w:after="20"/>
              <w:jc w:val="left"/>
              <w:rPr>
                <w:rFonts w:cstheme="minorHAnsi"/>
                <w:b w:val="0"/>
                <w:bCs w:val="0"/>
                <w:sz w:val="20"/>
                <w:szCs w:val="20"/>
              </w:rPr>
            </w:pPr>
          </w:p>
        </w:tc>
        <w:tc>
          <w:tcPr>
            <w:tcW w:w="4295" w:type="dxa"/>
            <w:gridSpan w:val="2"/>
          </w:tcPr>
          <w:p w14:paraId="3334FCDF" w14:textId="65D089F4" w:rsidR="00093EAC" w:rsidRPr="00983917" w:rsidRDefault="00093EAC" w:rsidP="00093EAC">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Enable TPG</w:t>
            </w:r>
          </w:p>
        </w:tc>
        <w:tc>
          <w:tcPr>
            <w:tcW w:w="2895" w:type="dxa"/>
            <w:gridSpan w:val="3"/>
          </w:tcPr>
          <w:p w14:paraId="5969AE93" w14:textId="7978E8CE" w:rsidR="00093EAC" w:rsidRDefault="00093EAC" w:rsidP="00093EAC">
            <w:pPr>
              <w:spacing w:before="20" w:after="20"/>
              <w:jc w:val="left"/>
              <w:cnfStyle w:val="000000000000" w:firstRow="0" w:lastRow="0" w:firstColumn="0" w:lastColumn="0" w:oddVBand="0" w:evenVBand="0" w:oddHBand="0" w:evenHBand="0" w:firstRowFirstColumn="0" w:firstRowLastColumn="0" w:lastRowFirstColumn="0" w:lastRowLastColumn="0"/>
              <w:rPr>
                <w:lang w:eastAsia="nl-BE"/>
              </w:rPr>
            </w:pPr>
            <w:r>
              <w:rPr>
                <w:lang w:eastAsia="nl-BE"/>
              </w:rPr>
              <w:t>(IMG)</w:t>
            </w:r>
          </w:p>
          <w:p w14:paraId="12D5BEDF" w14:textId="579710BB" w:rsidR="00093EAC" w:rsidRPr="00983917" w:rsidRDefault="00093EAC" w:rsidP="00093EAC">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D2F5D">
              <w:rPr>
                <w:lang w:eastAsia="nl-BE"/>
              </w:rPr>
              <w:t>TestPattern_Value</w:t>
            </w:r>
          </w:p>
        </w:tc>
        <w:tc>
          <w:tcPr>
            <w:tcW w:w="1282" w:type="dxa"/>
          </w:tcPr>
          <w:p w14:paraId="2D082BE8" w14:textId="7335CAB3" w:rsidR="00093EAC" w:rsidRPr="00983917" w:rsidRDefault="00093EAC" w:rsidP="00093EAC">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w:t>
            </w:r>
          </w:p>
        </w:tc>
      </w:tr>
      <w:tr w:rsidR="00504A6E" w:rsidRPr="00983917" w14:paraId="596D9E0C" w14:textId="77777777" w:rsidTr="00685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F1D3EB"/>
          </w:tcPr>
          <w:p w14:paraId="03A76F33" w14:textId="77777777" w:rsidR="00093EAC" w:rsidRPr="00903ACE" w:rsidRDefault="00093EAC" w:rsidP="00093EAC">
            <w:pPr>
              <w:pStyle w:val="ListParagraph"/>
              <w:numPr>
                <w:ilvl w:val="0"/>
                <w:numId w:val="29"/>
              </w:numPr>
              <w:spacing w:before="20" w:after="20"/>
              <w:jc w:val="left"/>
              <w:rPr>
                <w:rFonts w:cstheme="minorHAnsi"/>
                <w:b w:val="0"/>
                <w:bCs w:val="0"/>
                <w:sz w:val="20"/>
                <w:szCs w:val="20"/>
              </w:rPr>
            </w:pPr>
          </w:p>
        </w:tc>
        <w:tc>
          <w:tcPr>
            <w:tcW w:w="4295" w:type="dxa"/>
            <w:gridSpan w:val="2"/>
            <w:shd w:val="clear" w:color="auto" w:fill="auto"/>
          </w:tcPr>
          <w:p w14:paraId="49619E1D" w14:textId="1ECB7401" w:rsidR="00093EAC" w:rsidRPr="00983917"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Set acquisition frame count to single frame capture.</w:t>
            </w:r>
          </w:p>
        </w:tc>
        <w:tc>
          <w:tcPr>
            <w:tcW w:w="2895" w:type="dxa"/>
            <w:gridSpan w:val="3"/>
            <w:shd w:val="clear" w:color="auto" w:fill="auto"/>
          </w:tcPr>
          <w:p w14:paraId="22D7A197" w14:textId="76C08C83" w:rsidR="00093EAC" w:rsidRPr="00AC712D"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rPr>
                <w:lang w:eastAsia="nl-BE"/>
              </w:rPr>
            </w:pPr>
            <w:r>
              <w:rPr>
                <w:lang w:eastAsia="nl-BE"/>
              </w:rPr>
              <w:t>(IMG)</w:t>
            </w:r>
          </w:p>
          <w:p w14:paraId="12336878" w14:textId="374D52EF" w:rsidR="00093EAC" w:rsidRPr="00983917"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F50F7">
              <w:rPr>
                <w:rFonts w:cstheme="minorHAnsi"/>
                <w:sz w:val="14"/>
                <w:szCs w:val="14"/>
              </w:rPr>
              <w:t>TriggerAdditionalParameter_Value</w:t>
            </w:r>
          </w:p>
        </w:tc>
        <w:tc>
          <w:tcPr>
            <w:tcW w:w="1282" w:type="dxa"/>
            <w:shd w:val="clear" w:color="auto" w:fill="auto"/>
          </w:tcPr>
          <w:p w14:paraId="593B77BE" w14:textId="2BA110C6" w:rsidR="00093EAC" w:rsidRPr="00983917"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w:t>
            </w:r>
          </w:p>
        </w:tc>
      </w:tr>
      <w:tr w:rsidR="00504A6E" w:rsidRPr="00983917" w14:paraId="3B750A65" w14:textId="77777777" w:rsidTr="00685DEA">
        <w:tc>
          <w:tcPr>
            <w:cnfStyle w:val="001000000000" w:firstRow="0" w:lastRow="0" w:firstColumn="1" w:lastColumn="0" w:oddVBand="0" w:evenVBand="0" w:oddHBand="0" w:evenHBand="0" w:firstRowFirstColumn="0" w:firstRowLastColumn="0" w:lastRowFirstColumn="0" w:lastRowLastColumn="0"/>
            <w:tcW w:w="1157" w:type="dxa"/>
            <w:shd w:val="clear" w:color="auto" w:fill="F1D3EB"/>
          </w:tcPr>
          <w:p w14:paraId="5D550D05" w14:textId="77777777" w:rsidR="00093EAC" w:rsidRPr="00983917" w:rsidRDefault="00093EAC" w:rsidP="00093EAC">
            <w:pPr>
              <w:pStyle w:val="ListParagraph"/>
              <w:numPr>
                <w:ilvl w:val="0"/>
                <w:numId w:val="29"/>
              </w:numPr>
              <w:spacing w:before="20" w:after="20"/>
              <w:jc w:val="left"/>
              <w:rPr>
                <w:rFonts w:cstheme="minorHAnsi"/>
                <w:b w:val="0"/>
                <w:bCs w:val="0"/>
                <w:sz w:val="20"/>
                <w:szCs w:val="20"/>
              </w:rPr>
            </w:pPr>
          </w:p>
        </w:tc>
        <w:tc>
          <w:tcPr>
            <w:tcW w:w="4295" w:type="dxa"/>
            <w:gridSpan w:val="2"/>
          </w:tcPr>
          <w:p w14:paraId="22E170C7" w14:textId="53942729" w:rsidR="00093EAC" w:rsidRDefault="00093EAC" w:rsidP="00093EAC">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Set mode to hold until external (in this case a hardware) trigger is given.</w:t>
            </w:r>
          </w:p>
        </w:tc>
        <w:tc>
          <w:tcPr>
            <w:tcW w:w="2895" w:type="dxa"/>
            <w:gridSpan w:val="3"/>
          </w:tcPr>
          <w:p w14:paraId="14A73D0E" w14:textId="510533CE" w:rsidR="00093EAC" w:rsidRDefault="00093EAC" w:rsidP="00093EAC">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(IMG)</w:t>
            </w:r>
          </w:p>
          <w:p w14:paraId="3DB054B7" w14:textId="5445CBC6" w:rsidR="00093EAC" w:rsidRDefault="00093EAC" w:rsidP="00093EAC">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EA216D">
              <w:rPr>
                <w:rFonts w:cstheme="minorHAnsi"/>
                <w:sz w:val="20"/>
                <w:szCs w:val="20"/>
              </w:rPr>
              <w:t>TriggerMode_Value</w:t>
            </w:r>
          </w:p>
        </w:tc>
        <w:tc>
          <w:tcPr>
            <w:tcW w:w="1282" w:type="dxa"/>
          </w:tcPr>
          <w:p w14:paraId="30AEC2D4" w14:textId="4DD089DD" w:rsidR="00093EAC" w:rsidRPr="00983917" w:rsidRDefault="00093EAC" w:rsidP="00093EAC">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1</w:t>
            </w:r>
          </w:p>
        </w:tc>
      </w:tr>
      <w:tr w:rsidR="00093EAC" w:rsidRPr="00983917" w14:paraId="51C65ACF" w14:textId="77777777" w:rsidTr="00685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F1D3EB"/>
          </w:tcPr>
          <w:p w14:paraId="141C9431" w14:textId="77777777" w:rsidR="00093EAC" w:rsidRPr="00983917" w:rsidRDefault="00093EAC" w:rsidP="00093EAC">
            <w:pPr>
              <w:pStyle w:val="ListParagraph"/>
              <w:numPr>
                <w:ilvl w:val="0"/>
                <w:numId w:val="29"/>
              </w:numPr>
              <w:spacing w:before="20" w:after="20"/>
              <w:jc w:val="left"/>
              <w:rPr>
                <w:rFonts w:cstheme="minorHAnsi"/>
                <w:b w:val="0"/>
                <w:bCs w:val="0"/>
                <w:sz w:val="20"/>
                <w:szCs w:val="20"/>
              </w:rPr>
            </w:pPr>
          </w:p>
        </w:tc>
        <w:tc>
          <w:tcPr>
            <w:tcW w:w="4295" w:type="dxa"/>
            <w:gridSpan w:val="2"/>
            <w:shd w:val="clear" w:color="auto" w:fill="auto"/>
          </w:tcPr>
          <w:p w14:paraId="276DEAED" w14:textId="79A66428" w:rsidR="00093EAC" w:rsidRPr="00FC0912"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Enable a hardware toggle on the CXP IC by writing a register.</w:t>
            </w:r>
          </w:p>
        </w:tc>
        <w:tc>
          <w:tcPr>
            <w:tcW w:w="2895" w:type="dxa"/>
            <w:gridSpan w:val="3"/>
            <w:shd w:val="clear" w:color="auto" w:fill="auto"/>
          </w:tcPr>
          <w:p w14:paraId="5EBAE65B" w14:textId="269DE2DE" w:rsidR="00093EAC"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rPr>
                <w:lang w:eastAsia="nl-BE"/>
              </w:rPr>
            </w:pPr>
            <w:r>
              <w:rPr>
                <w:lang w:eastAsia="nl-BE"/>
              </w:rPr>
              <w:t>(CXP)</w:t>
            </w:r>
          </w:p>
          <w:p w14:paraId="3EDA58BE" w14:textId="1CE02A13" w:rsidR="00093EAC" w:rsidRPr="00FC0912"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646DC">
              <w:rPr>
                <w:lang w:eastAsia="nl-BE"/>
              </w:rPr>
              <w:t>SoftwareTrigger_Value</w:t>
            </w:r>
          </w:p>
        </w:tc>
        <w:tc>
          <w:tcPr>
            <w:tcW w:w="1282" w:type="dxa"/>
            <w:shd w:val="clear" w:color="auto" w:fill="auto"/>
          </w:tcPr>
          <w:p w14:paraId="598B5846" w14:textId="1215314C" w:rsidR="00093EAC" w:rsidRPr="00FC0912"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w:t>
            </w:r>
          </w:p>
        </w:tc>
      </w:tr>
      <w:tr w:rsidR="00093EAC" w:rsidRPr="00983917" w14:paraId="2794437A" w14:textId="77777777" w:rsidTr="00685DEA">
        <w:tc>
          <w:tcPr>
            <w:cnfStyle w:val="001000000000" w:firstRow="0" w:lastRow="0" w:firstColumn="1" w:lastColumn="0" w:oddVBand="0" w:evenVBand="0" w:oddHBand="0" w:evenHBand="0" w:firstRowFirstColumn="0" w:firstRowLastColumn="0" w:lastRowFirstColumn="0" w:lastRowLastColumn="0"/>
            <w:tcW w:w="1157" w:type="dxa"/>
            <w:shd w:val="clear" w:color="auto" w:fill="F1D3EB"/>
          </w:tcPr>
          <w:p w14:paraId="419687D3" w14:textId="77777777" w:rsidR="00093EAC" w:rsidRPr="00983917" w:rsidRDefault="00093EAC" w:rsidP="00093EAC">
            <w:pPr>
              <w:pStyle w:val="ListParagraph"/>
              <w:numPr>
                <w:ilvl w:val="0"/>
                <w:numId w:val="29"/>
              </w:numPr>
              <w:spacing w:before="20" w:after="20"/>
              <w:jc w:val="left"/>
              <w:rPr>
                <w:rFonts w:cstheme="minorHAnsi"/>
                <w:b w:val="0"/>
                <w:bCs w:val="0"/>
                <w:sz w:val="20"/>
                <w:szCs w:val="20"/>
              </w:rPr>
            </w:pPr>
          </w:p>
        </w:tc>
        <w:tc>
          <w:tcPr>
            <w:tcW w:w="4295" w:type="dxa"/>
            <w:gridSpan w:val="2"/>
          </w:tcPr>
          <w:p w14:paraId="46E56E36" w14:textId="6578DB51" w:rsidR="00093EAC" w:rsidRPr="00983917" w:rsidRDefault="00093EAC" w:rsidP="00093EAC">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Capture and save the single frame.</w:t>
            </w:r>
          </w:p>
        </w:tc>
        <w:tc>
          <w:tcPr>
            <w:tcW w:w="2895" w:type="dxa"/>
            <w:gridSpan w:val="3"/>
          </w:tcPr>
          <w:p w14:paraId="6AC1EF2C" w14:textId="3681C073" w:rsidR="00093EAC" w:rsidRPr="003B5E07" w:rsidRDefault="00093EAC" w:rsidP="00093EAC">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82" w:type="dxa"/>
          </w:tcPr>
          <w:p w14:paraId="2D0157DB" w14:textId="77777777" w:rsidR="00093EAC" w:rsidRPr="00983917" w:rsidRDefault="00093EAC" w:rsidP="00093EAC">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504A6E" w:rsidRPr="00983917" w14:paraId="79A0ABDC" w14:textId="77777777" w:rsidTr="00685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C2E0F4"/>
          </w:tcPr>
          <w:p w14:paraId="7DED6DC4" w14:textId="77777777" w:rsidR="00093EAC" w:rsidRPr="00983917" w:rsidRDefault="00093EAC" w:rsidP="00093EAC">
            <w:pPr>
              <w:pStyle w:val="ListParagraph"/>
              <w:numPr>
                <w:ilvl w:val="0"/>
                <w:numId w:val="29"/>
              </w:numPr>
              <w:spacing w:before="20" w:after="20"/>
              <w:jc w:val="left"/>
              <w:rPr>
                <w:rFonts w:cstheme="minorHAnsi"/>
                <w:b w:val="0"/>
                <w:bCs w:val="0"/>
                <w:sz w:val="20"/>
                <w:szCs w:val="20"/>
              </w:rPr>
            </w:pPr>
          </w:p>
        </w:tc>
        <w:tc>
          <w:tcPr>
            <w:tcW w:w="4295" w:type="dxa"/>
            <w:gridSpan w:val="2"/>
            <w:shd w:val="clear" w:color="auto" w:fill="auto"/>
          </w:tcPr>
          <w:p w14:paraId="1898FF3A" w14:textId="0FBA5047" w:rsidR="00093EAC" w:rsidRPr="00983917"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Disable the hardware toggle on the CXP IC by writing a register.</w:t>
            </w:r>
          </w:p>
        </w:tc>
        <w:tc>
          <w:tcPr>
            <w:tcW w:w="2895" w:type="dxa"/>
            <w:gridSpan w:val="3"/>
            <w:shd w:val="clear" w:color="auto" w:fill="auto"/>
          </w:tcPr>
          <w:p w14:paraId="4D12ED6D" w14:textId="77777777" w:rsidR="00093EAC"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rPr>
                <w:lang w:eastAsia="nl-BE"/>
              </w:rPr>
            </w:pPr>
            <w:r>
              <w:rPr>
                <w:lang w:eastAsia="nl-BE"/>
              </w:rPr>
              <w:t>(CXP)</w:t>
            </w:r>
          </w:p>
          <w:p w14:paraId="408413D6" w14:textId="6A2B4A3C" w:rsidR="00093EAC"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646DC">
              <w:rPr>
                <w:lang w:eastAsia="nl-BE"/>
              </w:rPr>
              <w:t>SoftwareTrigger_Value</w:t>
            </w:r>
          </w:p>
        </w:tc>
        <w:tc>
          <w:tcPr>
            <w:tcW w:w="1282" w:type="dxa"/>
            <w:shd w:val="clear" w:color="auto" w:fill="auto"/>
          </w:tcPr>
          <w:p w14:paraId="25F9C253" w14:textId="38CA68B3" w:rsidR="00093EAC" w:rsidRPr="00983917"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0</w:t>
            </w:r>
          </w:p>
        </w:tc>
      </w:tr>
      <w:tr w:rsidR="00093EAC" w:rsidRPr="00983917" w14:paraId="04FD25B4" w14:textId="77777777" w:rsidTr="00685DEA">
        <w:tc>
          <w:tcPr>
            <w:cnfStyle w:val="001000000000" w:firstRow="0" w:lastRow="0" w:firstColumn="1" w:lastColumn="0" w:oddVBand="0" w:evenVBand="0" w:oddHBand="0" w:evenHBand="0" w:firstRowFirstColumn="0" w:firstRowLastColumn="0" w:lastRowFirstColumn="0" w:lastRowLastColumn="0"/>
            <w:tcW w:w="1157" w:type="dxa"/>
            <w:shd w:val="clear" w:color="auto" w:fill="C2E0F4"/>
          </w:tcPr>
          <w:p w14:paraId="73782837" w14:textId="77777777" w:rsidR="00093EAC" w:rsidRPr="00983917" w:rsidRDefault="00093EAC" w:rsidP="00093EAC">
            <w:pPr>
              <w:pStyle w:val="ListParagraph"/>
              <w:numPr>
                <w:ilvl w:val="0"/>
                <w:numId w:val="29"/>
              </w:numPr>
              <w:spacing w:before="20" w:after="20"/>
              <w:jc w:val="left"/>
              <w:rPr>
                <w:rFonts w:cstheme="minorHAnsi"/>
                <w:b w:val="0"/>
                <w:bCs w:val="0"/>
                <w:sz w:val="20"/>
                <w:szCs w:val="20"/>
              </w:rPr>
            </w:pPr>
          </w:p>
        </w:tc>
        <w:tc>
          <w:tcPr>
            <w:tcW w:w="4295" w:type="dxa"/>
            <w:gridSpan w:val="2"/>
          </w:tcPr>
          <w:p w14:paraId="63ABBDCA" w14:textId="42A2778A" w:rsidR="00093EAC" w:rsidRDefault="00093EAC" w:rsidP="00093EAC">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Set acquisition command to STOP mode.</w:t>
            </w:r>
          </w:p>
        </w:tc>
        <w:tc>
          <w:tcPr>
            <w:tcW w:w="2895" w:type="dxa"/>
            <w:gridSpan w:val="3"/>
          </w:tcPr>
          <w:p w14:paraId="0FDD2C75" w14:textId="77777777" w:rsidR="00093EAC" w:rsidRDefault="00093EAC" w:rsidP="00093EAC">
            <w:pPr>
              <w:spacing w:before="20" w:after="20"/>
              <w:jc w:val="left"/>
              <w:cnfStyle w:val="000000000000" w:firstRow="0" w:lastRow="0" w:firstColumn="0" w:lastColumn="0" w:oddVBand="0" w:evenVBand="0" w:oddHBand="0" w:evenHBand="0" w:firstRowFirstColumn="0" w:firstRowLastColumn="0" w:lastRowFirstColumn="0" w:lastRowLastColumn="0"/>
            </w:pPr>
            <w:r>
              <w:t>(IMG)</w:t>
            </w:r>
          </w:p>
          <w:p w14:paraId="4E9CD94E" w14:textId="32FF4DC9" w:rsidR="00093EAC" w:rsidRDefault="00093EAC" w:rsidP="00093EAC">
            <w:pPr>
              <w:spacing w:before="20" w:after="20"/>
              <w:jc w:val="left"/>
              <w:cnfStyle w:val="000000000000" w:firstRow="0" w:lastRow="0" w:firstColumn="0" w:lastColumn="0" w:oddVBand="0" w:evenVBand="0" w:oddHBand="0" w:evenHBand="0" w:firstRowFirstColumn="0" w:firstRowLastColumn="0" w:lastRowFirstColumn="0" w:lastRowLastColumn="0"/>
              <w:rPr>
                <w:lang w:eastAsia="nl-BE"/>
              </w:rPr>
            </w:pPr>
            <w:r w:rsidRPr="007968FD">
              <w:rPr>
                <w:sz w:val="14"/>
                <w:szCs w:val="8"/>
              </w:rPr>
              <w:t>AcquisitionCommand_Value</w:t>
            </w:r>
          </w:p>
        </w:tc>
        <w:tc>
          <w:tcPr>
            <w:tcW w:w="1282" w:type="dxa"/>
          </w:tcPr>
          <w:p w14:paraId="724966E4" w14:textId="0CCC5C36" w:rsidR="00093EAC" w:rsidRDefault="00093EAC" w:rsidP="00093EAC">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1</w:t>
            </w:r>
          </w:p>
        </w:tc>
      </w:tr>
      <w:tr w:rsidR="00504A6E" w:rsidRPr="00983917" w14:paraId="2B23DE49" w14:textId="77777777" w:rsidTr="00685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C2E0F4"/>
          </w:tcPr>
          <w:p w14:paraId="23EE2297" w14:textId="77777777" w:rsidR="00093EAC" w:rsidRPr="00983917" w:rsidRDefault="00093EAC" w:rsidP="00093EAC">
            <w:pPr>
              <w:pStyle w:val="ListParagraph"/>
              <w:numPr>
                <w:ilvl w:val="0"/>
                <w:numId w:val="29"/>
              </w:numPr>
              <w:spacing w:before="20" w:after="20"/>
              <w:jc w:val="left"/>
              <w:rPr>
                <w:rFonts w:cstheme="minorHAnsi"/>
                <w:b w:val="0"/>
                <w:bCs w:val="0"/>
                <w:sz w:val="20"/>
                <w:szCs w:val="20"/>
              </w:rPr>
            </w:pPr>
          </w:p>
        </w:tc>
        <w:tc>
          <w:tcPr>
            <w:tcW w:w="4295" w:type="dxa"/>
            <w:gridSpan w:val="2"/>
            <w:shd w:val="clear" w:color="auto" w:fill="auto"/>
          </w:tcPr>
          <w:p w14:paraId="01B1C484" w14:textId="419F90A0" w:rsidR="00093EAC"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Set acquisition frame count to a burst of 30 frames.</w:t>
            </w:r>
          </w:p>
        </w:tc>
        <w:tc>
          <w:tcPr>
            <w:tcW w:w="2895" w:type="dxa"/>
            <w:gridSpan w:val="3"/>
            <w:shd w:val="clear" w:color="auto" w:fill="auto"/>
          </w:tcPr>
          <w:p w14:paraId="66C0BE8C" w14:textId="77777777" w:rsidR="00093EAC"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(IMG)</w:t>
            </w:r>
          </w:p>
          <w:p w14:paraId="1BCC9E46" w14:textId="18EB0A19" w:rsidR="00093EAC"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DF549A">
              <w:rPr>
                <w:rFonts w:cstheme="minorHAnsi"/>
                <w:sz w:val="14"/>
                <w:szCs w:val="14"/>
              </w:rPr>
              <w:t>AcquisitionFrameCount_Value</w:t>
            </w:r>
          </w:p>
        </w:tc>
        <w:tc>
          <w:tcPr>
            <w:tcW w:w="1282" w:type="dxa"/>
            <w:shd w:val="clear" w:color="auto" w:fill="auto"/>
          </w:tcPr>
          <w:p w14:paraId="13E09E41" w14:textId="0FE4F3C1" w:rsidR="00093EAC" w:rsidRPr="00983917"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30</w:t>
            </w:r>
          </w:p>
        </w:tc>
      </w:tr>
      <w:tr w:rsidR="00093EAC" w:rsidRPr="00983917" w14:paraId="4E7A1051" w14:textId="77777777" w:rsidTr="00685DEA">
        <w:tc>
          <w:tcPr>
            <w:cnfStyle w:val="001000000000" w:firstRow="0" w:lastRow="0" w:firstColumn="1" w:lastColumn="0" w:oddVBand="0" w:evenVBand="0" w:oddHBand="0" w:evenHBand="0" w:firstRowFirstColumn="0" w:firstRowLastColumn="0" w:lastRowFirstColumn="0" w:lastRowLastColumn="0"/>
            <w:tcW w:w="1157" w:type="dxa"/>
            <w:shd w:val="clear" w:color="auto" w:fill="C2E0F4"/>
          </w:tcPr>
          <w:p w14:paraId="1A13529D" w14:textId="77777777" w:rsidR="00093EAC" w:rsidRPr="00983917" w:rsidRDefault="00093EAC" w:rsidP="00093EAC">
            <w:pPr>
              <w:pStyle w:val="ListParagraph"/>
              <w:numPr>
                <w:ilvl w:val="0"/>
                <w:numId w:val="29"/>
              </w:numPr>
              <w:spacing w:before="20" w:after="20"/>
              <w:jc w:val="left"/>
              <w:rPr>
                <w:rFonts w:cstheme="minorHAnsi"/>
                <w:b w:val="0"/>
                <w:bCs w:val="0"/>
                <w:sz w:val="20"/>
                <w:szCs w:val="20"/>
              </w:rPr>
            </w:pPr>
          </w:p>
        </w:tc>
        <w:tc>
          <w:tcPr>
            <w:tcW w:w="4295" w:type="dxa"/>
            <w:gridSpan w:val="2"/>
          </w:tcPr>
          <w:p w14:paraId="72551E6F" w14:textId="45AC38EF" w:rsidR="00093EAC" w:rsidRPr="00983917" w:rsidRDefault="00093EAC" w:rsidP="00093EAC">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Set mode to hold until software trigger is given.</w:t>
            </w:r>
          </w:p>
        </w:tc>
        <w:tc>
          <w:tcPr>
            <w:tcW w:w="2895" w:type="dxa"/>
            <w:gridSpan w:val="3"/>
          </w:tcPr>
          <w:p w14:paraId="6F4E5481" w14:textId="77777777" w:rsidR="00093EAC" w:rsidRDefault="00093EAC" w:rsidP="00093EAC">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(IMG)</w:t>
            </w:r>
          </w:p>
          <w:p w14:paraId="467D7A84" w14:textId="2B0CD373" w:rsidR="00093EAC" w:rsidRPr="00983917" w:rsidRDefault="00093EAC" w:rsidP="00093EAC">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EA216D">
              <w:rPr>
                <w:rFonts w:cstheme="minorHAnsi"/>
                <w:sz w:val="20"/>
                <w:szCs w:val="20"/>
              </w:rPr>
              <w:t>TriggerMode_Value</w:t>
            </w:r>
          </w:p>
        </w:tc>
        <w:tc>
          <w:tcPr>
            <w:tcW w:w="1282" w:type="dxa"/>
          </w:tcPr>
          <w:p w14:paraId="56D1ECE6" w14:textId="74AA41B9" w:rsidR="00093EAC" w:rsidRPr="00983917" w:rsidRDefault="00093EAC" w:rsidP="00093EAC">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0</w:t>
            </w:r>
          </w:p>
        </w:tc>
      </w:tr>
      <w:tr w:rsidR="00093EAC" w:rsidRPr="00983917" w14:paraId="6D6AB902" w14:textId="77777777" w:rsidTr="00685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C2E0F4"/>
          </w:tcPr>
          <w:p w14:paraId="3BD0C852" w14:textId="77777777" w:rsidR="00093EAC" w:rsidRPr="00983917" w:rsidRDefault="00093EAC" w:rsidP="00093EAC">
            <w:pPr>
              <w:pStyle w:val="ListParagraph"/>
              <w:numPr>
                <w:ilvl w:val="0"/>
                <w:numId w:val="29"/>
              </w:numPr>
              <w:spacing w:before="20" w:after="20"/>
              <w:jc w:val="left"/>
              <w:rPr>
                <w:rFonts w:cstheme="minorHAnsi"/>
                <w:b w:val="0"/>
                <w:bCs w:val="0"/>
                <w:sz w:val="20"/>
                <w:szCs w:val="20"/>
              </w:rPr>
            </w:pPr>
          </w:p>
        </w:tc>
        <w:tc>
          <w:tcPr>
            <w:tcW w:w="4295" w:type="dxa"/>
            <w:gridSpan w:val="2"/>
            <w:shd w:val="clear" w:color="auto" w:fill="auto"/>
          </w:tcPr>
          <w:p w14:paraId="53A1C3E9" w14:textId="57F4E080" w:rsidR="00093EAC" w:rsidRPr="00983917"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Set acquisition command to MULTIFRAME mode. To start the multi frame capturing.</w:t>
            </w:r>
          </w:p>
        </w:tc>
        <w:tc>
          <w:tcPr>
            <w:tcW w:w="2895" w:type="dxa"/>
            <w:gridSpan w:val="3"/>
            <w:shd w:val="clear" w:color="auto" w:fill="auto"/>
          </w:tcPr>
          <w:p w14:paraId="35A0F3E7" w14:textId="77777777" w:rsidR="00093EAC"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pPr>
            <w:r>
              <w:t>(IMG)</w:t>
            </w:r>
          </w:p>
          <w:p w14:paraId="7FE59E7A" w14:textId="7AB9B517" w:rsidR="00093EAC" w:rsidRPr="00983917"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968FD">
              <w:rPr>
                <w:sz w:val="14"/>
                <w:szCs w:val="8"/>
              </w:rPr>
              <w:t>AcquisitionCommand_Value</w:t>
            </w:r>
          </w:p>
        </w:tc>
        <w:tc>
          <w:tcPr>
            <w:tcW w:w="1282" w:type="dxa"/>
            <w:shd w:val="clear" w:color="auto" w:fill="auto"/>
          </w:tcPr>
          <w:p w14:paraId="26FDB08C" w14:textId="3AD3023F" w:rsidR="00093EAC" w:rsidRPr="00983917"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9</w:t>
            </w:r>
          </w:p>
        </w:tc>
      </w:tr>
      <w:tr w:rsidR="00093EAC" w:rsidRPr="00983917" w14:paraId="1E995DB9" w14:textId="77777777" w:rsidTr="00685DEA">
        <w:tc>
          <w:tcPr>
            <w:cnfStyle w:val="001000000000" w:firstRow="0" w:lastRow="0" w:firstColumn="1" w:lastColumn="0" w:oddVBand="0" w:evenVBand="0" w:oddHBand="0" w:evenHBand="0" w:firstRowFirstColumn="0" w:firstRowLastColumn="0" w:lastRowFirstColumn="0" w:lastRowLastColumn="0"/>
            <w:tcW w:w="1157" w:type="dxa"/>
            <w:shd w:val="clear" w:color="auto" w:fill="C2E0F4"/>
          </w:tcPr>
          <w:p w14:paraId="32486CE0" w14:textId="77777777" w:rsidR="00093EAC" w:rsidRPr="00983917" w:rsidRDefault="00093EAC" w:rsidP="00093EAC">
            <w:pPr>
              <w:pStyle w:val="ListParagraph"/>
              <w:numPr>
                <w:ilvl w:val="0"/>
                <w:numId w:val="29"/>
              </w:numPr>
              <w:spacing w:before="20" w:after="20"/>
              <w:jc w:val="left"/>
              <w:rPr>
                <w:rFonts w:cstheme="minorHAnsi"/>
                <w:b w:val="0"/>
                <w:bCs w:val="0"/>
                <w:sz w:val="20"/>
                <w:szCs w:val="20"/>
              </w:rPr>
            </w:pPr>
          </w:p>
        </w:tc>
        <w:tc>
          <w:tcPr>
            <w:tcW w:w="4295" w:type="dxa"/>
            <w:gridSpan w:val="2"/>
          </w:tcPr>
          <w:p w14:paraId="1F859DA0" w14:textId="24155667" w:rsidR="00093EAC" w:rsidRPr="00983917" w:rsidRDefault="00093EAC" w:rsidP="00093EAC">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Capture and save the burst of frames.</w:t>
            </w:r>
          </w:p>
        </w:tc>
        <w:tc>
          <w:tcPr>
            <w:tcW w:w="2895" w:type="dxa"/>
            <w:gridSpan w:val="3"/>
          </w:tcPr>
          <w:p w14:paraId="63FCCB34" w14:textId="77777777" w:rsidR="00093EAC" w:rsidRPr="00983917" w:rsidRDefault="00093EAC" w:rsidP="00093EAC">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82" w:type="dxa"/>
          </w:tcPr>
          <w:p w14:paraId="740C800D" w14:textId="77777777" w:rsidR="00093EAC" w:rsidRPr="00983917" w:rsidRDefault="00093EAC" w:rsidP="00093EAC">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093EAC" w:rsidRPr="00983917" w14:paraId="25B4D40C" w14:textId="77777777" w:rsidTr="00685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EFD7B7"/>
          </w:tcPr>
          <w:p w14:paraId="53EA37E8" w14:textId="77777777" w:rsidR="00093EAC" w:rsidRPr="00983917" w:rsidRDefault="00093EAC" w:rsidP="00093EAC">
            <w:pPr>
              <w:pStyle w:val="ListParagraph"/>
              <w:numPr>
                <w:ilvl w:val="0"/>
                <w:numId w:val="29"/>
              </w:numPr>
              <w:spacing w:before="20" w:after="20"/>
              <w:jc w:val="left"/>
              <w:rPr>
                <w:rFonts w:cstheme="minorHAnsi"/>
                <w:b w:val="0"/>
                <w:bCs w:val="0"/>
                <w:sz w:val="20"/>
                <w:szCs w:val="20"/>
              </w:rPr>
            </w:pPr>
          </w:p>
        </w:tc>
        <w:tc>
          <w:tcPr>
            <w:tcW w:w="4295" w:type="dxa"/>
            <w:gridSpan w:val="2"/>
            <w:shd w:val="clear" w:color="auto" w:fill="auto"/>
          </w:tcPr>
          <w:p w14:paraId="5B6F9A2B" w14:textId="4A95D984" w:rsidR="00093EAC"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Read acquisition command, this should be automatically set back to 1.</w:t>
            </w:r>
          </w:p>
        </w:tc>
        <w:tc>
          <w:tcPr>
            <w:tcW w:w="2895" w:type="dxa"/>
            <w:gridSpan w:val="3"/>
            <w:shd w:val="clear" w:color="auto" w:fill="auto"/>
          </w:tcPr>
          <w:p w14:paraId="2B6E7727" w14:textId="77777777" w:rsidR="00093EAC"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pPr>
            <w:r>
              <w:t>(IMG)</w:t>
            </w:r>
          </w:p>
          <w:p w14:paraId="637A4A1F" w14:textId="47DDD3AE" w:rsidR="00093EAC" w:rsidRPr="00983917"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968FD">
              <w:rPr>
                <w:sz w:val="14"/>
                <w:szCs w:val="8"/>
              </w:rPr>
              <w:t>AcquisitionCommand_Value</w:t>
            </w:r>
          </w:p>
        </w:tc>
        <w:tc>
          <w:tcPr>
            <w:tcW w:w="1282" w:type="dxa"/>
            <w:shd w:val="clear" w:color="auto" w:fill="auto"/>
          </w:tcPr>
          <w:p w14:paraId="657A73AE" w14:textId="3490881B" w:rsidR="00093EAC" w:rsidRPr="00983917" w:rsidRDefault="00093EAC" w:rsidP="00093EAC">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w:t>
            </w:r>
          </w:p>
        </w:tc>
      </w:tr>
      <w:tr w:rsidR="00F06D95" w:rsidRPr="00983917" w14:paraId="3F3D9F33" w14:textId="77777777" w:rsidTr="00685DEA">
        <w:tc>
          <w:tcPr>
            <w:cnfStyle w:val="001000000000" w:firstRow="0" w:lastRow="0" w:firstColumn="1" w:lastColumn="0" w:oddVBand="0" w:evenVBand="0" w:oddHBand="0" w:evenHBand="0" w:firstRowFirstColumn="0" w:firstRowLastColumn="0" w:lastRowFirstColumn="0" w:lastRowLastColumn="0"/>
            <w:tcW w:w="1157" w:type="dxa"/>
            <w:shd w:val="clear" w:color="auto" w:fill="EFD7B7"/>
          </w:tcPr>
          <w:p w14:paraId="0177C0ED" w14:textId="77777777" w:rsidR="00F06D95" w:rsidRPr="00983917" w:rsidRDefault="00F06D95" w:rsidP="00F06D95">
            <w:pPr>
              <w:pStyle w:val="ListParagraph"/>
              <w:numPr>
                <w:ilvl w:val="0"/>
                <w:numId w:val="29"/>
              </w:numPr>
              <w:spacing w:before="20" w:after="20"/>
              <w:jc w:val="left"/>
              <w:rPr>
                <w:rFonts w:cstheme="minorHAnsi"/>
                <w:b w:val="0"/>
                <w:bCs w:val="0"/>
                <w:sz w:val="20"/>
                <w:szCs w:val="20"/>
              </w:rPr>
            </w:pPr>
          </w:p>
        </w:tc>
        <w:tc>
          <w:tcPr>
            <w:tcW w:w="4295" w:type="dxa"/>
            <w:gridSpan w:val="2"/>
          </w:tcPr>
          <w:p w14:paraId="6A3106DB" w14:textId="102B3517" w:rsidR="00F06D95" w:rsidRDefault="00F06D95" w:rsidP="00F06D95">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Set acquisition frame count to a burst of 30 frames.</w:t>
            </w:r>
          </w:p>
        </w:tc>
        <w:tc>
          <w:tcPr>
            <w:tcW w:w="2895" w:type="dxa"/>
            <w:gridSpan w:val="3"/>
          </w:tcPr>
          <w:p w14:paraId="00E39DA6" w14:textId="77777777" w:rsidR="00F06D95" w:rsidRPr="00AC712D" w:rsidRDefault="00F06D95" w:rsidP="00F06D95">
            <w:pPr>
              <w:spacing w:before="20" w:after="20"/>
              <w:jc w:val="left"/>
              <w:cnfStyle w:val="000000000000" w:firstRow="0" w:lastRow="0" w:firstColumn="0" w:lastColumn="0" w:oddVBand="0" w:evenVBand="0" w:oddHBand="0" w:evenHBand="0" w:firstRowFirstColumn="0" w:firstRowLastColumn="0" w:lastRowFirstColumn="0" w:lastRowLastColumn="0"/>
              <w:rPr>
                <w:lang w:eastAsia="nl-BE"/>
              </w:rPr>
            </w:pPr>
            <w:r>
              <w:rPr>
                <w:lang w:eastAsia="nl-BE"/>
              </w:rPr>
              <w:t>(IMG)</w:t>
            </w:r>
          </w:p>
          <w:p w14:paraId="75E0F9B1" w14:textId="372397B0" w:rsidR="00F06D95" w:rsidRDefault="00F06D95" w:rsidP="00F06D95">
            <w:pPr>
              <w:spacing w:before="20" w:after="20"/>
              <w:jc w:val="left"/>
              <w:cnfStyle w:val="000000000000" w:firstRow="0" w:lastRow="0" w:firstColumn="0" w:lastColumn="0" w:oddVBand="0" w:evenVBand="0" w:oddHBand="0" w:evenHBand="0" w:firstRowFirstColumn="0" w:firstRowLastColumn="0" w:lastRowFirstColumn="0" w:lastRowLastColumn="0"/>
            </w:pPr>
            <w:r w:rsidRPr="00AF50F7">
              <w:rPr>
                <w:rFonts w:cstheme="minorHAnsi"/>
                <w:sz w:val="14"/>
                <w:szCs w:val="14"/>
              </w:rPr>
              <w:t>TriggerAdditionalParameter_Value</w:t>
            </w:r>
          </w:p>
        </w:tc>
        <w:tc>
          <w:tcPr>
            <w:tcW w:w="1282" w:type="dxa"/>
          </w:tcPr>
          <w:p w14:paraId="52D7E373" w14:textId="0985B4F0" w:rsidR="00F06D95" w:rsidRDefault="00F06D95" w:rsidP="00F06D95">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30</w:t>
            </w:r>
          </w:p>
        </w:tc>
      </w:tr>
      <w:tr w:rsidR="00F06D95" w:rsidRPr="00983917" w14:paraId="55F1C80F" w14:textId="77777777" w:rsidTr="00685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EFD7B7"/>
          </w:tcPr>
          <w:p w14:paraId="64E2587A" w14:textId="77777777" w:rsidR="00F06D95" w:rsidRPr="00983917" w:rsidRDefault="00F06D95" w:rsidP="00F06D95">
            <w:pPr>
              <w:pStyle w:val="ListParagraph"/>
              <w:numPr>
                <w:ilvl w:val="0"/>
                <w:numId w:val="29"/>
              </w:numPr>
              <w:spacing w:before="20" w:after="20"/>
              <w:jc w:val="left"/>
              <w:rPr>
                <w:rFonts w:cstheme="minorHAnsi"/>
                <w:b w:val="0"/>
                <w:bCs w:val="0"/>
                <w:sz w:val="20"/>
                <w:szCs w:val="20"/>
              </w:rPr>
            </w:pPr>
          </w:p>
        </w:tc>
        <w:tc>
          <w:tcPr>
            <w:tcW w:w="4295" w:type="dxa"/>
            <w:gridSpan w:val="2"/>
            <w:shd w:val="clear" w:color="auto" w:fill="auto"/>
          </w:tcPr>
          <w:p w14:paraId="5A692699" w14:textId="3C16D624" w:rsidR="00F06D95" w:rsidRDefault="00F06D95" w:rsidP="00F06D95">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Configure the IMG trigger source to software control.</w:t>
            </w:r>
          </w:p>
        </w:tc>
        <w:tc>
          <w:tcPr>
            <w:tcW w:w="2895" w:type="dxa"/>
            <w:gridSpan w:val="3"/>
            <w:shd w:val="clear" w:color="auto" w:fill="auto"/>
          </w:tcPr>
          <w:p w14:paraId="406E83A8" w14:textId="77777777" w:rsidR="00F06D95" w:rsidRDefault="00F06D95" w:rsidP="00F06D95">
            <w:pPr>
              <w:spacing w:before="20" w:after="20"/>
              <w:jc w:val="left"/>
              <w:cnfStyle w:val="000000100000" w:firstRow="0" w:lastRow="0" w:firstColumn="0" w:lastColumn="0" w:oddVBand="0" w:evenVBand="0" w:oddHBand="1" w:evenHBand="0" w:firstRowFirstColumn="0" w:firstRowLastColumn="0" w:lastRowFirstColumn="0" w:lastRowLastColumn="0"/>
            </w:pPr>
            <w:r>
              <w:t>(IMG)</w:t>
            </w:r>
          </w:p>
          <w:p w14:paraId="0EFA931A" w14:textId="6ABD8BBC" w:rsidR="00F06D95" w:rsidRDefault="00F06D95" w:rsidP="00F06D95">
            <w:pPr>
              <w:spacing w:before="20" w:after="20"/>
              <w:jc w:val="left"/>
              <w:cnfStyle w:val="000000100000" w:firstRow="0" w:lastRow="0" w:firstColumn="0" w:lastColumn="0" w:oddVBand="0" w:evenVBand="0" w:oddHBand="1" w:evenHBand="0" w:firstRowFirstColumn="0" w:firstRowLastColumn="0" w:lastRowFirstColumn="0" w:lastRowLastColumn="0"/>
              <w:rPr>
                <w:lang w:eastAsia="nl-BE"/>
              </w:rPr>
            </w:pPr>
            <w:r w:rsidRPr="00B646DC">
              <w:t>TriggerSource_Value</w:t>
            </w:r>
          </w:p>
        </w:tc>
        <w:tc>
          <w:tcPr>
            <w:tcW w:w="1282" w:type="dxa"/>
            <w:shd w:val="clear" w:color="auto" w:fill="auto"/>
          </w:tcPr>
          <w:p w14:paraId="3DEA05EA" w14:textId="31A9CF92" w:rsidR="00F06D95" w:rsidRDefault="00F06D95" w:rsidP="00F06D95">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64</w:t>
            </w:r>
          </w:p>
        </w:tc>
      </w:tr>
      <w:tr w:rsidR="00F06D95" w:rsidRPr="00983917" w14:paraId="710FFC13" w14:textId="77777777" w:rsidTr="00685DEA">
        <w:tc>
          <w:tcPr>
            <w:cnfStyle w:val="001000000000" w:firstRow="0" w:lastRow="0" w:firstColumn="1" w:lastColumn="0" w:oddVBand="0" w:evenVBand="0" w:oddHBand="0" w:evenHBand="0" w:firstRowFirstColumn="0" w:firstRowLastColumn="0" w:lastRowFirstColumn="0" w:lastRowLastColumn="0"/>
            <w:tcW w:w="1157" w:type="dxa"/>
            <w:shd w:val="clear" w:color="auto" w:fill="EFD7B7"/>
          </w:tcPr>
          <w:p w14:paraId="3A113B00" w14:textId="77777777" w:rsidR="00F06D95" w:rsidRPr="00983917" w:rsidRDefault="00F06D95" w:rsidP="00F06D95">
            <w:pPr>
              <w:pStyle w:val="ListParagraph"/>
              <w:numPr>
                <w:ilvl w:val="0"/>
                <w:numId w:val="29"/>
              </w:numPr>
              <w:spacing w:before="20" w:after="20"/>
              <w:jc w:val="left"/>
              <w:rPr>
                <w:rFonts w:cstheme="minorHAnsi"/>
                <w:b w:val="0"/>
                <w:bCs w:val="0"/>
                <w:sz w:val="20"/>
                <w:szCs w:val="20"/>
              </w:rPr>
            </w:pPr>
          </w:p>
        </w:tc>
        <w:tc>
          <w:tcPr>
            <w:tcW w:w="4295" w:type="dxa"/>
            <w:gridSpan w:val="2"/>
          </w:tcPr>
          <w:p w14:paraId="42112FD0" w14:textId="0608B674" w:rsidR="00F06D95" w:rsidRDefault="00F06D95" w:rsidP="00F06D95">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Set mode to hold until external (in this case a software) trigger is given.</w:t>
            </w:r>
          </w:p>
        </w:tc>
        <w:tc>
          <w:tcPr>
            <w:tcW w:w="2895" w:type="dxa"/>
            <w:gridSpan w:val="3"/>
          </w:tcPr>
          <w:p w14:paraId="1054ACB5" w14:textId="77777777" w:rsidR="00F06D95" w:rsidRDefault="00F06D95" w:rsidP="00F06D95">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(IMG)</w:t>
            </w:r>
          </w:p>
          <w:p w14:paraId="28641CF9" w14:textId="1B7245F1" w:rsidR="00F06D95" w:rsidRDefault="00F06D95" w:rsidP="00F06D95">
            <w:pPr>
              <w:spacing w:before="20" w:after="20"/>
              <w:jc w:val="left"/>
              <w:cnfStyle w:val="000000000000" w:firstRow="0" w:lastRow="0" w:firstColumn="0" w:lastColumn="0" w:oddVBand="0" w:evenVBand="0" w:oddHBand="0" w:evenHBand="0" w:firstRowFirstColumn="0" w:firstRowLastColumn="0" w:lastRowFirstColumn="0" w:lastRowLastColumn="0"/>
            </w:pPr>
            <w:r w:rsidRPr="00EA216D">
              <w:rPr>
                <w:rFonts w:cstheme="minorHAnsi"/>
                <w:sz w:val="20"/>
                <w:szCs w:val="20"/>
              </w:rPr>
              <w:t>TriggerMode_Value</w:t>
            </w:r>
          </w:p>
        </w:tc>
        <w:tc>
          <w:tcPr>
            <w:tcW w:w="1282" w:type="dxa"/>
          </w:tcPr>
          <w:p w14:paraId="23B85134" w14:textId="09F1EC25" w:rsidR="00F06D95" w:rsidRDefault="00F06D95" w:rsidP="00F06D95">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1</w:t>
            </w:r>
          </w:p>
        </w:tc>
      </w:tr>
      <w:tr w:rsidR="00BB3968" w:rsidRPr="00983917" w14:paraId="390ED1CE" w14:textId="77777777" w:rsidTr="00685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EFD7B7"/>
          </w:tcPr>
          <w:p w14:paraId="60C5880D" w14:textId="77777777" w:rsidR="00BB3968" w:rsidRPr="00983917" w:rsidRDefault="00BB3968" w:rsidP="00BB3968">
            <w:pPr>
              <w:pStyle w:val="ListParagraph"/>
              <w:numPr>
                <w:ilvl w:val="0"/>
                <w:numId w:val="29"/>
              </w:numPr>
              <w:spacing w:before="20" w:after="20"/>
              <w:jc w:val="left"/>
              <w:rPr>
                <w:rFonts w:cstheme="minorHAnsi"/>
                <w:b w:val="0"/>
                <w:bCs w:val="0"/>
                <w:sz w:val="20"/>
                <w:szCs w:val="20"/>
              </w:rPr>
            </w:pPr>
          </w:p>
        </w:tc>
        <w:tc>
          <w:tcPr>
            <w:tcW w:w="4295" w:type="dxa"/>
            <w:gridSpan w:val="2"/>
            <w:shd w:val="clear" w:color="auto" w:fill="auto"/>
          </w:tcPr>
          <w:p w14:paraId="15013457" w14:textId="156FF3BB" w:rsidR="00BB3968" w:rsidRDefault="00BB3968" w:rsidP="00BB396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Set acquisition command to MULTIFRAME mode. </w:t>
            </w:r>
          </w:p>
        </w:tc>
        <w:tc>
          <w:tcPr>
            <w:tcW w:w="2895" w:type="dxa"/>
            <w:gridSpan w:val="3"/>
            <w:shd w:val="clear" w:color="auto" w:fill="auto"/>
          </w:tcPr>
          <w:p w14:paraId="02E60BA7" w14:textId="77777777" w:rsidR="00BB3968" w:rsidRDefault="00BB3968" w:rsidP="00BB3968">
            <w:pPr>
              <w:spacing w:before="20" w:after="20"/>
              <w:jc w:val="left"/>
              <w:cnfStyle w:val="000000100000" w:firstRow="0" w:lastRow="0" w:firstColumn="0" w:lastColumn="0" w:oddVBand="0" w:evenVBand="0" w:oddHBand="1" w:evenHBand="0" w:firstRowFirstColumn="0" w:firstRowLastColumn="0" w:lastRowFirstColumn="0" w:lastRowLastColumn="0"/>
            </w:pPr>
            <w:r>
              <w:t>(IMG)</w:t>
            </w:r>
          </w:p>
          <w:p w14:paraId="6A41AA5F" w14:textId="4E59BA6B" w:rsidR="00BB3968" w:rsidRDefault="00BB3968" w:rsidP="00BB396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968FD">
              <w:rPr>
                <w:sz w:val="14"/>
                <w:szCs w:val="8"/>
              </w:rPr>
              <w:t>AcquisitionCommand_Value</w:t>
            </w:r>
          </w:p>
        </w:tc>
        <w:tc>
          <w:tcPr>
            <w:tcW w:w="1282" w:type="dxa"/>
            <w:shd w:val="clear" w:color="auto" w:fill="auto"/>
          </w:tcPr>
          <w:p w14:paraId="7431E443" w14:textId="63516FEA" w:rsidR="00BB3968" w:rsidRDefault="00BB3968" w:rsidP="00BB396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9</w:t>
            </w:r>
          </w:p>
        </w:tc>
      </w:tr>
      <w:tr w:rsidR="00BB3968" w:rsidRPr="00983917" w14:paraId="26367B5E" w14:textId="77777777" w:rsidTr="00685DEA">
        <w:tc>
          <w:tcPr>
            <w:cnfStyle w:val="001000000000" w:firstRow="0" w:lastRow="0" w:firstColumn="1" w:lastColumn="0" w:oddVBand="0" w:evenVBand="0" w:oddHBand="0" w:evenHBand="0" w:firstRowFirstColumn="0" w:firstRowLastColumn="0" w:lastRowFirstColumn="0" w:lastRowLastColumn="0"/>
            <w:tcW w:w="1157" w:type="dxa"/>
            <w:shd w:val="clear" w:color="auto" w:fill="EFD7B7"/>
          </w:tcPr>
          <w:p w14:paraId="0D4649FC" w14:textId="77777777" w:rsidR="00BB3968" w:rsidRPr="00983917" w:rsidRDefault="00BB3968" w:rsidP="00BB3968">
            <w:pPr>
              <w:pStyle w:val="ListParagraph"/>
              <w:numPr>
                <w:ilvl w:val="0"/>
                <w:numId w:val="29"/>
              </w:numPr>
              <w:spacing w:before="20" w:after="20"/>
              <w:jc w:val="left"/>
              <w:rPr>
                <w:rFonts w:cstheme="minorHAnsi"/>
                <w:b w:val="0"/>
                <w:bCs w:val="0"/>
                <w:sz w:val="20"/>
                <w:szCs w:val="20"/>
              </w:rPr>
            </w:pPr>
          </w:p>
        </w:tc>
        <w:tc>
          <w:tcPr>
            <w:tcW w:w="4295" w:type="dxa"/>
            <w:gridSpan w:val="2"/>
          </w:tcPr>
          <w:p w14:paraId="5C90FD5F" w14:textId="4E970388" w:rsidR="00BB3968" w:rsidRDefault="00BB3968" w:rsidP="00BB396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Give a software trigger directly to the IMG IC.</w:t>
            </w:r>
          </w:p>
        </w:tc>
        <w:tc>
          <w:tcPr>
            <w:tcW w:w="2895" w:type="dxa"/>
            <w:gridSpan w:val="3"/>
          </w:tcPr>
          <w:p w14:paraId="47AB03C7" w14:textId="77777777" w:rsidR="00BB3968" w:rsidRDefault="00BB3968" w:rsidP="00BB3968">
            <w:pPr>
              <w:spacing w:before="20" w:after="20"/>
              <w:jc w:val="left"/>
              <w:cnfStyle w:val="000000000000" w:firstRow="0" w:lastRow="0" w:firstColumn="0" w:lastColumn="0" w:oddVBand="0" w:evenVBand="0" w:oddHBand="0" w:evenHBand="0" w:firstRowFirstColumn="0" w:firstRowLastColumn="0" w:lastRowFirstColumn="0" w:lastRowLastColumn="0"/>
            </w:pPr>
            <w:r>
              <w:t>(IMG)</w:t>
            </w:r>
          </w:p>
          <w:p w14:paraId="41550186" w14:textId="57D09F92" w:rsidR="00BB3968" w:rsidRDefault="00BB3968" w:rsidP="00BB3968">
            <w:pPr>
              <w:spacing w:before="20" w:after="20"/>
              <w:jc w:val="left"/>
              <w:cnfStyle w:val="000000000000" w:firstRow="0" w:lastRow="0" w:firstColumn="0" w:lastColumn="0" w:oddVBand="0" w:evenVBand="0" w:oddHBand="0" w:evenHBand="0" w:firstRowFirstColumn="0" w:firstRowLastColumn="0" w:lastRowFirstColumn="0" w:lastRowLastColumn="0"/>
            </w:pPr>
            <w:r w:rsidRPr="003747D9">
              <w:t>TriggerSource_Value</w:t>
            </w:r>
          </w:p>
        </w:tc>
        <w:tc>
          <w:tcPr>
            <w:tcW w:w="1282" w:type="dxa"/>
          </w:tcPr>
          <w:p w14:paraId="75284D9D" w14:textId="69476B89" w:rsidR="00BB3968" w:rsidRDefault="00BB3968" w:rsidP="00BB396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1</w:t>
            </w:r>
          </w:p>
        </w:tc>
      </w:tr>
      <w:tr w:rsidR="00BB3968" w:rsidRPr="00983917" w14:paraId="15C10B2C" w14:textId="77777777" w:rsidTr="00685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EFD7B7"/>
          </w:tcPr>
          <w:p w14:paraId="13279E64" w14:textId="77777777" w:rsidR="00BB3968" w:rsidRPr="00983917" w:rsidRDefault="00BB3968" w:rsidP="00BB3968">
            <w:pPr>
              <w:pStyle w:val="ListParagraph"/>
              <w:numPr>
                <w:ilvl w:val="0"/>
                <w:numId w:val="29"/>
              </w:numPr>
              <w:spacing w:before="20" w:after="20"/>
              <w:jc w:val="left"/>
              <w:rPr>
                <w:rFonts w:cstheme="minorHAnsi"/>
                <w:b w:val="0"/>
                <w:bCs w:val="0"/>
                <w:sz w:val="20"/>
                <w:szCs w:val="20"/>
              </w:rPr>
            </w:pPr>
          </w:p>
        </w:tc>
        <w:tc>
          <w:tcPr>
            <w:tcW w:w="4295" w:type="dxa"/>
            <w:gridSpan w:val="2"/>
            <w:shd w:val="clear" w:color="auto" w:fill="auto"/>
          </w:tcPr>
          <w:p w14:paraId="71F4229D" w14:textId="1F2CC522" w:rsidR="00BB3968" w:rsidRDefault="00BB3968" w:rsidP="00BB396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Capture and save the burst of frames.</w:t>
            </w:r>
          </w:p>
        </w:tc>
        <w:tc>
          <w:tcPr>
            <w:tcW w:w="2895" w:type="dxa"/>
            <w:gridSpan w:val="3"/>
            <w:shd w:val="clear" w:color="auto" w:fill="auto"/>
          </w:tcPr>
          <w:p w14:paraId="3DE0DB65" w14:textId="77777777" w:rsidR="00BB3968" w:rsidRDefault="00BB3968" w:rsidP="00BB3968">
            <w:pPr>
              <w:spacing w:before="20" w:after="20"/>
              <w:jc w:val="left"/>
              <w:cnfStyle w:val="000000100000" w:firstRow="0" w:lastRow="0" w:firstColumn="0" w:lastColumn="0" w:oddVBand="0" w:evenVBand="0" w:oddHBand="1" w:evenHBand="0" w:firstRowFirstColumn="0" w:firstRowLastColumn="0" w:lastRowFirstColumn="0" w:lastRowLastColumn="0"/>
            </w:pPr>
          </w:p>
        </w:tc>
        <w:tc>
          <w:tcPr>
            <w:tcW w:w="1282" w:type="dxa"/>
            <w:shd w:val="clear" w:color="auto" w:fill="auto"/>
          </w:tcPr>
          <w:p w14:paraId="764D7CFE" w14:textId="77777777" w:rsidR="00BB3968" w:rsidRDefault="00BB3968" w:rsidP="00BB396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B3968" w:rsidRPr="00FC0912" w14:paraId="5EB5D50C" w14:textId="77777777" w:rsidTr="005602EB">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accent3" w:themeFillShade="BF"/>
          </w:tcPr>
          <w:p w14:paraId="4F5082C6" w14:textId="77777777" w:rsidR="00BB3968" w:rsidRPr="00FC0912" w:rsidRDefault="00BB3968" w:rsidP="00BB3968">
            <w:pPr>
              <w:spacing w:before="20" w:after="20"/>
              <w:jc w:val="left"/>
              <w:rPr>
                <w:rFonts w:cstheme="minorHAnsi"/>
                <w:b w:val="0"/>
                <w:bCs w:val="0"/>
                <w:sz w:val="20"/>
                <w:szCs w:val="20"/>
              </w:rPr>
            </w:pPr>
            <w:r w:rsidRPr="00FC0912">
              <w:rPr>
                <w:rFonts w:cstheme="minorHAnsi"/>
                <w:b w:val="0"/>
                <w:bCs w:val="0"/>
                <w:color w:val="FFFFFF" w:themeColor="background1"/>
                <w:sz w:val="20"/>
                <w:szCs w:val="20"/>
              </w:rPr>
              <w:t>Notes</w:t>
            </w:r>
          </w:p>
        </w:tc>
      </w:tr>
      <w:tr w:rsidR="00BB3968" w:rsidRPr="00FC0912" w14:paraId="4E7A5F2C"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FFFFFF" w:themeFill="background1"/>
          </w:tcPr>
          <w:p w14:paraId="00BB1584" w14:textId="77777777" w:rsidR="00BB3968" w:rsidRDefault="00BB3968" w:rsidP="00BB3968">
            <w:pPr>
              <w:spacing w:before="20" w:after="20"/>
              <w:jc w:val="left"/>
              <w:rPr>
                <w:rFonts w:cstheme="minorHAnsi"/>
                <w:sz w:val="20"/>
                <w:szCs w:val="20"/>
              </w:rPr>
            </w:pPr>
          </w:p>
          <w:p w14:paraId="41E79869" w14:textId="7960CD7C" w:rsidR="0017799B" w:rsidRPr="00A12389" w:rsidRDefault="0017799B" w:rsidP="00BB3968">
            <w:pPr>
              <w:pStyle w:val="ListParagraph"/>
              <w:numPr>
                <w:ilvl w:val="0"/>
                <w:numId w:val="30"/>
              </w:numPr>
              <w:spacing w:before="20" w:after="20"/>
              <w:jc w:val="left"/>
              <w:rPr>
                <w:rFonts w:cstheme="minorHAnsi"/>
                <w:b w:val="0"/>
                <w:bCs w:val="0"/>
                <w:sz w:val="20"/>
                <w:szCs w:val="20"/>
              </w:rPr>
            </w:pPr>
            <w:r w:rsidRPr="0017799B">
              <w:rPr>
                <w:rFonts w:cstheme="minorHAnsi"/>
                <w:b w:val="0"/>
                <w:bCs w:val="0"/>
                <w:sz w:val="20"/>
                <w:szCs w:val="20"/>
              </w:rPr>
              <w:t xml:space="preserve">Data integrity validation is mandatory for all captured frames. Each captured frame (single and burst) must be compared pixel-wise to a known, pre-saved reference frame corresponding to the configured pattern. This comparison must confirm a </w:t>
            </w:r>
            <w:r w:rsidR="00EA5B78">
              <w:rPr>
                <w:rFonts w:cstheme="minorHAnsi"/>
                <w:b w:val="0"/>
                <w:bCs w:val="0"/>
                <w:sz w:val="20"/>
                <w:szCs w:val="20"/>
              </w:rPr>
              <w:t xml:space="preserve">100% </w:t>
            </w:r>
            <w:r w:rsidRPr="0017799B">
              <w:rPr>
                <w:rFonts w:cstheme="minorHAnsi"/>
                <w:b w:val="0"/>
                <w:bCs w:val="0"/>
                <w:sz w:val="20"/>
                <w:szCs w:val="20"/>
              </w:rPr>
              <w:t>match</w:t>
            </w:r>
            <w:r w:rsidR="00EA5B78">
              <w:rPr>
                <w:rFonts w:cstheme="minorHAnsi"/>
                <w:b w:val="0"/>
                <w:bCs w:val="0"/>
                <w:sz w:val="20"/>
                <w:szCs w:val="20"/>
              </w:rPr>
              <w:t>.</w:t>
            </w:r>
          </w:p>
          <w:p w14:paraId="559BA0F3" w14:textId="66E462A3" w:rsidR="00BB3968" w:rsidRPr="000B3310" w:rsidRDefault="00BB3968" w:rsidP="00BB3968">
            <w:pPr>
              <w:pStyle w:val="ListParagraph"/>
              <w:spacing w:before="20" w:after="20"/>
              <w:jc w:val="left"/>
              <w:rPr>
                <w:rFonts w:cstheme="minorHAnsi"/>
                <w:b w:val="0"/>
                <w:bCs w:val="0"/>
                <w:sz w:val="20"/>
                <w:szCs w:val="20"/>
              </w:rPr>
            </w:pPr>
          </w:p>
        </w:tc>
      </w:tr>
      <w:tr w:rsidR="00BB3968" w:rsidRPr="00FC0912" w14:paraId="2A1201A5" w14:textId="77777777" w:rsidTr="005602EB">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accent3" w:themeFillShade="BF"/>
          </w:tcPr>
          <w:p w14:paraId="47A1ED1B" w14:textId="77777777" w:rsidR="00BB3968" w:rsidRPr="00FC0912" w:rsidRDefault="00BB3968" w:rsidP="00BB3968">
            <w:pPr>
              <w:spacing w:before="20" w:after="20"/>
              <w:jc w:val="left"/>
              <w:rPr>
                <w:rFonts w:cstheme="minorHAnsi"/>
                <w:b w:val="0"/>
                <w:bCs w:val="0"/>
                <w:sz w:val="20"/>
                <w:szCs w:val="20"/>
              </w:rPr>
            </w:pPr>
            <w:r w:rsidRPr="00FC0912">
              <w:rPr>
                <w:rFonts w:cstheme="minorHAnsi"/>
                <w:b w:val="0"/>
                <w:bCs w:val="0"/>
                <w:color w:val="FFFFFF" w:themeColor="background1"/>
                <w:sz w:val="20"/>
                <w:szCs w:val="20"/>
              </w:rPr>
              <w:t xml:space="preserve">Test parameters and acceptance criteria </w:t>
            </w:r>
          </w:p>
        </w:tc>
      </w:tr>
      <w:tr w:rsidR="00BB3968" w:rsidRPr="00983917" w14:paraId="7E780FAF" w14:textId="77777777" w:rsidTr="00464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C5C2C2" w:themeFill="accent3" w:themeFillTint="66"/>
          </w:tcPr>
          <w:p w14:paraId="0FD5F2CF" w14:textId="77777777" w:rsidR="00BB3968" w:rsidRPr="00FC0912" w:rsidRDefault="00BB3968" w:rsidP="00BB3968">
            <w:pPr>
              <w:spacing w:before="20" w:after="20"/>
              <w:jc w:val="left"/>
              <w:rPr>
                <w:rFonts w:cstheme="minorHAnsi"/>
                <w:b w:val="0"/>
                <w:bCs w:val="0"/>
                <w:sz w:val="20"/>
                <w:szCs w:val="20"/>
              </w:rPr>
            </w:pPr>
            <w:r w:rsidRPr="00FC0912">
              <w:rPr>
                <w:rFonts w:cstheme="minorHAnsi"/>
                <w:b w:val="0"/>
                <w:bCs w:val="0"/>
                <w:sz w:val="20"/>
                <w:szCs w:val="20"/>
              </w:rPr>
              <w:t xml:space="preserve">ID </w:t>
            </w:r>
          </w:p>
        </w:tc>
        <w:tc>
          <w:tcPr>
            <w:tcW w:w="3329" w:type="dxa"/>
            <w:shd w:val="clear" w:color="auto" w:fill="C5C2C2" w:themeFill="accent3" w:themeFillTint="66"/>
          </w:tcPr>
          <w:p w14:paraId="1DD096D7" w14:textId="77777777" w:rsidR="00BB3968" w:rsidRPr="00FC0912" w:rsidRDefault="00BB3968" w:rsidP="00BB396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Name</w:t>
            </w:r>
          </w:p>
        </w:tc>
        <w:tc>
          <w:tcPr>
            <w:tcW w:w="1282" w:type="dxa"/>
            <w:gridSpan w:val="2"/>
            <w:shd w:val="clear" w:color="auto" w:fill="C5C2C2" w:themeFill="accent3" w:themeFillTint="66"/>
          </w:tcPr>
          <w:p w14:paraId="66376CF3" w14:textId="77777777" w:rsidR="00BB3968" w:rsidRPr="00FC0912" w:rsidRDefault="00BB3968" w:rsidP="00BB396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Unit</w:t>
            </w:r>
          </w:p>
        </w:tc>
        <w:tc>
          <w:tcPr>
            <w:tcW w:w="1291" w:type="dxa"/>
            <w:shd w:val="clear" w:color="auto" w:fill="C5C2C2" w:themeFill="accent3" w:themeFillTint="66"/>
          </w:tcPr>
          <w:p w14:paraId="775BA4FA" w14:textId="77777777" w:rsidR="00BB3968" w:rsidRPr="00FC0912" w:rsidRDefault="00BB3968" w:rsidP="00BB396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LTL</w:t>
            </w:r>
          </w:p>
        </w:tc>
        <w:tc>
          <w:tcPr>
            <w:tcW w:w="1288" w:type="dxa"/>
            <w:shd w:val="clear" w:color="auto" w:fill="C5C2C2" w:themeFill="accent3" w:themeFillTint="66"/>
          </w:tcPr>
          <w:p w14:paraId="11D510F2" w14:textId="77777777" w:rsidR="00BB3968" w:rsidRPr="00FC0912" w:rsidRDefault="00BB3968" w:rsidP="00BB396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Typ</w:t>
            </w:r>
          </w:p>
        </w:tc>
        <w:tc>
          <w:tcPr>
            <w:tcW w:w="1282" w:type="dxa"/>
            <w:shd w:val="clear" w:color="auto" w:fill="C5C2C2" w:themeFill="accent3" w:themeFillTint="66"/>
          </w:tcPr>
          <w:p w14:paraId="35F7CCC9" w14:textId="77777777" w:rsidR="00BB3968" w:rsidRPr="00FC0912" w:rsidRDefault="00BB3968" w:rsidP="00BB396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UTL</w:t>
            </w:r>
          </w:p>
        </w:tc>
      </w:tr>
      <w:tr w:rsidR="00BB3968" w:rsidRPr="00983917" w14:paraId="7F6C2E67" w14:textId="77777777" w:rsidTr="004641AF">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5EFEB684" w14:textId="25641F06" w:rsidR="00BB3968" w:rsidRPr="00FC0912" w:rsidRDefault="00BE2B3B" w:rsidP="00BB3968">
            <w:pPr>
              <w:spacing w:before="20" w:after="20"/>
              <w:jc w:val="left"/>
              <w:rPr>
                <w:rFonts w:cstheme="minorHAnsi"/>
                <w:b w:val="0"/>
                <w:bCs w:val="0"/>
                <w:sz w:val="20"/>
                <w:szCs w:val="20"/>
              </w:rPr>
            </w:pPr>
            <w:r>
              <w:rPr>
                <w:b w:val="0"/>
                <w:bCs w:val="0"/>
                <w:sz w:val="20"/>
                <w:szCs w:val="20"/>
              </w:rPr>
              <w:t>M0016</w:t>
            </w:r>
          </w:p>
        </w:tc>
        <w:tc>
          <w:tcPr>
            <w:tcW w:w="3329" w:type="dxa"/>
            <w:shd w:val="clear" w:color="auto" w:fill="FFFFFF" w:themeFill="background1"/>
          </w:tcPr>
          <w:p w14:paraId="6CACCF3A" w14:textId="335DA5F1" w:rsidR="00BB3968" w:rsidRPr="00FC0912" w:rsidRDefault="00504A6E" w:rsidP="00BB396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04A6E">
              <w:rPr>
                <w:rFonts w:cstheme="minorHAnsi"/>
                <w:sz w:val="20"/>
                <w:szCs w:val="20"/>
              </w:rPr>
              <w:t>HwTrig_SingleFrame_Count</w:t>
            </w:r>
          </w:p>
        </w:tc>
        <w:tc>
          <w:tcPr>
            <w:tcW w:w="1282" w:type="dxa"/>
            <w:gridSpan w:val="2"/>
            <w:shd w:val="clear" w:color="auto" w:fill="FFFFFF" w:themeFill="background1"/>
          </w:tcPr>
          <w:p w14:paraId="3C96C5C7" w14:textId="031FB872" w:rsidR="00BB3968" w:rsidRPr="00FC0912" w:rsidRDefault="00504A6E" w:rsidP="00BB396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Count</w:t>
            </w:r>
          </w:p>
        </w:tc>
        <w:tc>
          <w:tcPr>
            <w:tcW w:w="1291" w:type="dxa"/>
            <w:shd w:val="clear" w:color="auto" w:fill="FFFFFF" w:themeFill="background1"/>
          </w:tcPr>
          <w:p w14:paraId="7F2E37BC" w14:textId="72F3AEAC" w:rsidR="00BB3968" w:rsidRPr="00FC0912" w:rsidRDefault="00504A6E" w:rsidP="00BB396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1</w:t>
            </w:r>
          </w:p>
        </w:tc>
        <w:tc>
          <w:tcPr>
            <w:tcW w:w="1288" w:type="dxa"/>
            <w:shd w:val="clear" w:color="auto" w:fill="FFFFFF" w:themeFill="background1"/>
          </w:tcPr>
          <w:p w14:paraId="2B1D1C56" w14:textId="098104B6" w:rsidR="00BB3968" w:rsidRPr="00FC0912" w:rsidRDefault="00504A6E" w:rsidP="00BB396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1</w:t>
            </w:r>
          </w:p>
        </w:tc>
        <w:tc>
          <w:tcPr>
            <w:tcW w:w="1282" w:type="dxa"/>
            <w:shd w:val="clear" w:color="auto" w:fill="FFFFFF" w:themeFill="background1"/>
          </w:tcPr>
          <w:p w14:paraId="16D4DE98" w14:textId="359E66DA" w:rsidR="00BB3968" w:rsidRPr="00FC0912" w:rsidRDefault="00504A6E" w:rsidP="00BB396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1</w:t>
            </w:r>
          </w:p>
        </w:tc>
      </w:tr>
      <w:tr w:rsidR="00BB3968" w:rsidRPr="00983917" w14:paraId="7E246114" w14:textId="77777777" w:rsidTr="00464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743D26AB" w14:textId="00741D4C" w:rsidR="00BB3968" w:rsidRPr="00FC0912" w:rsidRDefault="00BE2B3B" w:rsidP="00BB3968">
            <w:pPr>
              <w:spacing w:before="20" w:after="20"/>
              <w:jc w:val="left"/>
              <w:rPr>
                <w:b w:val="0"/>
                <w:bCs w:val="0"/>
                <w:sz w:val="20"/>
                <w:szCs w:val="20"/>
              </w:rPr>
            </w:pPr>
            <w:r>
              <w:rPr>
                <w:b w:val="0"/>
                <w:bCs w:val="0"/>
                <w:sz w:val="20"/>
                <w:szCs w:val="20"/>
              </w:rPr>
              <w:t>M0017</w:t>
            </w:r>
          </w:p>
        </w:tc>
        <w:tc>
          <w:tcPr>
            <w:tcW w:w="3329" w:type="dxa"/>
            <w:shd w:val="clear" w:color="auto" w:fill="FFFFFF" w:themeFill="background1"/>
          </w:tcPr>
          <w:p w14:paraId="690154B2" w14:textId="35E26C93" w:rsidR="00BB3968" w:rsidRPr="00FC0912" w:rsidRDefault="004641AF" w:rsidP="00BB396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641AF">
              <w:rPr>
                <w:rFonts w:cstheme="minorHAnsi"/>
                <w:sz w:val="20"/>
                <w:szCs w:val="20"/>
              </w:rPr>
              <w:t>HwTrig_SingleFrame_TPG_Match</w:t>
            </w:r>
          </w:p>
        </w:tc>
        <w:tc>
          <w:tcPr>
            <w:tcW w:w="1282" w:type="dxa"/>
            <w:gridSpan w:val="2"/>
            <w:shd w:val="clear" w:color="auto" w:fill="FFFFFF" w:themeFill="background1"/>
          </w:tcPr>
          <w:p w14:paraId="731B2420" w14:textId="3C4BF223" w:rsidR="00BB3968" w:rsidRPr="00FC0912" w:rsidRDefault="004641AF" w:rsidP="00BB396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commentRangeStart w:id="223"/>
            <w:r>
              <w:rPr>
                <w:rFonts w:cstheme="minorHAnsi"/>
                <w:sz w:val="20"/>
                <w:szCs w:val="20"/>
              </w:rPr>
              <w:t>%</w:t>
            </w:r>
            <w:commentRangeEnd w:id="223"/>
            <w:r w:rsidR="008E521E" w:rsidRPr="00FC0912">
              <w:rPr>
                <w:rStyle w:val="CommentReference"/>
                <w:rFonts w:cstheme="minorHAnsi"/>
                <w:sz w:val="20"/>
                <w:szCs w:val="20"/>
              </w:rPr>
              <w:commentReference w:id="223"/>
            </w:r>
          </w:p>
        </w:tc>
        <w:tc>
          <w:tcPr>
            <w:tcW w:w="1291" w:type="dxa"/>
            <w:shd w:val="clear" w:color="auto" w:fill="FFFFFF" w:themeFill="background1"/>
          </w:tcPr>
          <w:p w14:paraId="7345DC4E" w14:textId="3177D0A7" w:rsidR="00BB3968" w:rsidRPr="00FC0912" w:rsidRDefault="004641AF" w:rsidP="00BB396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100</w:t>
            </w:r>
          </w:p>
        </w:tc>
        <w:tc>
          <w:tcPr>
            <w:tcW w:w="1288" w:type="dxa"/>
            <w:shd w:val="clear" w:color="auto" w:fill="FFFFFF" w:themeFill="background1"/>
          </w:tcPr>
          <w:p w14:paraId="5A217FC4" w14:textId="710D3561" w:rsidR="00BB3968" w:rsidRPr="00FC0912" w:rsidRDefault="004641AF" w:rsidP="00BB396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100</w:t>
            </w:r>
          </w:p>
        </w:tc>
        <w:tc>
          <w:tcPr>
            <w:tcW w:w="1282" w:type="dxa"/>
            <w:shd w:val="clear" w:color="auto" w:fill="FFFFFF" w:themeFill="background1"/>
          </w:tcPr>
          <w:p w14:paraId="522F5D8A" w14:textId="06C289BC" w:rsidR="00BB3968" w:rsidRPr="00FC0912" w:rsidRDefault="004641AF" w:rsidP="00BB396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100</w:t>
            </w:r>
          </w:p>
        </w:tc>
      </w:tr>
      <w:tr w:rsidR="00BB3968" w:rsidRPr="00983917" w14:paraId="17F82635" w14:textId="77777777" w:rsidTr="004641AF">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54AD3653" w14:textId="52162976" w:rsidR="00BB3968" w:rsidRPr="007A2F88" w:rsidRDefault="00BE2B3B" w:rsidP="00BB3968">
            <w:pPr>
              <w:spacing w:before="20" w:after="20"/>
              <w:jc w:val="left"/>
              <w:rPr>
                <w:b w:val="0"/>
                <w:bCs w:val="0"/>
                <w:sz w:val="20"/>
                <w:szCs w:val="20"/>
              </w:rPr>
            </w:pPr>
            <w:r>
              <w:rPr>
                <w:b w:val="0"/>
                <w:bCs w:val="0"/>
                <w:sz w:val="20"/>
                <w:szCs w:val="20"/>
              </w:rPr>
              <w:t>M0018</w:t>
            </w:r>
          </w:p>
        </w:tc>
        <w:tc>
          <w:tcPr>
            <w:tcW w:w="3329" w:type="dxa"/>
            <w:shd w:val="clear" w:color="auto" w:fill="FFFFFF" w:themeFill="background1"/>
          </w:tcPr>
          <w:p w14:paraId="1409E3F3" w14:textId="3F55E246" w:rsidR="00BB3968" w:rsidRDefault="004641AF" w:rsidP="00BB396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641AF">
              <w:rPr>
                <w:rFonts w:cstheme="minorHAnsi"/>
                <w:sz w:val="20"/>
                <w:szCs w:val="20"/>
              </w:rPr>
              <w:t>FreeRun_BurstFrame_Count</w:t>
            </w:r>
          </w:p>
        </w:tc>
        <w:tc>
          <w:tcPr>
            <w:tcW w:w="1282" w:type="dxa"/>
            <w:gridSpan w:val="2"/>
            <w:shd w:val="clear" w:color="auto" w:fill="FFFFFF" w:themeFill="background1"/>
          </w:tcPr>
          <w:p w14:paraId="5A7A93ED" w14:textId="2F4340EC" w:rsidR="00BB3968" w:rsidRDefault="004641AF" w:rsidP="00BB396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Count</w:t>
            </w:r>
          </w:p>
        </w:tc>
        <w:tc>
          <w:tcPr>
            <w:tcW w:w="1291" w:type="dxa"/>
            <w:shd w:val="clear" w:color="auto" w:fill="FFFFFF" w:themeFill="background1"/>
          </w:tcPr>
          <w:p w14:paraId="2B89E336" w14:textId="22183F88" w:rsidR="00BB3968" w:rsidRDefault="004641AF" w:rsidP="00BB396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30</w:t>
            </w:r>
          </w:p>
        </w:tc>
        <w:tc>
          <w:tcPr>
            <w:tcW w:w="1288" w:type="dxa"/>
            <w:shd w:val="clear" w:color="auto" w:fill="FFFFFF" w:themeFill="background1"/>
          </w:tcPr>
          <w:p w14:paraId="63DE489C" w14:textId="0C302558" w:rsidR="00BB3968" w:rsidRDefault="004641AF" w:rsidP="00BB396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30</w:t>
            </w:r>
          </w:p>
        </w:tc>
        <w:tc>
          <w:tcPr>
            <w:tcW w:w="1282" w:type="dxa"/>
            <w:shd w:val="clear" w:color="auto" w:fill="FFFFFF" w:themeFill="background1"/>
          </w:tcPr>
          <w:p w14:paraId="61947923" w14:textId="0612CB89" w:rsidR="00BB3968" w:rsidRDefault="004641AF" w:rsidP="00BB396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30</w:t>
            </w:r>
          </w:p>
        </w:tc>
      </w:tr>
      <w:tr w:rsidR="004641AF" w:rsidRPr="00983917" w14:paraId="52B67F5C" w14:textId="77777777" w:rsidTr="00464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4E2E66FE" w14:textId="452E933C" w:rsidR="004641AF" w:rsidRPr="007A2F88" w:rsidRDefault="00BE2B3B" w:rsidP="004641AF">
            <w:pPr>
              <w:spacing w:before="20" w:after="20"/>
              <w:jc w:val="left"/>
              <w:rPr>
                <w:b w:val="0"/>
                <w:bCs w:val="0"/>
                <w:sz w:val="20"/>
                <w:szCs w:val="20"/>
              </w:rPr>
            </w:pPr>
            <w:r>
              <w:rPr>
                <w:b w:val="0"/>
                <w:bCs w:val="0"/>
                <w:sz w:val="20"/>
                <w:szCs w:val="20"/>
              </w:rPr>
              <w:t>M0019</w:t>
            </w:r>
          </w:p>
        </w:tc>
        <w:tc>
          <w:tcPr>
            <w:tcW w:w="3329" w:type="dxa"/>
            <w:shd w:val="clear" w:color="auto" w:fill="FFFFFF" w:themeFill="background1"/>
          </w:tcPr>
          <w:p w14:paraId="6531FBB5" w14:textId="43E9A5A0" w:rsidR="004641AF" w:rsidRPr="004641AF" w:rsidRDefault="004641AF" w:rsidP="004641AF">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641AF">
              <w:rPr>
                <w:rFonts w:cstheme="minorHAnsi"/>
                <w:sz w:val="20"/>
                <w:szCs w:val="20"/>
              </w:rPr>
              <w:t>FreeRun_BurstFrame</w:t>
            </w:r>
            <w:r>
              <w:rPr>
                <w:rFonts w:cstheme="minorHAnsi"/>
                <w:sz w:val="20"/>
                <w:szCs w:val="20"/>
              </w:rPr>
              <w:t>_TPG_Match</w:t>
            </w:r>
          </w:p>
        </w:tc>
        <w:tc>
          <w:tcPr>
            <w:tcW w:w="1282" w:type="dxa"/>
            <w:gridSpan w:val="2"/>
            <w:shd w:val="clear" w:color="auto" w:fill="FFFFFF" w:themeFill="background1"/>
          </w:tcPr>
          <w:p w14:paraId="49923C00" w14:textId="30D0354F" w:rsidR="004641AF" w:rsidRDefault="004641AF" w:rsidP="004641AF">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w:t>
            </w:r>
          </w:p>
        </w:tc>
        <w:tc>
          <w:tcPr>
            <w:tcW w:w="1291" w:type="dxa"/>
            <w:shd w:val="clear" w:color="auto" w:fill="FFFFFF" w:themeFill="background1"/>
          </w:tcPr>
          <w:p w14:paraId="0A149F66" w14:textId="3E99D391" w:rsidR="004641AF" w:rsidRDefault="004641AF" w:rsidP="004641AF">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100</w:t>
            </w:r>
          </w:p>
        </w:tc>
        <w:tc>
          <w:tcPr>
            <w:tcW w:w="1288" w:type="dxa"/>
            <w:shd w:val="clear" w:color="auto" w:fill="FFFFFF" w:themeFill="background1"/>
          </w:tcPr>
          <w:p w14:paraId="5433C5E6" w14:textId="2E564089" w:rsidR="004641AF" w:rsidRDefault="004641AF" w:rsidP="004641AF">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100</w:t>
            </w:r>
          </w:p>
        </w:tc>
        <w:tc>
          <w:tcPr>
            <w:tcW w:w="1282" w:type="dxa"/>
            <w:shd w:val="clear" w:color="auto" w:fill="FFFFFF" w:themeFill="background1"/>
          </w:tcPr>
          <w:p w14:paraId="613BEB15" w14:textId="3DF69FF6" w:rsidR="004641AF" w:rsidRDefault="004641AF" w:rsidP="004641AF">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100</w:t>
            </w:r>
          </w:p>
        </w:tc>
      </w:tr>
      <w:tr w:rsidR="00BE2B3B" w:rsidRPr="00983917" w14:paraId="15EE7E7F" w14:textId="77777777" w:rsidTr="004641AF">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3E40DA7E" w14:textId="4BAEEA1C" w:rsidR="00BE2B3B" w:rsidRPr="007A2F88" w:rsidRDefault="00BE2B3B" w:rsidP="00BE2B3B">
            <w:pPr>
              <w:spacing w:before="20" w:after="20"/>
              <w:jc w:val="left"/>
              <w:rPr>
                <w:b w:val="0"/>
                <w:bCs w:val="0"/>
                <w:sz w:val="20"/>
                <w:szCs w:val="20"/>
              </w:rPr>
            </w:pPr>
            <w:r>
              <w:rPr>
                <w:b w:val="0"/>
                <w:bCs w:val="0"/>
                <w:sz w:val="20"/>
                <w:szCs w:val="20"/>
              </w:rPr>
              <w:t>M0020</w:t>
            </w:r>
          </w:p>
        </w:tc>
        <w:tc>
          <w:tcPr>
            <w:tcW w:w="3329" w:type="dxa"/>
            <w:shd w:val="clear" w:color="auto" w:fill="FFFFFF" w:themeFill="background1"/>
          </w:tcPr>
          <w:p w14:paraId="590AE718" w14:textId="3F0FBF5E" w:rsidR="00BE2B3B" w:rsidRPr="004641AF" w:rsidRDefault="00BE2B3B" w:rsidP="00BE2B3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E2B3B">
              <w:rPr>
                <w:rFonts w:cstheme="minorHAnsi"/>
                <w:sz w:val="20"/>
                <w:szCs w:val="20"/>
              </w:rPr>
              <w:t>SwTrig_BurstFrame_Count</w:t>
            </w:r>
          </w:p>
        </w:tc>
        <w:tc>
          <w:tcPr>
            <w:tcW w:w="1282" w:type="dxa"/>
            <w:gridSpan w:val="2"/>
            <w:shd w:val="clear" w:color="auto" w:fill="FFFFFF" w:themeFill="background1"/>
          </w:tcPr>
          <w:p w14:paraId="12505CF6" w14:textId="45832481" w:rsidR="00BE2B3B" w:rsidRDefault="00BE2B3B" w:rsidP="00BE2B3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Count</w:t>
            </w:r>
          </w:p>
        </w:tc>
        <w:tc>
          <w:tcPr>
            <w:tcW w:w="1291" w:type="dxa"/>
            <w:shd w:val="clear" w:color="auto" w:fill="FFFFFF" w:themeFill="background1"/>
          </w:tcPr>
          <w:p w14:paraId="300B09A8" w14:textId="531C3058" w:rsidR="00BE2B3B" w:rsidRDefault="00BE2B3B" w:rsidP="00BE2B3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30</w:t>
            </w:r>
          </w:p>
        </w:tc>
        <w:tc>
          <w:tcPr>
            <w:tcW w:w="1288" w:type="dxa"/>
            <w:shd w:val="clear" w:color="auto" w:fill="FFFFFF" w:themeFill="background1"/>
          </w:tcPr>
          <w:p w14:paraId="327E4607" w14:textId="7B7784BE" w:rsidR="00BE2B3B" w:rsidRDefault="00BE2B3B" w:rsidP="00BE2B3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30</w:t>
            </w:r>
          </w:p>
        </w:tc>
        <w:tc>
          <w:tcPr>
            <w:tcW w:w="1282" w:type="dxa"/>
            <w:shd w:val="clear" w:color="auto" w:fill="FFFFFF" w:themeFill="background1"/>
          </w:tcPr>
          <w:p w14:paraId="315145C6" w14:textId="332C78FE" w:rsidR="00BE2B3B" w:rsidRDefault="00BE2B3B" w:rsidP="00BE2B3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30</w:t>
            </w:r>
          </w:p>
        </w:tc>
      </w:tr>
      <w:tr w:rsidR="00BE2B3B" w:rsidRPr="00983917" w14:paraId="2EE60CF2" w14:textId="77777777" w:rsidTr="00464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79777F23" w14:textId="2EA0F7A5" w:rsidR="00BE2B3B" w:rsidRPr="007A2F88" w:rsidRDefault="00BE2B3B" w:rsidP="00BE2B3B">
            <w:pPr>
              <w:spacing w:before="20" w:after="20"/>
              <w:jc w:val="left"/>
              <w:rPr>
                <w:b w:val="0"/>
                <w:bCs w:val="0"/>
                <w:sz w:val="20"/>
                <w:szCs w:val="20"/>
              </w:rPr>
            </w:pPr>
            <w:r>
              <w:rPr>
                <w:b w:val="0"/>
                <w:bCs w:val="0"/>
                <w:sz w:val="20"/>
                <w:szCs w:val="20"/>
              </w:rPr>
              <w:t>M0021</w:t>
            </w:r>
          </w:p>
        </w:tc>
        <w:tc>
          <w:tcPr>
            <w:tcW w:w="3329" w:type="dxa"/>
            <w:shd w:val="clear" w:color="auto" w:fill="FFFFFF" w:themeFill="background1"/>
          </w:tcPr>
          <w:p w14:paraId="785559F9" w14:textId="76ECC5F7" w:rsidR="00BE2B3B" w:rsidRPr="004641AF" w:rsidRDefault="00BE2B3B" w:rsidP="00BE2B3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E2B3B">
              <w:rPr>
                <w:rFonts w:cstheme="minorHAnsi"/>
                <w:sz w:val="20"/>
                <w:szCs w:val="20"/>
              </w:rPr>
              <w:t>SwTrig_BurstFrame_TPG_Match</w:t>
            </w:r>
          </w:p>
        </w:tc>
        <w:tc>
          <w:tcPr>
            <w:tcW w:w="1282" w:type="dxa"/>
            <w:gridSpan w:val="2"/>
            <w:shd w:val="clear" w:color="auto" w:fill="FFFFFF" w:themeFill="background1"/>
          </w:tcPr>
          <w:p w14:paraId="7D6993D3" w14:textId="76BF8FED" w:rsidR="00BE2B3B" w:rsidRDefault="00BE2B3B" w:rsidP="00BE2B3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w:t>
            </w:r>
          </w:p>
        </w:tc>
        <w:tc>
          <w:tcPr>
            <w:tcW w:w="1291" w:type="dxa"/>
            <w:shd w:val="clear" w:color="auto" w:fill="FFFFFF" w:themeFill="background1"/>
          </w:tcPr>
          <w:p w14:paraId="5658F4EB" w14:textId="2E016F0F" w:rsidR="00BE2B3B" w:rsidRDefault="00BE2B3B" w:rsidP="00BE2B3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100</w:t>
            </w:r>
          </w:p>
        </w:tc>
        <w:tc>
          <w:tcPr>
            <w:tcW w:w="1288" w:type="dxa"/>
            <w:shd w:val="clear" w:color="auto" w:fill="FFFFFF" w:themeFill="background1"/>
          </w:tcPr>
          <w:p w14:paraId="2DB8D189" w14:textId="080E64F3" w:rsidR="00BE2B3B" w:rsidRDefault="00BE2B3B" w:rsidP="00BE2B3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100</w:t>
            </w:r>
          </w:p>
        </w:tc>
        <w:tc>
          <w:tcPr>
            <w:tcW w:w="1282" w:type="dxa"/>
            <w:shd w:val="clear" w:color="auto" w:fill="FFFFFF" w:themeFill="background1"/>
          </w:tcPr>
          <w:p w14:paraId="264B3968" w14:textId="2B43713B" w:rsidR="00BE2B3B" w:rsidRDefault="00BE2B3B" w:rsidP="00BE2B3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100</w:t>
            </w:r>
          </w:p>
        </w:tc>
      </w:tr>
    </w:tbl>
    <w:p w14:paraId="1621A33F" w14:textId="5587C1D7" w:rsidR="005C2427" w:rsidRPr="00983917" w:rsidRDefault="005C2427" w:rsidP="005C2427">
      <w:pPr>
        <w:pStyle w:val="Heading2"/>
      </w:pPr>
      <w:bookmarkStart w:id="224" w:name="_Ref210998153"/>
      <w:bookmarkStart w:id="225" w:name="_Toc211000606"/>
      <w:r w:rsidRPr="00983917">
        <w:t>T000</w:t>
      </w:r>
      <w:r w:rsidR="004B4616">
        <w:t>6</w:t>
      </w:r>
      <w:r w:rsidRPr="00983917">
        <w:t xml:space="preserve">: </w:t>
      </w:r>
      <w:r w:rsidR="004B4616">
        <w:t>MAG-DRV Capabilities</w:t>
      </w:r>
      <w:r w:rsidR="0013211E">
        <w:t xml:space="preserve"> (only for MAG-VIS100</w:t>
      </w:r>
      <w:commentRangeStart w:id="226"/>
      <w:r w:rsidR="0013211E">
        <w:t>0</w:t>
      </w:r>
      <w:commentRangeEnd w:id="226"/>
      <w:r w:rsidR="00CA03D7">
        <w:rPr>
          <w:rStyle w:val="CommentReference"/>
          <w:sz w:val="24"/>
        </w:rPr>
        <w:commentReference w:id="226"/>
      </w:r>
      <w:r w:rsidR="0013211E">
        <w:t>x modules)</w:t>
      </w:r>
      <w:bookmarkEnd w:id="224"/>
      <w:bookmarkEnd w:id="225"/>
    </w:p>
    <w:p w14:paraId="23806C00" w14:textId="16456E50" w:rsidR="005C2427" w:rsidRPr="00FC0912" w:rsidRDefault="005C2427" w:rsidP="005C2427">
      <w:pPr>
        <w:keepNext/>
        <w:jc w:val="center"/>
        <w:rPr>
          <w:b/>
          <w:bCs/>
          <w:sz w:val="20"/>
          <w:szCs w:val="20"/>
          <w:lang w:eastAsia="en-US"/>
        </w:rPr>
      </w:pPr>
      <w:bookmarkStart w:id="227" w:name="_Toc211000629"/>
      <w:r w:rsidRPr="00FC0912">
        <w:rPr>
          <w:b/>
          <w:bCs/>
          <w:sz w:val="20"/>
          <w:szCs w:val="20"/>
          <w:lang w:eastAsia="en-US"/>
        </w:rPr>
        <w:t xml:space="preserve">Table </w:t>
      </w:r>
      <w:r w:rsidRPr="00FC0912">
        <w:rPr>
          <w:b/>
          <w:bCs/>
          <w:sz w:val="20"/>
          <w:szCs w:val="20"/>
          <w:lang w:eastAsia="en-US"/>
        </w:rPr>
        <w:fldChar w:fldCharType="begin"/>
      </w:r>
      <w:r w:rsidRPr="00FC0912">
        <w:rPr>
          <w:b/>
          <w:bCs/>
          <w:sz w:val="20"/>
          <w:szCs w:val="20"/>
          <w:lang w:eastAsia="en-US"/>
        </w:rPr>
        <w:instrText xml:space="preserve"> SEQ Table \* ARABIC </w:instrText>
      </w:r>
      <w:r w:rsidRPr="00FC0912">
        <w:rPr>
          <w:b/>
          <w:bCs/>
          <w:sz w:val="20"/>
          <w:szCs w:val="20"/>
          <w:lang w:eastAsia="en-US"/>
        </w:rPr>
        <w:fldChar w:fldCharType="separate"/>
      </w:r>
      <w:r w:rsidR="0014032D">
        <w:rPr>
          <w:b/>
          <w:bCs/>
          <w:noProof/>
          <w:sz w:val="20"/>
          <w:szCs w:val="20"/>
          <w:lang w:eastAsia="en-US"/>
        </w:rPr>
        <w:t>15</w:t>
      </w:r>
      <w:r w:rsidRPr="00FC0912">
        <w:rPr>
          <w:b/>
          <w:bCs/>
          <w:sz w:val="20"/>
          <w:szCs w:val="20"/>
          <w:lang w:eastAsia="en-US"/>
        </w:rPr>
        <w:fldChar w:fldCharType="end"/>
      </w:r>
      <w:r w:rsidRPr="00FC0912">
        <w:rPr>
          <w:b/>
          <w:bCs/>
          <w:sz w:val="20"/>
          <w:szCs w:val="20"/>
          <w:lang w:eastAsia="en-US"/>
        </w:rPr>
        <w:t xml:space="preserve">: </w:t>
      </w:r>
      <w:r w:rsidR="004B4616">
        <w:rPr>
          <w:b/>
          <w:bCs/>
          <w:sz w:val="20"/>
          <w:szCs w:val="20"/>
          <w:lang w:eastAsia="en-US"/>
        </w:rPr>
        <w:t>MAG-DRV Capabilities</w:t>
      </w:r>
      <w:r>
        <w:rPr>
          <w:b/>
          <w:bCs/>
          <w:sz w:val="20"/>
          <w:szCs w:val="20"/>
          <w:lang w:eastAsia="en-US"/>
        </w:rPr>
        <w:t xml:space="preserve"> </w:t>
      </w:r>
      <w:r w:rsidRPr="00FC0912">
        <w:rPr>
          <w:b/>
          <w:bCs/>
          <w:sz w:val="20"/>
          <w:szCs w:val="20"/>
          <w:lang w:eastAsia="en-US"/>
        </w:rPr>
        <w:t>overview</w:t>
      </w:r>
      <w:bookmarkEnd w:id="227"/>
    </w:p>
    <w:tbl>
      <w:tblPr>
        <w:tblStyle w:val="GridTable4-Accent3"/>
        <w:tblW w:w="0" w:type="auto"/>
        <w:tblLook w:val="04A0" w:firstRow="1" w:lastRow="0" w:firstColumn="1" w:lastColumn="0" w:noHBand="0" w:noVBand="1"/>
      </w:tblPr>
      <w:tblGrid>
        <w:gridCol w:w="1157"/>
        <w:gridCol w:w="3329"/>
        <w:gridCol w:w="966"/>
        <w:gridCol w:w="316"/>
        <w:gridCol w:w="1291"/>
        <w:gridCol w:w="1288"/>
        <w:gridCol w:w="1282"/>
      </w:tblGrid>
      <w:tr w:rsidR="005C2427" w:rsidRPr="00FC0912" w14:paraId="1582C5A0" w14:textId="77777777" w:rsidTr="00560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accent3" w:themeFillShade="BF"/>
          </w:tcPr>
          <w:p w14:paraId="10BBF3C0" w14:textId="77777777" w:rsidR="005C2427" w:rsidRPr="00FC0912" w:rsidRDefault="005C2427" w:rsidP="005602EB">
            <w:pPr>
              <w:spacing w:before="20" w:after="20"/>
              <w:jc w:val="left"/>
              <w:rPr>
                <w:rFonts w:cstheme="minorHAnsi"/>
                <w:b w:val="0"/>
                <w:bCs w:val="0"/>
                <w:sz w:val="20"/>
                <w:szCs w:val="20"/>
              </w:rPr>
            </w:pPr>
            <w:r w:rsidRPr="00FC0912">
              <w:rPr>
                <w:rFonts w:cstheme="minorHAnsi"/>
                <w:b w:val="0"/>
                <w:bCs w:val="0"/>
                <w:sz w:val="20"/>
                <w:szCs w:val="20"/>
              </w:rPr>
              <w:t xml:space="preserve">Test Description </w:t>
            </w:r>
          </w:p>
        </w:tc>
      </w:tr>
      <w:tr w:rsidR="005C2427" w:rsidRPr="00FC0912" w14:paraId="68AAE484"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FFFFFF" w:themeFill="background1"/>
          </w:tcPr>
          <w:p w14:paraId="69E6B890" w14:textId="4296B4F7" w:rsidR="00A34ABA" w:rsidRPr="00B33109" w:rsidRDefault="00A34ABA" w:rsidP="00C702A9">
            <w:pPr>
              <w:spacing w:before="20" w:after="20"/>
              <w:jc w:val="left"/>
              <w:rPr>
                <w:rFonts w:cstheme="minorHAnsi"/>
                <w:b w:val="0"/>
                <w:bCs w:val="0"/>
                <w:sz w:val="20"/>
                <w:szCs w:val="20"/>
              </w:rPr>
            </w:pPr>
            <w:r w:rsidRPr="00B33109">
              <w:rPr>
                <w:rFonts w:cstheme="minorHAnsi"/>
                <w:b w:val="0"/>
                <w:bCs w:val="0"/>
                <w:sz w:val="20"/>
                <w:szCs w:val="20"/>
              </w:rPr>
              <w:t>This test provides functional verification of the MAG-DRV IC outputs in both steady-state (ON/OFF) and dynamic (</w:t>
            </w:r>
            <w:commentRangeStart w:id="228"/>
            <w:commentRangeStart w:id="229"/>
            <w:r w:rsidRPr="00B33109">
              <w:rPr>
                <w:rFonts w:cstheme="minorHAnsi"/>
                <w:b w:val="0"/>
                <w:bCs w:val="0"/>
                <w:sz w:val="20"/>
                <w:szCs w:val="20"/>
              </w:rPr>
              <w:t>PWM) modes</w:t>
            </w:r>
            <w:commentRangeEnd w:id="228"/>
            <w:r w:rsidR="00E929A1" w:rsidRPr="00B33109">
              <w:rPr>
                <w:rStyle w:val="CommentReference"/>
                <w:rFonts w:cstheme="minorHAnsi"/>
                <w:b w:val="0"/>
                <w:bCs w:val="0"/>
                <w:sz w:val="20"/>
                <w:szCs w:val="20"/>
              </w:rPr>
              <w:commentReference w:id="228"/>
            </w:r>
            <w:commentRangeEnd w:id="229"/>
            <w:r w:rsidR="00444F91" w:rsidRPr="00B33109">
              <w:rPr>
                <w:rStyle w:val="CommentReference"/>
                <w:rFonts w:cstheme="minorHAnsi"/>
                <w:b w:val="0"/>
                <w:bCs w:val="0"/>
                <w:sz w:val="20"/>
                <w:szCs w:val="20"/>
              </w:rPr>
              <w:commentReference w:id="229"/>
            </w:r>
            <w:r w:rsidRPr="00B33109">
              <w:rPr>
                <w:rFonts w:cstheme="minorHAnsi"/>
                <w:b w:val="0"/>
                <w:bCs w:val="0"/>
                <w:sz w:val="20"/>
                <w:szCs w:val="20"/>
              </w:rPr>
              <w:t>. The test confirms that the driver successfully switches the output as commanded, using the oscilloscope and MAGICS MUX Card to quickly check all channels.</w:t>
            </w:r>
          </w:p>
          <w:p w14:paraId="35C1D8E7" w14:textId="544454D7" w:rsidR="00C702A9" w:rsidRPr="00FC0912" w:rsidRDefault="00C702A9" w:rsidP="00C702A9">
            <w:pPr>
              <w:spacing w:before="20" w:after="20"/>
              <w:jc w:val="left"/>
              <w:rPr>
                <w:rFonts w:cstheme="minorHAnsi"/>
                <w:b w:val="0"/>
                <w:bCs w:val="0"/>
                <w:sz w:val="20"/>
                <w:szCs w:val="20"/>
              </w:rPr>
            </w:pPr>
          </w:p>
        </w:tc>
      </w:tr>
      <w:tr w:rsidR="005C2427" w:rsidRPr="00FC0912" w14:paraId="4588FA98" w14:textId="77777777" w:rsidTr="005602EB">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accent3" w:themeFillShade="BF"/>
          </w:tcPr>
          <w:p w14:paraId="7F0D8A8B" w14:textId="77777777" w:rsidR="005C2427" w:rsidRPr="00FC0912" w:rsidRDefault="005C2427" w:rsidP="005602EB">
            <w:pPr>
              <w:spacing w:before="20" w:after="20"/>
              <w:jc w:val="left"/>
              <w:rPr>
                <w:rFonts w:cstheme="minorHAnsi"/>
                <w:b w:val="0"/>
                <w:bCs w:val="0"/>
                <w:color w:val="FFFFFF" w:themeColor="background1"/>
                <w:sz w:val="20"/>
                <w:szCs w:val="20"/>
              </w:rPr>
            </w:pPr>
            <w:r w:rsidRPr="00FC0912">
              <w:rPr>
                <w:rFonts w:cstheme="minorHAnsi"/>
                <w:b w:val="0"/>
                <w:bCs w:val="0"/>
                <w:color w:val="FFFFFF" w:themeColor="background1"/>
                <w:sz w:val="20"/>
                <w:szCs w:val="20"/>
              </w:rPr>
              <w:t xml:space="preserve">Test Equipment Requirements </w:t>
            </w:r>
          </w:p>
        </w:tc>
      </w:tr>
      <w:tr w:rsidR="005C2427" w:rsidRPr="00FC0912" w14:paraId="57F9E8D8"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FFFFFF" w:themeFill="background1"/>
          </w:tcPr>
          <w:p w14:paraId="33027C0D" w14:textId="77777777" w:rsidR="005C2427" w:rsidRPr="00B33109" w:rsidRDefault="005C2427" w:rsidP="005602EB">
            <w:pPr>
              <w:spacing w:before="20" w:after="20"/>
              <w:contextualSpacing/>
              <w:rPr>
                <w:b w:val="0"/>
                <w:bCs w:val="0"/>
                <w:sz w:val="20"/>
                <w:szCs w:val="20"/>
              </w:rPr>
            </w:pPr>
            <w:r w:rsidRPr="00B33109">
              <w:rPr>
                <w:b w:val="0"/>
                <w:bCs w:val="0"/>
                <w:sz w:val="20"/>
                <w:szCs w:val="20"/>
              </w:rPr>
              <w:t>Hardware:</w:t>
            </w:r>
          </w:p>
          <w:p w14:paraId="015DC89B" w14:textId="77777777" w:rsidR="005C2427" w:rsidRPr="00B33109" w:rsidRDefault="005C2427" w:rsidP="005602EB">
            <w:pPr>
              <w:pStyle w:val="ListParagraph"/>
              <w:numPr>
                <w:ilvl w:val="0"/>
                <w:numId w:val="22"/>
              </w:numPr>
              <w:spacing w:before="20" w:after="20"/>
              <w:rPr>
                <w:b w:val="0"/>
                <w:bCs w:val="0"/>
                <w:sz w:val="20"/>
                <w:szCs w:val="20"/>
              </w:rPr>
            </w:pPr>
            <w:r w:rsidRPr="00B33109">
              <w:rPr>
                <w:b w:val="0"/>
                <w:bCs w:val="0"/>
                <w:sz w:val="20"/>
                <w:szCs w:val="20"/>
              </w:rPr>
              <w:t xml:space="preserve">PSU for forcing VDD_IN: </w:t>
            </w:r>
          </w:p>
          <w:p w14:paraId="05E59989" w14:textId="0917BB3D" w:rsidR="005C2427" w:rsidRPr="00B33109" w:rsidRDefault="005C2427" w:rsidP="005602EB">
            <w:pPr>
              <w:pStyle w:val="ListParagraph"/>
              <w:numPr>
                <w:ilvl w:val="1"/>
                <w:numId w:val="22"/>
              </w:numPr>
              <w:spacing w:before="20" w:after="20"/>
              <w:rPr>
                <w:b w:val="0"/>
                <w:bCs w:val="0"/>
                <w:sz w:val="20"/>
                <w:szCs w:val="20"/>
              </w:rPr>
            </w:pPr>
            <w:r w:rsidRPr="00B33109">
              <w:rPr>
                <w:b w:val="0"/>
                <w:bCs w:val="0"/>
                <w:sz w:val="20"/>
                <w:szCs w:val="20"/>
              </w:rPr>
              <w:t>Voltage source accuracy: 10mV, range 1</w:t>
            </w:r>
            <w:commentRangeStart w:id="230"/>
            <w:r w:rsidRPr="00B33109">
              <w:rPr>
                <w:b w:val="0"/>
                <w:bCs w:val="0"/>
                <w:sz w:val="20"/>
                <w:szCs w:val="20"/>
              </w:rPr>
              <w:t>00mV</w:t>
            </w:r>
            <w:commentRangeEnd w:id="230"/>
            <w:r w:rsidR="0060108D" w:rsidRPr="00B33109">
              <w:rPr>
                <w:rStyle w:val="CommentReference"/>
                <w:b w:val="0"/>
                <w:bCs w:val="0"/>
                <w:sz w:val="20"/>
                <w:szCs w:val="20"/>
              </w:rPr>
              <w:commentReference w:id="230"/>
            </w:r>
          </w:p>
          <w:p w14:paraId="543FCB3A" w14:textId="77777777" w:rsidR="005C2427" w:rsidRPr="00B33109" w:rsidRDefault="005C2427" w:rsidP="005602EB">
            <w:pPr>
              <w:pStyle w:val="ListParagraph"/>
              <w:numPr>
                <w:ilvl w:val="0"/>
                <w:numId w:val="22"/>
              </w:numPr>
              <w:spacing w:before="20" w:after="20"/>
              <w:rPr>
                <w:b w:val="0"/>
                <w:bCs w:val="0"/>
                <w:sz w:val="20"/>
                <w:szCs w:val="20"/>
              </w:rPr>
            </w:pPr>
            <w:r w:rsidRPr="00B33109">
              <w:rPr>
                <w:b w:val="0"/>
                <w:bCs w:val="0"/>
                <w:sz w:val="20"/>
                <w:szCs w:val="20"/>
              </w:rPr>
              <w:t xml:space="preserve">Frame grabber to initiate the streaming mode </w:t>
            </w:r>
          </w:p>
          <w:p w14:paraId="03B82A94" w14:textId="77777777" w:rsidR="005C2427" w:rsidRPr="00B33109" w:rsidRDefault="005C2427" w:rsidP="005602EB">
            <w:pPr>
              <w:pStyle w:val="ListParagraph"/>
              <w:numPr>
                <w:ilvl w:val="0"/>
                <w:numId w:val="22"/>
              </w:numPr>
              <w:spacing w:before="20" w:after="20"/>
              <w:rPr>
                <w:b w:val="0"/>
                <w:bCs w:val="0"/>
                <w:sz w:val="20"/>
                <w:szCs w:val="20"/>
              </w:rPr>
            </w:pPr>
            <w:r w:rsidRPr="00B33109">
              <w:rPr>
                <w:b w:val="0"/>
                <w:bCs w:val="0"/>
                <w:sz w:val="20"/>
                <w:szCs w:val="20"/>
              </w:rPr>
              <w:t>Thermostreamer for RT testing</w:t>
            </w:r>
          </w:p>
          <w:p w14:paraId="7A146990" w14:textId="77777777" w:rsidR="006D6E40" w:rsidRPr="00B33109" w:rsidRDefault="006D6E40" w:rsidP="006D6E40">
            <w:pPr>
              <w:pStyle w:val="ListParagraph"/>
              <w:spacing w:before="20" w:after="20"/>
              <w:rPr>
                <w:b w:val="0"/>
                <w:bCs w:val="0"/>
                <w:sz w:val="20"/>
                <w:szCs w:val="20"/>
              </w:rPr>
            </w:pPr>
          </w:p>
          <w:p w14:paraId="772AF2EF" w14:textId="7EB561C9" w:rsidR="00346DDD" w:rsidRPr="00B33109" w:rsidRDefault="00346DDD" w:rsidP="00346DDD">
            <w:pPr>
              <w:spacing w:before="20" w:after="20"/>
              <w:rPr>
                <w:b w:val="0"/>
                <w:bCs w:val="0"/>
                <w:sz w:val="20"/>
                <w:szCs w:val="20"/>
                <w:u w:val="single"/>
              </w:rPr>
            </w:pPr>
            <w:r w:rsidRPr="00B33109">
              <w:rPr>
                <w:sz w:val="20"/>
                <w:szCs w:val="20"/>
                <w:u w:val="single"/>
              </w:rPr>
              <w:t xml:space="preserve">The test setup need to be adjusted as </w:t>
            </w:r>
            <w:r w:rsidR="007742C4" w:rsidRPr="00B33109">
              <w:rPr>
                <w:sz w:val="20"/>
                <w:szCs w:val="20"/>
                <w:u w:val="single"/>
              </w:rPr>
              <w:t>depicted</w:t>
            </w:r>
            <w:r w:rsidRPr="00B33109">
              <w:rPr>
                <w:sz w:val="20"/>
                <w:szCs w:val="20"/>
                <w:u w:val="single"/>
              </w:rPr>
              <w:t xml:space="preserve"> </w:t>
            </w:r>
            <w:r w:rsidRPr="00AC6C4E">
              <w:rPr>
                <w:sz w:val="20"/>
                <w:szCs w:val="20"/>
                <w:u w:val="single"/>
              </w:rPr>
              <w:t>i</w:t>
            </w:r>
            <w:r w:rsidR="006D6E40" w:rsidRPr="00AC6C4E">
              <w:rPr>
                <w:sz w:val="20"/>
                <w:szCs w:val="20"/>
                <w:u w:val="single"/>
              </w:rPr>
              <w:t>n</w:t>
            </w:r>
            <w:r w:rsidR="00AC6C4E" w:rsidRPr="00AC6C4E">
              <w:rPr>
                <w:sz w:val="20"/>
                <w:szCs w:val="20"/>
                <w:u w:val="single"/>
              </w:rPr>
              <w:t xml:space="preserve"> </w:t>
            </w:r>
            <w:r w:rsidR="0013211E" w:rsidRPr="0013211E">
              <w:rPr>
                <w:sz w:val="20"/>
                <w:szCs w:val="20"/>
                <w:u w:val="single"/>
              </w:rPr>
              <w:fldChar w:fldCharType="begin"/>
            </w:r>
            <w:r w:rsidR="0013211E" w:rsidRPr="0013211E">
              <w:rPr>
                <w:sz w:val="20"/>
                <w:szCs w:val="20"/>
                <w:u w:val="single"/>
              </w:rPr>
              <w:instrText xml:space="preserve"> REF _Ref210981818 \h  \* MERGEFORMAT </w:instrText>
            </w:r>
            <w:r w:rsidR="0013211E" w:rsidRPr="0013211E">
              <w:rPr>
                <w:sz w:val="20"/>
                <w:szCs w:val="20"/>
                <w:u w:val="single"/>
              </w:rPr>
            </w:r>
            <w:r w:rsidR="0013211E" w:rsidRPr="0013211E">
              <w:rPr>
                <w:sz w:val="20"/>
                <w:szCs w:val="20"/>
                <w:u w:val="single"/>
              </w:rPr>
              <w:fldChar w:fldCharType="separate"/>
            </w:r>
            <w:r w:rsidR="0014032D" w:rsidRPr="0014032D">
              <w:rPr>
                <w:sz w:val="20"/>
                <w:szCs w:val="20"/>
                <w:u w:val="single"/>
              </w:rPr>
              <w:t xml:space="preserve">Figure </w:t>
            </w:r>
            <w:r w:rsidR="0014032D" w:rsidRPr="0014032D">
              <w:rPr>
                <w:noProof/>
                <w:sz w:val="20"/>
                <w:szCs w:val="20"/>
                <w:u w:val="single"/>
              </w:rPr>
              <w:t>3</w:t>
            </w:r>
            <w:r w:rsidR="0013211E" w:rsidRPr="0013211E">
              <w:rPr>
                <w:sz w:val="20"/>
                <w:szCs w:val="20"/>
                <w:u w:val="single"/>
              </w:rPr>
              <w:fldChar w:fldCharType="end"/>
            </w:r>
            <w:r w:rsidR="0013211E" w:rsidRPr="0013211E">
              <w:rPr>
                <w:sz w:val="20"/>
                <w:szCs w:val="20"/>
                <w:u w:val="single"/>
              </w:rPr>
              <w:t>.</w:t>
            </w:r>
          </w:p>
          <w:p w14:paraId="2E6446B9" w14:textId="72F1A247" w:rsidR="006D6E40" w:rsidRPr="00B33109" w:rsidRDefault="006D6E40" w:rsidP="00346DDD">
            <w:pPr>
              <w:spacing w:before="20" w:after="20"/>
              <w:rPr>
                <w:sz w:val="20"/>
                <w:szCs w:val="20"/>
              </w:rPr>
            </w:pPr>
          </w:p>
        </w:tc>
      </w:tr>
      <w:tr w:rsidR="005C2427" w:rsidRPr="00B33109" w14:paraId="5D01A09C" w14:textId="77777777" w:rsidTr="005602EB">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text1" w:themeFillShade="BF"/>
          </w:tcPr>
          <w:p w14:paraId="296684CE" w14:textId="77777777" w:rsidR="005C2427" w:rsidRPr="00B33109" w:rsidRDefault="005C2427" w:rsidP="005602EB">
            <w:pPr>
              <w:spacing w:before="20" w:after="20"/>
              <w:contextualSpacing/>
              <w:rPr>
                <w:color w:val="FFFFFF" w:themeColor="background1"/>
                <w:sz w:val="20"/>
                <w:szCs w:val="20"/>
              </w:rPr>
            </w:pPr>
            <w:r w:rsidRPr="00B33109">
              <w:rPr>
                <w:color w:val="FFFFFF" w:themeColor="background1"/>
                <w:sz w:val="20"/>
                <w:szCs w:val="20"/>
              </w:rPr>
              <w:t>Test Conditions</w:t>
            </w:r>
          </w:p>
        </w:tc>
      </w:tr>
      <w:tr w:rsidR="005C2427" w:rsidRPr="00B33109" w14:paraId="746B414E"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FFFFFF" w:themeFill="background1"/>
          </w:tcPr>
          <w:p w14:paraId="227B6F58" w14:textId="019FA1E4" w:rsidR="00806401" w:rsidRPr="00B33109" w:rsidRDefault="005C2427" w:rsidP="0010198D">
            <w:pPr>
              <w:spacing w:before="20" w:after="20"/>
              <w:contextualSpacing/>
              <w:rPr>
                <w:sz w:val="20"/>
                <w:szCs w:val="20"/>
              </w:rPr>
            </w:pPr>
            <w:r w:rsidRPr="00B33109">
              <w:rPr>
                <w:b w:val="0"/>
                <w:bCs w:val="0"/>
                <w:sz w:val="20"/>
                <w:szCs w:val="20"/>
              </w:rPr>
              <w:t>Test is conducted only at nominal voltage and room temperature (RT).</w:t>
            </w:r>
          </w:p>
        </w:tc>
      </w:tr>
      <w:tr w:rsidR="005C2427" w:rsidRPr="00FC0912" w14:paraId="3424709B" w14:textId="77777777" w:rsidTr="005602EB">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accent3" w:themeFillShade="BF"/>
          </w:tcPr>
          <w:p w14:paraId="51B55255" w14:textId="77777777" w:rsidR="005C2427" w:rsidRPr="00FC0912" w:rsidRDefault="005C2427" w:rsidP="005602EB">
            <w:pPr>
              <w:spacing w:before="20" w:after="20"/>
              <w:jc w:val="left"/>
              <w:rPr>
                <w:rFonts w:cstheme="minorHAnsi"/>
                <w:b w:val="0"/>
                <w:bCs w:val="0"/>
                <w:sz w:val="20"/>
                <w:szCs w:val="20"/>
              </w:rPr>
            </w:pPr>
            <w:r w:rsidRPr="00FC0912">
              <w:rPr>
                <w:rFonts w:cstheme="minorHAnsi"/>
                <w:b w:val="0"/>
                <w:bCs w:val="0"/>
                <w:color w:val="FFFFFF" w:themeColor="background1"/>
                <w:sz w:val="20"/>
                <w:szCs w:val="20"/>
              </w:rPr>
              <w:t>Test Procedure</w:t>
            </w:r>
          </w:p>
        </w:tc>
      </w:tr>
      <w:tr w:rsidR="005C2427" w:rsidRPr="00B33109" w14:paraId="32167168"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C5C2C2" w:themeFill="accent3" w:themeFillTint="66"/>
          </w:tcPr>
          <w:p w14:paraId="7500A918" w14:textId="77777777" w:rsidR="005C2427" w:rsidRPr="00FC0912" w:rsidRDefault="005C2427" w:rsidP="005602EB">
            <w:pPr>
              <w:spacing w:before="20" w:after="20"/>
              <w:jc w:val="left"/>
              <w:rPr>
                <w:rFonts w:cstheme="minorHAnsi"/>
                <w:b w:val="0"/>
                <w:bCs w:val="0"/>
                <w:sz w:val="20"/>
                <w:szCs w:val="20"/>
              </w:rPr>
            </w:pPr>
            <w:r w:rsidRPr="00FC0912">
              <w:rPr>
                <w:rFonts w:cstheme="minorHAnsi"/>
                <w:b w:val="0"/>
                <w:bCs w:val="0"/>
                <w:sz w:val="20"/>
                <w:szCs w:val="20"/>
              </w:rPr>
              <w:t>Step</w:t>
            </w:r>
          </w:p>
        </w:tc>
        <w:tc>
          <w:tcPr>
            <w:tcW w:w="4295" w:type="dxa"/>
            <w:gridSpan w:val="2"/>
            <w:shd w:val="clear" w:color="auto" w:fill="C5C2C2" w:themeFill="accent3" w:themeFillTint="66"/>
          </w:tcPr>
          <w:p w14:paraId="3564062A" w14:textId="77777777" w:rsidR="005C2427" w:rsidRPr="00FC0912" w:rsidRDefault="005C2427"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Action</w:t>
            </w:r>
          </w:p>
        </w:tc>
        <w:tc>
          <w:tcPr>
            <w:tcW w:w="2895" w:type="dxa"/>
            <w:gridSpan w:val="3"/>
            <w:shd w:val="clear" w:color="auto" w:fill="C5C2C2" w:themeFill="accent3" w:themeFillTint="66"/>
          </w:tcPr>
          <w:p w14:paraId="594D4A41" w14:textId="77777777" w:rsidR="005C2427" w:rsidRPr="00FC0912" w:rsidRDefault="005C2427"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Register parameter</w:t>
            </w:r>
          </w:p>
        </w:tc>
        <w:tc>
          <w:tcPr>
            <w:tcW w:w="1282" w:type="dxa"/>
            <w:shd w:val="clear" w:color="auto" w:fill="C5C2C2" w:themeFill="accent3" w:themeFillTint="66"/>
          </w:tcPr>
          <w:p w14:paraId="05268705" w14:textId="77777777" w:rsidR="005C2427" w:rsidRPr="00FC0912" w:rsidRDefault="005C2427"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Value</w:t>
            </w:r>
          </w:p>
        </w:tc>
      </w:tr>
      <w:tr w:rsidR="005C2427" w:rsidRPr="00B33109" w14:paraId="7E330087" w14:textId="77777777" w:rsidTr="005602EB">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22096B2A" w14:textId="77777777" w:rsidR="005C2427" w:rsidRPr="00B33109" w:rsidRDefault="005C2427" w:rsidP="00C702A9">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5E60EF91" w14:textId="77777777" w:rsidR="005C2427" w:rsidRPr="00FC0912" w:rsidRDefault="005C2427"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Start from park state.</w:t>
            </w:r>
          </w:p>
        </w:tc>
        <w:tc>
          <w:tcPr>
            <w:tcW w:w="2895" w:type="dxa"/>
            <w:gridSpan w:val="3"/>
            <w:shd w:val="clear" w:color="auto" w:fill="FFFFFF" w:themeFill="background1"/>
          </w:tcPr>
          <w:p w14:paraId="47D36830" w14:textId="77777777" w:rsidR="005C2427" w:rsidRPr="00FC0912" w:rsidRDefault="005C2427"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82" w:type="dxa"/>
            <w:shd w:val="clear" w:color="auto" w:fill="FFFFFF" w:themeFill="background1"/>
          </w:tcPr>
          <w:p w14:paraId="1450E377" w14:textId="77777777" w:rsidR="005C2427" w:rsidRPr="00FC0912" w:rsidRDefault="005C2427"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5C2427" w:rsidRPr="00B33109" w14:paraId="0812CBC0"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05A83302" w14:textId="77777777" w:rsidR="005C2427" w:rsidRPr="00B33109" w:rsidRDefault="005C2427" w:rsidP="00C702A9">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20B97FDD" w14:textId="77777777" w:rsidR="005C2427" w:rsidRPr="00FC0912" w:rsidRDefault="005C2427"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Configure the PSU to the V</w:t>
            </w:r>
            <w:r w:rsidRPr="00B33109">
              <w:rPr>
                <w:rFonts w:cstheme="minorHAnsi"/>
                <w:sz w:val="20"/>
                <w:szCs w:val="20"/>
                <w:vertAlign w:val="subscript"/>
              </w:rPr>
              <w:t>nom.</w:t>
            </w:r>
            <w:r w:rsidRPr="00B33109">
              <w:rPr>
                <w:rFonts w:cstheme="minorHAnsi"/>
                <w:sz w:val="20"/>
                <w:szCs w:val="20"/>
              </w:rPr>
              <w:t xml:space="preserve"> voltage.</w:t>
            </w:r>
          </w:p>
        </w:tc>
        <w:tc>
          <w:tcPr>
            <w:tcW w:w="2895" w:type="dxa"/>
            <w:gridSpan w:val="3"/>
            <w:shd w:val="clear" w:color="auto" w:fill="FFFFFF" w:themeFill="background1"/>
          </w:tcPr>
          <w:p w14:paraId="076AF43D" w14:textId="77777777" w:rsidR="005C2427" w:rsidRPr="00FC0912" w:rsidRDefault="005C2427"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82" w:type="dxa"/>
            <w:shd w:val="clear" w:color="auto" w:fill="FFFFFF" w:themeFill="background1"/>
          </w:tcPr>
          <w:p w14:paraId="2D288F6B" w14:textId="77777777" w:rsidR="005C2427" w:rsidRPr="00FC0912" w:rsidRDefault="005C2427"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5C2427" w:rsidRPr="00B33109" w14:paraId="0650B3F2" w14:textId="77777777" w:rsidTr="005602EB">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541F29FD" w14:textId="77777777" w:rsidR="005C2427" w:rsidRPr="00B33109" w:rsidRDefault="005C2427" w:rsidP="00C702A9">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4A9AB350" w14:textId="36342B8E" w:rsidR="005C2427" w:rsidRPr="00FC0912" w:rsidRDefault="005C2427"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Set up the imager to work in FHD10 mode (</w:t>
            </w:r>
            <w:r w:rsidRPr="00B33109">
              <w:rPr>
                <w:sz w:val="20"/>
                <w:szCs w:val="20"/>
              </w:rPr>
              <w:fldChar w:fldCharType="begin"/>
            </w:r>
            <w:r w:rsidRPr="00B33109">
              <w:rPr>
                <w:sz w:val="20"/>
                <w:szCs w:val="20"/>
              </w:rPr>
              <w:instrText xml:space="preserve"> REF _Ref210893375 \h  \* MERGEFORMAT </w:instrText>
            </w:r>
            <w:r w:rsidRPr="00B33109">
              <w:rPr>
                <w:sz w:val="20"/>
                <w:szCs w:val="20"/>
              </w:rPr>
            </w:r>
            <w:r w:rsidRPr="00B33109">
              <w:rPr>
                <w:sz w:val="20"/>
                <w:szCs w:val="20"/>
              </w:rPr>
              <w:fldChar w:fldCharType="separate"/>
            </w:r>
            <w:r w:rsidR="0014032D" w:rsidRPr="0014032D">
              <w:rPr>
                <w:sz w:val="20"/>
                <w:szCs w:val="20"/>
              </w:rPr>
              <w:t>Table 2</w:t>
            </w:r>
            <w:r w:rsidRPr="00B33109">
              <w:rPr>
                <w:sz w:val="20"/>
                <w:szCs w:val="20"/>
              </w:rPr>
              <w:fldChar w:fldCharType="end"/>
            </w:r>
            <w:r w:rsidRPr="00B33109">
              <w:rPr>
                <w:sz w:val="20"/>
                <w:szCs w:val="20"/>
              </w:rPr>
              <w:t>).</w:t>
            </w:r>
          </w:p>
        </w:tc>
        <w:tc>
          <w:tcPr>
            <w:tcW w:w="2895" w:type="dxa"/>
            <w:gridSpan w:val="3"/>
            <w:shd w:val="clear" w:color="auto" w:fill="FFFFFF" w:themeFill="background1"/>
          </w:tcPr>
          <w:p w14:paraId="2BDDED30" w14:textId="77777777" w:rsidR="005C2427" w:rsidRPr="00FC0912" w:rsidRDefault="005C2427"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82" w:type="dxa"/>
            <w:shd w:val="clear" w:color="auto" w:fill="FFFFFF" w:themeFill="background1"/>
          </w:tcPr>
          <w:p w14:paraId="7BE11E34" w14:textId="77777777" w:rsidR="005C2427" w:rsidRPr="00FC0912" w:rsidRDefault="005C2427"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5C2427" w:rsidRPr="00B33109" w14:paraId="088AB35F" w14:textId="77777777" w:rsidTr="00F9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6113F28D" w14:textId="77777777" w:rsidR="005C2427" w:rsidRPr="00B33109" w:rsidRDefault="005C2427" w:rsidP="00C702A9">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554CE86F" w14:textId="41144D6E" w:rsidR="005C2427" w:rsidRPr="00B33109" w:rsidRDefault="00F9079B" w:rsidP="005602EB">
            <w:pPr>
              <w:tabs>
                <w:tab w:val="left" w:pos="990"/>
              </w:tabs>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Initialize SPI and output clock on the MAG</w:t>
            </w:r>
            <w:r w:rsidR="00D1393D" w:rsidRPr="00B33109">
              <w:rPr>
                <w:rFonts w:cstheme="minorHAnsi"/>
                <w:sz w:val="20"/>
                <w:szCs w:val="20"/>
              </w:rPr>
              <w:t>-</w:t>
            </w:r>
            <w:r w:rsidRPr="00B33109">
              <w:rPr>
                <w:rFonts w:cstheme="minorHAnsi"/>
                <w:sz w:val="20"/>
                <w:szCs w:val="20"/>
              </w:rPr>
              <w:t>CXP IC.</w:t>
            </w:r>
          </w:p>
        </w:tc>
        <w:tc>
          <w:tcPr>
            <w:tcW w:w="2895" w:type="dxa"/>
            <w:gridSpan w:val="3"/>
            <w:shd w:val="clear" w:color="auto" w:fill="FFFFFF" w:themeFill="background1"/>
          </w:tcPr>
          <w:p w14:paraId="1E03843A" w14:textId="77777777" w:rsidR="005C2427" w:rsidRPr="00B33109" w:rsidRDefault="00B42CFF" w:rsidP="005602EB">
            <w:pPr>
              <w:spacing w:before="20" w:after="20"/>
              <w:jc w:val="left"/>
              <w:cnfStyle w:val="000000100000" w:firstRow="0" w:lastRow="0" w:firstColumn="0" w:lastColumn="0" w:oddVBand="0" w:evenVBand="0" w:oddHBand="1" w:evenHBand="0" w:firstRowFirstColumn="0" w:firstRowLastColumn="0" w:lastRowFirstColumn="0" w:lastRowLastColumn="0"/>
              <w:rPr>
                <w:sz w:val="20"/>
                <w:szCs w:val="20"/>
              </w:rPr>
            </w:pPr>
            <w:r w:rsidRPr="00B33109">
              <w:rPr>
                <w:sz w:val="20"/>
                <w:szCs w:val="20"/>
              </w:rPr>
              <w:t>See</w:t>
            </w:r>
            <w:r w:rsidR="00A53FF6" w:rsidRPr="00B33109">
              <w:rPr>
                <w:sz w:val="20"/>
                <w:szCs w:val="20"/>
              </w:rPr>
              <w:t xml:space="preserve"> initializing code</w:t>
            </w:r>
            <w:r w:rsidR="000C513C" w:rsidRPr="00B33109">
              <w:rPr>
                <w:sz w:val="20"/>
                <w:szCs w:val="20"/>
              </w:rPr>
              <w:t xml:space="preserve"> snippet</w:t>
            </w:r>
          </w:p>
          <w:p w14:paraId="2DA1D385" w14:textId="2E1E12C8" w:rsidR="009852A5" w:rsidRPr="00B33109" w:rsidRDefault="009852A5" w:rsidP="005602EB">
            <w:pPr>
              <w:spacing w:before="20" w:after="20"/>
              <w:jc w:val="left"/>
              <w:cnfStyle w:val="000000100000" w:firstRow="0" w:lastRow="0" w:firstColumn="0" w:lastColumn="0" w:oddVBand="0" w:evenVBand="0" w:oddHBand="1" w:evenHBand="0" w:firstRowFirstColumn="0" w:firstRowLastColumn="0" w:lastRowFirstColumn="0" w:lastRowLastColumn="0"/>
              <w:rPr>
                <w:sz w:val="20"/>
                <w:szCs w:val="20"/>
              </w:rPr>
            </w:pPr>
            <w:r w:rsidRPr="00B33109">
              <w:rPr>
                <w:sz w:val="20"/>
                <w:szCs w:val="20"/>
              </w:rPr>
              <w:t>(</w:t>
            </w:r>
            <w:r w:rsidRPr="00B33109">
              <w:rPr>
                <w:sz w:val="20"/>
                <w:szCs w:val="20"/>
              </w:rPr>
              <w:fldChar w:fldCharType="begin"/>
            </w:r>
            <w:r w:rsidRPr="00B33109">
              <w:rPr>
                <w:sz w:val="20"/>
                <w:szCs w:val="20"/>
              </w:rPr>
              <w:instrText xml:space="preserve"> REF _Ref210983268 \r \h  \* MERGEFORMAT </w:instrText>
            </w:r>
            <w:r w:rsidRPr="00B33109">
              <w:rPr>
                <w:sz w:val="20"/>
                <w:szCs w:val="20"/>
              </w:rPr>
            </w:r>
            <w:r w:rsidRPr="00B33109">
              <w:rPr>
                <w:sz w:val="20"/>
                <w:szCs w:val="20"/>
              </w:rPr>
              <w:fldChar w:fldCharType="separate"/>
            </w:r>
            <w:r w:rsidR="0014032D">
              <w:rPr>
                <w:sz w:val="20"/>
                <w:szCs w:val="20"/>
              </w:rPr>
              <w:t>Appendix A</w:t>
            </w:r>
            <w:r w:rsidRPr="00B33109">
              <w:rPr>
                <w:sz w:val="20"/>
                <w:szCs w:val="20"/>
              </w:rPr>
              <w:fldChar w:fldCharType="end"/>
            </w:r>
            <w:r w:rsidRPr="00B33109">
              <w:rPr>
                <w:sz w:val="20"/>
                <w:szCs w:val="20"/>
              </w:rPr>
              <w:t>)</w:t>
            </w:r>
          </w:p>
        </w:tc>
        <w:tc>
          <w:tcPr>
            <w:tcW w:w="1282" w:type="dxa"/>
            <w:shd w:val="clear" w:color="auto" w:fill="FFFFFF" w:themeFill="background1"/>
          </w:tcPr>
          <w:p w14:paraId="343C4E0A" w14:textId="3CC4ED45" w:rsidR="005C2427" w:rsidRPr="00B33109" w:rsidRDefault="005C2427"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5C2427" w:rsidRPr="00B33109" w14:paraId="46048318" w14:textId="77777777" w:rsidTr="00F932F4">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4C0FFFE7" w14:textId="77777777" w:rsidR="005C2427" w:rsidRPr="00B33109" w:rsidRDefault="005C2427" w:rsidP="00C702A9">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1CD92A32" w14:textId="51B456E5" w:rsidR="005C2427" w:rsidRPr="00B33109" w:rsidRDefault="0036079C" w:rsidP="005602EB">
            <w:pPr>
              <w:tabs>
                <w:tab w:val="left" w:pos="990"/>
              </w:tabs>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Reset</w:t>
            </w:r>
            <w:r w:rsidR="00D1393D" w:rsidRPr="00B33109">
              <w:rPr>
                <w:rFonts w:cstheme="minorHAnsi"/>
                <w:sz w:val="20"/>
                <w:szCs w:val="20"/>
              </w:rPr>
              <w:t xml:space="preserve"> </w:t>
            </w:r>
            <w:r w:rsidR="00685021" w:rsidRPr="00B33109">
              <w:rPr>
                <w:rFonts w:cstheme="minorHAnsi"/>
                <w:sz w:val="20"/>
                <w:szCs w:val="20"/>
              </w:rPr>
              <w:t xml:space="preserve">and clear flags </w:t>
            </w:r>
            <w:r w:rsidR="00D1393D" w:rsidRPr="00B33109">
              <w:rPr>
                <w:rFonts w:cstheme="minorHAnsi"/>
                <w:sz w:val="20"/>
                <w:szCs w:val="20"/>
              </w:rPr>
              <w:t xml:space="preserve">MAG-DRV IC </w:t>
            </w:r>
            <w:r w:rsidR="003C492E">
              <w:rPr>
                <w:rFonts w:cstheme="minorHAnsi"/>
                <w:sz w:val="20"/>
                <w:szCs w:val="20"/>
              </w:rPr>
              <w:t>.</w:t>
            </w:r>
          </w:p>
        </w:tc>
        <w:tc>
          <w:tcPr>
            <w:tcW w:w="2895" w:type="dxa"/>
            <w:gridSpan w:val="3"/>
            <w:shd w:val="clear" w:color="auto" w:fill="FFFFFF" w:themeFill="background1"/>
          </w:tcPr>
          <w:p w14:paraId="31CD637B" w14:textId="77777777" w:rsidR="005C2427" w:rsidRPr="00B33109" w:rsidRDefault="00D1393D"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See code snippet</w:t>
            </w:r>
          </w:p>
          <w:p w14:paraId="4272FEAC" w14:textId="292843AF" w:rsidR="002422D3" w:rsidRPr="00B33109" w:rsidRDefault="00685021"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w:t>
            </w:r>
            <w:r w:rsidRPr="00B33109">
              <w:rPr>
                <w:rFonts w:cstheme="minorHAnsi"/>
                <w:sz w:val="20"/>
                <w:szCs w:val="20"/>
              </w:rPr>
              <w:fldChar w:fldCharType="begin"/>
            </w:r>
            <w:r w:rsidRPr="00B33109">
              <w:rPr>
                <w:rFonts w:cstheme="minorHAnsi"/>
                <w:sz w:val="20"/>
                <w:szCs w:val="20"/>
              </w:rPr>
              <w:instrText xml:space="preserve"> REF _Ref210983602 \r \h </w:instrText>
            </w:r>
            <w:r w:rsidR="00B33109">
              <w:rPr>
                <w:rFonts w:cstheme="minorHAnsi"/>
                <w:sz w:val="20"/>
                <w:szCs w:val="20"/>
              </w:rPr>
              <w:instrText xml:space="preserve"> \* MERGEFORMAT </w:instrText>
            </w:r>
            <w:r w:rsidRPr="00B33109">
              <w:rPr>
                <w:rFonts w:cstheme="minorHAnsi"/>
                <w:sz w:val="20"/>
                <w:szCs w:val="20"/>
              </w:rPr>
            </w:r>
            <w:r w:rsidRPr="00B33109">
              <w:rPr>
                <w:rFonts w:cstheme="minorHAnsi"/>
                <w:sz w:val="20"/>
                <w:szCs w:val="20"/>
              </w:rPr>
              <w:fldChar w:fldCharType="separate"/>
            </w:r>
            <w:r w:rsidR="0014032D">
              <w:rPr>
                <w:rFonts w:cstheme="minorHAnsi"/>
                <w:sz w:val="20"/>
                <w:szCs w:val="20"/>
              </w:rPr>
              <w:t>Appendix B</w:t>
            </w:r>
            <w:r w:rsidRPr="00B33109">
              <w:rPr>
                <w:rFonts w:cstheme="minorHAnsi"/>
                <w:sz w:val="20"/>
                <w:szCs w:val="20"/>
              </w:rPr>
              <w:fldChar w:fldCharType="end"/>
            </w:r>
            <w:r w:rsidRPr="00B33109">
              <w:rPr>
                <w:rFonts w:cstheme="minorHAnsi"/>
                <w:sz w:val="20"/>
                <w:szCs w:val="20"/>
              </w:rPr>
              <w:t>)</w:t>
            </w:r>
          </w:p>
        </w:tc>
        <w:tc>
          <w:tcPr>
            <w:tcW w:w="1282" w:type="dxa"/>
            <w:shd w:val="clear" w:color="auto" w:fill="FFFFFF" w:themeFill="background1"/>
          </w:tcPr>
          <w:p w14:paraId="50A0DB29" w14:textId="34E3CB43" w:rsidR="005C2427" w:rsidRPr="00B33109" w:rsidRDefault="005C2427"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107F1C" w:rsidRPr="00B33109" w14:paraId="72D85C69" w14:textId="77777777" w:rsidTr="00F9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58E2CD8E" w14:textId="77777777" w:rsidR="00107F1C" w:rsidRPr="00B33109" w:rsidRDefault="00107F1C" w:rsidP="00C702A9">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0FF4A212" w14:textId="557A58FA" w:rsidR="00107F1C" w:rsidRPr="00B33109" w:rsidRDefault="00107F1C" w:rsidP="005602EB">
            <w:pPr>
              <w:tabs>
                <w:tab w:val="left" w:pos="990"/>
              </w:tabs>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 xml:space="preserve">Start </w:t>
            </w:r>
            <w:r w:rsidR="00A652CD" w:rsidRPr="00B33109">
              <w:rPr>
                <w:rFonts w:cstheme="minorHAnsi"/>
                <w:sz w:val="20"/>
                <w:szCs w:val="20"/>
              </w:rPr>
              <w:t>channel steady-state testing loop</w:t>
            </w:r>
            <w:r w:rsidR="003C492E">
              <w:rPr>
                <w:rFonts w:cstheme="minorHAnsi"/>
                <w:sz w:val="20"/>
                <w:szCs w:val="20"/>
              </w:rPr>
              <w:t>.</w:t>
            </w:r>
          </w:p>
        </w:tc>
        <w:tc>
          <w:tcPr>
            <w:tcW w:w="2895" w:type="dxa"/>
            <w:gridSpan w:val="3"/>
            <w:shd w:val="clear" w:color="auto" w:fill="FFFFFF" w:themeFill="background1"/>
          </w:tcPr>
          <w:p w14:paraId="36FA4C14" w14:textId="77777777" w:rsidR="00107F1C" w:rsidRPr="00B33109" w:rsidRDefault="00107F1C"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82" w:type="dxa"/>
            <w:shd w:val="clear" w:color="auto" w:fill="FFFFFF" w:themeFill="background1"/>
          </w:tcPr>
          <w:p w14:paraId="3B45764E" w14:textId="77777777" w:rsidR="00107F1C" w:rsidRPr="00B33109" w:rsidRDefault="00107F1C"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5C2427" w:rsidRPr="00B33109" w14:paraId="3F23DD74" w14:textId="77777777" w:rsidTr="00F932F4">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36260955" w14:textId="77777777" w:rsidR="005C2427" w:rsidRPr="00B33109" w:rsidRDefault="005C2427" w:rsidP="00C702A9">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6C40E502" w14:textId="1A3DE86F" w:rsidR="005C2427" w:rsidRPr="00B33109" w:rsidRDefault="00107F1C" w:rsidP="005602EB">
            <w:pPr>
              <w:tabs>
                <w:tab w:val="left" w:pos="990"/>
              </w:tabs>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 xml:space="preserve">Mux the first (next) channel </w:t>
            </w:r>
            <w:r w:rsidR="00A652CD" w:rsidRPr="00B33109">
              <w:rPr>
                <w:rFonts w:cstheme="minorHAnsi"/>
                <w:sz w:val="20"/>
                <w:szCs w:val="20"/>
              </w:rPr>
              <w:t>to the oscilloscope</w:t>
            </w:r>
            <w:r w:rsidR="00E826A5" w:rsidRPr="00B33109">
              <w:rPr>
                <w:rFonts w:cstheme="minorHAnsi"/>
                <w:sz w:val="20"/>
                <w:szCs w:val="20"/>
              </w:rPr>
              <w:t>.</w:t>
            </w:r>
          </w:p>
        </w:tc>
        <w:tc>
          <w:tcPr>
            <w:tcW w:w="2895" w:type="dxa"/>
            <w:gridSpan w:val="3"/>
            <w:shd w:val="clear" w:color="auto" w:fill="FFFFFF" w:themeFill="background1"/>
          </w:tcPr>
          <w:p w14:paraId="275B32F0" w14:textId="3845B4CD" w:rsidR="005C2427" w:rsidRPr="00B33109" w:rsidRDefault="005C2427" w:rsidP="005602EB">
            <w:pPr>
              <w:spacing w:before="20" w:after="2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1282" w:type="dxa"/>
            <w:shd w:val="clear" w:color="auto" w:fill="FFFFFF" w:themeFill="background1"/>
          </w:tcPr>
          <w:p w14:paraId="70BDDF13" w14:textId="0636C622" w:rsidR="005C2427" w:rsidRPr="00B33109" w:rsidRDefault="005C2427"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A53FF6" w:rsidRPr="00B33109" w14:paraId="4711FC4F" w14:textId="77777777" w:rsidTr="00F9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5DF3873A" w14:textId="77777777" w:rsidR="005C2427" w:rsidRPr="00B33109" w:rsidRDefault="005C2427" w:rsidP="00C702A9">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62979EF9" w14:textId="0265E63A" w:rsidR="005C2427" w:rsidRPr="00B33109" w:rsidRDefault="004C4A83"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Verify</w:t>
            </w:r>
            <w:r w:rsidR="00F40B2E" w:rsidRPr="00B33109">
              <w:rPr>
                <w:rFonts w:cstheme="minorHAnsi"/>
                <w:sz w:val="20"/>
                <w:szCs w:val="20"/>
              </w:rPr>
              <w:t xml:space="preserve"> and log</w:t>
            </w:r>
            <w:r w:rsidR="00A652CD" w:rsidRPr="00B33109">
              <w:rPr>
                <w:rFonts w:cstheme="minorHAnsi"/>
                <w:sz w:val="20"/>
                <w:szCs w:val="20"/>
              </w:rPr>
              <w:t xml:space="preserve"> with scope if channel is in OFF</w:t>
            </w:r>
            <w:r w:rsidR="00F40B2E" w:rsidRPr="00B33109">
              <w:rPr>
                <w:rFonts w:cstheme="minorHAnsi"/>
                <w:sz w:val="20"/>
                <w:szCs w:val="20"/>
              </w:rPr>
              <w:t xml:space="preserve"> </w:t>
            </w:r>
            <w:r w:rsidR="00A652CD" w:rsidRPr="00B33109">
              <w:rPr>
                <w:rFonts w:cstheme="minorHAnsi"/>
                <w:sz w:val="20"/>
                <w:szCs w:val="20"/>
              </w:rPr>
              <w:t>state</w:t>
            </w:r>
            <w:r w:rsidR="00E826A5" w:rsidRPr="00B33109">
              <w:rPr>
                <w:rFonts w:cstheme="minorHAnsi"/>
                <w:sz w:val="20"/>
                <w:szCs w:val="20"/>
              </w:rPr>
              <w:t>.</w:t>
            </w:r>
          </w:p>
        </w:tc>
        <w:tc>
          <w:tcPr>
            <w:tcW w:w="2895" w:type="dxa"/>
            <w:gridSpan w:val="3"/>
            <w:shd w:val="clear" w:color="auto" w:fill="FFFFFF" w:themeFill="background1"/>
          </w:tcPr>
          <w:p w14:paraId="2DA55296" w14:textId="0680C2F5" w:rsidR="005C2427" w:rsidRPr="00B33109" w:rsidRDefault="005C2427"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82" w:type="dxa"/>
            <w:shd w:val="clear" w:color="auto" w:fill="FFFFFF" w:themeFill="background1"/>
          </w:tcPr>
          <w:p w14:paraId="3A5E19D6" w14:textId="62B2C72C" w:rsidR="005C2427" w:rsidRPr="00B33109" w:rsidRDefault="005C2427"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5C2427" w:rsidRPr="00B33109" w14:paraId="5ED85DFE" w14:textId="77777777" w:rsidTr="00F932F4">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18094D2D" w14:textId="77777777" w:rsidR="005C2427" w:rsidRPr="00B33109" w:rsidRDefault="005C2427" w:rsidP="00C702A9">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37E26F18" w14:textId="37DB988F" w:rsidR="005C2427" w:rsidRPr="00B33109" w:rsidRDefault="00F40B2E"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Drive channel to ON state</w:t>
            </w:r>
            <w:r w:rsidR="00E826A5" w:rsidRPr="00B33109">
              <w:rPr>
                <w:rFonts w:cstheme="minorHAnsi"/>
                <w:sz w:val="20"/>
                <w:szCs w:val="20"/>
              </w:rPr>
              <w:t>.</w:t>
            </w:r>
          </w:p>
        </w:tc>
        <w:tc>
          <w:tcPr>
            <w:tcW w:w="2895" w:type="dxa"/>
            <w:gridSpan w:val="3"/>
            <w:shd w:val="clear" w:color="auto" w:fill="FFFFFF" w:themeFill="background1"/>
          </w:tcPr>
          <w:p w14:paraId="54B31B15" w14:textId="77777777" w:rsidR="00A12B8E" w:rsidRPr="00B33109" w:rsidRDefault="0028562E"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(DRV)</w:t>
            </w:r>
          </w:p>
          <w:p w14:paraId="3F92C74F" w14:textId="0FDAB735" w:rsidR="005C2427" w:rsidRPr="00B33109" w:rsidRDefault="0028562E"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drv_enable (</w:t>
            </w:r>
            <w:r w:rsidR="00921465" w:rsidRPr="00B33109">
              <w:rPr>
                <w:rFonts w:cstheme="minorHAnsi"/>
                <w:sz w:val="20"/>
                <w:szCs w:val="20"/>
              </w:rPr>
              <w:t>0x0A</w:t>
            </w:r>
            <w:r w:rsidRPr="00B33109">
              <w:rPr>
                <w:rFonts w:cstheme="minorHAnsi"/>
                <w:sz w:val="20"/>
                <w:szCs w:val="20"/>
              </w:rPr>
              <w:t>)</w:t>
            </w:r>
          </w:p>
        </w:tc>
        <w:tc>
          <w:tcPr>
            <w:tcW w:w="1282" w:type="dxa"/>
            <w:shd w:val="clear" w:color="auto" w:fill="FFFFFF" w:themeFill="background1"/>
          </w:tcPr>
          <w:p w14:paraId="7CF50547" w14:textId="58187181" w:rsidR="005C2427" w:rsidRPr="00B33109" w:rsidRDefault="00AC6749"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 xml:space="preserve">Write 1 at </w:t>
            </w:r>
            <w:r w:rsidR="00A12B8E" w:rsidRPr="00B33109">
              <w:rPr>
                <w:rFonts w:cstheme="minorHAnsi"/>
                <w:sz w:val="20"/>
                <w:szCs w:val="20"/>
              </w:rPr>
              <w:t>X</w:t>
            </w:r>
            <w:r w:rsidR="00A12B8E" w:rsidRPr="00B33109">
              <w:rPr>
                <w:rFonts w:cstheme="minorHAnsi"/>
                <w:sz w:val="20"/>
                <w:szCs w:val="20"/>
                <w:vertAlign w:val="superscript"/>
              </w:rPr>
              <w:t>th</w:t>
            </w:r>
            <w:r w:rsidR="00A12B8E" w:rsidRPr="00B33109">
              <w:rPr>
                <w:rFonts w:cstheme="minorHAnsi"/>
                <w:sz w:val="20"/>
                <w:szCs w:val="20"/>
              </w:rPr>
              <w:t xml:space="preserve"> bit</w:t>
            </w:r>
            <w:r w:rsidR="00FF1420" w:rsidRPr="00B33109">
              <w:rPr>
                <w:rFonts w:cstheme="minorHAnsi"/>
                <w:sz w:val="20"/>
                <w:szCs w:val="20"/>
              </w:rPr>
              <w:t xml:space="preserve"> *(1)</w:t>
            </w:r>
          </w:p>
        </w:tc>
      </w:tr>
      <w:tr w:rsidR="005C2427" w:rsidRPr="00B33109" w14:paraId="309E35BB" w14:textId="77777777" w:rsidTr="00F9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2D9AB403" w14:textId="77777777" w:rsidR="005C2427" w:rsidRPr="00B33109" w:rsidRDefault="005C2427" w:rsidP="00C702A9">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22F8AFA8" w14:textId="540AA7FE" w:rsidR="005C2427" w:rsidRPr="00B33109" w:rsidRDefault="00E826A5"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Verify and log with scope if channel is in ON state.</w:t>
            </w:r>
          </w:p>
        </w:tc>
        <w:tc>
          <w:tcPr>
            <w:tcW w:w="2895" w:type="dxa"/>
            <w:gridSpan w:val="3"/>
            <w:shd w:val="clear" w:color="auto" w:fill="FFFFFF" w:themeFill="background1"/>
          </w:tcPr>
          <w:p w14:paraId="3A9C259A" w14:textId="71E74DB3" w:rsidR="005C2427" w:rsidRPr="00B33109" w:rsidRDefault="005C2427"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82" w:type="dxa"/>
            <w:shd w:val="clear" w:color="auto" w:fill="FFFFFF" w:themeFill="background1"/>
          </w:tcPr>
          <w:p w14:paraId="135B4CCE" w14:textId="4A11727B" w:rsidR="005C2427" w:rsidRPr="00B33109" w:rsidRDefault="005C2427"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0256D8" w:rsidRPr="00B33109" w14:paraId="120857E3" w14:textId="77777777" w:rsidTr="00F932F4">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1B0DADA0" w14:textId="77777777" w:rsidR="000256D8" w:rsidRPr="00B33109" w:rsidRDefault="000256D8" w:rsidP="000256D8">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76CAA326" w14:textId="627A0966" w:rsidR="000256D8" w:rsidRPr="00B33109" w:rsidRDefault="000256D8" w:rsidP="000256D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Drive channel to OFF state.</w:t>
            </w:r>
          </w:p>
        </w:tc>
        <w:tc>
          <w:tcPr>
            <w:tcW w:w="2895" w:type="dxa"/>
            <w:gridSpan w:val="3"/>
            <w:shd w:val="clear" w:color="auto" w:fill="FFFFFF" w:themeFill="background1"/>
          </w:tcPr>
          <w:p w14:paraId="4AA22540" w14:textId="77777777" w:rsidR="000256D8" w:rsidRPr="00B33109" w:rsidRDefault="000256D8" w:rsidP="000256D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(DRV)</w:t>
            </w:r>
          </w:p>
          <w:p w14:paraId="56E1CDD8" w14:textId="497BE5AF" w:rsidR="000256D8" w:rsidRPr="00B33109" w:rsidRDefault="000256D8" w:rsidP="000256D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drv_enable (0x0A)</w:t>
            </w:r>
          </w:p>
        </w:tc>
        <w:tc>
          <w:tcPr>
            <w:tcW w:w="1282" w:type="dxa"/>
            <w:shd w:val="clear" w:color="auto" w:fill="FFFFFF" w:themeFill="background1"/>
          </w:tcPr>
          <w:p w14:paraId="2FA2C265" w14:textId="665F0B00" w:rsidR="000256D8" w:rsidRPr="00B33109" w:rsidRDefault="00AC6749" w:rsidP="000256D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 xml:space="preserve">Write 0 at </w:t>
            </w:r>
            <w:r w:rsidR="000256D8" w:rsidRPr="00B33109">
              <w:rPr>
                <w:rFonts w:cstheme="minorHAnsi"/>
                <w:sz w:val="20"/>
                <w:szCs w:val="20"/>
              </w:rPr>
              <w:t>X</w:t>
            </w:r>
            <w:r w:rsidR="000256D8" w:rsidRPr="00B33109">
              <w:rPr>
                <w:rFonts w:cstheme="minorHAnsi"/>
                <w:sz w:val="20"/>
                <w:szCs w:val="20"/>
                <w:vertAlign w:val="superscript"/>
              </w:rPr>
              <w:t>th</w:t>
            </w:r>
            <w:r w:rsidR="000256D8" w:rsidRPr="00B33109">
              <w:rPr>
                <w:rFonts w:cstheme="minorHAnsi"/>
                <w:sz w:val="20"/>
                <w:szCs w:val="20"/>
              </w:rPr>
              <w:t xml:space="preserve"> bit *(1)</w:t>
            </w:r>
          </w:p>
        </w:tc>
      </w:tr>
      <w:tr w:rsidR="000256D8" w:rsidRPr="00B33109" w14:paraId="334CAC2D" w14:textId="77777777" w:rsidTr="00F9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652065F8" w14:textId="77777777" w:rsidR="000256D8" w:rsidRPr="00B33109" w:rsidRDefault="000256D8" w:rsidP="000256D8">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26F4D860" w14:textId="5B1301A4" w:rsidR="000256D8" w:rsidRPr="00B33109" w:rsidRDefault="000256D8" w:rsidP="000256D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 xml:space="preserve">Verify and log with scope if channel is in </w:t>
            </w:r>
            <w:r w:rsidR="00AC6749" w:rsidRPr="00B33109">
              <w:rPr>
                <w:rFonts w:cstheme="minorHAnsi"/>
                <w:sz w:val="20"/>
                <w:szCs w:val="20"/>
              </w:rPr>
              <w:t>OFF</w:t>
            </w:r>
            <w:r w:rsidRPr="00B33109">
              <w:rPr>
                <w:rFonts w:cstheme="minorHAnsi"/>
                <w:sz w:val="20"/>
                <w:szCs w:val="20"/>
              </w:rPr>
              <w:t xml:space="preserve"> state.</w:t>
            </w:r>
          </w:p>
        </w:tc>
        <w:tc>
          <w:tcPr>
            <w:tcW w:w="2895" w:type="dxa"/>
            <w:gridSpan w:val="3"/>
            <w:shd w:val="clear" w:color="auto" w:fill="FFFFFF" w:themeFill="background1"/>
          </w:tcPr>
          <w:p w14:paraId="1A1DA954" w14:textId="77777777" w:rsidR="000256D8" w:rsidRPr="00B33109" w:rsidRDefault="000256D8" w:rsidP="000256D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82" w:type="dxa"/>
            <w:shd w:val="clear" w:color="auto" w:fill="FFFFFF" w:themeFill="background1"/>
          </w:tcPr>
          <w:p w14:paraId="7EF5B5CE" w14:textId="77777777" w:rsidR="000256D8" w:rsidRPr="00B33109" w:rsidRDefault="000256D8" w:rsidP="000256D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0256D8" w:rsidRPr="00B33109" w14:paraId="597CDD6C" w14:textId="77777777" w:rsidTr="00F932F4">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408017EE" w14:textId="77777777" w:rsidR="000256D8" w:rsidRPr="00B33109" w:rsidRDefault="000256D8" w:rsidP="000256D8">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0D22ECDE" w14:textId="140BA8CE" w:rsidR="000256D8" w:rsidRPr="00FC0912" w:rsidRDefault="000256D8" w:rsidP="000256D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End channel steady-state testing loop</w:t>
            </w:r>
            <w:r w:rsidR="001C7396" w:rsidRPr="00B33109">
              <w:rPr>
                <w:rFonts w:cstheme="minorHAnsi"/>
                <w:sz w:val="20"/>
                <w:szCs w:val="20"/>
              </w:rPr>
              <w:t>.</w:t>
            </w:r>
          </w:p>
        </w:tc>
        <w:tc>
          <w:tcPr>
            <w:tcW w:w="2895" w:type="dxa"/>
            <w:gridSpan w:val="3"/>
            <w:shd w:val="clear" w:color="auto" w:fill="FFFFFF" w:themeFill="background1"/>
          </w:tcPr>
          <w:p w14:paraId="784D978A" w14:textId="0DD14503" w:rsidR="000256D8" w:rsidRPr="00FC0912" w:rsidRDefault="000256D8" w:rsidP="000256D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82" w:type="dxa"/>
            <w:shd w:val="clear" w:color="auto" w:fill="FFFFFF" w:themeFill="background1"/>
          </w:tcPr>
          <w:p w14:paraId="53BB74CE" w14:textId="04F54066" w:rsidR="000256D8" w:rsidRPr="00FC0912" w:rsidRDefault="000256D8" w:rsidP="000256D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0256D8" w:rsidRPr="00B33109" w14:paraId="2697EA3B" w14:textId="77777777" w:rsidTr="00F9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2647693A" w14:textId="77777777" w:rsidR="000256D8" w:rsidRPr="00B33109" w:rsidRDefault="000256D8" w:rsidP="000256D8">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1C9CAC9D" w14:textId="7EB8D68C" w:rsidR="000256D8" w:rsidRPr="00B33109" w:rsidRDefault="000256D8" w:rsidP="000256D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 xml:space="preserve">Reset and clear flags MAG-DRV IC </w:t>
            </w:r>
            <w:r w:rsidR="001C7396" w:rsidRPr="00B33109">
              <w:rPr>
                <w:rFonts w:cstheme="minorHAnsi"/>
                <w:sz w:val="20"/>
                <w:szCs w:val="20"/>
              </w:rPr>
              <w:t>.</w:t>
            </w:r>
          </w:p>
        </w:tc>
        <w:tc>
          <w:tcPr>
            <w:tcW w:w="2895" w:type="dxa"/>
            <w:gridSpan w:val="3"/>
            <w:shd w:val="clear" w:color="auto" w:fill="FFFFFF" w:themeFill="background1"/>
          </w:tcPr>
          <w:p w14:paraId="0BC98981" w14:textId="77777777" w:rsidR="000256D8" w:rsidRPr="00B33109" w:rsidRDefault="000256D8" w:rsidP="000256D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See code snippet</w:t>
            </w:r>
          </w:p>
          <w:p w14:paraId="4196D502" w14:textId="4B11E33E" w:rsidR="000256D8" w:rsidRPr="00B33109" w:rsidRDefault="000256D8" w:rsidP="000256D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w:t>
            </w:r>
            <w:r w:rsidRPr="00B33109">
              <w:rPr>
                <w:rFonts w:cstheme="minorHAnsi"/>
                <w:sz w:val="20"/>
                <w:szCs w:val="20"/>
              </w:rPr>
              <w:fldChar w:fldCharType="begin"/>
            </w:r>
            <w:r w:rsidRPr="00B33109">
              <w:rPr>
                <w:rFonts w:cstheme="minorHAnsi"/>
                <w:sz w:val="20"/>
                <w:szCs w:val="20"/>
              </w:rPr>
              <w:instrText xml:space="preserve"> REF _Ref210983602 \r \h </w:instrText>
            </w:r>
            <w:r w:rsidR="00B33109">
              <w:rPr>
                <w:rFonts w:cstheme="minorHAnsi"/>
                <w:sz w:val="20"/>
                <w:szCs w:val="20"/>
              </w:rPr>
              <w:instrText xml:space="preserve"> \* MERGEFORMAT </w:instrText>
            </w:r>
            <w:r w:rsidRPr="00B33109">
              <w:rPr>
                <w:rFonts w:cstheme="minorHAnsi"/>
                <w:sz w:val="20"/>
                <w:szCs w:val="20"/>
              </w:rPr>
            </w:r>
            <w:r w:rsidRPr="00B33109">
              <w:rPr>
                <w:rFonts w:cstheme="minorHAnsi"/>
                <w:sz w:val="20"/>
                <w:szCs w:val="20"/>
              </w:rPr>
              <w:fldChar w:fldCharType="separate"/>
            </w:r>
            <w:r w:rsidR="0014032D">
              <w:rPr>
                <w:rFonts w:cstheme="minorHAnsi"/>
                <w:sz w:val="20"/>
                <w:szCs w:val="20"/>
              </w:rPr>
              <w:t>Appendix B</w:t>
            </w:r>
            <w:r w:rsidRPr="00B33109">
              <w:rPr>
                <w:rFonts w:cstheme="minorHAnsi"/>
                <w:sz w:val="20"/>
                <w:szCs w:val="20"/>
              </w:rPr>
              <w:fldChar w:fldCharType="end"/>
            </w:r>
            <w:r w:rsidRPr="00B33109">
              <w:rPr>
                <w:rFonts w:cstheme="minorHAnsi"/>
                <w:sz w:val="20"/>
                <w:szCs w:val="20"/>
              </w:rPr>
              <w:t>)</w:t>
            </w:r>
          </w:p>
        </w:tc>
        <w:tc>
          <w:tcPr>
            <w:tcW w:w="1282" w:type="dxa"/>
            <w:shd w:val="clear" w:color="auto" w:fill="FFFFFF" w:themeFill="background1"/>
          </w:tcPr>
          <w:p w14:paraId="52767CA0" w14:textId="77777777" w:rsidR="000256D8" w:rsidRPr="00B33109" w:rsidRDefault="000256D8" w:rsidP="000256D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126C85" w:rsidRPr="00B33109" w14:paraId="1634089C" w14:textId="77777777" w:rsidTr="00F932F4">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747615CA" w14:textId="77777777" w:rsidR="00126C85" w:rsidRPr="00B33109" w:rsidRDefault="00126C85" w:rsidP="000256D8">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712ECC22" w14:textId="644C7348" w:rsidR="00126C85" w:rsidRPr="00B33109" w:rsidRDefault="007B54BD" w:rsidP="000256D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Disable PWM on all channels</w:t>
            </w:r>
            <w:r w:rsidR="003C492E">
              <w:rPr>
                <w:rFonts w:cstheme="minorHAnsi"/>
                <w:sz w:val="20"/>
                <w:szCs w:val="20"/>
              </w:rPr>
              <w:t>..</w:t>
            </w:r>
          </w:p>
        </w:tc>
        <w:tc>
          <w:tcPr>
            <w:tcW w:w="2895" w:type="dxa"/>
            <w:gridSpan w:val="3"/>
            <w:shd w:val="clear" w:color="auto" w:fill="FFFFFF" w:themeFill="background1"/>
          </w:tcPr>
          <w:p w14:paraId="1D0404EB" w14:textId="77777777" w:rsidR="00126C85" w:rsidRPr="00B33109" w:rsidRDefault="007B54BD" w:rsidP="000256D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(DRV)</w:t>
            </w:r>
          </w:p>
          <w:p w14:paraId="2B5A27F8" w14:textId="6E8A01C9" w:rsidR="007B54BD" w:rsidRPr="00B33109" w:rsidRDefault="00FE08CF" w:rsidP="000256D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PWM_en_X field (</w:t>
            </w:r>
            <w:r w:rsidR="007B54BD" w:rsidRPr="00B33109">
              <w:rPr>
                <w:rFonts w:cstheme="minorHAnsi"/>
                <w:sz w:val="20"/>
                <w:szCs w:val="20"/>
              </w:rPr>
              <w:t>0x0C</w:t>
            </w:r>
            <w:r w:rsidRPr="00B33109">
              <w:rPr>
                <w:rFonts w:cstheme="minorHAnsi"/>
                <w:sz w:val="20"/>
                <w:szCs w:val="20"/>
              </w:rPr>
              <w:t>)</w:t>
            </w:r>
          </w:p>
        </w:tc>
        <w:tc>
          <w:tcPr>
            <w:tcW w:w="1282" w:type="dxa"/>
            <w:shd w:val="clear" w:color="auto" w:fill="FFFFFF" w:themeFill="background1"/>
          </w:tcPr>
          <w:p w14:paraId="3CBC130F" w14:textId="5E602EBE" w:rsidR="00126C85" w:rsidRPr="00B33109" w:rsidRDefault="007B54BD" w:rsidP="000256D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0</w:t>
            </w:r>
          </w:p>
        </w:tc>
      </w:tr>
      <w:tr w:rsidR="00B36DE7" w:rsidRPr="00B33109" w14:paraId="2F02A55E" w14:textId="77777777" w:rsidTr="00F9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77340765" w14:textId="77777777" w:rsidR="00B36DE7" w:rsidRPr="00B33109" w:rsidRDefault="00B36DE7" w:rsidP="000256D8">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220C9ACA" w14:textId="34223368" w:rsidR="00B36DE7" w:rsidRPr="00B33109" w:rsidRDefault="00B36DE7" w:rsidP="000256D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Set PWM frequency</w:t>
            </w:r>
            <w:r w:rsidR="003C492E">
              <w:rPr>
                <w:rFonts w:cstheme="minorHAnsi"/>
                <w:sz w:val="20"/>
                <w:szCs w:val="20"/>
              </w:rPr>
              <w:t>.</w:t>
            </w:r>
          </w:p>
        </w:tc>
        <w:tc>
          <w:tcPr>
            <w:tcW w:w="2895" w:type="dxa"/>
            <w:gridSpan w:val="3"/>
            <w:shd w:val="clear" w:color="auto" w:fill="FFFFFF" w:themeFill="background1"/>
          </w:tcPr>
          <w:p w14:paraId="4B639D51" w14:textId="77777777" w:rsidR="00B36DE7" w:rsidRPr="00B33109" w:rsidRDefault="008A4F0C" w:rsidP="000256D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(DRV)</w:t>
            </w:r>
          </w:p>
          <w:p w14:paraId="589AFCD7" w14:textId="0B24D663" w:rsidR="008A4F0C" w:rsidRPr="00B33109" w:rsidRDefault="000E5682" w:rsidP="000256D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 xml:space="preserve">PWM_freq </w:t>
            </w:r>
            <w:r w:rsidR="008A4F0C" w:rsidRPr="00B33109">
              <w:rPr>
                <w:rFonts w:cstheme="minorHAnsi"/>
                <w:sz w:val="20"/>
                <w:szCs w:val="20"/>
              </w:rPr>
              <w:t>(0x0D</w:t>
            </w:r>
            <w:r w:rsidR="008A642B">
              <w:rPr>
                <w:rFonts w:cstheme="minorHAnsi"/>
                <w:sz w:val="20"/>
                <w:szCs w:val="20"/>
              </w:rPr>
              <w:t xml:space="preserve"> </w:t>
            </w:r>
            <w:r w:rsidR="00526CEF">
              <w:rPr>
                <w:rFonts w:cstheme="minorHAnsi"/>
                <w:sz w:val="20"/>
                <w:szCs w:val="20"/>
              </w:rPr>
              <w:t>Bits 5:0</w:t>
            </w:r>
            <w:r w:rsidR="008A4F0C" w:rsidRPr="00B33109">
              <w:rPr>
                <w:rFonts w:cstheme="minorHAnsi"/>
                <w:sz w:val="20"/>
                <w:szCs w:val="20"/>
              </w:rPr>
              <w:t>)</w:t>
            </w:r>
          </w:p>
        </w:tc>
        <w:tc>
          <w:tcPr>
            <w:tcW w:w="1282" w:type="dxa"/>
            <w:shd w:val="clear" w:color="auto" w:fill="FFFFFF" w:themeFill="background1"/>
          </w:tcPr>
          <w:p w14:paraId="4CE2AC8E" w14:textId="6044A173" w:rsidR="00B36DE7" w:rsidRPr="00B33109" w:rsidRDefault="007A4BE2" w:rsidP="000256D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0</w:t>
            </w:r>
          </w:p>
        </w:tc>
      </w:tr>
      <w:tr w:rsidR="007A4BE2" w:rsidRPr="00B33109" w14:paraId="37B05A32" w14:textId="77777777" w:rsidTr="00F932F4">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4A83C588" w14:textId="77777777" w:rsidR="007A4BE2" w:rsidRPr="00B33109" w:rsidRDefault="007A4BE2" w:rsidP="000256D8">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3C3DDB88" w14:textId="516F411F" w:rsidR="007A4BE2" w:rsidRPr="00B33109" w:rsidRDefault="007A4BE2" w:rsidP="000256D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 xml:space="preserve">Set PWM low frequency </w:t>
            </w:r>
            <w:r w:rsidR="003C492E">
              <w:rPr>
                <w:rFonts w:cstheme="minorHAnsi"/>
                <w:sz w:val="20"/>
                <w:szCs w:val="20"/>
              </w:rPr>
              <w:t>.</w:t>
            </w:r>
          </w:p>
        </w:tc>
        <w:tc>
          <w:tcPr>
            <w:tcW w:w="2895" w:type="dxa"/>
            <w:gridSpan w:val="3"/>
            <w:shd w:val="clear" w:color="auto" w:fill="FFFFFF" w:themeFill="background1"/>
          </w:tcPr>
          <w:p w14:paraId="130E2333" w14:textId="77777777" w:rsidR="007A4BE2" w:rsidRPr="00B33109" w:rsidRDefault="007A4BE2" w:rsidP="007A4BE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(DRV)</w:t>
            </w:r>
          </w:p>
          <w:p w14:paraId="2C1BC42D" w14:textId="12A9AA84" w:rsidR="007A4BE2" w:rsidRPr="00B33109" w:rsidRDefault="004208C0" w:rsidP="007A4BE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 xml:space="preserve">PWM_low_freq </w:t>
            </w:r>
            <w:r w:rsidR="007A4BE2" w:rsidRPr="00B33109">
              <w:rPr>
                <w:rFonts w:cstheme="minorHAnsi"/>
                <w:sz w:val="20"/>
                <w:szCs w:val="20"/>
              </w:rPr>
              <w:t>(0x0D</w:t>
            </w:r>
            <w:r w:rsidR="00052F66">
              <w:rPr>
                <w:rFonts w:cstheme="minorHAnsi"/>
                <w:sz w:val="20"/>
                <w:szCs w:val="20"/>
              </w:rPr>
              <w:t xml:space="preserve"> </w:t>
            </w:r>
            <w:r w:rsidR="00AA6EE4">
              <w:rPr>
                <w:rFonts w:cstheme="minorHAnsi"/>
                <w:sz w:val="20"/>
                <w:szCs w:val="20"/>
              </w:rPr>
              <w:t>Bit 6</w:t>
            </w:r>
            <w:r w:rsidR="007A4BE2" w:rsidRPr="00B33109">
              <w:rPr>
                <w:rFonts w:cstheme="minorHAnsi"/>
                <w:sz w:val="20"/>
                <w:szCs w:val="20"/>
              </w:rPr>
              <w:t>)</w:t>
            </w:r>
          </w:p>
        </w:tc>
        <w:tc>
          <w:tcPr>
            <w:tcW w:w="1282" w:type="dxa"/>
            <w:shd w:val="clear" w:color="auto" w:fill="FFFFFF" w:themeFill="background1"/>
          </w:tcPr>
          <w:p w14:paraId="4041CF09" w14:textId="74C10A55" w:rsidR="007A4BE2" w:rsidRPr="00B33109" w:rsidRDefault="004208C0" w:rsidP="000256D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0</w:t>
            </w:r>
          </w:p>
        </w:tc>
      </w:tr>
      <w:tr w:rsidR="00F3747D" w:rsidRPr="00B33109" w14:paraId="41C727D4" w14:textId="77777777" w:rsidTr="00F9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410E16AB" w14:textId="77777777" w:rsidR="00F3747D" w:rsidRPr="00B33109" w:rsidRDefault="00F3747D" w:rsidP="000256D8">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54886DC5" w14:textId="4E6D47FB" w:rsidR="00F3747D" w:rsidRPr="00B33109" w:rsidRDefault="00F3747D" w:rsidP="000256D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Set PWM reduce precision</w:t>
            </w:r>
            <w:r w:rsidR="003C492E">
              <w:rPr>
                <w:rFonts w:cstheme="minorHAnsi"/>
                <w:sz w:val="20"/>
                <w:szCs w:val="20"/>
              </w:rPr>
              <w:t>.</w:t>
            </w:r>
          </w:p>
        </w:tc>
        <w:tc>
          <w:tcPr>
            <w:tcW w:w="2895" w:type="dxa"/>
            <w:gridSpan w:val="3"/>
            <w:shd w:val="clear" w:color="auto" w:fill="FFFFFF" w:themeFill="background1"/>
          </w:tcPr>
          <w:p w14:paraId="18751341" w14:textId="77777777" w:rsidR="00F3747D" w:rsidRPr="00B33109" w:rsidRDefault="00F3747D" w:rsidP="00F3747D">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(DRV)</w:t>
            </w:r>
          </w:p>
          <w:p w14:paraId="10E7FBA1" w14:textId="45B5376E" w:rsidR="00F3747D" w:rsidRPr="00B33109" w:rsidRDefault="00F3747D" w:rsidP="00F3747D">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PWM_reduce_precision (0x0D</w:t>
            </w:r>
            <w:r w:rsidR="00B33109" w:rsidRPr="00B33109">
              <w:rPr>
                <w:rFonts w:cstheme="minorHAnsi"/>
                <w:sz w:val="20"/>
                <w:szCs w:val="20"/>
              </w:rPr>
              <w:t xml:space="preserve"> </w:t>
            </w:r>
            <w:r w:rsidR="00FF290F">
              <w:rPr>
                <w:rFonts w:cstheme="minorHAnsi"/>
                <w:sz w:val="20"/>
                <w:szCs w:val="20"/>
              </w:rPr>
              <w:t>B</w:t>
            </w:r>
            <w:r w:rsidR="00AA6EE4">
              <w:rPr>
                <w:rFonts w:cstheme="minorHAnsi"/>
                <w:sz w:val="20"/>
                <w:szCs w:val="20"/>
              </w:rPr>
              <w:t>it 7</w:t>
            </w:r>
            <w:r w:rsidRPr="00B33109">
              <w:rPr>
                <w:rFonts w:cstheme="minorHAnsi"/>
                <w:sz w:val="20"/>
                <w:szCs w:val="20"/>
              </w:rPr>
              <w:t>)</w:t>
            </w:r>
          </w:p>
        </w:tc>
        <w:tc>
          <w:tcPr>
            <w:tcW w:w="1282" w:type="dxa"/>
            <w:shd w:val="clear" w:color="auto" w:fill="FFFFFF" w:themeFill="background1"/>
          </w:tcPr>
          <w:p w14:paraId="2EAD19E5" w14:textId="4F54233B" w:rsidR="00F3747D" w:rsidRPr="00B33109" w:rsidRDefault="00FC1315" w:rsidP="000256D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1</w:t>
            </w:r>
          </w:p>
        </w:tc>
      </w:tr>
      <w:tr w:rsidR="000256D8" w:rsidRPr="00B33109" w14:paraId="640E6C9A" w14:textId="77777777" w:rsidTr="00F932F4">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2D01A6B0" w14:textId="77777777" w:rsidR="000256D8" w:rsidRPr="00B33109" w:rsidRDefault="000256D8" w:rsidP="000256D8">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33646BD4" w14:textId="2506535D" w:rsidR="000256D8" w:rsidRPr="00B33109" w:rsidRDefault="001C7396" w:rsidP="000256D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Start channel PWM testing loop.</w:t>
            </w:r>
          </w:p>
        </w:tc>
        <w:tc>
          <w:tcPr>
            <w:tcW w:w="2895" w:type="dxa"/>
            <w:gridSpan w:val="3"/>
            <w:shd w:val="clear" w:color="auto" w:fill="FFFFFF" w:themeFill="background1"/>
          </w:tcPr>
          <w:p w14:paraId="6BE1C9E6" w14:textId="4C84B3BD" w:rsidR="000256D8" w:rsidRPr="00B33109" w:rsidRDefault="000256D8" w:rsidP="000256D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82" w:type="dxa"/>
            <w:shd w:val="clear" w:color="auto" w:fill="FFFFFF" w:themeFill="background1"/>
          </w:tcPr>
          <w:p w14:paraId="500B7EDB" w14:textId="21679C79" w:rsidR="000256D8" w:rsidRPr="00B33109" w:rsidRDefault="000256D8" w:rsidP="000256D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0256D8" w:rsidRPr="00B33109" w14:paraId="1A2FD132" w14:textId="77777777" w:rsidTr="00F9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18693002" w14:textId="77777777" w:rsidR="000256D8" w:rsidRPr="00B33109" w:rsidRDefault="000256D8" w:rsidP="000256D8">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16636AF6" w14:textId="36E6C701" w:rsidR="000256D8" w:rsidRPr="00B33109" w:rsidRDefault="00D559C3" w:rsidP="000256D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Set duty cycle to 50% for the corresponding channel</w:t>
            </w:r>
            <w:r w:rsidR="003C492E">
              <w:rPr>
                <w:rFonts w:cstheme="minorHAnsi"/>
                <w:sz w:val="20"/>
                <w:szCs w:val="20"/>
              </w:rPr>
              <w:t>.</w:t>
            </w:r>
          </w:p>
        </w:tc>
        <w:tc>
          <w:tcPr>
            <w:tcW w:w="2895" w:type="dxa"/>
            <w:gridSpan w:val="3"/>
            <w:shd w:val="clear" w:color="auto" w:fill="FFFFFF" w:themeFill="background1"/>
          </w:tcPr>
          <w:p w14:paraId="6749155A" w14:textId="2C802727" w:rsidR="000256D8" w:rsidRPr="00B33109" w:rsidRDefault="00D559C3" w:rsidP="000256D8">
            <w:pPr>
              <w:spacing w:before="20" w:after="20"/>
              <w:jc w:val="left"/>
              <w:cnfStyle w:val="000000100000" w:firstRow="0" w:lastRow="0" w:firstColumn="0" w:lastColumn="0" w:oddVBand="0" w:evenVBand="0" w:oddHBand="1" w:evenHBand="0" w:firstRowFirstColumn="0" w:firstRowLastColumn="0" w:lastRowFirstColumn="0" w:lastRowLastColumn="0"/>
              <w:rPr>
                <w:sz w:val="20"/>
                <w:szCs w:val="20"/>
                <w:lang w:eastAsia="nl-BE"/>
              </w:rPr>
            </w:pPr>
            <w:r>
              <w:rPr>
                <w:sz w:val="20"/>
                <w:szCs w:val="20"/>
                <w:lang w:eastAsia="nl-BE"/>
              </w:rPr>
              <w:t xml:space="preserve">See duty cycle </w:t>
            </w:r>
            <w:r w:rsidR="00924960">
              <w:rPr>
                <w:sz w:val="20"/>
                <w:szCs w:val="20"/>
                <w:lang w:eastAsia="nl-BE"/>
              </w:rPr>
              <w:t>note</w:t>
            </w:r>
            <w:r w:rsidR="0010198D">
              <w:rPr>
                <w:sz w:val="20"/>
                <w:szCs w:val="20"/>
                <w:lang w:eastAsia="nl-BE"/>
              </w:rPr>
              <w:t xml:space="preserve"> </w:t>
            </w:r>
            <w:r w:rsidR="0010198D" w:rsidRPr="00B33109">
              <w:rPr>
                <w:rFonts w:cstheme="minorHAnsi"/>
                <w:sz w:val="20"/>
                <w:szCs w:val="20"/>
              </w:rPr>
              <w:t>*(</w:t>
            </w:r>
            <w:r w:rsidR="0010198D">
              <w:rPr>
                <w:rFonts w:cstheme="minorHAnsi"/>
                <w:sz w:val="20"/>
                <w:szCs w:val="20"/>
              </w:rPr>
              <w:t>2</w:t>
            </w:r>
            <w:r w:rsidR="0010198D" w:rsidRPr="00B33109">
              <w:rPr>
                <w:rFonts w:cstheme="minorHAnsi"/>
                <w:sz w:val="20"/>
                <w:szCs w:val="20"/>
              </w:rPr>
              <w:t>)</w:t>
            </w:r>
          </w:p>
        </w:tc>
        <w:tc>
          <w:tcPr>
            <w:tcW w:w="1282" w:type="dxa"/>
            <w:shd w:val="clear" w:color="auto" w:fill="FFFFFF" w:themeFill="background1"/>
          </w:tcPr>
          <w:p w14:paraId="79C51E7E" w14:textId="320FF2ED" w:rsidR="000256D8" w:rsidRPr="00B33109" w:rsidRDefault="002E776D" w:rsidP="000256D8">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512 (decimal)</w:t>
            </w:r>
          </w:p>
        </w:tc>
      </w:tr>
      <w:tr w:rsidR="00CE4FB8" w:rsidRPr="00B33109" w14:paraId="5D9F8878" w14:textId="77777777" w:rsidTr="00F932F4">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377923BC" w14:textId="77777777" w:rsidR="00CE4FB8" w:rsidRPr="00B33109" w:rsidRDefault="00CE4FB8" w:rsidP="00CE4FB8">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3D5CC275" w14:textId="6A0758CE" w:rsidR="00CE4FB8" w:rsidRPr="00B33109" w:rsidRDefault="00CE4FB8" w:rsidP="00CE4FB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Enable PWM for the corresponding channel</w:t>
            </w:r>
            <w:r w:rsidR="003C492E">
              <w:rPr>
                <w:rFonts w:cstheme="minorHAnsi"/>
                <w:sz w:val="20"/>
                <w:szCs w:val="20"/>
              </w:rPr>
              <w:t>.</w:t>
            </w:r>
          </w:p>
        </w:tc>
        <w:tc>
          <w:tcPr>
            <w:tcW w:w="2895" w:type="dxa"/>
            <w:gridSpan w:val="3"/>
            <w:shd w:val="clear" w:color="auto" w:fill="FFFFFF" w:themeFill="background1"/>
          </w:tcPr>
          <w:p w14:paraId="406CCFE1" w14:textId="77777777" w:rsidR="00CE4FB8" w:rsidRPr="0008420E" w:rsidRDefault="00CE4FB8" w:rsidP="00CE4FB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lang w:val="nl-NL"/>
                <w:rPrChange w:id="231" w:author="Jelle Van Rethy" w:date="2025-10-14T13:28:00Z" w16du:dateUtc="2025-10-14T11:28:00Z">
                  <w:rPr>
                    <w:rFonts w:cstheme="minorHAnsi"/>
                    <w:sz w:val="20"/>
                    <w:szCs w:val="20"/>
                  </w:rPr>
                </w:rPrChange>
              </w:rPr>
            </w:pPr>
            <w:r w:rsidRPr="0008420E">
              <w:rPr>
                <w:rFonts w:cstheme="minorHAnsi"/>
                <w:sz w:val="20"/>
                <w:szCs w:val="20"/>
                <w:lang w:val="nl-NL"/>
                <w:rPrChange w:id="232" w:author="Jelle Van Rethy" w:date="2025-10-14T13:28:00Z" w16du:dateUtc="2025-10-14T11:28:00Z">
                  <w:rPr>
                    <w:rFonts w:cstheme="minorHAnsi"/>
                    <w:sz w:val="20"/>
                    <w:szCs w:val="20"/>
                  </w:rPr>
                </w:rPrChange>
              </w:rPr>
              <w:t>(DRV)</w:t>
            </w:r>
          </w:p>
          <w:p w14:paraId="5CEC4297" w14:textId="282B14E9" w:rsidR="00CE4FB8" w:rsidRPr="0008420E" w:rsidRDefault="00513E82" w:rsidP="00CE4FB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lang w:val="nl-NL"/>
                <w:rPrChange w:id="233" w:author="Jelle Van Rethy" w:date="2025-10-14T13:28:00Z" w16du:dateUtc="2025-10-14T11:28:00Z">
                  <w:rPr>
                    <w:rFonts w:cstheme="minorHAnsi"/>
                    <w:sz w:val="20"/>
                    <w:szCs w:val="20"/>
                  </w:rPr>
                </w:rPrChange>
              </w:rPr>
            </w:pPr>
            <w:r w:rsidRPr="0008420E">
              <w:rPr>
                <w:rFonts w:cstheme="minorHAnsi"/>
                <w:sz w:val="20"/>
                <w:szCs w:val="20"/>
                <w:lang w:val="nl-NL"/>
                <w:rPrChange w:id="234" w:author="Jelle Van Rethy" w:date="2025-10-14T13:28:00Z" w16du:dateUtc="2025-10-14T11:28:00Z">
                  <w:rPr>
                    <w:rFonts w:cstheme="minorHAnsi"/>
                    <w:sz w:val="20"/>
                    <w:szCs w:val="20"/>
                  </w:rPr>
                </w:rPrChange>
              </w:rPr>
              <w:t xml:space="preserve">PWM_en_X </w:t>
            </w:r>
            <w:r w:rsidR="00CE4FB8" w:rsidRPr="0008420E">
              <w:rPr>
                <w:rFonts w:cstheme="minorHAnsi"/>
                <w:sz w:val="20"/>
                <w:szCs w:val="20"/>
                <w:lang w:val="nl-NL"/>
                <w:rPrChange w:id="235" w:author="Jelle Van Rethy" w:date="2025-10-14T13:28:00Z" w16du:dateUtc="2025-10-14T11:28:00Z">
                  <w:rPr>
                    <w:rFonts w:cstheme="minorHAnsi"/>
                    <w:sz w:val="20"/>
                    <w:szCs w:val="20"/>
                  </w:rPr>
                </w:rPrChange>
              </w:rPr>
              <w:t xml:space="preserve"> (0x0</w:t>
            </w:r>
            <w:r w:rsidRPr="0008420E">
              <w:rPr>
                <w:rFonts w:cstheme="minorHAnsi"/>
                <w:sz w:val="20"/>
                <w:szCs w:val="20"/>
                <w:lang w:val="nl-NL"/>
                <w:rPrChange w:id="236" w:author="Jelle Van Rethy" w:date="2025-10-14T13:28:00Z" w16du:dateUtc="2025-10-14T11:28:00Z">
                  <w:rPr>
                    <w:rFonts w:cstheme="minorHAnsi"/>
                    <w:sz w:val="20"/>
                    <w:szCs w:val="20"/>
                  </w:rPr>
                </w:rPrChange>
              </w:rPr>
              <w:t>C</w:t>
            </w:r>
            <w:r w:rsidR="00CE4FB8" w:rsidRPr="0008420E">
              <w:rPr>
                <w:rFonts w:cstheme="minorHAnsi"/>
                <w:sz w:val="20"/>
                <w:szCs w:val="20"/>
                <w:lang w:val="nl-NL"/>
                <w:rPrChange w:id="237" w:author="Jelle Van Rethy" w:date="2025-10-14T13:28:00Z" w16du:dateUtc="2025-10-14T11:28:00Z">
                  <w:rPr>
                    <w:rFonts w:cstheme="minorHAnsi"/>
                    <w:sz w:val="20"/>
                    <w:szCs w:val="20"/>
                  </w:rPr>
                </w:rPrChange>
              </w:rPr>
              <w:t>)</w:t>
            </w:r>
          </w:p>
        </w:tc>
        <w:tc>
          <w:tcPr>
            <w:tcW w:w="1282" w:type="dxa"/>
            <w:shd w:val="clear" w:color="auto" w:fill="FFFFFF" w:themeFill="background1"/>
          </w:tcPr>
          <w:p w14:paraId="6EC383AD" w14:textId="34BC377A" w:rsidR="00CE4FB8" w:rsidRPr="00B33109" w:rsidRDefault="00CE4FB8" w:rsidP="00CE4FB8">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Write 1 at X</w:t>
            </w:r>
            <w:r w:rsidRPr="00B33109">
              <w:rPr>
                <w:rFonts w:cstheme="minorHAnsi"/>
                <w:sz w:val="20"/>
                <w:szCs w:val="20"/>
                <w:vertAlign w:val="superscript"/>
              </w:rPr>
              <w:t>th</w:t>
            </w:r>
            <w:r w:rsidRPr="00B33109">
              <w:rPr>
                <w:rFonts w:cstheme="minorHAnsi"/>
                <w:sz w:val="20"/>
                <w:szCs w:val="20"/>
              </w:rPr>
              <w:t xml:space="preserve"> bit </w:t>
            </w:r>
          </w:p>
        </w:tc>
      </w:tr>
      <w:tr w:rsidR="00C138B2" w:rsidRPr="00B33109" w14:paraId="51074C71" w14:textId="77777777" w:rsidTr="00F9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4C4350EA" w14:textId="77777777" w:rsidR="00C138B2" w:rsidRPr="00B33109" w:rsidRDefault="00C138B2" w:rsidP="00C138B2">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4D83FB5F" w14:textId="772159AE" w:rsidR="00C138B2" w:rsidRPr="00B33109" w:rsidRDefault="00C138B2" w:rsidP="00C138B2">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Drive channel</w:t>
            </w:r>
            <w:r w:rsidR="003C492E">
              <w:rPr>
                <w:rFonts w:cstheme="minorHAnsi"/>
                <w:sz w:val="20"/>
                <w:szCs w:val="20"/>
              </w:rPr>
              <w:t>.</w:t>
            </w:r>
          </w:p>
        </w:tc>
        <w:tc>
          <w:tcPr>
            <w:tcW w:w="2895" w:type="dxa"/>
            <w:gridSpan w:val="3"/>
            <w:shd w:val="clear" w:color="auto" w:fill="FFFFFF" w:themeFill="background1"/>
          </w:tcPr>
          <w:p w14:paraId="13B788D0" w14:textId="77777777" w:rsidR="00C138B2" w:rsidRPr="00B33109" w:rsidRDefault="00C138B2" w:rsidP="00C138B2">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(DRV)</w:t>
            </w:r>
          </w:p>
          <w:p w14:paraId="0B7A9B7E" w14:textId="03084C4A" w:rsidR="00C138B2" w:rsidRPr="00B33109" w:rsidRDefault="00C138B2" w:rsidP="00C138B2">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drv_enable (0x0A)</w:t>
            </w:r>
          </w:p>
        </w:tc>
        <w:tc>
          <w:tcPr>
            <w:tcW w:w="1282" w:type="dxa"/>
            <w:shd w:val="clear" w:color="auto" w:fill="FFFFFF" w:themeFill="background1"/>
          </w:tcPr>
          <w:p w14:paraId="79ABDB41" w14:textId="4530BE69" w:rsidR="00C138B2" w:rsidRPr="00B33109" w:rsidRDefault="00C138B2" w:rsidP="00C138B2">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Write 1 at X</w:t>
            </w:r>
            <w:r w:rsidRPr="00B33109">
              <w:rPr>
                <w:rFonts w:cstheme="minorHAnsi"/>
                <w:sz w:val="20"/>
                <w:szCs w:val="20"/>
                <w:vertAlign w:val="superscript"/>
              </w:rPr>
              <w:t>th</w:t>
            </w:r>
            <w:r w:rsidRPr="00B33109">
              <w:rPr>
                <w:rFonts w:cstheme="minorHAnsi"/>
                <w:sz w:val="20"/>
                <w:szCs w:val="20"/>
              </w:rPr>
              <w:t xml:space="preserve"> bit</w:t>
            </w:r>
          </w:p>
        </w:tc>
      </w:tr>
      <w:tr w:rsidR="00C138B2" w:rsidRPr="00B33109" w14:paraId="21ED1DB3" w14:textId="77777777" w:rsidTr="00F932F4">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200C6065" w14:textId="77777777" w:rsidR="00C138B2" w:rsidRPr="00B33109" w:rsidRDefault="00C138B2" w:rsidP="00C138B2">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15DAD843" w14:textId="691BC953" w:rsidR="00C138B2" w:rsidRPr="00B33109" w:rsidRDefault="003C492E" w:rsidP="00C138B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Verify and log with scope if channel is in PWM drive mode.</w:t>
            </w:r>
          </w:p>
        </w:tc>
        <w:tc>
          <w:tcPr>
            <w:tcW w:w="2895" w:type="dxa"/>
            <w:gridSpan w:val="3"/>
            <w:shd w:val="clear" w:color="auto" w:fill="FFFFFF" w:themeFill="background1"/>
          </w:tcPr>
          <w:p w14:paraId="374687E3" w14:textId="0291DAFF" w:rsidR="00C138B2" w:rsidRPr="00B33109" w:rsidRDefault="00C138B2" w:rsidP="00C138B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82" w:type="dxa"/>
            <w:shd w:val="clear" w:color="auto" w:fill="FFFFFF" w:themeFill="background1"/>
          </w:tcPr>
          <w:p w14:paraId="27D7EEB3" w14:textId="6CCD0C4E" w:rsidR="00C138B2" w:rsidRPr="00B33109" w:rsidRDefault="00C138B2" w:rsidP="00C138B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6A2199" w:rsidRPr="00B33109" w14:paraId="78D43BFB" w14:textId="77777777" w:rsidTr="00F9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2099193F" w14:textId="77777777" w:rsidR="006A2199" w:rsidRPr="00B33109" w:rsidRDefault="006A2199" w:rsidP="006A2199">
            <w:pPr>
              <w:pStyle w:val="ListParagraph"/>
              <w:numPr>
                <w:ilvl w:val="0"/>
                <w:numId w:val="32"/>
              </w:numPr>
              <w:spacing w:before="20" w:after="20"/>
              <w:jc w:val="left"/>
              <w:rPr>
                <w:rFonts w:cstheme="minorHAnsi"/>
                <w:b w:val="0"/>
                <w:bCs w:val="0"/>
                <w:sz w:val="20"/>
                <w:szCs w:val="20"/>
              </w:rPr>
            </w:pPr>
          </w:p>
        </w:tc>
        <w:tc>
          <w:tcPr>
            <w:tcW w:w="4295" w:type="dxa"/>
            <w:gridSpan w:val="2"/>
            <w:shd w:val="clear" w:color="auto" w:fill="FFFFFF" w:themeFill="background1"/>
          </w:tcPr>
          <w:p w14:paraId="2C6A48B9" w14:textId="5A9C1EE7" w:rsidR="006A2199" w:rsidRPr="00B33109" w:rsidRDefault="006A2199" w:rsidP="006A21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Disable</w:t>
            </w:r>
            <w:r w:rsidRPr="00B33109">
              <w:rPr>
                <w:rFonts w:cstheme="minorHAnsi"/>
                <w:sz w:val="20"/>
                <w:szCs w:val="20"/>
              </w:rPr>
              <w:t xml:space="preserve"> </w:t>
            </w:r>
            <w:r>
              <w:rPr>
                <w:rFonts w:cstheme="minorHAnsi"/>
                <w:sz w:val="20"/>
                <w:szCs w:val="20"/>
              </w:rPr>
              <w:t>channel.</w:t>
            </w:r>
          </w:p>
        </w:tc>
        <w:tc>
          <w:tcPr>
            <w:tcW w:w="2895" w:type="dxa"/>
            <w:gridSpan w:val="3"/>
            <w:shd w:val="clear" w:color="auto" w:fill="FFFFFF" w:themeFill="background1"/>
          </w:tcPr>
          <w:p w14:paraId="1E586F61" w14:textId="77777777" w:rsidR="006A2199" w:rsidRPr="00B33109" w:rsidRDefault="006A2199" w:rsidP="006A21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(DRV)</w:t>
            </w:r>
          </w:p>
          <w:p w14:paraId="0474BBF3" w14:textId="41B5AB70" w:rsidR="006A2199" w:rsidRPr="00B33109" w:rsidRDefault="006A2199" w:rsidP="006A21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drv_enable (0x0A)</w:t>
            </w:r>
          </w:p>
        </w:tc>
        <w:tc>
          <w:tcPr>
            <w:tcW w:w="1282" w:type="dxa"/>
            <w:shd w:val="clear" w:color="auto" w:fill="FFFFFF" w:themeFill="background1"/>
          </w:tcPr>
          <w:p w14:paraId="0D5B0B7C" w14:textId="096DB4B9" w:rsidR="006A2199" w:rsidRPr="00B33109" w:rsidRDefault="006A2199" w:rsidP="006A21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Write 0 at X</w:t>
            </w:r>
            <w:r w:rsidRPr="00B33109">
              <w:rPr>
                <w:rFonts w:cstheme="minorHAnsi"/>
                <w:sz w:val="20"/>
                <w:szCs w:val="20"/>
                <w:vertAlign w:val="superscript"/>
              </w:rPr>
              <w:t>th</w:t>
            </w:r>
            <w:r w:rsidRPr="00B33109">
              <w:rPr>
                <w:rFonts w:cstheme="minorHAnsi"/>
                <w:sz w:val="20"/>
                <w:szCs w:val="20"/>
              </w:rPr>
              <w:t xml:space="preserve"> bit</w:t>
            </w:r>
          </w:p>
        </w:tc>
      </w:tr>
      <w:tr w:rsidR="006A2199" w:rsidRPr="00FC0912" w14:paraId="5A8D8E41" w14:textId="77777777" w:rsidTr="00C702A9">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text1" w:themeFillShade="BF"/>
          </w:tcPr>
          <w:p w14:paraId="2D8ECE50" w14:textId="77777777" w:rsidR="006A2199" w:rsidRPr="00FC0912" w:rsidRDefault="006A2199" w:rsidP="006A2199">
            <w:pPr>
              <w:spacing w:before="20" w:after="20"/>
              <w:jc w:val="left"/>
              <w:rPr>
                <w:rFonts w:cstheme="minorHAnsi"/>
                <w:b w:val="0"/>
                <w:bCs w:val="0"/>
                <w:sz w:val="20"/>
                <w:szCs w:val="20"/>
              </w:rPr>
            </w:pPr>
            <w:r w:rsidRPr="00FC0912">
              <w:rPr>
                <w:rFonts w:cstheme="minorHAnsi"/>
                <w:b w:val="0"/>
                <w:bCs w:val="0"/>
                <w:color w:val="FFFFFF" w:themeColor="background1"/>
                <w:sz w:val="20"/>
                <w:szCs w:val="20"/>
              </w:rPr>
              <w:t>Notes</w:t>
            </w:r>
          </w:p>
        </w:tc>
      </w:tr>
      <w:tr w:rsidR="006A2199" w:rsidRPr="00FC0912" w14:paraId="2FF7525F"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FFFFFF" w:themeFill="background1"/>
          </w:tcPr>
          <w:p w14:paraId="0397407D" w14:textId="77777777" w:rsidR="006A2199" w:rsidRPr="00B33109" w:rsidRDefault="006A2199" w:rsidP="006A2199">
            <w:pPr>
              <w:spacing w:before="20" w:after="20"/>
              <w:jc w:val="left"/>
              <w:rPr>
                <w:rFonts w:cstheme="minorHAnsi"/>
                <w:sz w:val="20"/>
                <w:szCs w:val="20"/>
              </w:rPr>
            </w:pPr>
          </w:p>
          <w:p w14:paraId="2EC77B9E" w14:textId="79E14EE1" w:rsidR="0010198D" w:rsidRDefault="0010198D" w:rsidP="003A75C7">
            <w:pPr>
              <w:pStyle w:val="ListParagraph"/>
              <w:numPr>
                <w:ilvl w:val="0"/>
                <w:numId w:val="30"/>
              </w:numPr>
              <w:spacing w:before="20" w:after="20"/>
              <w:jc w:val="left"/>
              <w:rPr>
                <w:rFonts w:cstheme="minorHAnsi"/>
                <w:b w:val="0"/>
                <w:bCs w:val="0"/>
                <w:sz w:val="20"/>
                <w:szCs w:val="20"/>
              </w:rPr>
            </w:pPr>
            <w:r w:rsidRPr="0010198D">
              <w:rPr>
                <w:rFonts w:cstheme="minorHAnsi"/>
                <w:sz w:val="20"/>
                <w:szCs w:val="20"/>
              </w:rPr>
              <w:t>*(1)</w:t>
            </w:r>
            <w:r w:rsidRPr="0010198D">
              <w:rPr>
                <w:rFonts w:cstheme="minorHAnsi"/>
                <w:b w:val="0"/>
                <w:bCs w:val="0"/>
                <w:sz w:val="20"/>
                <w:szCs w:val="20"/>
              </w:rPr>
              <w:t>: Each channel in MAG-DRV00002-NP can be independently controlled via the 8 bits in the drv_enable field in register(0x0A). The Xth bit in this register represents the demanded state of the Xth channel of MAG-DRV00002-NP. When this bit is written to 1, the channel will be activated, the switch device will go in a conductive state until the bit is re-written to 0.</w:t>
            </w:r>
          </w:p>
          <w:p w14:paraId="5C91ABF6" w14:textId="194A95C0" w:rsidR="006A2199" w:rsidRPr="0010198D" w:rsidRDefault="0010198D" w:rsidP="003A75C7">
            <w:pPr>
              <w:pStyle w:val="ListParagraph"/>
              <w:numPr>
                <w:ilvl w:val="0"/>
                <w:numId w:val="30"/>
              </w:numPr>
              <w:spacing w:before="20" w:after="20"/>
              <w:jc w:val="left"/>
              <w:rPr>
                <w:rFonts w:cstheme="minorHAnsi"/>
                <w:b w:val="0"/>
                <w:bCs w:val="0"/>
                <w:sz w:val="20"/>
                <w:szCs w:val="20"/>
              </w:rPr>
            </w:pPr>
            <w:r w:rsidRPr="0010198D">
              <w:rPr>
                <w:rFonts w:cstheme="minorHAnsi"/>
                <w:sz w:val="20"/>
                <w:szCs w:val="20"/>
              </w:rPr>
              <w:t>*(</w:t>
            </w:r>
            <w:r>
              <w:rPr>
                <w:rFonts w:cstheme="minorHAnsi"/>
                <w:sz w:val="20"/>
                <w:szCs w:val="20"/>
              </w:rPr>
              <w:t>2</w:t>
            </w:r>
            <w:r w:rsidRPr="0010198D">
              <w:rPr>
                <w:rFonts w:cstheme="minorHAnsi"/>
                <w:sz w:val="20"/>
                <w:szCs w:val="20"/>
              </w:rPr>
              <w:t>)</w:t>
            </w:r>
            <w:r>
              <w:rPr>
                <w:rFonts w:cstheme="minorHAnsi"/>
                <w:sz w:val="20"/>
                <w:szCs w:val="20"/>
              </w:rPr>
              <w:t xml:space="preserve">: </w:t>
            </w:r>
            <w:r w:rsidR="003A75C7" w:rsidRPr="00924960">
              <w:rPr>
                <w:rFonts w:cstheme="minorHAnsi"/>
                <w:sz w:val="20"/>
                <w:szCs w:val="20"/>
              </w:rPr>
              <w:t>The duty cycle of the channels</w:t>
            </w:r>
            <w:r w:rsidR="003A75C7" w:rsidRPr="003A75C7">
              <w:rPr>
                <w:rFonts w:cstheme="minorHAnsi"/>
                <w:b w:val="0"/>
                <w:bCs w:val="0"/>
                <w:sz w:val="20"/>
                <w:szCs w:val="20"/>
              </w:rPr>
              <w:t xml:space="preserve"> can be individually programmed from 0% to 100% via the 10-bit field PWM_dcycle_x in </w:t>
            </w:r>
            <w:r w:rsidR="003A75C7" w:rsidRPr="00924960">
              <w:rPr>
                <w:rFonts w:cstheme="minorHAnsi"/>
                <w:b w:val="0"/>
                <w:bCs w:val="0"/>
                <w:sz w:val="20"/>
                <w:szCs w:val="20"/>
              </w:rPr>
              <w:t>registers (0x0F), (0x11), (0x13), (0x15), (0x17), (0x19), (0x1B) and (0x1D)</w:t>
            </w:r>
            <w:r w:rsidR="00924960" w:rsidRPr="00924960">
              <w:rPr>
                <w:rFonts w:cstheme="minorHAnsi"/>
                <w:b w:val="0"/>
                <w:bCs w:val="0"/>
                <w:sz w:val="20"/>
                <w:szCs w:val="20"/>
              </w:rPr>
              <w:t xml:space="preserve"> that corresponds to each individual channel.</w:t>
            </w:r>
          </w:p>
          <w:p w14:paraId="5B7EF12E" w14:textId="77777777" w:rsidR="006A2199" w:rsidRPr="0010198D" w:rsidRDefault="006A2199" w:rsidP="0010198D">
            <w:pPr>
              <w:spacing w:before="20" w:after="20"/>
              <w:contextualSpacing/>
              <w:rPr>
                <w:rFonts w:cstheme="minorHAnsi"/>
                <w:sz w:val="20"/>
                <w:szCs w:val="20"/>
              </w:rPr>
            </w:pPr>
          </w:p>
        </w:tc>
      </w:tr>
      <w:tr w:rsidR="006A2199" w:rsidRPr="00FC0912" w14:paraId="64009BA1" w14:textId="77777777" w:rsidTr="005602EB">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accent3" w:themeFillShade="BF"/>
          </w:tcPr>
          <w:p w14:paraId="3E1FC620" w14:textId="77777777" w:rsidR="006A2199" w:rsidRPr="00FC0912" w:rsidRDefault="006A2199" w:rsidP="006A2199">
            <w:pPr>
              <w:spacing w:before="20" w:after="20"/>
              <w:jc w:val="left"/>
              <w:rPr>
                <w:rFonts w:cstheme="minorHAnsi"/>
                <w:b w:val="0"/>
                <w:bCs w:val="0"/>
                <w:sz w:val="20"/>
                <w:szCs w:val="20"/>
              </w:rPr>
            </w:pPr>
            <w:r w:rsidRPr="00FC0912">
              <w:rPr>
                <w:rFonts w:cstheme="minorHAnsi"/>
                <w:b w:val="0"/>
                <w:bCs w:val="0"/>
                <w:color w:val="FFFFFF" w:themeColor="background1"/>
                <w:sz w:val="20"/>
                <w:szCs w:val="20"/>
              </w:rPr>
              <w:t xml:space="preserve">Test parameters and acceptance criteria </w:t>
            </w:r>
          </w:p>
        </w:tc>
      </w:tr>
      <w:tr w:rsidR="006A2199" w:rsidRPr="00B33109" w14:paraId="7BAA9FC8"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C5C2C2" w:themeFill="accent3" w:themeFillTint="66"/>
          </w:tcPr>
          <w:p w14:paraId="065F5FCF" w14:textId="77777777" w:rsidR="006A2199" w:rsidRPr="00FC0912" w:rsidRDefault="006A2199" w:rsidP="006A2199">
            <w:pPr>
              <w:spacing w:before="20" w:after="20"/>
              <w:jc w:val="left"/>
              <w:rPr>
                <w:rFonts w:cstheme="minorHAnsi"/>
                <w:b w:val="0"/>
                <w:bCs w:val="0"/>
                <w:sz w:val="20"/>
                <w:szCs w:val="20"/>
              </w:rPr>
            </w:pPr>
            <w:r w:rsidRPr="00FC0912">
              <w:rPr>
                <w:rFonts w:cstheme="minorHAnsi"/>
                <w:b w:val="0"/>
                <w:bCs w:val="0"/>
                <w:sz w:val="20"/>
                <w:szCs w:val="20"/>
              </w:rPr>
              <w:t xml:space="preserve">ID </w:t>
            </w:r>
          </w:p>
        </w:tc>
        <w:tc>
          <w:tcPr>
            <w:tcW w:w="3329" w:type="dxa"/>
            <w:shd w:val="clear" w:color="auto" w:fill="C5C2C2" w:themeFill="accent3" w:themeFillTint="66"/>
          </w:tcPr>
          <w:p w14:paraId="13EB4665" w14:textId="77777777" w:rsidR="006A2199" w:rsidRPr="00FC0912" w:rsidRDefault="006A2199" w:rsidP="006A21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Name</w:t>
            </w:r>
          </w:p>
        </w:tc>
        <w:tc>
          <w:tcPr>
            <w:tcW w:w="1282" w:type="dxa"/>
            <w:gridSpan w:val="2"/>
            <w:shd w:val="clear" w:color="auto" w:fill="C5C2C2" w:themeFill="accent3" w:themeFillTint="66"/>
          </w:tcPr>
          <w:p w14:paraId="43F83B07" w14:textId="77777777" w:rsidR="006A2199" w:rsidRPr="00FC0912" w:rsidRDefault="006A2199" w:rsidP="006A21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Unit</w:t>
            </w:r>
          </w:p>
        </w:tc>
        <w:tc>
          <w:tcPr>
            <w:tcW w:w="1291" w:type="dxa"/>
            <w:shd w:val="clear" w:color="auto" w:fill="C5C2C2" w:themeFill="accent3" w:themeFillTint="66"/>
          </w:tcPr>
          <w:p w14:paraId="24FD4713" w14:textId="77777777" w:rsidR="006A2199" w:rsidRPr="00FC0912" w:rsidRDefault="006A2199" w:rsidP="006A21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LTL</w:t>
            </w:r>
          </w:p>
        </w:tc>
        <w:tc>
          <w:tcPr>
            <w:tcW w:w="1288" w:type="dxa"/>
            <w:shd w:val="clear" w:color="auto" w:fill="C5C2C2" w:themeFill="accent3" w:themeFillTint="66"/>
          </w:tcPr>
          <w:p w14:paraId="239C5AFA" w14:textId="77777777" w:rsidR="006A2199" w:rsidRPr="00FC0912" w:rsidRDefault="006A2199" w:rsidP="006A21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Typ</w:t>
            </w:r>
          </w:p>
        </w:tc>
        <w:tc>
          <w:tcPr>
            <w:tcW w:w="1282" w:type="dxa"/>
            <w:shd w:val="clear" w:color="auto" w:fill="C5C2C2" w:themeFill="accent3" w:themeFillTint="66"/>
          </w:tcPr>
          <w:p w14:paraId="405AEFB4" w14:textId="77777777" w:rsidR="006A2199" w:rsidRPr="00FC0912" w:rsidRDefault="006A2199" w:rsidP="006A21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UTL</w:t>
            </w:r>
          </w:p>
        </w:tc>
      </w:tr>
      <w:tr w:rsidR="006A2199" w:rsidRPr="00B33109" w14:paraId="0177EDDD" w14:textId="77777777" w:rsidTr="005602EB">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5BC0C23A" w14:textId="0DE35FF8" w:rsidR="006A2199" w:rsidRPr="00FC0912" w:rsidRDefault="00EF5717" w:rsidP="006A2199">
            <w:pPr>
              <w:spacing w:before="20" w:after="20"/>
              <w:jc w:val="left"/>
              <w:rPr>
                <w:rFonts w:cstheme="minorHAnsi"/>
                <w:b w:val="0"/>
                <w:bCs w:val="0"/>
                <w:sz w:val="20"/>
                <w:szCs w:val="20"/>
              </w:rPr>
            </w:pPr>
            <w:r>
              <w:rPr>
                <w:b w:val="0"/>
                <w:bCs w:val="0"/>
                <w:sz w:val="20"/>
                <w:szCs w:val="20"/>
              </w:rPr>
              <w:t>M0022</w:t>
            </w:r>
          </w:p>
        </w:tc>
        <w:tc>
          <w:tcPr>
            <w:tcW w:w="3329" w:type="dxa"/>
            <w:shd w:val="clear" w:color="auto" w:fill="FFFFFF" w:themeFill="background1"/>
          </w:tcPr>
          <w:p w14:paraId="0CE80D9B" w14:textId="1A9F7671" w:rsidR="006A2199" w:rsidRPr="00FC0912" w:rsidRDefault="001B1567" w:rsidP="006A21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OFF state verification</w:t>
            </w:r>
          </w:p>
        </w:tc>
        <w:tc>
          <w:tcPr>
            <w:tcW w:w="1282" w:type="dxa"/>
            <w:gridSpan w:val="2"/>
            <w:shd w:val="clear" w:color="auto" w:fill="FFFFFF" w:themeFill="background1"/>
          </w:tcPr>
          <w:p w14:paraId="3D5EA151" w14:textId="48C6520B" w:rsidR="006A2199" w:rsidRPr="00FC0912" w:rsidRDefault="001B1567" w:rsidP="006A21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Pass/Fail</w:t>
            </w:r>
          </w:p>
        </w:tc>
        <w:tc>
          <w:tcPr>
            <w:tcW w:w="1291" w:type="dxa"/>
            <w:shd w:val="clear" w:color="auto" w:fill="FFFFFF" w:themeFill="background1"/>
          </w:tcPr>
          <w:p w14:paraId="725F6821" w14:textId="3568FF5B" w:rsidR="006A2199" w:rsidRPr="00FC0912" w:rsidRDefault="006A2199" w:rsidP="006A21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88" w:type="dxa"/>
            <w:shd w:val="clear" w:color="auto" w:fill="FFFFFF" w:themeFill="background1"/>
          </w:tcPr>
          <w:p w14:paraId="512AB3AC" w14:textId="0CDA7FE4" w:rsidR="006A2199" w:rsidRPr="00FC0912" w:rsidRDefault="006A2199" w:rsidP="006A21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82" w:type="dxa"/>
            <w:shd w:val="clear" w:color="auto" w:fill="FFFFFF" w:themeFill="background1"/>
          </w:tcPr>
          <w:p w14:paraId="6E3BA6B9" w14:textId="2D4D62F8" w:rsidR="006A2199" w:rsidRPr="00FC0912" w:rsidRDefault="006A2199" w:rsidP="006A21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6A2199" w:rsidRPr="00B33109" w14:paraId="7F9BE85F"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70ECE510" w14:textId="027D021F" w:rsidR="006A2199" w:rsidRPr="00FC0912" w:rsidRDefault="001B1567" w:rsidP="006A2199">
            <w:pPr>
              <w:spacing w:before="20" w:after="20"/>
              <w:jc w:val="left"/>
              <w:rPr>
                <w:b w:val="0"/>
                <w:bCs w:val="0"/>
                <w:sz w:val="20"/>
                <w:szCs w:val="20"/>
              </w:rPr>
            </w:pPr>
            <w:r>
              <w:rPr>
                <w:b w:val="0"/>
                <w:bCs w:val="0"/>
                <w:sz w:val="20"/>
                <w:szCs w:val="20"/>
              </w:rPr>
              <w:lastRenderedPageBreak/>
              <w:t>M0023</w:t>
            </w:r>
          </w:p>
        </w:tc>
        <w:tc>
          <w:tcPr>
            <w:tcW w:w="3329" w:type="dxa"/>
            <w:shd w:val="clear" w:color="auto" w:fill="FFFFFF" w:themeFill="background1"/>
          </w:tcPr>
          <w:p w14:paraId="4B1C9657" w14:textId="3868EA03" w:rsidR="006A2199" w:rsidRPr="00FC0912" w:rsidRDefault="001B1567" w:rsidP="006A21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ON state verification</w:t>
            </w:r>
          </w:p>
        </w:tc>
        <w:tc>
          <w:tcPr>
            <w:tcW w:w="1282" w:type="dxa"/>
            <w:gridSpan w:val="2"/>
            <w:shd w:val="clear" w:color="auto" w:fill="FFFFFF" w:themeFill="background1"/>
          </w:tcPr>
          <w:p w14:paraId="22C072D4" w14:textId="1D5D6D13" w:rsidR="006A2199" w:rsidRPr="00FC0912" w:rsidRDefault="00FE7FFB" w:rsidP="006A21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Pass/Fail</w:t>
            </w:r>
          </w:p>
        </w:tc>
        <w:tc>
          <w:tcPr>
            <w:tcW w:w="1291" w:type="dxa"/>
            <w:shd w:val="clear" w:color="auto" w:fill="FFFFFF" w:themeFill="background1"/>
          </w:tcPr>
          <w:p w14:paraId="4C020615" w14:textId="098E04DA" w:rsidR="006A2199" w:rsidRPr="00FC0912" w:rsidRDefault="006A2199" w:rsidP="006A21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88" w:type="dxa"/>
            <w:shd w:val="clear" w:color="auto" w:fill="FFFFFF" w:themeFill="background1"/>
          </w:tcPr>
          <w:p w14:paraId="04B03005" w14:textId="4328A6A6" w:rsidR="006A2199" w:rsidRPr="00FC0912" w:rsidRDefault="006A2199" w:rsidP="006A21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82" w:type="dxa"/>
            <w:shd w:val="clear" w:color="auto" w:fill="FFFFFF" w:themeFill="background1"/>
          </w:tcPr>
          <w:p w14:paraId="762EE1DE" w14:textId="6EFEE1C8" w:rsidR="006A2199" w:rsidRPr="00FC0912" w:rsidRDefault="006A2199" w:rsidP="006A21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6A2199" w:rsidRPr="00B33109" w14:paraId="61AFBFB5" w14:textId="77777777" w:rsidTr="005602EB">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1B2E85EA" w14:textId="0C3032E0" w:rsidR="006A2199" w:rsidRPr="00B33109" w:rsidRDefault="00E20649" w:rsidP="006A2199">
            <w:pPr>
              <w:spacing w:before="20" w:after="20"/>
              <w:jc w:val="left"/>
              <w:rPr>
                <w:b w:val="0"/>
                <w:bCs w:val="0"/>
                <w:sz w:val="20"/>
                <w:szCs w:val="20"/>
              </w:rPr>
            </w:pPr>
            <w:r>
              <w:rPr>
                <w:b w:val="0"/>
                <w:bCs w:val="0"/>
                <w:sz w:val="20"/>
                <w:szCs w:val="20"/>
              </w:rPr>
              <w:t>M0024</w:t>
            </w:r>
          </w:p>
        </w:tc>
        <w:tc>
          <w:tcPr>
            <w:tcW w:w="3329" w:type="dxa"/>
            <w:shd w:val="clear" w:color="auto" w:fill="FFFFFF" w:themeFill="background1"/>
          </w:tcPr>
          <w:p w14:paraId="62D43028" w14:textId="202CBEF5" w:rsidR="006A2199" w:rsidRPr="00B33109" w:rsidRDefault="00E20649" w:rsidP="006A21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PWM frequency check</w:t>
            </w:r>
          </w:p>
        </w:tc>
        <w:tc>
          <w:tcPr>
            <w:tcW w:w="1282" w:type="dxa"/>
            <w:gridSpan w:val="2"/>
            <w:shd w:val="clear" w:color="auto" w:fill="FFFFFF" w:themeFill="background1"/>
          </w:tcPr>
          <w:p w14:paraId="014859AF" w14:textId="19C50DAC" w:rsidR="006A2199" w:rsidRPr="00B33109" w:rsidRDefault="00E20649" w:rsidP="006A21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Hz</w:t>
            </w:r>
          </w:p>
        </w:tc>
        <w:tc>
          <w:tcPr>
            <w:tcW w:w="1291" w:type="dxa"/>
            <w:shd w:val="clear" w:color="auto" w:fill="FFFFFF" w:themeFill="background1"/>
          </w:tcPr>
          <w:p w14:paraId="4FA5384F" w14:textId="10F7DD37" w:rsidR="006A2199" w:rsidRPr="00B33109" w:rsidRDefault="006A2199" w:rsidP="006A21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88" w:type="dxa"/>
            <w:shd w:val="clear" w:color="auto" w:fill="FFFFFF" w:themeFill="background1"/>
          </w:tcPr>
          <w:p w14:paraId="106E0F36" w14:textId="4497B88B" w:rsidR="006A2199" w:rsidRPr="00B33109" w:rsidRDefault="00E20649" w:rsidP="006A21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40KHz</w:t>
            </w:r>
          </w:p>
        </w:tc>
        <w:tc>
          <w:tcPr>
            <w:tcW w:w="1282" w:type="dxa"/>
            <w:shd w:val="clear" w:color="auto" w:fill="FFFFFF" w:themeFill="background1"/>
          </w:tcPr>
          <w:p w14:paraId="694A47C2" w14:textId="7E0AD3AA" w:rsidR="006A2199" w:rsidRPr="00B33109" w:rsidRDefault="006A2199" w:rsidP="006A21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6A2199" w:rsidRPr="00B33109" w14:paraId="0F47DD71" w14:textId="77777777" w:rsidTr="0056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shd w:val="clear" w:color="auto" w:fill="FFFFFF" w:themeFill="background1"/>
          </w:tcPr>
          <w:p w14:paraId="2E5A619D" w14:textId="6A11B1D1" w:rsidR="006A2199" w:rsidRPr="00B33109" w:rsidRDefault="00E20649" w:rsidP="006A2199">
            <w:pPr>
              <w:spacing w:before="20" w:after="20"/>
              <w:jc w:val="left"/>
              <w:rPr>
                <w:b w:val="0"/>
                <w:bCs w:val="0"/>
                <w:sz w:val="20"/>
                <w:szCs w:val="20"/>
              </w:rPr>
            </w:pPr>
            <w:r>
              <w:rPr>
                <w:b w:val="0"/>
                <w:bCs w:val="0"/>
                <w:sz w:val="20"/>
                <w:szCs w:val="20"/>
              </w:rPr>
              <w:t>M0025</w:t>
            </w:r>
          </w:p>
        </w:tc>
        <w:tc>
          <w:tcPr>
            <w:tcW w:w="3329" w:type="dxa"/>
            <w:shd w:val="clear" w:color="auto" w:fill="FFFFFF" w:themeFill="background1"/>
          </w:tcPr>
          <w:p w14:paraId="5C5F9C39" w14:textId="2D42190A" w:rsidR="006A2199" w:rsidRPr="00B33109" w:rsidRDefault="00E20649" w:rsidP="006A21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PWM duty cycle</w:t>
            </w:r>
          </w:p>
        </w:tc>
        <w:tc>
          <w:tcPr>
            <w:tcW w:w="1282" w:type="dxa"/>
            <w:gridSpan w:val="2"/>
            <w:shd w:val="clear" w:color="auto" w:fill="FFFFFF" w:themeFill="background1"/>
          </w:tcPr>
          <w:p w14:paraId="5AF92EE4" w14:textId="3CC8A2A7" w:rsidR="006A2199" w:rsidRPr="00B33109" w:rsidRDefault="001911E5" w:rsidP="006A21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w:t>
            </w:r>
          </w:p>
        </w:tc>
        <w:tc>
          <w:tcPr>
            <w:tcW w:w="1291" w:type="dxa"/>
            <w:shd w:val="clear" w:color="auto" w:fill="FFFFFF" w:themeFill="background1"/>
          </w:tcPr>
          <w:p w14:paraId="2488C828" w14:textId="20C91BB0" w:rsidR="006A2199" w:rsidRPr="00B33109" w:rsidRDefault="006A2199" w:rsidP="006A21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88" w:type="dxa"/>
            <w:shd w:val="clear" w:color="auto" w:fill="FFFFFF" w:themeFill="background1"/>
          </w:tcPr>
          <w:p w14:paraId="2E736C84" w14:textId="4BABDCC6" w:rsidR="006A2199" w:rsidRPr="00B33109" w:rsidRDefault="001911E5" w:rsidP="006A21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50</w:t>
            </w:r>
          </w:p>
        </w:tc>
        <w:tc>
          <w:tcPr>
            <w:tcW w:w="1282" w:type="dxa"/>
            <w:shd w:val="clear" w:color="auto" w:fill="FFFFFF" w:themeFill="background1"/>
          </w:tcPr>
          <w:p w14:paraId="1D16D075" w14:textId="4C43F408" w:rsidR="006A2199" w:rsidRPr="00B33109" w:rsidRDefault="006A2199" w:rsidP="006A21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14:paraId="6736EC03" w14:textId="44CEFFF6" w:rsidR="008F5D62" w:rsidRPr="00983917" w:rsidRDefault="008F5D62" w:rsidP="008F5D62">
      <w:pPr>
        <w:pStyle w:val="Heading2"/>
      </w:pPr>
      <w:bookmarkStart w:id="238" w:name="_Ref210998164"/>
      <w:bookmarkStart w:id="239" w:name="_Toc211000607"/>
      <w:r w:rsidRPr="00983917">
        <w:t>T000</w:t>
      </w:r>
      <w:r>
        <w:t>7</w:t>
      </w:r>
      <w:r w:rsidRPr="00983917">
        <w:t xml:space="preserve">: </w:t>
      </w:r>
      <w:r>
        <w:t>MAG-DRV Motor drive capabilities (only for MAG-VIS1002x modules)</w:t>
      </w:r>
      <w:bookmarkEnd w:id="238"/>
      <w:bookmarkEnd w:id="239"/>
    </w:p>
    <w:p w14:paraId="410916B7" w14:textId="48DCEB96" w:rsidR="008F5D62" w:rsidRPr="00FC0912" w:rsidRDefault="008F5D62" w:rsidP="008F5D62">
      <w:pPr>
        <w:keepNext/>
        <w:jc w:val="center"/>
        <w:rPr>
          <w:b/>
          <w:bCs/>
          <w:sz w:val="20"/>
          <w:szCs w:val="20"/>
          <w:lang w:eastAsia="en-US"/>
        </w:rPr>
      </w:pPr>
      <w:bookmarkStart w:id="240" w:name="_Toc211000630"/>
      <w:r w:rsidRPr="00FC0912">
        <w:rPr>
          <w:b/>
          <w:bCs/>
          <w:sz w:val="20"/>
          <w:szCs w:val="20"/>
          <w:lang w:eastAsia="en-US"/>
        </w:rPr>
        <w:t xml:space="preserve">Table </w:t>
      </w:r>
      <w:r w:rsidRPr="00FC0912">
        <w:rPr>
          <w:b/>
          <w:bCs/>
          <w:sz w:val="20"/>
          <w:szCs w:val="20"/>
          <w:lang w:eastAsia="en-US"/>
        </w:rPr>
        <w:fldChar w:fldCharType="begin"/>
      </w:r>
      <w:r w:rsidRPr="00FC0912">
        <w:rPr>
          <w:b/>
          <w:bCs/>
          <w:sz w:val="20"/>
          <w:szCs w:val="20"/>
          <w:lang w:eastAsia="en-US"/>
        </w:rPr>
        <w:instrText xml:space="preserve"> SEQ Table \* ARABIC </w:instrText>
      </w:r>
      <w:r w:rsidRPr="00FC0912">
        <w:rPr>
          <w:b/>
          <w:bCs/>
          <w:sz w:val="20"/>
          <w:szCs w:val="20"/>
          <w:lang w:eastAsia="en-US"/>
        </w:rPr>
        <w:fldChar w:fldCharType="separate"/>
      </w:r>
      <w:r w:rsidR="0014032D">
        <w:rPr>
          <w:b/>
          <w:bCs/>
          <w:noProof/>
          <w:sz w:val="20"/>
          <w:szCs w:val="20"/>
          <w:lang w:eastAsia="en-US"/>
        </w:rPr>
        <w:t>16</w:t>
      </w:r>
      <w:r w:rsidRPr="00FC0912">
        <w:rPr>
          <w:b/>
          <w:bCs/>
          <w:sz w:val="20"/>
          <w:szCs w:val="20"/>
          <w:lang w:eastAsia="en-US"/>
        </w:rPr>
        <w:fldChar w:fldCharType="end"/>
      </w:r>
      <w:r w:rsidRPr="00FC0912">
        <w:rPr>
          <w:b/>
          <w:bCs/>
          <w:sz w:val="20"/>
          <w:szCs w:val="20"/>
          <w:lang w:eastAsia="en-US"/>
        </w:rPr>
        <w:t xml:space="preserve">: </w:t>
      </w:r>
      <w:r>
        <w:rPr>
          <w:b/>
          <w:bCs/>
          <w:sz w:val="20"/>
          <w:szCs w:val="20"/>
          <w:lang w:eastAsia="en-US"/>
        </w:rPr>
        <w:t xml:space="preserve">MAG-DRV Motor drive capabilities </w:t>
      </w:r>
      <w:r w:rsidRPr="00FC0912">
        <w:rPr>
          <w:b/>
          <w:bCs/>
          <w:sz w:val="20"/>
          <w:szCs w:val="20"/>
          <w:lang w:eastAsia="en-US"/>
        </w:rPr>
        <w:t>overview</w:t>
      </w:r>
      <w:bookmarkEnd w:id="240"/>
    </w:p>
    <w:tbl>
      <w:tblPr>
        <w:tblStyle w:val="GridTable4-Accent3"/>
        <w:tblW w:w="9649" w:type="dxa"/>
        <w:tblLook w:val="04A0" w:firstRow="1" w:lastRow="0" w:firstColumn="1" w:lastColumn="0" w:noHBand="0" w:noVBand="1"/>
      </w:tblPr>
      <w:tblGrid>
        <w:gridCol w:w="1154"/>
        <w:gridCol w:w="3317"/>
        <w:gridCol w:w="963"/>
        <w:gridCol w:w="315"/>
        <w:gridCol w:w="1287"/>
        <w:gridCol w:w="1284"/>
        <w:gridCol w:w="1329"/>
      </w:tblGrid>
      <w:tr w:rsidR="00332C08" w:rsidRPr="00FC0912" w14:paraId="23B261A0" w14:textId="77777777" w:rsidTr="00332C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9" w:type="dxa"/>
            <w:gridSpan w:val="7"/>
            <w:shd w:val="clear" w:color="auto" w:fill="514E4E" w:themeFill="accent3" w:themeFillShade="BF"/>
          </w:tcPr>
          <w:p w14:paraId="14B94C57" w14:textId="77777777" w:rsidR="00332C08" w:rsidRPr="00FC0912" w:rsidRDefault="00332C08" w:rsidP="005602EB">
            <w:pPr>
              <w:spacing w:before="20" w:after="20"/>
              <w:jc w:val="left"/>
              <w:rPr>
                <w:rFonts w:cstheme="minorHAnsi"/>
                <w:b w:val="0"/>
                <w:bCs w:val="0"/>
                <w:sz w:val="20"/>
                <w:szCs w:val="20"/>
              </w:rPr>
            </w:pPr>
            <w:r w:rsidRPr="00FC0912">
              <w:rPr>
                <w:rFonts w:cstheme="minorHAnsi"/>
                <w:b w:val="0"/>
                <w:bCs w:val="0"/>
                <w:sz w:val="20"/>
                <w:szCs w:val="20"/>
              </w:rPr>
              <w:t xml:space="preserve">Test Description </w:t>
            </w:r>
          </w:p>
        </w:tc>
      </w:tr>
      <w:tr w:rsidR="00332C08" w:rsidRPr="00FC0912" w14:paraId="3E8C1820" w14:textId="77777777" w:rsidTr="00332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9" w:type="dxa"/>
            <w:gridSpan w:val="7"/>
            <w:shd w:val="clear" w:color="auto" w:fill="FFFFFF" w:themeFill="background1"/>
          </w:tcPr>
          <w:p w14:paraId="4BE00E4E" w14:textId="6908E0C4" w:rsidR="00332C08" w:rsidRPr="00B33109" w:rsidRDefault="00332C08" w:rsidP="005602EB">
            <w:pPr>
              <w:spacing w:before="20" w:after="20"/>
              <w:jc w:val="left"/>
              <w:rPr>
                <w:rFonts w:cstheme="minorHAnsi"/>
                <w:b w:val="0"/>
                <w:bCs w:val="0"/>
                <w:sz w:val="20"/>
                <w:szCs w:val="20"/>
              </w:rPr>
            </w:pPr>
            <w:r w:rsidRPr="002F3BB5">
              <w:rPr>
                <w:rFonts w:cstheme="minorHAnsi"/>
                <w:b w:val="0"/>
                <w:bCs w:val="0"/>
                <w:sz w:val="20"/>
                <w:szCs w:val="20"/>
              </w:rPr>
              <w:t>This test provides functional verification of the MAG-DRV IC ability to drive external loads, specifically to control the directional movement of the Iris, Zoom, and Focus motors. The test iterates through each motor, verifies the correct drv_enable register values for both left and right direction achieve the intended physical motor movement, and ensures the motor can be safely disabled (OFF state).</w:t>
            </w:r>
          </w:p>
          <w:p w14:paraId="03A726E7" w14:textId="77777777" w:rsidR="00332C08" w:rsidRPr="00FC0912" w:rsidRDefault="00332C08" w:rsidP="005602EB">
            <w:pPr>
              <w:spacing w:before="20" w:after="20"/>
              <w:jc w:val="left"/>
              <w:rPr>
                <w:rFonts w:cstheme="minorHAnsi"/>
                <w:b w:val="0"/>
                <w:bCs w:val="0"/>
                <w:sz w:val="20"/>
                <w:szCs w:val="20"/>
              </w:rPr>
            </w:pPr>
          </w:p>
        </w:tc>
      </w:tr>
      <w:tr w:rsidR="00332C08" w:rsidRPr="00FC0912" w14:paraId="01B3A4C9" w14:textId="77777777" w:rsidTr="00332C08">
        <w:tc>
          <w:tcPr>
            <w:cnfStyle w:val="001000000000" w:firstRow="0" w:lastRow="0" w:firstColumn="1" w:lastColumn="0" w:oddVBand="0" w:evenVBand="0" w:oddHBand="0" w:evenHBand="0" w:firstRowFirstColumn="0" w:firstRowLastColumn="0" w:lastRowFirstColumn="0" w:lastRowLastColumn="0"/>
            <w:tcW w:w="9649" w:type="dxa"/>
            <w:gridSpan w:val="7"/>
            <w:shd w:val="clear" w:color="auto" w:fill="514E4E" w:themeFill="accent3" w:themeFillShade="BF"/>
          </w:tcPr>
          <w:p w14:paraId="1F8663E9" w14:textId="77777777" w:rsidR="00332C08" w:rsidRPr="00FC0912" w:rsidRDefault="00332C08" w:rsidP="005602EB">
            <w:pPr>
              <w:spacing w:before="20" w:after="20"/>
              <w:jc w:val="left"/>
              <w:rPr>
                <w:rFonts w:cstheme="minorHAnsi"/>
                <w:b w:val="0"/>
                <w:bCs w:val="0"/>
                <w:color w:val="FFFFFF" w:themeColor="background1"/>
                <w:sz w:val="20"/>
                <w:szCs w:val="20"/>
              </w:rPr>
            </w:pPr>
            <w:r w:rsidRPr="00FC0912">
              <w:rPr>
                <w:rFonts w:cstheme="minorHAnsi"/>
                <w:b w:val="0"/>
                <w:bCs w:val="0"/>
                <w:color w:val="FFFFFF" w:themeColor="background1"/>
                <w:sz w:val="20"/>
                <w:szCs w:val="20"/>
              </w:rPr>
              <w:t xml:space="preserve">Test Equipment Requirements </w:t>
            </w:r>
          </w:p>
        </w:tc>
      </w:tr>
      <w:tr w:rsidR="00332C08" w:rsidRPr="00FC0912" w14:paraId="2A41EB98" w14:textId="77777777" w:rsidTr="00332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9" w:type="dxa"/>
            <w:gridSpan w:val="7"/>
            <w:shd w:val="clear" w:color="auto" w:fill="FFFFFF" w:themeFill="background1"/>
          </w:tcPr>
          <w:p w14:paraId="63C55CE7" w14:textId="77777777" w:rsidR="00332C08" w:rsidRPr="00B33109" w:rsidRDefault="00332C08" w:rsidP="005602EB">
            <w:pPr>
              <w:spacing w:before="20" w:after="20"/>
              <w:contextualSpacing/>
              <w:rPr>
                <w:b w:val="0"/>
                <w:bCs w:val="0"/>
                <w:sz w:val="20"/>
                <w:szCs w:val="20"/>
              </w:rPr>
            </w:pPr>
            <w:r w:rsidRPr="00B33109">
              <w:rPr>
                <w:b w:val="0"/>
                <w:bCs w:val="0"/>
                <w:sz w:val="20"/>
                <w:szCs w:val="20"/>
              </w:rPr>
              <w:t>Hardware:</w:t>
            </w:r>
          </w:p>
          <w:p w14:paraId="2589F85E" w14:textId="77777777" w:rsidR="00332C08" w:rsidRPr="00B33109" w:rsidRDefault="00332C08" w:rsidP="005602EB">
            <w:pPr>
              <w:pStyle w:val="ListParagraph"/>
              <w:numPr>
                <w:ilvl w:val="0"/>
                <w:numId w:val="22"/>
              </w:numPr>
              <w:spacing w:before="20" w:after="20"/>
              <w:rPr>
                <w:b w:val="0"/>
                <w:bCs w:val="0"/>
                <w:sz w:val="20"/>
                <w:szCs w:val="20"/>
              </w:rPr>
            </w:pPr>
            <w:r w:rsidRPr="00B33109">
              <w:rPr>
                <w:b w:val="0"/>
                <w:bCs w:val="0"/>
                <w:sz w:val="20"/>
                <w:szCs w:val="20"/>
              </w:rPr>
              <w:t xml:space="preserve">PSU for forcing VDD_IN: </w:t>
            </w:r>
          </w:p>
          <w:p w14:paraId="3909EE96" w14:textId="77777777" w:rsidR="00332C08" w:rsidRPr="00B33109" w:rsidRDefault="00332C08" w:rsidP="005602EB">
            <w:pPr>
              <w:pStyle w:val="ListParagraph"/>
              <w:numPr>
                <w:ilvl w:val="1"/>
                <w:numId w:val="22"/>
              </w:numPr>
              <w:spacing w:before="20" w:after="20"/>
              <w:rPr>
                <w:b w:val="0"/>
                <w:bCs w:val="0"/>
                <w:sz w:val="20"/>
                <w:szCs w:val="20"/>
              </w:rPr>
            </w:pPr>
            <w:r w:rsidRPr="00B33109">
              <w:rPr>
                <w:b w:val="0"/>
                <w:bCs w:val="0"/>
                <w:sz w:val="20"/>
                <w:szCs w:val="20"/>
              </w:rPr>
              <w:t>Voltage source accuracy: 10mV, range 100mV</w:t>
            </w:r>
          </w:p>
          <w:p w14:paraId="4D12D26C" w14:textId="77777777" w:rsidR="00332C08" w:rsidRPr="00B33109" w:rsidRDefault="00332C08" w:rsidP="005602EB">
            <w:pPr>
              <w:pStyle w:val="ListParagraph"/>
              <w:numPr>
                <w:ilvl w:val="0"/>
                <w:numId w:val="22"/>
              </w:numPr>
              <w:spacing w:before="20" w:after="20"/>
              <w:rPr>
                <w:b w:val="0"/>
                <w:bCs w:val="0"/>
                <w:sz w:val="20"/>
                <w:szCs w:val="20"/>
              </w:rPr>
            </w:pPr>
            <w:r w:rsidRPr="00B33109">
              <w:rPr>
                <w:b w:val="0"/>
                <w:bCs w:val="0"/>
                <w:sz w:val="20"/>
                <w:szCs w:val="20"/>
              </w:rPr>
              <w:t xml:space="preserve">Frame grabber to initiate the streaming mode </w:t>
            </w:r>
          </w:p>
          <w:p w14:paraId="661F6295" w14:textId="77777777" w:rsidR="00332C08" w:rsidRPr="00B33109" w:rsidRDefault="00332C08" w:rsidP="005602EB">
            <w:pPr>
              <w:pStyle w:val="ListParagraph"/>
              <w:numPr>
                <w:ilvl w:val="0"/>
                <w:numId w:val="22"/>
              </w:numPr>
              <w:spacing w:before="20" w:after="20"/>
              <w:rPr>
                <w:b w:val="0"/>
                <w:bCs w:val="0"/>
                <w:sz w:val="20"/>
                <w:szCs w:val="20"/>
              </w:rPr>
            </w:pPr>
            <w:r w:rsidRPr="00B33109">
              <w:rPr>
                <w:b w:val="0"/>
                <w:bCs w:val="0"/>
                <w:sz w:val="20"/>
                <w:szCs w:val="20"/>
              </w:rPr>
              <w:t>Thermostreamer for RT testing</w:t>
            </w:r>
          </w:p>
          <w:p w14:paraId="5D15D6CD" w14:textId="77777777" w:rsidR="00332C08" w:rsidRPr="00B33109" w:rsidRDefault="00332C08" w:rsidP="005602EB">
            <w:pPr>
              <w:pStyle w:val="ListParagraph"/>
              <w:spacing w:before="20" w:after="20"/>
              <w:rPr>
                <w:b w:val="0"/>
                <w:bCs w:val="0"/>
                <w:sz w:val="20"/>
                <w:szCs w:val="20"/>
              </w:rPr>
            </w:pPr>
          </w:p>
          <w:p w14:paraId="29DE6D29" w14:textId="04D01DA1" w:rsidR="00332C08" w:rsidRPr="00B33109" w:rsidRDefault="00332C08" w:rsidP="005602EB">
            <w:pPr>
              <w:spacing w:before="20" w:after="20"/>
              <w:rPr>
                <w:b w:val="0"/>
                <w:bCs w:val="0"/>
                <w:sz w:val="20"/>
                <w:szCs w:val="20"/>
                <w:u w:val="single"/>
              </w:rPr>
            </w:pPr>
            <w:r w:rsidRPr="00B33109">
              <w:rPr>
                <w:sz w:val="20"/>
                <w:szCs w:val="20"/>
                <w:u w:val="single"/>
              </w:rPr>
              <w:t xml:space="preserve">The test setup need to be adjusted as depicted </w:t>
            </w:r>
            <w:r w:rsidRPr="00AC6C4E">
              <w:rPr>
                <w:sz w:val="20"/>
                <w:szCs w:val="20"/>
                <w:u w:val="single"/>
              </w:rPr>
              <w:t>in</w:t>
            </w:r>
            <w:r>
              <w:rPr>
                <w:sz w:val="20"/>
                <w:szCs w:val="20"/>
                <w:u w:val="single"/>
              </w:rPr>
              <w:t xml:space="preserve"> </w:t>
            </w:r>
            <w:r w:rsidRPr="00324C39">
              <w:rPr>
                <w:sz w:val="20"/>
                <w:szCs w:val="20"/>
                <w:u w:val="single"/>
              </w:rPr>
              <w:fldChar w:fldCharType="begin"/>
            </w:r>
            <w:r w:rsidRPr="00324C39">
              <w:rPr>
                <w:sz w:val="20"/>
                <w:szCs w:val="20"/>
                <w:u w:val="single"/>
              </w:rPr>
              <w:instrText xml:space="preserve"> REF _Ref210995090 \h  \* MERGEFORMAT </w:instrText>
            </w:r>
            <w:r w:rsidRPr="00324C39">
              <w:rPr>
                <w:sz w:val="20"/>
                <w:szCs w:val="20"/>
                <w:u w:val="single"/>
              </w:rPr>
            </w:r>
            <w:r w:rsidRPr="00324C39">
              <w:rPr>
                <w:sz w:val="20"/>
                <w:szCs w:val="20"/>
                <w:u w:val="single"/>
              </w:rPr>
              <w:fldChar w:fldCharType="separate"/>
            </w:r>
            <w:r w:rsidR="0014032D" w:rsidRPr="0014032D">
              <w:rPr>
                <w:sz w:val="20"/>
                <w:szCs w:val="20"/>
                <w:u w:val="single"/>
              </w:rPr>
              <w:t xml:space="preserve">Figure </w:t>
            </w:r>
            <w:r w:rsidR="0014032D" w:rsidRPr="0014032D">
              <w:rPr>
                <w:noProof/>
                <w:sz w:val="20"/>
                <w:szCs w:val="20"/>
                <w:u w:val="single"/>
              </w:rPr>
              <w:t>4</w:t>
            </w:r>
            <w:r w:rsidRPr="00324C39">
              <w:rPr>
                <w:sz w:val="20"/>
                <w:szCs w:val="20"/>
                <w:u w:val="single"/>
              </w:rPr>
              <w:fldChar w:fldCharType="end"/>
            </w:r>
            <w:r w:rsidRPr="00324C39">
              <w:rPr>
                <w:sz w:val="20"/>
                <w:szCs w:val="20"/>
                <w:u w:val="single"/>
              </w:rPr>
              <w:t>.</w:t>
            </w:r>
          </w:p>
          <w:p w14:paraId="550E8CF1" w14:textId="77777777" w:rsidR="00332C08" w:rsidRPr="00B33109" w:rsidRDefault="00332C08" w:rsidP="005602EB">
            <w:pPr>
              <w:spacing w:before="20" w:after="20"/>
              <w:rPr>
                <w:sz w:val="20"/>
                <w:szCs w:val="20"/>
              </w:rPr>
            </w:pPr>
          </w:p>
        </w:tc>
      </w:tr>
      <w:tr w:rsidR="00332C08" w:rsidRPr="00B33109" w14:paraId="6B07F512" w14:textId="77777777" w:rsidTr="00332C08">
        <w:tc>
          <w:tcPr>
            <w:cnfStyle w:val="001000000000" w:firstRow="0" w:lastRow="0" w:firstColumn="1" w:lastColumn="0" w:oddVBand="0" w:evenVBand="0" w:oddHBand="0" w:evenHBand="0" w:firstRowFirstColumn="0" w:firstRowLastColumn="0" w:lastRowFirstColumn="0" w:lastRowLastColumn="0"/>
            <w:tcW w:w="9649" w:type="dxa"/>
            <w:gridSpan w:val="7"/>
            <w:shd w:val="clear" w:color="auto" w:fill="514E4E" w:themeFill="text1" w:themeFillShade="BF"/>
          </w:tcPr>
          <w:p w14:paraId="3DF7EB3A" w14:textId="77777777" w:rsidR="00332C08" w:rsidRPr="00B33109" w:rsidRDefault="00332C08" w:rsidP="005602EB">
            <w:pPr>
              <w:spacing w:before="20" w:after="20"/>
              <w:contextualSpacing/>
              <w:rPr>
                <w:color w:val="FFFFFF" w:themeColor="background1"/>
                <w:sz w:val="20"/>
                <w:szCs w:val="20"/>
              </w:rPr>
            </w:pPr>
            <w:r w:rsidRPr="00B33109">
              <w:rPr>
                <w:color w:val="FFFFFF" w:themeColor="background1"/>
                <w:sz w:val="20"/>
                <w:szCs w:val="20"/>
              </w:rPr>
              <w:t>Test Conditions</w:t>
            </w:r>
          </w:p>
        </w:tc>
      </w:tr>
      <w:tr w:rsidR="00332C08" w:rsidRPr="00B33109" w14:paraId="778EDB99" w14:textId="77777777" w:rsidTr="00332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9" w:type="dxa"/>
            <w:gridSpan w:val="7"/>
            <w:shd w:val="clear" w:color="auto" w:fill="FFFFFF" w:themeFill="background1"/>
          </w:tcPr>
          <w:p w14:paraId="2B51AE0C" w14:textId="77777777" w:rsidR="00332C08" w:rsidRPr="00B33109" w:rsidRDefault="00332C08" w:rsidP="005602EB">
            <w:pPr>
              <w:spacing w:before="20" w:after="20"/>
              <w:contextualSpacing/>
              <w:rPr>
                <w:sz w:val="20"/>
                <w:szCs w:val="20"/>
              </w:rPr>
            </w:pPr>
            <w:r w:rsidRPr="00B33109">
              <w:rPr>
                <w:b w:val="0"/>
                <w:bCs w:val="0"/>
                <w:sz w:val="20"/>
                <w:szCs w:val="20"/>
              </w:rPr>
              <w:t>Test is conducted only at nominal voltage and room temperature (RT).</w:t>
            </w:r>
          </w:p>
        </w:tc>
      </w:tr>
      <w:tr w:rsidR="00332C08" w:rsidRPr="00FC0912" w14:paraId="046AC8F2" w14:textId="77777777" w:rsidTr="00332C08">
        <w:tc>
          <w:tcPr>
            <w:cnfStyle w:val="001000000000" w:firstRow="0" w:lastRow="0" w:firstColumn="1" w:lastColumn="0" w:oddVBand="0" w:evenVBand="0" w:oddHBand="0" w:evenHBand="0" w:firstRowFirstColumn="0" w:firstRowLastColumn="0" w:lastRowFirstColumn="0" w:lastRowLastColumn="0"/>
            <w:tcW w:w="9649" w:type="dxa"/>
            <w:gridSpan w:val="7"/>
            <w:shd w:val="clear" w:color="auto" w:fill="514E4E" w:themeFill="accent3" w:themeFillShade="BF"/>
          </w:tcPr>
          <w:p w14:paraId="3E8B633C" w14:textId="77777777" w:rsidR="00332C08" w:rsidRPr="00FC0912" w:rsidRDefault="00332C08" w:rsidP="005602EB">
            <w:pPr>
              <w:spacing w:before="20" w:after="20"/>
              <w:jc w:val="left"/>
              <w:rPr>
                <w:rFonts w:cstheme="minorHAnsi"/>
                <w:b w:val="0"/>
                <w:bCs w:val="0"/>
                <w:sz w:val="20"/>
                <w:szCs w:val="20"/>
              </w:rPr>
            </w:pPr>
            <w:r w:rsidRPr="00FC0912">
              <w:rPr>
                <w:rFonts w:cstheme="minorHAnsi"/>
                <w:b w:val="0"/>
                <w:bCs w:val="0"/>
                <w:color w:val="FFFFFF" w:themeColor="background1"/>
                <w:sz w:val="20"/>
                <w:szCs w:val="20"/>
              </w:rPr>
              <w:t>Test Procedure</w:t>
            </w:r>
          </w:p>
        </w:tc>
      </w:tr>
      <w:tr w:rsidR="00332C08" w:rsidRPr="00B33109" w14:paraId="3B6B1905" w14:textId="77777777" w:rsidTr="00332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shd w:val="clear" w:color="auto" w:fill="C5C2C2" w:themeFill="accent3" w:themeFillTint="66"/>
          </w:tcPr>
          <w:p w14:paraId="0FAB9EB8" w14:textId="77777777" w:rsidR="00332C08" w:rsidRPr="00FC0912" w:rsidRDefault="00332C08" w:rsidP="005602EB">
            <w:pPr>
              <w:spacing w:before="20" w:after="20"/>
              <w:jc w:val="left"/>
              <w:rPr>
                <w:rFonts w:cstheme="minorHAnsi"/>
                <w:b w:val="0"/>
                <w:bCs w:val="0"/>
                <w:sz w:val="20"/>
                <w:szCs w:val="20"/>
              </w:rPr>
            </w:pPr>
            <w:r w:rsidRPr="00FC0912">
              <w:rPr>
                <w:rFonts w:cstheme="minorHAnsi"/>
                <w:b w:val="0"/>
                <w:bCs w:val="0"/>
                <w:sz w:val="20"/>
                <w:szCs w:val="20"/>
              </w:rPr>
              <w:t>Step</w:t>
            </w:r>
          </w:p>
        </w:tc>
        <w:tc>
          <w:tcPr>
            <w:tcW w:w="4280" w:type="dxa"/>
            <w:gridSpan w:val="2"/>
            <w:shd w:val="clear" w:color="auto" w:fill="C5C2C2" w:themeFill="accent3" w:themeFillTint="66"/>
          </w:tcPr>
          <w:p w14:paraId="45F4B22A" w14:textId="77777777" w:rsidR="00332C08" w:rsidRPr="00FC0912" w:rsidRDefault="00332C08"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Action</w:t>
            </w:r>
          </w:p>
        </w:tc>
        <w:tc>
          <w:tcPr>
            <w:tcW w:w="2886" w:type="dxa"/>
            <w:gridSpan w:val="3"/>
            <w:shd w:val="clear" w:color="auto" w:fill="C5C2C2" w:themeFill="accent3" w:themeFillTint="66"/>
          </w:tcPr>
          <w:p w14:paraId="5763CD5F" w14:textId="77777777" w:rsidR="00332C08" w:rsidRPr="00FC0912" w:rsidRDefault="00332C08"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Register parameter</w:t>
            </w:r>
          </w:p>
        </w:tc>
        <w:tc>
          <w:tcPr>
            <w:tcW w:w="1329" w:type="dxa"/>
            <w:shd w:val="clear" w:color="auto" w:fill="C5C2C2" w:themeFill="accent3" w:themeFillTint="66"/>
          </w:tcPr>
          <w:p w14:paraId="2ACAA6BB" w14:textId="77777777" w:rsidR="00332C08" w:rsidRPr="00FC0912" w:rsidRDefault="00332C08"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0912">
              <w:rPr>
                <w:rFonts w:cstheme="minorHAnsi"/>
                <w:sz w:val="20"/>
                <w:szCs w:val="20"/>
              </w:rPr>
              <w:t>Value</w:t>
            </w:r>
          </w:p>
        </w:tc>
      </w:tr>
      <w:tr w:rsidR="00332C08" w:rsidRPr="00B33109" w14:paraId="2120583A" w14:textId="77777777" w:rsidTr="00332C08">
        <w:tc>
          <w:tcPr>
            <w:cnfStyle w:val="001000000000" w:firstRow="0" w:lastRow="0" w:firstColumn="1" w:lastColumn="0" w:oddVBand="0" w:evenVBand="0" w:oddHBand="0" w:evenHBand="0" w:firstRowFirstColumn="0" w:firstRowLastColumn="0" w:lastRowFirstColumn="0" w:lastRowLastColumn="0"/>
            <w:tcW w:w="1154" w:type="dxa"/>
            <w:shd w:val="clear" w:color="auto" w:fill="FFFFFF" w:themeFill="background1"/>
          </w:tcPr>
          <w:p w14:paraId="16AB9A6D" w14:textId="77777777" w:rsidR="00332C08" w:rsidRPr="00B33109" w:rsidRDefault="00332C08" w:rsidP="0074379F">
            <w:pPr>
              <w:pStyle w:val="ListParagraph"/>
              <w:numPr>
                <w:ilvl w:val="0"/>
                <w:numId w:val="34"/>
              </w:numPr>
              <w:spacing w:before="20" w:after="20"/>
              <w:jc w:val="left"/>
              <w:rPr>
                <w:rFonts w:cstheme="minorHAnsi"/>
                <w:b w:val="0"/>
                <w:bCs w:val="0"/>
                <w:sz w:val="20"/>
                <w:szCs w:val="20"/>
              </w:rPr>
            </w:pPr>
          </w:p>
        </w:tc>
        <w:tc>
          <w:tcPr>
            <w:tcW w:w="4280" w:type="dxa"/>
            <w:gridSpan w:val="2"/>
            <w:shd w:val="clear" w:color="auto" w:fill="FFFFFF" w:themeFill="background1"/>
          </w:tcPr>
          <w:p w14:paraId="5050179F" w14:textId="77777777" w:rsidR="00332C08" w:rsidRPr="00FC0912" w:rsidRDefault="00332C08"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Start from park state.</w:t>
            </w:r>
          </w:p>
        </w:tc>
        <w:tc>
          <w:tcPr>
            <w:tcW w:w="2886" w:type="dxa"/>
            <w:gridSpan w:val="3"/>
            <w:shd w:val="clear" w:color="auto" w:fill="FFFFFF" w:themeFill="background1"/>
          </w:tcPr>
          <w:p w14:paraId="2BA7084D" w14:textId="77777777" w:rsidR="00332C08" w:rsidRPr="00FC0912" w:rsidRDefault="00332C08"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329" w:type="dxa"/>
            <w:shd w:val="clear" w:color="auto" w:fill="FFFFFF" w:themeFill="background1"/>
          </w:tcPr>
          <w:p w14:paraId="41F64E22" w14:textId="77777777" w:rsidR="00332C08" w:rsidRPr="00FC0912" w:rsidRDefault="00332C08" w:rsidP="005602EB">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332C08" w:rsidRPr="00B33109" w14:paraId="33531E3D" w14:textId="77777777" w:rsidTr="00332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shd w:val="clear" w:color="auto" w:fill="FFFFFF" w:themeFill="background1"/>
          </w:tcPr>
          <w:p w14:paraId="70E575CB" w14:textId="77777777" w:rsidR="00332C08" w:rsidRPr="00B33109" w:rsidRDefault="00332C08" w:rsidP="0074379F">
            <w:pPr>
              <w:pStyle w:val="ListParagraph"/>
              <w:numPr>
                <w:ilvl w:val="0"/>
                <w:numId w:val="34"/>
              </w:numPr>
              <w:spacing w:before="20" w:after="20"/>
              <w:jc w:val="left"/>
              <w:rPr>
                <w:rFonts w:cstheme="minorHAnsi"/>
                <w:b w:val="0"/>
                <w:bCs w:val="0"/>
                <w:sz w:val="20"/>
                <w:szCs w:val="20"/>
              </w:rPr>
            </w:pPr>
          </w:p>
        </w:tc>
        <w:tc>
          <w:tcPr>
            <w:tcW w:w="4280" w:type="dxa"/>
            <w:gridSpan w:val="2"/>
            <w:shd w:val="clear" w:color="auto" w:fill="FFFFFF" w:themeFill="background1"/>
          </w:tcPr>
          <w:p w14:paraId="2DE4ECF3" w14:textId="77777777" w:rsidR="00332C08" w:rsidRPr="00FC0912" w:rsidRDefault="00332C08"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Configure the PSU to the V</w:t>
            </w:r>
            <w:r w:rsidRPr="00B33109">
              <w:rPr>
                <w:rFonts w:cstheme="minorHAnsi"/>
                <w:sz w:val="20"/>
                <w:szCs w:val="20"/>
                <w:vertAlign w:val="subscript"/>
              </w:rPr>
              <w:t>nom.</w:t>
            </w:r>
            <w:r w:rsidRPr="00B33109">
              <w:rPr>
                <w:rFonts w:cstheme="minorHAnsi"/>
                <w:sz w:val="20"/>
                <w:szCs w:val="20"/>
              </w:rPr>
              <w:t xml:space="preserve"> voltage.</w:t>
            </w:r>
          </w:p>
        </w:tc>
        <w:tc>
          <w:tcPr>
            <w:tcW w:w="2886" w:type="dxa"/>
            <w:gridSpan w:val="3"/>
            <w:shd w:val="clear" w:color="auto" w:fill="FFFFFF" w:themeFill="background1"/>
          </w:tcPr>
          <w:p w14:paraId="4262F806" w14:textId="77777777" w:rsidR="00332C08" w:rsidRPr="00FC0912" w:rsidRDefault="00332C08"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329" w:type="dxa"/>
            <w:shd w:val="clear" w:color="auto" w:fill="FFFFFF" w:themeFill="background1"/>
          </w:tcPr>
          <w:p w14:paraId="69D1DE89" w14:textId="77777777" w:rsidR="00332C08" w:rsidRPr="00FC0912" w:rsidRDefault="00332C08" w:rsidP="005602EB">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332C08" w:rsidRPr="00B33109" w14:paraId="422C50CD" w14:textId="77777777" w:rsidTr="00332C08">
        <w:tc>
          <w:tcPr>
            <w:cnfStyle w:val="001000000000" w:firstRow="0" w:lastRow="0" w:firstColumn="1" w:lastColumn="0" w:oddVBand="0" w:evenVBand="0" w:oddHBand="0" w:evenHBand="0" w:firstRowFirstColumn="0" w:firstRowLastColumn="0" w:lastRowFirstColumn="0" w:lastRowLastColumn="0"/>
            <w:tcW w:w="1154" w:type="dxa"/>
            <w:shd w:val="clear" w:color="auto" w:fill="FFFFFF" w:themeFill="background1"/>
          </w:tcPr>
          <w:p w14:paraId="5CE381F6" w14:textId="77777777" w:rsidR="00332C08" w:rsidRPr="00B33109" w:rsidRDefault="00332C08" w:rsidP="0085105E">
            <w:pPr>
              <w:pStyle w:val="ListParagraph"/>
              <w:numPr>
                <w:ilvl w:val="0"/>
                <w:numId w:val="34"/>
              </w:numPr>
              <w:spacing w:before="20" w:after="20"/>
              <w:jc w:val="left"/>
              <w:rPr>
                <w:rFonts w:cstheme="minorHAnsi"/>
                <w:b w:val="0"/>
                <w:bCs w:val="0"/>
                <w:sz w:val="20"/>
                <w:szCs w:val="20"/>
              </w:rPr>
            </w:pPr>
          </w:p>
        </w:tc>
        <w:tc>
          <w:tcPr>
            <w:tcW w:w="4280" w:type="dxa"/>
            <w:gridSpan w:val="2"/>
            <w:shd w:val="clear" w:color="auto" w:fill="FFFFFF" w:themeFill="background1"/>
          </w:tcPr>
          <w:p w14:paraId="1EFDA8F7" w14:textId="18AB06B0" w:rsidR="00332C08" w:rsidRPr="00B33109" w:rsidRDefault="00332C08" w:rsidP="0085105E">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Set up the imager to work in FHD10 mode (</w:t>
            </w:r>
            <w:r w:rsidRPr="00B33109">
              <w:rPr>
                <w:sz w:val="20"/>
                <w:szCs w:val="20"/>
              </w:rPr>
              <w:fldChar w:fldCharType="begin"/>
            </w:r>
            <w:r w:rsidRPr="00B33109">
              <w:rPr>
                <w:sz w:val="20"/>
                <w:szCs w:val="20"/>
              </w:rPr>
              <w:instrText xml:space="preserve"> REF _Ref210893375 \h  \* MERGEFORMAT </w:instrText>
            </w:r>
            <w:r w:rsidRPr="00B33109">
              <w:rPr>
                <w:sz w:val="20"/>
                <w:szCs w:val="20"/>
              </w:rPr>
            </w:r>
            <w:r w:rsidRPr="00B33109">
              <w:rPr>
                <w:sz w:val="20"/>
                <w:szCs w:val="20"/>
              </w:rPr>
              <w:fldChar w:fldCharType="separate"/>
            </w:r>
            <w:r w:rsidR="0014032D" w:rsidRPr="0014032D">
              <w:rPr>
                <w:sz w:val="20"/>
                <w:szCs w:val="20"/>
              </w:rPr>
              <w:t>Table 2</w:t>
            </w:r>
            <w:r w:rsidRPr="00B33109">
              <w:rPr>
                <w:sz w:val="20"/>
                <w:szCs w:val="20"/>
              </w:rPr>
              <w:fldChar w:fldCharType="end"/>
            </w:r>
            <w:r w:rsidRPr="00B33109">
              <w:rPr>
                <w:sz w:val="20"/>
                <w:szCs w:val="20"/>
              </w:rPr>
              <w:t>).</w:t>
            </w:r>
          </w:p>
        </w:tc>
        <w:tc>
          <w:tcPr>
            <w:tcW w:w="2886" w:type="dxa"/>
            <w:gridSpan w:val="3"/>
            <w:shd w:val="clear" w:color="auto" w:fill="FFFFFF" w:themeFill="background1"/>
          </w:tcPr>
          <w:p w14:paraId="0447C31B" w14:textId="77777777" w:rsidR="00332C08" w:rsidRPr="00FC0912" w:rsidRDefault="00332C08" w:rsidP="0085105E">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329" w:type="dxa"/>
            <w:shd w:val="clear" w:color="auto" w:fill="FFFFFF" w:themeFill="background1"/>
          </w:tcPr>
          <w:p w14:paraId="50149F33" w14:textId="77777777" w:rsidR="00332C08" w:rsidRPr="00FC0912" w:rsidRDefault="00332C08" w:rsidP="0085105E">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332C08" w:rsidRPr="00B33109" w14:paraId="2E8357C2" w14:textId="77777777" w:rsidTr="00332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shd w:val="clear" w:color="auto" w:fill="FFFFFF" w:themeFill="background1"/>
          </w:tcPr>
          <w:p w14:paraId="3924AA2E" w14:textId="77777777" w:rsidR="00332C08" w:rsidRPr="00B33109" w:rsidRDefault="00332C08" w:rsidP="0085105E">
            <w:pPr>
              <w:pStyle w:val="ListParagraph"/>
              <w:numPr>
                <w:ilvl w:val="0"/>
                <w:numId w:val="34"/>
              </w:numPr>
              <w:spacing w:before="20" w:after="20"/>
              <w:jc w:val="left"/>
              <w:rPr>
                <w:rFonts w:cstheme="minorHAnsi"/>
                <w:b w:val="0"/>
                <w:bCs w:val="0"/>
                <w:sz w:val="20"/>
                <w:szCs w:val="20"/>
              </w:rPr>
            </w:pPr>
          </w:p>
        </w:tc>
        <w:tc>
          <w:tcPr>
            <w:tcW w:w="4280" w:type="dxa"/>
            <w:gridSpan w:val="2"/>
            <w:shd w:val="clear" w:color="auto" w:fill="FFFFFF" w:themeFill="background1"/>
          </w:tcPr>
          <w:p w14:paraId="4EA17B28" w14:textId="665EEC4C" w:rsidR="00332C08" w:rsidRPr="00B33109" w:rsidRDefault="00332C08" w:rsidP="0085105E">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Initialize SPI and output clock on the MAG-CXP IC.</w:t>
            </w:r>
          </w:p>
        </w:tc>
        <w:tc>
          <w:tcPr>
            <w:tcW w:w="2886" w:type="dxa"/>
            <w:gridSpan w:val="3"/>
            <w:shd w:val="clear" w:color="auto" w:fill="FFFFFF" w:themeFill="background1"/>
          </w:tcPr>
          <w:p w14:paraId="629C2042" w14:textId="77777777" w:rsidR="00332C08" w:rsidRPr="00B33109" w:rsidRDefault="00332C08" w:rsidP="0085105E">
            <w:pPr>
              <w:spacing w:before="20" w:after="20"/>
              <w:jc w:val="left"/>
              <w:cnfStyle w:val="000000100000" w:firstRow="0" w:lastRow="0" w:firstColumn="0" w:lastColumn="0" w:oddVBand="0" w:evenVBand="0" w:oddHBand="1" w:evenHBand="0" w:firstRowFirstColumn="0" w:firstRowLastColumn="0" w:lastRowFirstColumn="0" w:lastRowLastColumn="0"/>
              <w:rPr>
                <w:sz w:val="20"/>
                <w:szCs w:val="20"/>
              </w:rPr>
            </w:pPr>
            <w:r w:rsidRPr="00B33109">
              <w:rPr>
                <w:sz w:val="20"/>
                <w:szCs w:val="20"/>
              </w:rPr>
              <w:t>See initializing code snippet</w:t>
            </w:r>
          </w:p>
          <w:p w14:paraId="23FE7C35" w14:textId="60047A9E" w:rsidR="00332C08" w:rsidRPr="00FC0912" w:rsidRDefault="00332C08" w:rsidP="0085105E">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sz w:val="20"/>
                <w:szCs w:val="20"/>
              </w:rPr>
              <w:t>(</w:t>
            </w:r>
            <w:r w:rsidRPr="00B33109">
              <w:rPr>
                <w:sz w:val="20"/>
                <w:szCs w:val="20"/>
              </w:rPr>
              <w:fldChar w:fldCharType="begin"/>
            </w:r>
            <w:r w:rsidRPr="00B33109">
              <w:rPr>
                <w:sz w:val="20"/>
                <w:szCs w:val="20"/>
              </w:rPr>
              <w:instrText xml:space="preserve"> REF _Ref210983268 \r \h  \* MERGEFORMAT </w:instrText>
            </w:r>
            <w:r w:rsidRPr="00B33109">
              <w:rPr>
                <w:sz w:val="20"/>
                <w:szCs w:val="20"/>
              </w:rPr>
            </w:r>
            <w:r w:rsidRPr="00B33109">
              <w:rPr>
                <w:sz w:val="20"/>
                <w:szCs w:val="20"/>
              </w:rPr>
              <w:fldChar w:fldCharType="separate"/>
            </w:r>
            <w:r w:rsidR="0014032D">
              <w:rPr>
                <w:sz w:val="20"/>
                <w:szCs w:val="20"/>
              </w:rPr>
              <w:t>Appendix A</w:t>
            </w:r>
            <w:r w:rsidRPr="00B33109">
              <w:rPr>
                <w:sz w:val="20"/>
                <w:szCs w:val="20"/>
              </w:rPr>
              <w:fldChar w:fldCharType="end"/>
            </w:r>
            <w:r w:rsidRPr="00B33109">
              <w:rPr>
                <w:sz w:val="20"/>
                <w:szCs w:val="20"/>
              </w:rPr>
              <w:t>)</w:t>
            </w:r>
          </w:p>
        </w:tc>
        <w:tc>
          <w:tcPr>
            <w:tcW w:w="1329" w:type="dxa"/>
            <w:shd w:val="clear" w:color="auto" w:fill="FFFFFF" w:themeFill="background1"/>
          </w:tcPr>
          <w:p w14:paraId="74EFCC73" w14:textId="77777777" w:rsidR="00332C08" w:rsidRPr="00FC0912" w:rsidRDefault="00332C08" w:rsidP="0085105E">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332C08" w:rsidRPr="00601586" w14:paraId="4EE3CFFF" w14:textId="77777777" w:rsidTr="00332C08">
        <w:tc>
          <w:tcPr>
            <w:cnfStyle w:val="001000000000" w:firstRow="0" w:lastRow="0" w:firstColumn="1" w:lastColumn="0" w:oddVBand="0" w:evenVBand="0" w:oddHBand="0" w:evenHBand="0" w:firstRowFirstColumn="0" w:firstRowLastColumn="0" w:lastRowFirstColumn="0" w:lastRowLastColumn="0"/>
            <w:tcW w:w="1154" w:type="dxa"/>
            <w:shd w:val="clear" w:color="auto" w:fill="FFFFFF" w:themeFill="background1"/>
          </w:tcPr>
          <w:p w14:paraId="5E72F822" w14:textId="77777777" w:rsidR="00332C08" w:rsidRPr="00B33109" w:rsidRDefault="00332C08" w:rsidP="00CD19AA">
            <w:pPr>
              <w:pStyle w:val="ListParagraph"/>
              <w:numPr>
                <w:ilvl w:val="0"/>
                <w:numId w:val="34"/>
              </w:numPr>
              <w:spacing w:before="20" w:after="20"/>
              <w:jc w:val="left"/>
              <w:rPr>
                <w:rFonts w:cstheme="minorHAnsi"/>
                <w:b w:val="0"/>
                <w:bCs w:val="0"/>
                <w:sz w:val="20"/>
                <w:szCs w:val="20"/>
              </w:rPr>
            </w:pPr>
          </w:p>
        </w:tc>
        <w:tc>
          <w:tcPr>
            <w:tcW w:w="4280" w:type="dxa"/>
            <w:gridSpan w:val="2"/>
            <w:shd w:val="clear" w:color="auto" w:fill="FFFFFF" w:themeFill="background1"/>
          </w:tcPr>
          <w:p w14:paraId="7BA6198C" w14:textId="1167F6CC" w:rsidR="00332C08" w:rsidRPr="0008420E" w:rsidRDefault="00332C08" w:rsidP="00CD19AA">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lang w:val="nl-NL"/>
                <w:rPrChange w:id="241" w:author="Jelle Van Rethy" w:date="2025-10-14T13:28:00Z" w16du:dateUtc="2025-10-14T11:28:00Z">
                  <w:rPr>
                    <w:rFonts w:cstheme="minorHAnsi"/>
                    <w:sz w:val="20"/>
                    <w:szCs w:val="20"/>
                  </w:rPr>
                </w:rPrChange>
              </w:rPr>
            </w:pPr>
            <w:r w:rsidRPr="0008420E">
              <w:rPr>
                <w:rFonts w:cstheme="minorHAnsi"/>
                <w:sz w:val="20"/>
                <w:szCs w:val="20"/>
                <w:lang w:val="nl-NL"/>
                <w:rPrChange w:id="242" w:author="Jelle Van Rethy" w:date="2025-10-14T13:28:00Z" w16du:dateUtc="2025-10-14T11:28:00Z">
                  <w:rPr>
                    <w:rFonts w:cstheme="minorHAnsi"/>
                    <w:sz w:val="20"/>
                    <w:szCs w:val="20"/>
                  </w:rPr>
                </w:rPrChange>
              </w:rPr>
              <w:t>Start motor loop: [iris, zoom, focus]</w:t>
            </w:r>
          </w:p>
        </w:tc>
        <w:tc>
          <w:tcPr>
            <w:tcW w:w="2886" w:type="dxa"/>
            <w:gridSpan w:val="3"/>
            <w:shd w:val="clear" w:color="auto" w:fill="FFFFFF" w:themeFill="background1"/>
          </w:tcPr>
          <w:p w14:paraId="2E2F10F6" w14:textId="77777777" w:rsidR="00332C08" w:rsidRPr="0008420E" w:rsidRDefault="00332C08" w:rsidP="00CD19AA">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lang w:val="nl-NL"/>
                <w:rPrChange w:id="243" w:author="Jelle Van Rethy" w:date="2025-10-14T13:28:00Z" w16du:dateUtc="2025-10-14T11:28:00Z">
                  <w:rPr>
                    <w:rFonts w:cstheme="minorHAnsi"/>
                    <w:sz w:val="20"/>
                    <w:szCs w:val="20"/>
                  </w:rPr>
                </w:rPrChange>
              </w:rPr>
            </w:pPr>
          </w:p>
        </w:tc>
        <w:tc>
          <w:tcPr>
            <w:tcW w:w="1329" w:type="dxa"/>
            <w:shd w:val="clear" w:color="auto" w:fill="FFFFFF" w:themeFill="background1"/>
          </w:tcPr>
          <w:p w14:paraId="5EAA8601" w14:textId="77777777" w:rsidR="00332C08" w:rsidRPr="0008420E" w:rsidRDefault="00332C08" w:rsidP="00CD19AA">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lang w:val="nl-NL"/>
                <w:rPrChange w:id="244" w:author="Jelle Van Rethy" w:date="2025-10-14T13:28:00Z" w16du:dateUtc="2025-10-14T11:28:00Z">
                  <w:rPr>
                    <w:rFonts w:cstheme="minorHAnsi"/>
                    <w:sz w:val="20"/>
                    <w:szCs w:val="20"/>
                  </w:rPr>
                </w:rPrChange>
              </w:rPr>
            </w:pPr>
          </w:p>
        </w:tc>
      </w:tr>
      <w:tr w:rsidR="00332C08" w:rsidRPr="00B33109" w14:paraId="684E6A1E" w14:textId="77777777" w:rsidTr="00332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shd w:val="clear" w:color="auto" w:fill="FFFFFF" w:themeFill="background1"/>
          </w:tcPr>
          <w:p w14:paraId="7921C830" w14:textId="77777777" w:rsidR="00332C08" w:rsidRPr="0008420E" w:rsidRDefault="00332C08" w:rsidP="00CD19AA">
            <w:pPr>
              <w:pStyle w:val="ListParagraph"/>
              <w:numPr>
                <w:ilvl w:val="0"/>
                <w:numId w:val="34"/>
              </w:numPr>
              <w:spacing w:before="20" w:after="20"/>
              <w:jc w:val="left"/>
              <w:rPr>
                <w:rFonts w:cstheme="minorHAnsi"/>
                <w:b w:val="0"/>
                <w:bCs w:val="0"/>
                <w:sz w:val="20"/>
                <w:szCs w:val="20"/>
                <w:lang w:val="nl-NL"/>
                <w:rPrChange w:id="245" w:author="Jelle Van Rethy" w:date="2025-10-14T13:28:00Z" w16du:dateUtc="2025-10-14T11:28:00Z">
                  <w:rPr>
                    <w:rFonts w:cstheme="minorHAnsi"/>
                    <w:b w:val="0"/>
                    <w:bCs w:val="0"/>
                    <w:sz w:val="20"/>
                    <w:szCs w:val="20"/>
                  </w:rPr>
                </w:rPrChange>
              </w:rPr>
            </w:pPr>
          </w:p>
        </w:tc>
        <w:tc>
          <w:tcPr>
            <w:tcW w:w="4280" w:type="dxa"/>
            <w:gridSpan w:val="2"/>
            <w:shd w:val="clear" w:color="auto" w:fill="FFFFFF" w:themeFill="background1"/>
          </w:tcPr>
          <w:p w14:paraId="2009CF74" w14:textId="726B4218" w:rsidR="00332C08" w:rsidRPr="00B33109" w:rsidRDefault="00332C08" w:rsidP="00CD19AA">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Connect the </w:t>
            </w:r>
            <w:r w:rsidRPr="00983917">
              <w:rPr>
                <w:rFonts w:cstheme="minorHAnsi"/>
                <w:sz w:val="20"/>
                <w:szCs w:val="20"/>
              </w:rPr>
              <w:t>appointed</w:t>
            </w:r>
            <w:r>
              <w:rPr>
                <w:rFonts w:cstheme="minorHAnsi"/>
                <w:sz w:val="20"/>
                <w:szCs w:val="20"/>
              </w:rPr>
              <w:t xml:space="preserve"> pins from the connector of the EVK to the terminals of the test motor. </w:t>
            </w:r>
          </w:p>
        </w:tc>
        <w:tc>
          <w:tcPr>
            <w:tcW w:w="2886" w:type="dxa"/>
            <w:gridSpan w:val="3"/>
            <w:shd w:val="clear" w:color="auto" w:fill="FFFFFF" w:themeFill="background1"/>
          </w:tcPr>
          <w:p w14:paraId="33684BEA" w14:textId="77777777" w:rsidR="00332C08" w:rsidRPr="00B33109" w:rsidRDefault="00332C08" w:rsidP="00CD19AA">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329" w:type="dxa"/>
            <w:shd w:val="clear" w:color="auto" w:fill="FFFFFF" w:themeFill="background1"/>
          </w:tcPr>
          <w:p w14:paraId="43352161" w14:textId="77777777" w:rsidR="00332C08" w:rsidRPr="0014421C" w:rsidRDefault="00332C08" w:rsidP="00CD19AA">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332C08" w:rsidRPr="00B33109" w14:paraId="23545FDD" w14:textId="77777777" w:rsidTr="00332C08">
        <w:tc>
          <w:tcPr>
            <w:cnfStyle w:val="001000000000" w:firstRow="0" w:lastRow="0" w:firstColumn="1" w:lastColumn="0" w:oddVBand="0" w:evenVBand="0" w:oddHBand="0" w:evenHBand="0" w:firstRowFirstColumn="0" w:firstRowLastColumn="0" w:lastRowFirstColumn="0" w:lastRowLastColumn="0"/>
            <w:tcW w:w="1154" w:type="dxa"/>
            <w:shd w:val="clear" w:color="auto" w:fill="FFFFFF" w:themeFill="background1"/>
          </w:tcPr>
          <w:p w14:paraId="69822CC9" w14:textId="77777777" w:rsidR="00332C08" w:rsidRPr="00B33109" w:rsidRDefault="00332C08" w:rsidP="00CD19AA">
            <w:pPr>
              <w:pStyle w:val="ListParagraph"/>
              <w:numPr>
                <w:ilvl w:val="0"/>
                <w:numId w:val="34"/>
              </w:numPr>
              <w:spacing w:before="20" w:after="20"/>
              <w:jc w:val="left"/>
              <w:rPr>
                <w:rFonts w:cstheme="minorHAnsi"/>
                <w:b w:val="0"/>
                <w:bCs w:val="0"/>
                <w:sz w:val="20"/>
                <w:szCs w:val="20"/>
              </w:rPr>
            </w:pPr>
          </w:p>
        </w:tc>
        <w:tc>
          <w:tcPr>
            <w:tcW w:w="4280" w:type="dxa"/>
            <w:gridSpan w:val="2"/>
            <w:shd w:val="clear" w:color="auto" w:fill="FFFFFF" w:themeFill="background1"/>
          </w:tcPr>
          <w:p w14:paraId="41FCF948" w14:textId="102A3CB3" w:rsidR="00332C08" w:rsidRPr="00B33109" w:rsidRDefault="00332C08" w:rsidP="00CD19AA">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 xml:space="preserve">Drive </w:t>
            </w:r>
            <w:r>
              <w:rPr>
                <w:rFonts w:cstheme="minorHAnsi"/>
                <w:sz w:val="20"/>
                <w:szCs w:val="20"/>
              </w:rPr>
              <w:t>first (next) motor direction A.</w:t>
            </w:r>
          </w:p>
        </w:tc>
        <w:tc>
          <w:tcPr>
            <w:tcW w:w="2886" w:type="dxa"/>
            <w:gridSpan w:val="3"/>
            <w:shd w:val="clear" w:color="auto" w:fill="FFFFFF" w:themeFill="background1"/>
          </w:tcPr>
          <w:p w14:paraId="21304008" w14:textId="77777777" w:rsidR="00332C08" w:rsidRPr="00B33109" w:rsidRDefault="00332C08" w:rsidP="00CD19AA">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(DRV)</w:t>
            </w:r>
          </w:p>
          <w:p w14:paraId="20F405F7" w14:textId="53152A81" w:rsidR="00332C08" w:rsidRPr="00B33109" w:rsidRDefault="00332C08" w:rsidP="00CD19AA">
            <w:pPr>
              <w:spacing w:before="20" w:after="20"/>
              <w:jc w:val="left"/>
              <w:cnfStyle w:val="000000000000" w:firstRow="0" w:lastRow="0" w:firstColumn="0" w:lastColumn="0" w:oddVBand="0" w:evenVBand="0" w:oddHBand="0" w:evenHBand="0" w:firstRowFirstColumn="0" w:firstRowLastColumn="0" w:lastRowFirstColumn="0" w:lastRowLastColumn="0"/>
              <w:rPr>
                <w:sz w:val="20"/>
                <w:szCs w:val="20"/>
              </w:rPr>
            </w:pPr>
            <w:r w:rsidRPr="00B33109">
              <w:rPr>
                <w:rFonts w:cstheme="minorHAnsi"/>
                <w:sz w:val="20"/>
                <w:szCs w:val="20"/>
              </w:rPr>
              <w:t>drv_enable (0x0A)</w:t>
            </w:r>
          </w:p>
        </w:tc>
        <w:tc>
          <w:tcPr>
            <w:tcW w:w="1329" w:type="dxa"/>
            <w:shd w:val="clear" w:color="auto" w:fill="FFFFFF" w:themeFill="background1"/>
          </w:tcPr>
          <w:p w14:paraId="4C95A128" w14:textId="23F54A69" w:rsidR="00332C08" w:rsidRPr="00FC0912" w:rsidRDefault="00332C08" w:rsidP="00CD19AA">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See motor drive table</w:t>
            </w:r>
          </w:p>
        </w:tc>
      </w:tr>
      <w:tr w:rsidR="00332C08" w:rsidRPr="00B33109" w14:paraId="2CE5C2BF" w14:textId="77777777" w:rsidTr="00332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shd w:val="clear" w:color="auto" w:fill="FFFFFF" w:themeFill="background1"/>
          </w:tcPr>
          <w:p w14:paraId="76EE5D13" w14:textId="77777777" w:rsidR="00332C08" w:rsidRPr="00B33109" w:rsidRDefault="00332C08" w:rsidP="00060FB5">
            <w:pPr>
              <w:pStyle w:val="ListParagraph"/>
              <w:numPr>
                <w:ilvl w:val="0"/>
                <w:numId w:val="34"/>
              </w:numPr>
              <w:spacing w:before="20" w:after="20"/>
              <w:jc w:val="left"/>
              <w:rPr>
                <w:rFonts w:cstheme="minorHAnsi"/>
                <w:b w:val="0"/>
                <w:bCs w:val="0"/>
                <w:sz w:val="20"/>
                <w:szCs w:val="20"/>
              </w:rPr>
            </w:pPr>
          </w:p>
        </w:tc>
        <w:tc>
          <w:tcPr>
            <w:tcW w:w="4280" w:type="dxa"/>
            <w:gridSpan w:val="2"/>
            <w:shd w:val="clear" w:color="auto" w:fill="FFFFFF" w:themeFill="background1"/>
          </w:tcPr>
          <w:p w14:paraId="3175A028" w14:textId="08AD8352" w:rsidR="00332C08" w:rsidRPr="00B33109" w:rsidRDefault="00332C08" w:rsidP="00060FB5">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 xml:space="preserve">Verify </w:t>
            </w:r>
            <w:r>
              <w:rPr>
                <w:rFonts w:cstheme="minorHAnsi"/>
                <w:sz w:val="20"/>
                <w:szCs w:val="20"/>
              </w:rPr>
              <w:t xml:space="preserve">manually </w:t>
            </w:r>
            <w:r w:rsidRPr="00B33109">
              <w:rPr>
                <w:rFonts w:cstheme="minorHAnsi"/>
                <w:sz w:val="20"/>
                <w:szCs w:val="20"/>
              </w:rPr>
              <w:t>and log</w:t>
            </w:r>
            <w:r>
              <w:rPr>
                <w:rFonts w:cstheme="minorHAnsi"/>
                <w:sz w:val="20"/>
                <w:szCs w:val="20"/>
              </w:rPr>
              <w:t xml:space="preserve"> if the motor rotate in direction A.</w:t>
            </w:r>
          </w:p>
        </w:tc>
        <w:tc>
          <w:tcPr>
            <w:tcW w:w="2886" w:type="dxa"/>
            <w:gridSpan w:val="3"/>
            <w:shd w:val="clear" w:color="auto" w:fill="FFFFFF" w:themeFill="background1"/>
          </w:tcPr>
          <w:p w14:paraId="088DFAEC" w14:textId="77777777" w:rsidR="00332C08" w:rsidRPr="00B33109" w:rsidRDefault="00332C08" w:rsidP="00060FB5">
            <w:pPr>
              <w:spacing w:before="20" w:after="2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1329" w:type="dxa"/>
            <w:shd w:val="clear" w:color="auto" w:fill="FFFFFF" w:themeFill="background1"/>
          </w:tcPr>
          <w:p w14:paraId="49DFE1C9" w14:textId="77777777" w:rsidR="00332C08" w:rsidRPr="00FC0912" w:rsidRDefault="00332C08" w:rsidP="00060FB5">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332C08" w:rsidRPr="00B33109" w14:paraId="3BCFD596" w14:textId="77777777" w:rsidTr="00332C08">
        <w:tc>
          <w:tcPr>
            <w:cnfStyle w:val="001000000000" w:firstRow="0" w:lastRow="0" w:firstColumn="1" w:lastColumn="0" w:oddVBand="0" w:evenVBand="0" w:oddHBand="0" w:evenHBand="0" w:firstRowFirstColumn="0" w:firstRowLastColumn="0" w:lastRowFirstColumn="0" w:lastRowLastColumn="0"/>
            <w:tcW w:w="1154" w:type="dxa"/>
            <w:shd w:val="clear" w:color="auto" w:fill="FFFFFF" w:themeFill="background1"/>
          </w:tcPr>
          <w:p w14:paraId="056CF45B" w14:textId="77777777" w:rsidR="00332C08" w:rsidRPr="00B33109" w:rsidRDefault="00332C08" w:rsidP="00751AB1">
            <w:pPr>
              <w:pStyle w:val="ListParagraph"/>
              <w:numPr>
                <w:ilvl w:val="0"/>
                <w:numId w:val="34"/>
              </w:numPr>
              <w:spacing w:before="20" w:after="20"/>
              <w:jc w:val="left"/>
              <w:rPr>
                <w:rFonts w:cstheme="minorHAnsi"/>
                <w:b w:val="0"/>
                <w:bCs w:val="0"/>
                <w:sz w:val="20"/>
                <w:szCs w:val="20"/>
              </w:rPr>
            </w:pPr>
          </w:p>
        </w:tc>
        <w:tc>
          <w:tcPr>
            <w:tcW w:w="4280" w:type="dxa"/>
            <w:gridSpan w:val="2"/>
            <w:shd w:val="clear" w:color="auto" w:fill="FFFFFF" w:themeFill="background1"/>
          </w:tcPr>
          <w:p w14:paraId="1DF15894" w14:textId="050EB5C3" w:rsidR="00332C08" w:rsidRDefault="00332C08" w:rsidP="00751AB1">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Disable motor.</w:t>
            </w:r>
          </w:p>
          <w:p w14:paraId="3FE6E7CD" w14:textId="244B0A6C" w:rsidR="00332C08" w:rsidRPr="00B33109" w:rsidRDefault="00332C08" w:rsidP="00751AB1">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2886" w:type="dxa"/>
            <w:gridSpan w:val="3"/>
            <w:shd w:val="clear" w:color="auto" w:fill="FFFFFF" w:themeFill="background1"/>
          </w:tcPr>
          <w:p w14:paraId="480A0ABA" w14:textId="77777777" w:rsidR="00332C08" w:rsidRPr="00B33109" w:rsidRDefault="00332C08" w:rsidP="00751AB1">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(DRV)</w:t>
            </w:r>
          </w:p>
          <w:p w14:paraId="18578BC7" w14:textId="444A5677" w:rsidR="00332C08" w:rsidRPr="00B33109" w:rsidRDefault="00332C08" w:rsidP="00751AB1">
            <w:pPr>
              <w:spacing w:before="20" w:after="20"/>
              <w:jc w:val="left"/>
              <w:cnfStyle w:val="000000000000" w:firstRow="0" w:lastRow="0" w:firstColumn="0" w:lastColumn="0" w:oddVBand="0" w:evenVBand="0" w:oddHBand="0" w:evenHBand="0" w:firstRowFirstColumn="0" w:firstRowLastColumn="0" w:lastRowFirstColumn="0" w:lastRowLastColumn="0"/>
              <w:rPr>
                <w:sz w:val="20"/>
                <w:szCs w:val="20"/>
              </w:rPr>
            </w:pPr>
            <w:r w:rsidRPr="00B33109">
              <w:rPr>
                <w:rFonts w:cstheme="minorHAnsi"/>
                <w:sz w:val="20"/>
                <w:szCs w:val="20"/>
              </w:rPr>
              <w:t>drv_enable (0x0A)</w:t>
            </w:r>
          </w:p>
        </w:tc>
        <w:tc>
          <w:tcPr>
            <w:tcW w:w="1329" w:type="dxa"/>
            <w:shd w:val="clear" w:color="auto" w:fill="FFFFFF" w:themeFill="background1"/>
          </w:tcPr>
          <w:p w14:paraId="7199FEC6" w14:textId="2BE28A88" w:rsidR="00332C08" w:rsidRPr="00FC0912" w:rsidRDefault="00332C08" w:rsidP="00751AB1">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4421C">
              <w:rPr>
                <w:rFonts w:cstheme="minorHAnsi"/>
                <w:sz w:val="20"/>
                <w:szCs w:val="20"/>
              </w:rPr>
              <w:t>0b0000000</w:t>
            </w:r>
            <w:r>
              <w:rPr>
                <w:rFonts w:cstheme="minorHAnsi"/>
                <w:sz w:val="20"/>
                <w:szCs w:val="20"/>
              </w:rPr>
              <w:t>0</w:t>
            </w:r>
          </w:p>
        </w:tc>
      </w:tr>
      <w:tr w:rsidR="00332C08" w:rsidRPr="00B33109" w14:paraId="48FF3AD1" w14:textId="77777777" w:rsidTr="00332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shd w:val="clear" w:color="auto" w:fill="FFFFFF" w:themeFill="background1"/>
          </w:tcPr>
          <w:p w14:paraId="362E0218" w14:textId="77777777" w:rsidR="00332C08" w:rsidRPr="00B33109" w:rsidRDefault="00332C08" w:rsidP="00202599">
            <w:pPr>
              <w:pStyle w:val="ListParagraph"/>
              <w:numPr>
                <w:ilvl w:val="0"/>
                <w:numId w:val="34"/>
              </w:numPr>
              <w:spacing w:before="20" w:after="20"/>
              <w:jc w:val="left"/>
              <w:rPr>
                <w:rFonts w:cstheme="minorHAnsi"/>
                <w:b w:val="0"/>
                <w:bCs w:val="0"/>
                <w:sz w:val="20"/>
                <w:szCs w:val="20"/>
              </w:rPr>
            </w:pPr>
          </w:p>
        </w:tc>
        <w:tc>
          <w:tcPr>
            <w:tcW w:w="4280" w:type="dxa"/>
            <w:gridSpan w:val="2"/>
            <w:shd w:val="clear" w:color="auto" w:fill="FFFFFF" w:themeFill="background1"/>
          </w:tcPr>
          <w:p w14:paraId="1E13121C" w14:textId="23C9635A" w:rsidR="00332C08" w:rsidRDefault="00332C08" w:rsidP="002025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 xml:space="preserve">Reset and clear flags MAG-DRV IC </w:t>
            </w:r>
            <w:r>
              <w:rPr>
                <w:rFonts w:cstheme="minorHAnsi"/>
                <w:sz w:val="20"/>
                <w:szCs w:val="20"/>
              </w:rPr>
              <w:t>.</w:t>
            </w:r>
          </w:p>
        </w:tc>
        <w:tc>
          <w:tcPr>
            <w:tcW w:w="2886" w:type="dxa"/>
            <w:gridSpan w:val="3"/>
            <w:shd w:val="clear" w:color="auto" w:fill="FFFFFF" w:themeFill="background1"/>
          </w:tcPr>
          <w:p w14:paraId="7FF5436A" w14:textId="77777777" w:rsidR="00332C08" w:rsidRPr="00B33109" w:rsidRDefault="00332C08" w:rsidP="002025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See code snippet</w:t>
            </w:r>
          </w:p>
          <w:p w14:paraId="5CAA8946" w14:textId="1FC353BE" w:rsidR="00332C08" w:rsidRPr="00B33109" w:rsidRDefault="00332C08" w:rsidP="002025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w:t>
            </w:r>
            <w:r w:rsidRPr="00B33109">
              <w:rPr>
                <w:rFonts w:cstheme="minorHAnsi"/>
                <w:sz w:val="20"/>
                <w:szCs w:val="20"/>
              </w:rPr>
              <w:fldChar w:fldCharType="begin"/>
            </w:r>
            <w:r w:rsidRPr="00B33109">
              <w:rPr>
                <w:rFonts w:cstheme="minorHAnsi"/>
                <w:sz w:val="20"/>
                <w:szCs w:val="20"/>
              </w:rPr>
              <w:instrText xml:space="preserve"> REF _Ref210983602 \r \h </w:instrText>
            </w:r>
            <w:r>
              <w:rPr>
                <w:rFonts w:cstheme="minorHAnsi"/>
                <w:sz w:val="20"/>
                <w:szCs w:val="20"/>
              </w:rPr>
              <w:instrText xml:space="preserve"> \* MERGEFORMAT </w:instrText>
            </w:r>
            <w:r w:rsidRPr="00B33109">
              <w:rPr>
                <w:rFonts w:cstheme="minorHAnsi"/>
                <w:sz w:val="20"/>
                <w:szCs w:val="20"/>
              </w:rPr>
            </w:r>
            <w:r w:rsidRPr="00B33109">
              <w:rPr>
                <w:rFonts w:cstheme="minorHAnsi"/>
                <w:sz w:val="20"/>
                <w:szCs w:val="20"/>
              </w:rPr>
              <w:fldChar w:fldCharType="separate"/>
            </w:r>
            <w:r w:rsidR="0014032D">
              <w:rPr>
                <w:rFonts w:cstheme="minorHAnsi"/>
                <w:sz w:val="20"/>
                <w:szCs w:val="20"/>
              </w:rPr>
              <w:t>Appendix B</w:t>
            </w:r>
            <w:r w:rsidRPr="00B33109">
              <w:rPr>
                <w:rFonts w:cstheme="minorHAnsi"/>
                <w:sz w:val="20"/>
                <w:szCs w:val="20"/>
              </w:rPr>
              <w:fldChar w:fldCharType="end"/>
            </w:r>
            <w:r w:rsidRPr="00B33109">
              <w:rPr>
                <w:rFonts w:cstheme="minorHAnsi"/>
                <w:sz w:val="20"/>
                <w:szCs w:val="20"/>
              </w:rPr>
              <w:t>)</w:t>
            </w:r>
          </w:p>
        </w:tc>
        <w:tc>
          <w:tcPr>
            <w:tcW w:w="1329" w:type="dxa"/>
            <w:shd w:val="clear" w:color="auto" w:fill="FFFFFF" w:themeFill="background1"/>
          </w:tcPr>
          <w:p w14:paraId="156118C0" w14:textId="77777777" w:rsidR="00332C08" w:rsidRPr="0014421C" w:rsidRDefault="00332C08" w:rsidP="002025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332C08" w:rsidRPr="00B33109" w14:paraId="74DC31DD" w14:textId="77777777" w:rsidTr="00332C08">
        <w:tc>
          <w:tcPr>
            <w:cnfStyle w:val="001000000000" w:firstRow="0" w:lastRow="0" w:firstColumn="1" w:lastColumn="0" w:oddVBand="0" w:evenVBand="0" w:oddHBand="0" w:evenHBand="0" w:firstRowFirstColumn="0" w:firstRowLastColumn="0" w:lastRowFirstColumn="0" w:lastRowLastColumn="0"/>
            <w:tcW w:w="1154" w:type="dxa"/>
            <w:shd w:val="clear" w:color="auto" w:fill="FFFFFF" w:themeFill="background1"/>
          </w:tcPr>
          <w:p w14:paraId="2F41A573" w14:textId="77777777" w:rsidR="00332C08" w:rsidRPr="00B33109" w:rsidRDefault="00332C08" w:rsidP="00202599">
            <w:pPr>
              <w:pStyle w:val="ListParagraph"/>
              <w:numPr>
                <w:ilvl w:val="0"/>
                <w:numId w:val="34"/>
              </w:numPr>
              <w:spacing w:before="20" w:after="20"/>
              <w:jc w:val="left"/>
              <w:rPr>
                <w:rFonts w:cstheme="minorHAnsi"/>
                <w:b w:val="0"/>
                <w:bCs w:val="0"/>
                <w:sz w:val="20"/>
                <w:szCs w:val="20"/>
              </w:rPr>
            </w:pPr>
          </w:p>
        </w:tc>
        <w:tc>
          <w:tcPr>
            <w:tcW w:w="4280" w:type="dxa"/>
            <w:gridSpan w:val="2"/>
            <w:shd w:val="clear" w:color="auto" w:fill="FFFFFF" w:themeFill="background1"/>
          </w:tcPr>
          <w:p w14:paraId="0474EAF9" w14:textId="205FB051" w:rsidR="00332C08" w:rsidRPr="00B33109" w:rsidRDefault="00332C08" w:rsidP="002025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Change direction of motor. </w:t>
            </w:r>
          </w:p>
        </w:tc>
        <w:tc>
          <w:tcPr>
            <w:tcW w:w="2886" w:type="dxa"/>
            <w:gridSpan w:val="3"/>
            <w:shd w:val="clear" w:color="auto" w:fill="FFFFFF" w:themeFill="background1"/>
          </w:tcPr>
          <w:p w14:paraId="6217E137" w14:textId="77777777" w:rsidR="00332C08" w:rsidRPr="00B33109" w:rsidRDefault="00332C08" w:rsidP="002025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(DRV)</w:t>
            </w:r>
          </w:p>
          <w:p w14:paraId="1466FCCB" w14:textId="4927F62A" w:rsidR="00332C08" w:rsidRPr="00B33109" w:rsidRDefault="00332C08" w:rsidP="00202599">
            <w:pPr>
              <w:spacing w:before="20" w:after="20"/>
              <w:jc w:val="left"/>
              <w:cnfStyle w:val="000000000000" w:firstRow="0" w:lastRow="0" w:firstColumn="0" w:lastColumn="0" w:oddVBand="0" w:evenVBand="0" w:oddHBand="0" w:evenHBand="0" w:firstRowFirstColumn="0" w:firstRowLastColumn="0" w:lastRowFirstColumn="0" w:lastRowLastColumn="0"/>
              <w:rPr>
                <w:sz w:val="20"/>
                <w:szCs w:val="20"/>
              </w:rPr>
            </w:pPr>
            <w:r w:rsidRPr="00B33109">
              <w:rPr>
                <w:rFonts w:cstheme="minorHAnsi"/>
                <w:sz w:val="20"/>
                <w:szCs w:val="20"/>
              </w:rPr>
              <w:t>drv_enable (0x0A)</w:t>
            </w:r>
          </w:p>
        </w:tc>
        <w:tc>
          <w:tcPr>
            <w:tcW w:w="1329" w:type="dxa"/>
            <w:shd w:val="clear" w:color="auto" w:fill="FFFFFF" w:themeFill="background1"/>
          </w:tcPr>
          <w:p w14:paraId="4DFCC346" w14:textId="7AFAB64E" w:rsidR="00332C08" w:rsidRPr="00FC0912" w:rsidRDefault="00332C08" w:rsidP="002025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See motor drive table</w:t>
            </w:r>
          </w:p>
        </w:tc>
      </w:tr>
      <w:tr w:rsidR="00332C08" w:rsidRPr="00B33109" w14:paraId="47B43D85" w14:textId="77777777" w:rsidTr="00332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shd w:val="clear" w:color="auto" w:fill="FFFFFF" w:themeFill="background1"/>
          </w:tcPr>
          <w:p w14:paraId="5D020D5E" w14:textId="77777777" w:rsidR="00332C08" w:rsidRPr="00B33109" w:rsidRDefault="00332C08" w:rsidP="00202599">
            <w:pPr>
              <w:pStyle w:val="ListParagraph"/>
              <w:numPr>
                <w:ilvl w:val="0"/>
                <w:numId w:val="34"/>
              </w:numPr>
              <w:spacing w:before="20" w:after="20"/>
              <w:jc w:val="left"/>
              <w:rPr>
                <w:rFonts w:cstheme="minorHAnsi"/>
                <w:b w:val="0"/>
                <w:bCs w:val="0"/>
                <w:sz w:val="20"/>
                <w:szCs w:val="20"/>
              </w:rPr>
            </w:pPr>
          </w:p>
        </w:tc>
        <w:tc>
          <w:tcPr>
            <w:tcW w:w="4280" w:type="dxa"/>
            <w:gridSpan w:val="2"/>
            <w:shd w:val="clear" w:color="auto" w:fill="FFFFFF" w:themeFill="background1"/>
          </w:tcPr>
          <w:p w14:paraId="32C7ADC9" w14:textId="0EDC28F7" w:rsidR="00332C08" w:rsidRDefault="00332C08" w:rsidP="002025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 xml:space="preserve">Drive </w:t>
            </w:r>
            <w:r>
              <w:rPr>
                <w:rFonts w:cstheme="minorHAnsi"/>
                <w:sz w:val="20"/>
                <w:szCs w:val="20"/>
              </w:rPr>
              <w:t xml:space="preserve">iris </w:t>
            </w:r>
            <w:r w:rsidRPr="00B33109">
              <w:rPr>
                <w:rFonts w:cstheme="minorHAnsi"/>
                <w:sz w:val="20"/>
                <w:szCs w:val="20"/>
              </w:rPr>
              <w:t>channel</w:t>
            </w:r>
            <w:r>
              <w:rPr>
                <w:rFonts w:cstheme="minorHAnsi"/>
                <w:sz w:val="20"/>
                <w:szCs w:val="20"/>
              </w:rPr>
              <w:t xml:space="preserve"> direction B.</w:t>
            </w:r>
          </w:p>
        </w:tc>
        <w:tc>
          <w:tcPr>
            <w:tcW w:w="2886" w:type="dxa"/>
            <w:gridSpan w:val="3"/>
            <w:shd w:val="clear" w:color="auto" w:fill="FFFFFF" w:themeFill="background1"/>
          </w:tcPr>
          <w:p w14:paraId="668893E4" w14:textId="77777777" w:rsidR="00332C08" w:rsidRPr="00B33109" w:rsidRDefault="00332C08" w:rsidP="002025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(DRV)</w:t>
            </w:r>
          </w:p>
          <w:p w14:paraId="3162BB4E" w14:textId="209E6D18" w:rsidR="00332C08" w:rsidRPr="00B33109" w:rsidRDefault="00332C08" w:rsidP="002025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drv_enable (0x0A)</w:t>
            </w:r>
          </w:p>
        </w:tc>
        <w:tc>
          <w:tcPr>
            <w:tcW w:w="1329" w:type="dxa"/>
            <w:shd w:val="clear" w:color="auto" w:fill="FFFFFF" w:themeFill="background1"/>
          </w:tcPr>
          <w:p w14:paraId="33B87D86" w14:textId="2901FDFF" w:rsidR="00332C08" w:rsidRPr="0014421C" w:rsidRDefault="00332C08" w:rsidP="002025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See motor drive table</w:t>
            </w:r>
          </w:p>
        </w:tc>
      </w:tr>
      <w:tr w:rsidR="00332C08" w:rsidRPr="00B33109" w14:paraId="4E5FF699" w14:textId="77777777" w:rsidTr="00332C08">
        <w:tc>
          <w:tcPr>
            <w:cnfStyle w:val="001000000000" w:firstRow="0" w:lastRow="0" w:firstColumn="1" w:lastColumn="0" w:oddVBand="0" w:evenVBand="0" w:oddHBand="0" w:evenHBand="0" w:firstRowFirstColumn="0" w:firstRowLastColumn="0" w:lastRowFirstColumn="0" w:lastRowLastColumn="0"/>
            <w:tcW w:w="1154" w:type="dxa"/>
            <w:shd w:val="clear" w:color="auto" w:fill="FFFFFF" w:themeFill="background1"/>
          </w:tcPr>
          <w:p w14:paraId="68A8E7DD" w14:textId="77777777" w:rsidR="00332C08" w:rsidRPr="00B33109" w:rsidRDefault="00332C08" w:rsidP="00202599">
            <w:pPr>
              <w:pStyle w:val="ListParagraph"/>
              <w:numPr>
                <w:ilvl w:val="0"/>
                <w:numId w:val="34"/>
              </w:numPr>
              <w:spacing w:before="20" w:after="20"/>
              <w:jc w:val="left"/>
              <w:rPr>
                <w:rFonts w:cstheme="minorHAnsi"/>
                <w:b w:val="0"/>
                <w:bCs w:val="0"/>
                <w:sz w:val="20"/>
                <w:szCs w:val="20"/>
              </w:rPr>
            </w:pPr>
          </w:p>
        </w:tc>
        <w:tc>
          <w:tcPr>
            <w:tcW w:w="4280" w:type="dxa"/>
            <w:gridSpan w:val="2"/>
            <w:shd w:val="clear" w:color="auto" w:fill="FFFFFF" w:themeFill="background1"/>
          </w:tcPr>
          <w:p w14:paraId="32D3ED3E" w14:textId="0C2E2430" w:rsidR="00332C08" w:rsidRDefault="00332C08" w:rsidP="002025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 xml:space="preserve">Verify </w:t>
            </w:r>
            <w:r>
              <w:rPr>
                <w:rFonts w:cstheme="minorHAnsi"/>
                <w:sz w:val="20"/>
                <w:szCs w:val="20"/>
              </w:rPr>
              <w:t xml:space="preserve">manually </w:t>
            </w:r>
            <w:r w:rsidRPr="00B33109">
              <w:rPr>
                <w:rFonts w:cstheme="minorHAnsi"/>
                <w:sz w:val="20"/>
                <w:szCs w:val="20"/>
              </w:rPr>
              <w:t>and log</w:t>
            </w:r>
            <w:r>
              <w:rPr>
                <w:rFonts w:cstheme="minorHAnsi"/>
                <w:sz w:val="20"/>
                <w:szCs w:val="20"/>
              </w:rPr>
              <w:t xml:space="preserve"> if the motor rotate in direction B.</w:t>
            </w:r>
          </w:p>
        </w:tc>
        <w:tc>
          <w:tcPr>
            <w:tcW w:w="2886" w:type="dxa"/>
            <w:gridSpan w:val="3"/>
            <w:shd w:val="clear" w:color="auto" w:fill="FFFFFF" w:themeFill="background1"/>
          </w:tcPr>
          <w:p w14:paraId="074122D7" w14:textId="77777777" w:rsidR="00332C08" w:rsidRPr="00B33109" w:rsidRDefault="00332C08" w:rsidP="002025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329" w:type="dxa"/>
            <w:shd w:val="clear" w:color="auto" w:fill="FFFFFF" w:themeFill="background1"/>
          </w:tcPr>
          <w:p w14:paraId="68E2583C" w14:textId="77777777" w:rsidR="00332C08" w:rsidRPr="0014421C" w:rsidRDefault="00332C08" w:rsidP="002025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332C08" w:rsidRPr="00B33109" w14:paraId="5C0CCA41" w14:textId="77777777" w:rsidTr="00332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shd w:val="clear" w:color="auto" w:fill="FFFFFF" w:themeFill="background1"/>
          </w:tcPr>
          <w:p w14:paraId="52842EA3" w14:textId="77777777" w:rsidR="00332C08" w:rsidRPr="00B33109" w:rsidRDefault="00332C08" w:rsidP="00202599">
            <w:pPr>
              <w:pStyle w:val="ListParagraph"/>
              <w:numPr>
                <w:ilvl w:val="0"/>
                <w:numId w:val="34"/>
              </w:numPr>
              <w:spacing w:before="20" w:after="20"/>
              <w:jc w:val="left"/>
              <w:rPr>
                <w:rFonts w:cstheme="minorHAnsi"/>
                <w:b w:val="0"/>
                <w:bCs w:val="0"/>
                <w:sz w:val="20"/>
                <w:szCs w:val="20"/>
              </w:rPr>
            </w:pPr>
          </w:p>
        </w:tc>
        <w:tc>
          <w:tcPr>
            <w:tcW w:w="4280" w:type="dxa"/>
            <w:gridSpan w:val="2"/>
            <w:shd w:val="clear" w:color="auto" w:fill="FFFFFF" w:themeFill="background1"/>
          </w:tcPr>
          <w:p w14:paraId="1A71F022" w14:textId="725AE17F" w:rsidR="00332C08" w:rsidRDefault="00332C08" w:rsidP="002025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Disable motor.</w:t>
            </w:r>
          </w:p>
          <w:p w14:paraId="33FE0200" w14:textId="77777777" w:rsidR="00332C08" w:rsidRDefault="00332C08" w:rsidP="002025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2886" w:type="dxa"/>
            <w:gridSpan w:val="3"/>
            <w:shd w:val="clear" w:color="auto" w:fill="FFFFFF" w:themeFill="background1"/>
          </w:tcPr>
          <w:p w14:paraId="20161B13" w14:textId="77777777" w:rsidR="00332C08" w:rsidRPr="00B33109" w:rsidRDefault="00332C08" w:rsidP="002025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(DRV)</w:t>
            </w:r>
          </w:p>
          <w:p w14:paraId="329F8B39" w14:textId="0B196FC3" w:rsidR="00332C08" w:rsidRPr="00B33109" w:rsidRDefault="00332C08" w:rsidP="002025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109">
              <w:rPr>
                <w:rFonts w:cstheme="minorHAnsi"/>
                <w:sz w:val="20"/>
                <w:szCs w:val="20"/>
              </w:rPr>
              <w:t>drv_enable (0x0A)</w:t>
            </w:r>
          </w:p>
        </w:tc>
        <w:tc>
          <w:tcPr>
            <w:tcW w:w="1329" w:type="dxa"/>
            <w:shd w:val="clear" w:color="auto" w:fill="FFFFFF" w:themeFill="background1"/>
          </w:tcPr>
          <w:p w14:paraId="2DACDFA7" w14:textId="69E146BB" w:rsidR="00332C08" w:rsidRPr="0014421C" w:rsidRDefault="00332C08" w:rsidP="002025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4421C">
              <w:rPr>
                <w:rFonts w:cstheme="minorHAnsi"/>
                <w:sz w:val="20"/>
                <w:szCs w:val="20"/>
              </w:rPr>
              <w:t>0b0000000</w:t>
            </w:r>
            <w:r>
              <w:rPr>
                <w:rFonts w:cstheme="minorHAnsi"/>
                <w:sz w:val="20"/>
                <w:szCs w:val="20"/>
              </w:rPr>
              <w:t>0</w:t>
            </w:r>
          </w:p>
        </w:tc>
      </w:tr>
      <w:tr w:rsidR="00332C08" w:rsidRPr="00B33109" w14:paraId="22F85831" w14:textId="77777777" w:rsidTr="00332C08">
        <w:tc>
          <w:tcPr>
            <w:cnfStyle w:val="001000000000" w:firstRow="0" w:lastRow="0" w:firstColumn="1" w:lastColumn="0" w:oddVBand="0" w:evenVBand="0" w:oddHBand="0" w:evenHBand="0" w:firstRowFirstColumn="0" w:firstRowLastColumn="0" w:lastRowFirstColumn="0" w:lastRowLastColumn="0"/>
            <w:tcW w:w="1154" w:type="dxa"/>
            <w:shd w:val="clear" w:color="auto" w:fill="FFFFFF" w:themeFill="background1"/>
          </w:tcPr>
          <w:p w14:paraId="5331B87D" w14:textId="77777777" w:rsidR="00332C08" w:rsidRPr="00B33109" w:rsidRDefault="00332C08" w:rsidP="00202599">
            <w:pPr>
              <w:pStyle w:val="ListParagraph"/>
              <w:numPr>
                <w:ilvl w:val="0"/>
                <w:numId w:val="34"/>
              </w:numPr>
              <w:spacing w:before="20" w:after="20"/>
              <w:jc w:val="left"/>
              <w:rPr>
                <w:rFonts w:cstheme="minorHAnsi"/>
                <w:b w:val="0"/>
                <w:bCs w:val="0"/>
                <w:sz w:val="20"/>
                <w:szCs w:val="20"/>
              </w:rPr>
            </w:pPr>
          </w:p>
        </w:tc>
        <w:tc>
          <w:tcPr>
            <w:tcW w:w="4280" w:type="dxa"/>
            <w:gridSpan w:val="2"/>
            <w:shd w:val="clear" w:color="auto" w:fill="FFFFFF" w:themeFill="background1"/>
          </w:tcPr>
          <w:p w14:paraId="357F7112" w14:textId="0C14E39F" w:rsidR="00332C08" w:rsidRDefault="00332C08" w:rsidP="002025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 xml:space="preserve">Reset and clear flags MAG-DRV IC </w:t>
            </w:r>
            <w:r>
              <w:rPr>
                <w:rFonts w:cstheme="minorHAnsi"/>
                <w:sz w:val="20"/>
                <w:szCs w:val="20"/>
              </w:rPr>
              <w:t>.</w:t>
            </w:r>
          </w:p>
        </w:tc>
        <w:tc>
          <w:tcPr>
            <w:tcW w:w="2886" w:type="dxa"/>
            <w:gridSpan w:val="3"/>
            <w:shd w:val="clear" w:color="auto" w:fill="FFFFFF" w:themeFill="background1"/>
          </w:tcPr>
          <w:p w14:paraId="186D11DF" w14:textId="77777777" w:rsidR="00332C08" w:rsidRPr="00B33109" w:rsidRDefault="00332C08" w:rsidP="002025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See code snippet</w:t>
            </w:r>
          </w:p>
          <w:p w14:paraId="75219B53" w14:textId="288D982C" w:rsidR="00332C08" w:rsidRPr="00B33109" w:rsidRDefault="00332C08" w:rsidP="002025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109">
              <w:rPr>
                <w:rFonts w:cstheme="minorHAnsi"/>
                <w:sz w:val="20"/>
                <w:szCs w:val="20"/>
              </w:rPr>
              <w:t>(</w:t>
            </w:r>
            <w:r w:rsidRPr="00B33109">
              <w:rPr>
                <w:rFonts w:cstheme="minorHAnsi"/>
                <w:sz w:val="20"/>
                <w:szCs w:val="20"/>
              </w:rPr>
              <w:fldChar w:fldCharType="begin"/>
            </w:r>
            <w:r w:rsidRPr="00B33109">
              <w:rPr>
                <w:rFonts w:cstheme="minorHAnsi"/>
                <w:sz w:val="20"/>
                <w:szCs w:val="20"/>
              </w:rPr>
              <w:instrText xml:space="preserve"> REF _Ref210983602 \r \h </w:instrText>
            </w:r>
            <w:r>
              <w:rPr>
                <w:rFonts w:cstheme="minorHAnsi"/>
                <w:sz w:val="20"/>
                <w:szCs w:val="20"/>
              </w:rPr>
              <w:instrText xml:space="preserve"> \* MERGEFORMAT </w:instrText>
            </w:r>
            <w:r w:rsidRPr="00B33109">
              <w:rPr>
                <w:rFonts w:cstheme="minorHAnsi"/>
                <w:sz w:val="20"/>
                <w:szCs w:val="20"/>
              </w:rPr>
            </w:r>
            <w:r w:rsidRPr="00B33109">
              <w:rPr>
                <w:rFonts w:cstheme="minorHAnsi"/>
                <w:sz w:val="20"/>
                <w:szCs w:val="20"/>
              </w:rPr>
              <w:fldChar w:fldCharType="separate"/>
            </w:r>
            <w:r w:rsidR="0014032D">
              <w:rPr>
                <w:rFonts w:cstheme="minorHAnsi"/>
                <w:sz w:val="20"/>
                <w:szCs w:val="20"/>
              </w:rPr>
              <w:t>Appendix B</w:t>
            </w:r>
            <w:r w:rsidRPr="00B33109">
              <w:rPr>
                <w:rFonts w:cstheme="minorHAnsi"/>
                <w:sz w:val="20"/>
                <w:szCs w:val="20"/>
              </w:rPr>
              <w:fldChar w:fldCharType="end"/>
            </w:r>
            <w:r w:rsidRPr="00B33109">
              <w:rPr>
                <w:rFonts w:cstheme="minorHAnsi"/>
                <w:sz w:val="20"/>
                <w:szCs w:val="20"/>
              </w:rPr>
              <w:t>)</w:t>
            </w:r>
          </w:p>
        </w:tc>
        <w:tc>
          <w:tcPr>
            <w:tcW w:w="1329" w:type="dxa"/>
            <w:shd w:val="clear" w:color="auto" w:fill="FFFFFF" w:themeFill="background1"/>
          </w:tcPr>
          <w:p w14:paraId="2550AC8D" w14:textId="77777777" w:rsidR="00332C08" w:rsidRPr="0014421C" w:rsidRDefault="00332C08" w:rsidP="002025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332C08" w:rsidRPr="00FC0912" w14:paraId="72DBAED0" w14:textId="67BC9287" w:rsidTr="00332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9" w:type="dxa"/>
            <w:gridSpan w:val="7"/>
            <w:shd w:val="clear" w:color="auto" w:fill="514E4E" w:themeFill="text1" w:themeFillShade="BF"/>
          </w:tcPr>
          <w:p w14:paraId="50193A3A" w14:textId="77777777" w:rsidR="00332C08" w:rsidRPr="00FC0912" w:rsidRDefault="00332C08" w:rsidP="00202599">
            <w:pPr>
              <w:spacing w:before="20" w:after="20"/>
              <w:jc w:val="left"/>
              <w:rPr>
                <w:rFonts w:cstheme="minorHAnsi"/>
                <w:b w:val="0"/>
                <w:bCs w:val="0"/>
                <w:sz w:val="20"/>
                <w:szCs w:val="20"/>
              </w:rPr>
            </w:pPr>
            <w:r w:rsidRPr="00FC0912">
              <w:rPr>
                <w:rFonts w:cstheme="minorHAnsi"/>
                <w:b w:val="0"/>
                <w:bCs w:val="0"/>
                <w:color w:val="FFFFFF" w:themeColor="background1"/>
                <w:sz w:val="20"/>
                <w:szCs w:val="20"/>
              </w:rPr>
              <w:t>Notes</w:t>
            </w:r>
          </w:p>
        </w:tc>
      </w:tr>
      <w:tr w:rsidR="00332C08" w:rsidRPr="00FC0912" w14:paraId="52508572" w14:textId="77777777" w:rsidTr="00332C08">
        <w:tc>
          <w:tcPr>
            <w:cnfStyle w:val="001000000000" w:firstRow="0" w:lastRow="0" w:firstColumn="1" w:lastColumn="0" w:oddVBand="0" w:evenVBand="0" w:oddHBand="0" w:evenHBand="0" w:firstRowFirstColumn="0" w:firstRowLastColumn="0" w:lastRowFirstColumn="0" w:lastRowLastColumn="0"/>
            <w:tcW w:w="9649" w:type="dxa"/>
            <w:gridSpan w:val="7"/>
            <w:shd w:val="clear" w:color="auto" w:fill="FFFFFF" w:themeFill="background1"/>
          </w:tcPr>
          <w:p w14:paraId="70CE6968" w14:textId="77777777" w:rsidR="00332C08" w:rsidRPr="00B33109" w:rsidRDefault="00332C08" w:rsidP="00202599">
            <w:pPr>
              <w:spacing w:before="20" w:after="20"/>
              <w:jc w:val="left"/>
              <w:rPr>
                <w:rFonts w:cstheme="minorHAnsi"/>
                <w:sz w:val="20"/>
                <w:szCs w:val="20"/>
              </w:rPr>
            </w:pPr>
          </w:p>
          <w:p w14:paraId="5D50554C" w14:textId="3D90305C" w:rsidR="00332C08" w:rsidRPr="003D1463" w:rsidRDefault="00332C08" w:rsidP="00202599">
            <w:pPr>
              <w:rPr>
                <w:lang w:eastAsia="nl-BE"/>
              </w:rPr>
            </w:pPr>
            <w:r>
              <w:rPr>
                <w:lang w:eastAsia="nl-BE"/>
              </w:rPr>
              <w:t>Motor drive table</w:t>
            </w:r>
          </w:p>
          <w:tbl>
            <w:tblPr>
              <w:tblStyle w:val="GridTable4-Accent1"/>
              <w:tblW w:w="0" w:type="auto"/>
              <w:tblLook w:val="04A0" w:firstRow="1" w:lastRow="0" w:firstColumn="1" w:lastColumn="0" w:noHBand="0" w:noVBand="1"/>
            </w:tblPr>
            <w:tblGrid>
              <w:gridCol w:w="805"/>
              <w:gridCol w:w="1083"/>
              <w:gridCol w:w="2008"/>
            </w:tblGrid>
            <w:tr w:rsidR="00332C08" w:rsidRPr="00CD2F5D" w14:paraId="69389279" w14:textId="77777777" w:rsidTr="001106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533F4" w14:textId="177684EA" w:rsidR="00332C08" w:rsidRPr="00CD2F5D" w:rsidRDefault="00332C08" w:rsidP="00202599">
                  <w:pPr>
                    <w:pStyle w:val="Table-small"/>
                    <w:rPr>
                      <w:lang w:eastAsia="nl-BE"/>
                    </w:rPr>
                  </w:pPr>
                  <w:r>
                    <w:rPr>
                      <w:lang w:eastAsia="nl-BE"/>
                    </w:rPr>
                    <w:t>Motor</w:t>
                  </w:r>
                </w:p>
              </w:tc>
              <w:tc>
                <w:tcPr>
                  <w:tcW w:w="0" w:type="auto"/>
                  <w:hideMark/>
                </w:tcPr>
                <w:p w14:paraId="0D070557" w14:textId="1D9B7A97" w:rsidR="00332C08" w:rsidRPr="00CD2F5D" w:rsidRDefault="00332C08" w:rsidP="00202599">
                  <w:pPr>
                    <w:pStyle w:val="Table-small"/>
                    <w:cnfStyle w:val="100000000000" w:firstRow="1" w:lastRow="0" w:firstColumn="0" w:lastColumn="0" w:oddVBand="0" w:evenVBand="0" w:oddHBand="0" w:evenHBand="0" w:firstRowFirstColumn="0" w:firstRowLastColumn="0" w:lastRowFirstColumn="0" w:lastRowLastColumn="0"/>
                    <w:rPr>
                      <w:lang w:eastAsia="nl-BE"/>
                    </w:rPr>
                  </w:pPr>
                  <w:r>
                    <w:rPr>
                      <w:lang w:eastAsia="nl-BE"/>
                    </w:rPr>
                    <w:t>Direction</w:t>
                  </w:r>
                </w:p>
              </w:tc>
              <w:tc>
                <w:tcPr>
                  <w:tcW w:w="2008" w:type="dxa"/>
                  <w:hideMark/>
                </w:tcPr>
                <w:p w14:paraId="61648B15" w14:textId="77777777" w:rsidR="00332C08" w:rsidRPr="00CD2F5D" w:rsidRDefault="00332C08" w:rsidP="00202599">
                  <w:pPr>
                    <w:pStyle w:val="Table-small"/>
                    <w:cnfStyle w:val="100000000000" w:firstRow="1" w:lastRow="0" w:firstColumn="0" w:lastColumn="0" w:oddVBand="0" w:evenVBand="0" w:oddHBand="0" w:evenHBand="0" w:firstRowFirstColumn="0" w:firstRowLastColumn="0" w:lastRowFirstColumn="0" w:lastRowLastColumn="0"/>
                    <w:rPr>
                      <w:lang w:eastAsia="nl-BE"/>
                    </w:rPr>
                  </w:pPr>
                  <w:r w:rsidRPr="00CD2F5D">
                    <w:rPr>
                      <w:lang w:eastAsia="nl-BE"/>
                    </w:rPr>
                    <w:t>value</w:t>
                  </w:r>
                </w:p>
              </w:tc>
            </w:tr>
            <w:tr w:rsidR="00332C08" w:rsidRPr="00CD2F5D" w14:paraId="7716762F" w14:textId="77777777" w:rsidTr="00110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810BC" w14:textId="41CAAF40" w:rsidR="00332C08" w:rsidRPr="00CD2F5D" w:rsidRDefault="00332C08" w:rsidP="00202599">
                  <w:pPr>
                    <w:pStyle w:val="Table-small"/>
                    <w:rPr>
                      <w:lang w:eastAsia="nl-BE"/>
                    </w:rPr>
                  </w:pPr>
                  <w:r>
                    <w:rPr>
                      <w:lang w:eastAsia="nl-BE"/>
                    </w:rPr>
                    <w:t>Iris</w:t>
                  </w:r>
                </w:p>
              </w:tc>
              <w:tc>
                <w:tcPr>
                  <w:tcW w:w="0" w:type="auto"/>
                  <w:hideMark/>
                </w:tcPr>
                <w:p w14:paraId="5F86E1E6" w14:textId="2AA370C4" w:rsidR="00332C08" w:rsidRPr="00CD2F5D" w:rsidRDefault="00332C08" w:rsidP="00202599">
                  <w:pPr>
                    <w:pStyle w:val="Table-small"/>
                    <w:cnfStyle w:val="000000100000" w:firstRow="0" w:lastRow="0" w:firstColumn="0" w:lastColumn="0" w:oddVBand="0" w:evenVBand="0" w:oddHBand="1" w:evenHBand="0" w:firstRowFirstColumn="0" w:firstRowLastColumn="0" w:lastRowFirstColumn="0" w:lastRowLastColumn="0"/>
                    <w:rPr>
                      <w:lang w:eastAsia="nl-BE"/>
                    </w:rPr>
                  </w:pPr>
                  <w:r>
                    <w:rPr>
                      <w:lang w:eastAsia="nl-BE"/>
                    </w:rPr>
                    <w:t>A</w:t>
                  </w:r>
                </w:p>
              </w:tc>
              <w:tc>
                <w:tcPr>
                  <w:tcW w:w="2008" w:type="dxa"/>
                  <w:hideMark/>
                </w:tcPr>
                <w:p w14:paraId="54951A15" w14:textId="5ED8E7C0" w:rsidR="00332C08" w:rsidRPr="00CD2F5D" w:rsidRDefault="00332C08" w:rsidP="00202599">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4D62A8">
                    <w:rPr>
                      <w:lang w:eastAsia="nl-BE"/>
                    </w:rPr>
                    <w:t>0b0000000</w:t>
                  </w:r>
                  <w:r>
                    <w:rPr>
                      <w:lang w:eastAsia="nl-BE"/>
                    </w:rPr>
                    <w:t>1</w:t>
                  </w:r>
                </w:p>
              </w:tc>
            </w:tr>
            <w:tr w:rsidR="00332C08" w:rsidRPr="00CD2F5D" w14:paraId="1C29A3CE" w14:textId="77777777" w:rsidTr="004D62A8">
              <w:tc>
                <w:tcPr>
                  <w:cnfStyle w:val="001000000000" w:firstRow="0" w:lastRow="0" w:firstColumn="1" w:lastColumn="0" w:oddVBand="0" w:evenVBand="0" w:oddHBand="0" w:evenHBand="0" w:firstRowFirstColumn="0" w:firstRowLastColumn="0" w:lastRowFirstColumn="0" w:lastRowLastColumn="0"/>
                  <w:tcW w:w="0" w:type="auto"/>
                  <w:hideMark/>
                </w:tcPr>
                <w:p w14:paraId="33C0F21E" w14:textId="5A89561C" w:rsidR="00332C08" w:rsidRPr="00CD2F5D" w:rsidRDefault="00332C08" w:rsidP="00202599">
                  <w:pPr>
                    <w:pStyle w:val="Table-small"/>
                    <w:rPr>
                      <w:lang w:eastAsia="nl-BE"/>
                    </w:rPr>
                  </w:pPr>
                  <w:r>
                    <w:rPr>
                      <w:lang w:eastAsia="nl-BE"/>
                    </w:rPr>
                    <w:t>Iris</w:t>
                  </w:r>
                </w:p>
              </w:tc>
              <w:tc>
                <w:tcPr>
                  <w:tcW w:w="0" w:type="auto"/>
                  <w:hideMark/>
                </w:tcPr>
                <w:p w14:paraId="0C154B48" w14:textId="09272777" w:rsidR="00332C08" w:rsidRPr="00CD2F5D" w:rsidRDefault="00332C08" w:rsidP="00202599">
                  <w:pPr>
                    <w:pStyle w:val="Table-small"/>
                    <w:cnfStyle w:val="000000000000" w:firstRow="0" w:lastRow="0" w:firstColumn="0" w:lastColumn="0" w:oddVBand="0" w:evenVBand="0" w:oddHBand="0" w:evenHBand="0" w:firstRowFirstColumn="0" w:firstRowLastColumn="0" w:lastRowFirstColumn="0" w:lastRowLastColumn="0"/>
                    <w:rPr>
                      <w:lang w:eastAsia="nl-BE"/>
                    </w:rPr>
                  </w:pPr>
                  <w:r>
                    <w:rPr>
                      <w:lang w:eastAsia="nl-BE"/>
                    </w:rPr>
                    <w:t>B</w:t>
                  </w:r>
                </w:p>
              </w:tc>
              <w:tc>
                <w:tcPr>
                  <w:tcW w:w="2008" w:type="dxa"/>
                </w:tcPr>
                <w:p w14:paraId="27F5CF97" w14:textId="6B640BEC" w:rsidR="00332C08" w:rsidRPr="00CD2F5D" w:rsidRDefault="00332C08" w:rsidP="00202599">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4D62A8">
                    <w:rPr>
                      <w:lang w:eastAsia="nl-BE"/>
                    </w:rPr>
                    <w:t>0b000000</w:t>
                  </w:r>
                  <w:r>
                    <w:rPr>
                      <w:lang w:eastAsia="nl-BE"/>
                    </w:rPr>
                    <w:t>11</w:t>
                  </w:r>
                </w:p>
              </w:tc>
            </w:tr>
            <w:tr w:rsidR="00332C08" w:rsidRPr="00CD2F5D" w14:paraId="378EAE50" w14:textId="77777777" w:rsidTr="004D62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DE869" w14:textId="31B5DB53" w:rsidR="00332C08" w:rsidRPr="00CD2F5D" w:rsidRDefault="00332C08" w:rsidP="00202599">
                  <w:pPr>
                    <w:pStyle w:val="Table-small"/>
                    <w:rPr>
                      <w:lang w:eastAsia="nl-BE"/>
                    </w:rPr>
                  </w:pPr>
                  <w:r>
                    <w:rPr>
                      <w:lang w:eastAsia="nl-BE"/>
                    </w:rPr>
                    <w:t>Zoom</w:t>
                  </w:r>
                </w:p>
              </w:tc>
              <w:tc>
                <w:tcPr>
                  <w:tcW w:w="0" w:type="auto"/>
                  <w:hideMark/>
                </w:tcPr>
                <w:p w14:paraId="6D49BE10" w14:textId="3AA52C84" w:rsidR="00332C08" w:rsidRPr="00CD2F5D" w:rsidRDefault="00332C08" w:rsidP="00202599">
                  <w:pPr>
                    <w:pStyle w:val="Table-small"/>
                    <w:cnfStyle w:val="000000100000" w:firstRow="0" w:lastRow="0" w:firstColumn="0" w:lastColumn="0" w:oddVBand="0" w:evenVBand="0" w:oddHBand="1" w:evenHBand="0" w:firstRowFirstColumn="0" w:firstRowLastColumn="0" w:lastRowFirstColumn="0" w:lastRowLastColumn="0"/>
                    <w:rPr>
                      <w:lang w:eastAsia="nl-BE"/>
                    </w:rPr>
                  </w:pPr>
                  <w:r>
                    <w:rPr>
                      <w:lang w:eastAsia="nl-BE"/>
                    </w:rPr>
                    <w:t>A</w:t>
                  </w:r>
                </w:p>
              </w:tc>
              <w:tc>
                <w:tcPr>
                  <w:tcW w:w="2008" w:type="dxa"/>
                </w:tcPr>
                <w:p w14:paraId="410D5550" w14:textId="100B5CA8" w:rsidR="00332C08" w:rsidRPr="00CD2F5D" w:rsidRDefault="00332C08" w:rsidP="00202599">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4D62A8">
                    <w:rPr>
                      <w:lang w:eastAsia="nl-BE"/>
                    </w:rPr>
                    <w:t>0b00000</w:t>
                  </w:r>
                  <w:r>
                    <w:rPr>
                      <w:lang w:eastAsia="nl-BE"/>
                    </w:rPr>
                    <w:t>100</w:t>
                  </w:r>
                </w:p>
              </w:tc>
            </w:tr>
            <w:tr w:rsidR="00332C08" w:rsidRPr="00CD2F5D" w14:paraId="2FCD93EE" w14:textId="77777777" w:rsidTr="004D62A8">
              <w:tc>
                <w:tcPr>
                  <w:cnfStyle w:val="001000000000" w:firstRow="0" w:lastRow="0" w:firstColumn="1" w:lastColumn="0" w:oddVBand="0" w:evenVBand="0" w:oddHBand="0" w:evenHBand="0" w:firstRowFirstColumn="0" w:firstRowLastColumn="0" w:lastRowFirstColumn="0" w:lastRowLastColumn="0"/>
                  <w:tcW w:w="0" w:type="auto"/>
                  <w:hideMark/>
                </w:tcPr>
                <w:p w14:paraId="77C1FB24" w14:textId="43D1589B" w:rsidR="00332C08" w:rsidRPr="00CD2F5D" w:rsidRDefault="00332C08" w:rsidP="00202599">
                  <w:pPr>
                    <w:pStyle w:val="Table-small"/>
                    <w:rPr>
                      <w:lang w:eastAsia="nl-BE"/>
                    </w:rPr>
                  </w:pPr>
                  <w:r>
                    <w:rPr>
                      <w:lang w:eastAsia="nl-BE"/>
                    </w:rPr>
                    <w:t>Zoom</w:t>
                  </w:r>
                </w:p>
              </w:tc>
              <w:tc>
                <w:tcPr>
                  <w:tcW w:w="0" w:type="auto"/>
                  <w:hideMark/>
                </w:tcPr>
                <w:p w14:paraId="67CC8A3D" w14:textId="1C400724" w:rsidR="00332C08" w:rsidRPr="00CD2F5D" w:rsidRDefault="00332C08" w:rsidP="00202599">
                  <w:pPr>
                    <w:pStyle w:val="Table-small"/>
                    <w:cnfStyle w:val="000000000000" w:firstRow="0" w:lastRow="0" w:firstColumn="0" w:lastColumn="0" w:oddVBand="0" w:evenVBand="0" w:oddHBand="0" w:evenHBand="0" w:firstRowFirstColumn="0" w:firstRowLastColumn="0" w:lastRowFirstColumn="0" w:lastRowLastColumn="0"/>
                    <w:rPr>
                      <w:lang w:eastAsia="nl-BE"/>
                    </w:rPr>
                  </w:pPr>
                  <w:r>
                    <w:rPr>
                      <w:lang w:eastAsia="nl-BE"/>
                    </w:rPr>
                    <w:t>B</w:t>
                  </w:r>
                </w:p>
              </w:tc>
              <w:tc>
                <w:tcPr>
                  <w:tcW w:w="2008" w:type="dxa"/>
                </w:tcPr>
                <w:p w14:paraId="2CE0313C" w14:textId="37492D16" w:rsidR="00332C08" w:rsidRPr="00CD2F5D" w:rsidRDefault="00332C08" w:rsidP="00202599">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4D62A8">
                    <w:rPr>
                      <w:lang w:eastAsia="nl-BE"/>
                    </w:rPr>
                    <w:t>0b0000</w:t>
                  </w:r>
                  <w:r>
                    <w:rPr>
                      <w:lang w:eastAsia="nl-BE"/>
                    </w:rPr>
                    <w:t>1100</w:t>
                  </w:r>
                </w:p>
              </w:tc>
            </w:tr>
            <w:tr w:rsidR="00332C08" w:rsidRPr="00CD2F5D" w14:paraId="4C3F713A" w14:textId="77777777" w:rsidTr="004D62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0CFB9" w14:textId="42D00003" w:rsidR="00332C08" w:rsidRPr="00CD2F5D" w:rsidRDefault="00332C08" w:rsidP="00202599">
                  <w:pPr>
                    <w:pStyle w:val="Table-small"/>
                    <w:rPr>
                      <w:lang w:eastAsia="nl-BE"/>
                    </w:rPr>
                  </w:pPr>
                  <w:r>
                    <w:rPr>
                      <w:lang w:eastAsia="nl-BE"/>
                    </w:rPr>
                    <w:t>Focus</w:t>
                  </w:r>
                </w:p>
              </w:tc>
              <w:tc>
                <w:tcPr>
                  <w:tcW w:w="0" w:type="auto"/>
                  <w:hideMark/>
                </w:tcPr>
                <w:p w14:paraId="261DEA3D" w14:textId="13205566" w:rsidR="00332C08" w:rsidRPr="00CD2F5D" w:rsidRDefault="00332C08" w:rsidP="00202599">
                  <w:pPr>
                    <w:pStyle w:val="Table-small"/>
                    <w:cnfStyle w:val="000000100000" w:firstRow="0" w:lastRow="0" w:firstColumn="0" w:lastColumn="0" w:oddVBand="0" w:evenVBand="0" w:oddHBand="1" w:evenHBand="0" w:firstRowFirstColumn="0" w:firstRowLastColumn="0" w:lastRowFirstColumn="0" w:lastRowLastColumn="0"/>
                    <w:rPr>
                      <w:lang w:eastAsia="nl-BE"/>
                    </w:rPr>
                  </w:pPr>
                  <w:r>
                    <w:rPr>
                      <w:lang w:eastAsia="nl-BE"/>
                    </w:rPr>
                    <w:t>A</w:t>
                  </w:r>
                </w:p>
              </w:tc>
              <w:tc>
                <w:tcPr>
                  <w:tcW w:w="2008" w:type="dxa"/>
                </w:tcPr>
                <w:p w14:paraId="64AFEDB7" w14:textId="7AAA8F5E" w:rsidR="00332C08" w:rsidRPr="00CD2F5D" w:rsidRDefault="00332C08" w:rsidP="00202599">
                  <w:pPr>
                    <w:pStyle w:val="Table-small"/>
                    <w:cnfStyle w:val="000000100000" w:firstRow="0" w:lastRow="0" w:firstColumn="0" w:lastColumn="0" w:oddVBand="0" w:evenVBand="0" w:oddHBand="1" w:evenHBand="0" w:firstRowFirstColumn="0" w:firstRowLastColumn="0" w:lastRowFirstColumn="0" w:lastRowLastColumn="0"/>
                    <w:rPr>
                      <w:lang w:eastAsia="nl-BE"/>
                    </w:rPr>
                  </w:pPr>
                  <w:r w:rsidRPr="004D62A8">
                    <w:rPr>
                      <w:lang w:eastAsia="nl-BE"/>
                    </w:rPr>
                    <w:t>0b000</w:t>
                  </w:r>
                  <w:r>
                    <w:rPr>
                      <w:lang w:eastAsia="nl-BE"/>
                    </w:rPr>
                    <w:t>10000</w:t>
                  </w:r>
                </w:p>
              </w:tc>
            </w:tr>
            <w:tr w:rsidR="00332C08" w:rsidRPr="00CD2F5D" w14:paraId="52D42FD5" w14:textId="77777777" w:rsidTr="004D62A8">
              <w:tc>
                <w:tcPr>
                  <w:cnfStyle w:val="001000000000" w:firstRow="0" w:lastRow="0" w:firstColumn="1" w:lastColumn="0" w:oddVBand="0" w:evenVBand="0" w:oddHBand="0" w:evenHBand="0" w:firstRowFirstColumn="0" w:firstRowLastColumn="0" w:lastRowFirstColumn="0" w:lastRowLastColumn="0"/>
                  <w:tcW w:w="0" w:type="auto"/>
                  <w:hideMark/>
                </w:tcPr>
                <w:p w14:paraId="38E79F8E" w14:textId="1D9CB231" w:rsidR="00332C08" w:rsidRPr="00CD2F5D" w:rsidRDefault="00332C08" w:rsidP="00202599">
                  <w:pPr>
                    <w:pStyle w:val="Table-small"/>
                    <w:rPr>
                      <w:lang w:eastAsia="nl-BE"/>
                    </w:rPr>
                  </w:pPr>
                  <w:r>
                    <w:rPr>
                      <w:lang w:eastAsia="nl-BE"/>
                    </w:rPr>
                    <w:t>Focus</w:t>
                  </w:r>
                </w:p>
              </w:tc>
              <w:tc>
                <w:tcPr>
                  <w:tcW w:w="0" w:type="auto"/>
                  <w:hideMark/>
                </w:tcPr>
                <w:p w14:paraId="28E0CA20" w14:textId="68B24944" w:rsidR="00332C08" w:rsidRPr="00CD2F5D" w:rsidRDefault="00332C08" w:rsidP="00202599">
                  <w:pPr>
                    <w:pStyle w:val="Table-small"/>
                    <w:cnfStyle w:val="000000000000" w:firstRow="0" w:lastRow="0" w:firstColumn="0" w:lastColumn="0" w:oddVBand="0" w:evenVBand="0" w:oddHBand="0" w:evenHBand="0" w:firstRowFirstColumn="0" w:firstRowLastColumn="0" w:lastRowFirstColumn="0" w:lastRowLastColumn="0"/>
                    <w:rPr>
                      <w:lang w:eastAsia="nl-BE"/>
                    </w:rPr>
                  </w:pPr>
                  <w:r>
                    <w:rPr>
                      <w:lang w:eastAsia="nl-BE"/>
                    </w:rPr>
                    <w:t>B</w:t>
                  </w:r>
                </w:p>
              </w:tc>
              <w:tc>
                <w:tcPr>
                  <w:tcW w:w="2008" w:type="dxa"/>
                </w:tcPr>
                <w:p w14:paraId="52B708A9" w14:textId="454110A3" w:rsidR="00332C08" w:rsidRPr="00CD2F5D" w:rsidRDefault="00332C08" w:rsidP="00202599">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4D62A8">
                    <w:rPr>
                      <w:lang w:eastAsia="nl-BE"/>
                    </w:rPr>
                    <w:t>0b00</w:t>
                  </w:r>
                  <w:r>
                    <w:rPr>
                      <w:lang w:eastAsia="nl-BE"/>
                    </w:rPr>
                    <w:t>110000</w:t>
                  </w:r>
                </w:p>
              </w:tc>
            </w:tr>
          </w:tbl>
          <w:p w14:paraId="17A0D3CD" w14:textId="77777777" w:rsidR="00332C08" w:rsidRDefault="00332C08" w:rsidP="00202599">
            <w:pPr>
              <w:spacing w:before="20" w:after="20"/>
              <w:jc w:val="left"/>
              <w:rPr>
                <w:rFonts w:cstheme="minorHAnsi"/>
                <w:b w:val="0"/>
                <w:bCs w:val="0"/>
                <w:sz w:val="20"/>
                <w:szCs w:val="20"/>
              </w:rPr>
            </w:pPr>
          </w:p>
          <w:p w14:paraId="42BBCDE3" w14:textId="1E95C401" w:rsidR="00332C08" w:rsidRPr="004167D2" w:rsidRDefault="00332C08" w:rsidP="00202599">
            <w:pPr>
              <w:pStyle w:val="ListParagraph"/>
              <w:numPr>
                <w:ilvl w:val="0"/>
                <w:numId w:val="36"/>
              </w:numPr>
              <w:spacing w:before="20" w:after="20"/>
              <w:jc w:val="left"/>
              <w:rPr>
                <w:rFonts w:cstheme="minorHAnsi"/>
                <w:b w:val="0"/>
                <w:bCs w:val="0"/>
                <w:sz w:val="20"/>
                <w:szCs w:val="20"/>
              </w:rPr>
            </w:pPr>
            <w:r w:rsidRPr="004167D2">
              <w:rPr>
                <w:rFonts w:cstheme="minorHAnsi"/>
                <w:b w:val="0"/>
                <w:bCs w:val="0"/>
                <w:sz w:val="20"/>
                <w:szCs w:val="20"/>
              </w:rPr>
              <w:t>The rotation verification is manual, requiring a human operator to confirm movement and direction.</w:t>
            </w:r>
          </w:p>
          <w:p w14:paraId="49D382DF" w14:textId="77777777" w:rsidR="00332C08" w:rsidRPr="00EC12F5" w:rsidRDefault="00332C08" w:rsidP="00202599">
            <w:pPr>
              <w:spacing w:before="20" w:after="20"/>
              <w:jc w:val="left"/>
              <w:rPr>
                <w:rFonts w:cstheme="minorHAnsi"/>
                <w:sz w:val="20"/>
                <w:szCs w:val="20"/>
              </w:rPr>
            </w:pPr>
          </w:p>
        </w:tc>
      </w:tr>
      <w:tr w:rsidR="00332C08" w:rsidRPr="00FC0912" w14:paraId="33897E6B" w14:textId="77777777" w:rsidTr="00332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9" w:type="dxa"/>
            <w:gridSpan w:val="7"/>
            <w:shd w:val="clear" w:color="auto" w:fill="514E4E" w:themeFill="accent3" w:themeFillShade="BF"/>
          </w:tcPr>
          <w:p w14:paraId="761C377C" w14:textId="77777777" w:rsidR="00332C08" w:rsidRPr="00FC0912" w:rsidRDefault="00332C08" w:rsidP="00202599">
            <w:pPr>
              <w:spacing w:before="20" w:after="20"/>
              <w:jc w:val="left"/>
              <w:rPr>
                <w:rFonts w:cstheme="minorHAnsi"/>
                <w:b w:val="0"/>
                <w:bCs w:val="0"/>
                <w:sz w:val="20"/>
                <w:szCs w:val="20"/>
              </w:rPr>
            </w:pPr>
            <w:r w:rsidRPr="00FC0912">
              <w:rPr>
                <w:rFonts w:cstheme="minorHAnsi"/>
                <w:b w:val="0"/>
                <w:bCs w:val="0"/>
                <w:color w:val="FFFFFF" w:themeColor="background1"/>
                <w:sz w:val="20"/>
                <w:szCs w:val="20"/>
              </w:rPr>
              <w:t xml:space="preserve">Test parameters and acceptance criteria </w:t>
            </w:r>
          </w:p>
        </w:tc>
      </w:tr>
      <w:tr w:rsidR="00332C08" w:rsidRPr="00B33109" w14:paraId="1A3EBF1D" w14:textId="77777777" w:rsidTr="00332C08">
        <w:tc>
          <w:tcPr>
            <w:cnfStyle w:val="001000000000" w:firstRow="0" w:lastRow="0" w:firstColumn="1" w:lastColumn="0" w:oddVBand="0" w:evenVBand="0" w:oddHBand="0" w:evenHBand="0" w:firstRowFirstColumn="0" w:firstRowLastColumn="0" w:lastRowFirstColumn="0" w:lastRowLastColumn="0"/>
            <w:tcW w:w="1154" w:type="dxa"/>
            <w:shd w:val="clear" w:color="auto" w:fill="C5C2C2" w:themeFill="accent3" w:themeFillTint="66"/>
          </w:tcPr>
          <w:p w14:paraId="3CC397C7" w14:textId="77777777" w:rsidR="00332C08" w:rsidRPr="00FC0912" w:rsidRDefault="00332C08" w:rsidP="00202599">
            <w:pPr>
              <w:spacing w:before="20" w:after="20"/>
              <w:jc w:val="left"/>
              <w:rPr>
                <w:rFonts w:cstheme="minorHAnsi"/>
                <w:b w:val="0"/>
                <w:bCs w:val="0"/>
                <w:sz w:val="20"/>
                <w:szCs w:val="20"/>
              </w:rPr>
            </w:pPr>
            <w:r w:rsidRPr="00FC0912">
              <w:rPr>
                <w:rFonts w:cstheme="minorHAnsi"/>
                <w:b w:val="0"/>
                <w:bCs w:val="0"/>
                <w:sz w:val="20"/>
                <w:szCs w:val="20"/>
              </w:rPr>
              <w:t xml:space="preserve">ID </w:t>
            </w:r>
          </w:p>
        </w:tc>
        <w:tc>
          <w:tcPr>
            <w:tcW w:w="3317" w:type="dxa"/>
            <w:shd w:val="clear" w:color="auto" w:fill="C5C2C2" w:themeFill="accent3" w:themeFillTint="66"/>
          </w:tcPr>
          <w:p w14:paraId="36A27D04" w14:textId="77777777" w:rsidR="00332C08" w:rsidRPr="00FC0912" w:rsidRDefault="00332C08" w:rsidP="002025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C0912">
              <w:rPr>
                <w:rFonts w:cstheme="minorHAnsi"/>
                <w:sz w:val="20"/>
                <w:szCs w:val="20"/>
              </w:rPr>
              <w:t>Name</w:t>
            </w:r>
          </w:p>
        </w:tc>
        <w:tc>
          <w:tcPr>
            <w:tcW w:w="1278" w:type="dxa"/>
            <w:gridSpan w:val="2"/>
            <w:shd w:val="clear" w:color="auto" w:fill="C5C2C2" w:themeFill="accent3" w:themeFillTint="66"/>
          </w:tcPr>
          <w:p w14:paraId="12A2E67C" w14:textId="77777777" w:rsidR="00332C08" w:rsidRPr="00FC0912" w:rsidRDefault="00332C08" w:rsidP="002025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C0912">
              <w:rPr>
                <w:rFonts w:cstheme="minorHAnsi"/>
                <w:sz w:val="20"/>
                <w:szCs w:val="20"/>
              </w:rPr>
              <w:t>Unit</w:t>
            </w:r>
          </w:p>
        </w:tc>
        <w:tc>
          <w:tcPr>
            <w:tcW w:w="1287" w:type="dxa"/>
            <w:shd w:val="clear" w:color="auto" w:fill="C5C2C2" w:themeFill="accent3" w:themeFillTint="66"/>
          </w:tcPr>
          <w:p w14:paraId="0E70E955" w14:textId="77777777" w:rsidR="00332C08" w:rsidRPr="00FC0912" w:rsidRDefault="00332C08" w:rsidP="002025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C0912">
              <w:rPr>
                <w:rFonts w:cstheme="minorHAnsi"/>
                <w:sz w:val="20"/>
                <w:szCs w:val="20"/>
              </w:rPr>
              <w:t>LTL</w:t>
            </w:r>
          </w:p>
        </w:tc>
        <w:tc>
          <w:tcPr>
            <w:tcW w:w="1284" w:type="dxa"/>
            <w:shd w:val="clear" w:color="auto" w:fill="C5C2C2" w:themeFill="accent3" w:themeFillTint="66"/>
          </w:tcPr>
          <w:p w14:paraId="1CB423E5" w14:textId="77777777" w:rsidR="00332C08" w:rsidRPr="00FC0912" w:rsidRDefault="00332C08" w:rsidP="002025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C0912">
              <w:rPr>
                <w:rFonts w:cstheme="minorHAnsi"/>
                <w:sz w:val="20"/>
                <w:szCs w:val="20"/>
              </w:rPr>
              <w:t>Typ</w:t>
            </w:r>
          </w:p>
        </w:tc>
        <w:tc>
          <w:tcPr>
            <w:tcW w:w="1329" w:type="dxa"/>
            <w:shd w:val="clear" w:color="auto" w:fill="C5C2C2" w:themeFill="accent3" w:themeFillTint="66"/>
          </w:tcPr>
          <w:p w14:paraId="45D1BCA4" w14:textId="77777777" w:rsidR="00332C08" w:rsidRPr="00FC0912" w:rsidRDefault="00332C08" w:rsidP="00202599">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C0912">
              <w:rPr>
                <w:rFonts w:cstheme="minorHAnsi"/>
                <w:sz w:val="20"/>
                <w:szCs w:val="20"/>
              </w:rPr>
              <w:t>UTL</w:t>
            </w:r>
          </w:p>
        </w:tc>
      </w:tr>
      <w:tr w:rsidR="00332C08" w:rsidRPr="00B33109" w14:paraId="041595B6" w14:textId="77777777" w:rsidTr="00332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shd w:val="clear" w:color="auto" w:fill="FFFFFF" w:themeFill="background1"/>
          </w:tcPr>
          <w:p w14:paraId="743685B6" w14:textId="4F876BBF" w:rsidR="00332C08" w:rsidRPr="00FC0912" w:rsidRDefault="00332C08" w:rsidP="00202599">
            <w:pPr>
              <w:spacing w:before="20" w:after="20"/>
              <w:jc w:val="left"/>
              <w:rPr>
                <w:rFonts w:cstheme="minorHAnsi"/>
                <w:b w:val="0"/>
                <w:bCs w:val="0"/>
                <w:sz w:val="20"/>
                <w:szCs w:val="20"/>
              </w:rPr>
            </w:pPr>
            <w:r>
              <w:rPr>
                <w:b w:val="0"/>
                <w:bCs w:val="0"/>
                <w:sz w:val="20"/>
                <w:szCs w:val="20"/>
              </w:rPr>
              <w:t>M0025</w:t>
            </w:r>
          </w:p>
        </w:tc>
        <w:tc>
          <w:tcPr>
            <w:tcW w:w="3317" w:type="dxa"/>
            <w:shd w:val="clear" w:color="auto" w:fill="FFFFFF" w:themeFill="background1"/>
          </w:tcPr>
          <w:p w14:paraId="6AB49093" w14:textId="41FDB280" w:rsidR="00332C08" w:rsidRPr="00FC0912" w:rsidRDefault="00332C08" w:rsidP="002025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Iris motor functional test</w:t>
            </w:r>
          </w:p>
        </w:tc>
        <w:tc>
          <w:tcPr>
            <w:tcW w:w="1278" w:type="dxa"/>
            <w:gridSpan w:val="2"/>
            <w:shd w:val="clear" w:color="auto" w:fill="FFFFFF" w:themeFill="background1"/>
          </w:tcPr>
          <w:p w14:paraId="2C1B422D" w14:textId="1573D973" w:rsidR="00332C08" w:rsidRPr="00FC0912" w:rsidRDefault="00332C08" w:rsidP="002025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Pass/Fail</w:t>
            </w:r>
          </w:p>
        </w:tc>
        <w:tc>
          <w:tcPr>
            <w:tcW w:w="1287" w:type="dxa"/>
            <w:shd w:val="clear" w:color="auto" w:fill="FFFFFF" w:themeFill="background1"/>
          </w:tcPr>
          <w:p w14:paraId="2CC68BF8" w14:textId="77777777" w:rsidR="00332C08" w:rsidRPr="00FC0912" w:rsidRDefault="00332C08" w:rsidP="002025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84" w:type="dxa"/>
            <w:shd w:val="clear" w:color="auto" w:fill="FFFFFF" w:themeFill="background1"/>
          </w:tcPr>
          <w:p w14:paraId="57F477D8" w14:textId="77777777" w:rsidR="00332C08" w:rsidRPr="00FC0912" w:rsidRDefault="00332C08" w:rsidP="002025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329" w:type="dxa"/>
            <w:shd w:val="clear" w:color="auto" w:fill="FFFFFF" w:themeFill="background1"/>
          </w:tcPr>
          <w:p w14:paraId="58A66FA3" w14:textId="77777777" w:rsidR="00332C08" w:rsidRPr="00FC0912" w:rsidRDefault="00332C08" w:rsidP="00202599">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332C08" w:rsidRPr="00B33109" w14:paraId="1DB2F504" w14:textId="77777777" w:rsidTr="00332C08">
        <w:tc>
          <w:tcPr>
            <w:cnfStyle w:val="001000000000" w:firstRow="0" w:lastRow="0" w:firstColumn="1" w:lastColumn="0" w:oddVBand="0" w:evenVBand="0" w:oddHBand="0" w:evenHBand="0" w:firstRowFirstColumn="0" w:firstRowLastColumn="0" w:lastRowFirstColumn="0" w:lastRowLastColumn="0"/>
            <w:tcW w:w="1154" w:type="dxa"/>
            <w:shd w:val="clear" w:color="auto" w:fill="FFFFFF" w:themeFill="background1"/>
          </w:tcPr>
          <w:p w14:paraId="4B1D2442" w14:textId="0E825515" w:rsidR="00332C08" w:rsidRPr="00FC0912" w:rsidRDefault="00332C08" w:rsidP="002A6C32">
            <w:pPr>
              <w:spacing w:before="20" w:after="20"/>
              <w:jc w:val="left"/>
              <w:rPr>
                <w:b w:val="0"/>
                <w:bCs w:val="0"/>
                <w:sz w:val="20"/>
                <w:szCs w:val="20"/>
              </w:rPr>
            </w:pPr>
            <w:r>
              <w:rPr>
                <w:b w:val="0"/>
                <w:bCs w:val="0"/>
                <w:sz w:val="20"/>
                <w:szCs w:val="20"/>
              </w:rPr>
              <w:t>M0026</w:t>
            </w:r>
          </w:p>
        </w:tc>
        <w:tc>
          <w:tcPr>
            <w:tcW w:w="3317" w:type="dxa"/>
            <w:shd w:val="clear" w:color="auto" w:fill="FFFFFF" w:themeFill="background1"/>
          </w:tcPr>
          <w:p w14:paraId="3804DA35" w14:textId="2D488BDD" w:rsidR="00332C08" w:rsidRPr="00FC0912" w:rsidRDefault="00332C08" w:rsidP="002A6C3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Zoom motor functional test</w:t>
            </w:r>
          </w:p>
        </w:tc>
        <w:tc>
          <w:tcPr>
            <w:tcW w:w="1278" w:type="dxa"/>
            <w:gridSpan w:val="2"/>
            <w:shd w:val="clear" w:color="auto" w:fill="FFFFFF" w:themeFill="background1"/>
          </w:tcPr>
          <w:p w14:paraId="2D34021D" w14:textId="304F589C" w:rsidR="00332C08" w:rsidRPr="00FC0912" w:rsidRDefault="00332C08" w:rsidP="002A6C3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Pass/Fail</w:t>
            </w:r>
          </w:p>
        </w:tc>
        <w:tc>
          <w:tcPr>
            <w:tcW w:w="1287" w:type="dxa"/>
            <w:shd w:val="clear" w:color="auto" w:fill="FFFFFF" w:themeFill="background1"/>
          </w:tcPr>
          <w:p w14:paraId="3F41EABA" w14:textId="77777777" w:rsidR="00332C08" w:rsidRPr="00FC0912" w:rsidRDefault="00332C08" w:rsidP="002A6C3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284" w:type="dxa"/>
            <w:shd w:val="clear" w:color="auto" w:fill="FFFFFF" w:themeFill="background1"/>
          </w:tcPr>
          <w:p w14:paraId="5ED6B364" w14:textId="77777777" w:rsidR="00332C08" w:rsidRPr="00FC0912" w:rsidRDefault="00332C08" w:rsidP="002A6C3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329" w:type="dxa"/>
            <w:shd w:val="clear" w:color="auto" w:fill="FFFFFF" w:themeFill="background1"/>
          </w:tcPr>
          <w:p w14:paraId="6DACEAA7" w14:textId="77777777" w:rsidR="00332C08" w:rsidRPr="00FC0912" w:rsidRDefault="00332C08" w:rsidP="002A6C32">
            <w:pPr>
              <w:spacing w:before="20" w:after="20"/>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332C08" w:rsidRPr="00B33109" w14:paraId="5C9ABB0E" w14:textId="77777777" w:rsidTr="00332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shd w:val="clear" w:color="auto" w:fill="FFFFFF" w:themeFill="background1"/>
          </w:tcPr>
          <w:p w14:paraId="756E671A" w14:textId="54F5AEC3" w:rsidR="00332C08" w:rsidRPr="00B33109" w:rsidRDefault="00332C08" w:rsidP="002A6C32">
            <w:pPr>
              <w:spacing w:before="20" w:after="20"/>
              <w:jc w:val="left"/>
              <w:rPr>
                <w:b w:val="0"/>
                <w:bCs w:val="0"/>
                <w:sz w:val="20"/>
                <w:szCs w:val="20"/>
              </w:rPr>
            </w:pPr>
            <w:r>
              <w:rPr>
                <w:b w:val="0"/>
                <w:bCs w:val="0"/>
                <w:sz w:val="20"/>
                <w:szCs w:val="20"/>
              </w:rPr>
              <w:t>M0027</w:t>
            </w:r>
          </w:p>
        </w:tc>
        <w:tc>
          <w:tcPr>
            <w:tcW w:w="3317" w:type="dxa"/>
            <w:shd w:val="clear" w:color="auto" w:fill="FFFFFF" w:themeFill="background1"/>
          </w:tcPr>
          <w:p w14:paraId="277649AE" w14:textId="0AFB26BB" w:rsidR="00332C08" w:rsidRPr="00B33109" w:rsidRDefault="00332C08" w:rsidP="002A6C32">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Focus motor functional test</w:t>
            </w:r>
          </w:p>
        </w:tc>
        <w:tc>
          <w:tcPr>
            <w:tcW w:w="1278" w:type="dxa"/>
            <w:gridSpan w:val="2"/>
            <w:shd w:val="clear" w:color="auto" w:fill="FFFFFF" w:themeFill="background1"/>
          </w:tcPr>
          <w:p w14:paraId="7FF56E26" w14:textId="6F0720D3" w:rsidR="00332C08" w:rsidRPr="00B33109" w:rsidRDefault="00332C08" w:rsidP="002A6C32">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Pass/Fail</w:t>
            </w:r>
          </w:p>
        </w:tc>
        <w:tc>
          <w:tcPr>
            <w:tcW w:w="1287" w:type="dxa"/>
            <w:shd w:val="clear" w:color="auto" w:fill="FFFFFF" w:themeFill="background1"/>
          </w:tcPr>
          <w:p w14:paraId="058FB520" w14:textId="77777777" w:rsidR="00332C08" w:rsidRPr="00B33109" w:rsidRDefault="00332C08" w:rsidP="002A6C32">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84" w:type="dxa"/>
            <w:shd w:val="clear" w:color="auto" w:fill="FFFFFF" w:themeFill="background1"/>
          </w:tcPr>
          <w:p w14:paraId="75242FEA" w14:textId="292C8109" w:rsidR="00332C08" w:rsidRPr="00B33109" w:rsidRDefault="00332C08" w:rsidP="002A6C32">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329" w:type="dxa"/>
            <w:shd w:val="clear" w:color="auto" w:fill="FFFFFF" w:themeFill="background1"/>
          </w:tcPr>
          <w:p w14:paraId="084F130E" w14:textId="77777777" w:rsidR="00332C08" w:rsidRPr="00B33109" w:rsidRDefault="00332C08" w:rsidP="002A6C32">
            <w:pPr>
              <w:spacing w:before="20" w:after="20"/>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14:paraId="49465D46" w14:textId="77777777" w:rsidR="00963167" w:rsidRPr="00963167" w:rsidRDefault="00963167" w:rsidP="00963167"/>
    <w:p w14:paraId="4F180A78" w14:textId="77777777" w:rsidR="00963167" w:rsidRDefault="00963167" w:rsidP="00963167"/>
    <w:p w14:paraId="6E770DB0" w14:textId="77777777" w:rsidR="00963167" w:rsidRPr="00963167" w:rsidRDefault="00963167" w:rsidP="00963167"/>
    <w:bookmarkEnd w:id="199"/>
    <w:p w14:paraId="467CAFAD" w14:textId="77777777" w:rsidR="00E4358C" w:rsidRPr="00983917" w:rsidRDefault="00E4358C" w:rsidP="00E4358C"/>
    <w:p w14:paraId="386C6C1F" w14:textId="77777777" w:rsidR="00E25AA0" w:rsidRPr="00983917" w:rsidRDefault="00E4358C" w:rsidP="00E4358C">
      <w:pPr>
        <w:pStyle w:val="Heading1-nonumber"/>
      </w:pPr>
      <w:bookmarkStart w:id="246" w:name="_Toc131774955"/>
      <w:bookmarkStart w:id="247" w:name="_Toc211000608"/>
      <w:r w:rsidRPr="00983917">
        <w:lastRenderedPageBreak/>
        <w:t>List of Acronyms</w:t>
      </w:r>
      <w:bookmarkEnd w:id="246"/>
      <w:bookmarkEnd w:id="247"/>
    </w:p>
    <w:tbl>
      <w:tblPr>
        <w:tblStyle w:val="GridTable4-Accent3"/>
        <w:tblW w:w="0" w:type="auto"/>
        <w:tblLook w:val="0620" w:firstRow="1" w:lastRow="0" w:firstColumn="0" w:lastColumn="0" w:noHBand="1" w:noVBand="1"/>
      </w:tblPr>
      <w:tblGrid>
        <w:gridCol w:w="1980"/>
        <w:gridCol w:w="7649"/>
      </w:tblGrid>
      <w:tr w:rsidR="00E4358C" w:rsidRPr="00983917" w14:paraId="6DC18DEA" w14:textId="77777777" w:rsidTr="007A1C4C">
        <w:trPr>
          <w:cnfStyle w:val="100000000000" w:firstRow="1" w:lastRow="0" w:firstColumn="0" w:lastColumn="0" w:oddVBand="0" w:evenVBand="0" w:oddHBand="0" w:evenHBand="0" w:firstRowFirstColumn="0" w:firstRowLastColumn="0" w:lastRowFirstColumn="0" w:lastRowLastColumn="0"/>
        </w:trPr>
        <w:tc>
          <w:tcPr>
            <w:tcW w:w="1980" w:type="dxa"/>
          </w:tcPr>
          <w:p w14:paraId="327CA6CC" w14:textId="77777777" w:rsidR="00E4358C" w:rsidRPr="00983917" w:rsidRDefault="00410F65" w:rsidP="00E4358C">
            <w:pPr>
              <w:pStyle w:val="Table"/>
            </w:pPr>
            <w:r w:rsidRPr="00983917">
              <w:t>Acronym</w:t>
            </w:r>
          </w:p>
        </w:tc>
        <w:tc>
          <w:tcPr>
            <w:tcW w:w="7649" w:type="dxa"/>
          </w:tcPr>
          <w:p w14:paraId="7317A929" w14:textId="77777777" w:rsidR="00E4358C" w:rsidRPr="00983917" w:rsidRDefault="00410F65" w:rsidP="00E4358C">
            <w:pPr>
              <w:pStyle w:val="Table"/>
            </w:pPr>
            <w:r w:rsidRPr="00983917">
              <w:t>Definition</w:t>
            </w:r>
          </w:p>
        </w:tc>
      </w:tr>
      <w:tr w:rsidR="003E4A30" w:rsidRPr="00983917" w14:paraId="430297A3" w14:textId="77777777" w:rsidTr="006314C7">
        <w:tc>
          <w:tcPr>
            <w:tcW w:w="1980" w:type="dxa"/>
            <w:vAlign w:val="bottom"/>
          </w:tcPr>
          <w:p w14:paraId="2CE090B1" w14:textId="4C9631BE" w:rsidR="003E4A30" w:rsidRPr="00983917" w:rsidRDefault="003E4A30" w:rsidP="003E4A30">
            <w:pPr>
              <w:pStyle w:val="Table"/>
            </w:pPr>
            <w:r>
              <w:rPr>
                <w:rFonts w:ascii="Arial" w:hAnsi="Arial" w:cs="Arial"/>
                <w:sz w:val="20"/>
                <w:szCs w:val="20"/>
              </w:rPr>
              <w:t>CXP</w:t>
            </w:r>
          </w:p>
        </w:tc>
        <w:tc>
          <w:tcPr>
            <w:tcW w:w="7649" w:type="dxa"/>
            <w:vAlign w:val="bottom"/>
          </w:tcPr>
          <w:p w14:paraId="3E1B93D1" w14:textId="38FF2FAC" w:rsidR="003E4A30" w:rsidRPr="00983917" w:rsidRDefault="003E4A30" w:rsidP="003E4A30">
            <w:pPr>
              <w:pStyle w:val="Table"/>
            </w:pPr>
            <w:r>
              <w:rPr>
                <w:rFonts w:ascii="Arial" w:hAnsi="Arial" w:cs="Arial"/>
                <w:sz w:val="20"/>
                <w:szCs w:val="20"/>
              </w:rPr>
              <w:t>CoaXPress (The high-speed digital interface standard)</w:t>
            </w:r>
          </w:p>
        </w:tc>
      </w:tr>
      <w:tr w:rsidR="003E4A30" w:rsidRPr="00983917" w14:paraId="00255E35" w14:textId="77777777" w:rsidTr="006314C7">
        <w:tc>
          <w:tcPr>
            <w:tcW w:w="1980" w:type="dxa"/>
            <w:vAlign w:val="bottom"/>
          </w:tcPr>
          <w:p w14:paraId="355EA271" w14:textId="30D4B7AC" w:rsidR="003E4A30" w:rsidRPr="00983917" w:rsidRDefault="003E4A30" w:rsidP="003E4A30">
            <w:pPr>
              <w:pStyle w:val="Table"/>
              <w:rPr>
                <w:rFonts w:ascii="Arial" w:hAnsi="Arial" w:cs="Arial"/>
                <w:color w:val="000000"/>
                <w:szCs w:val="22"/>
              </w:rPr>
            </w:pPr>
            <w:r>
              <w:rPr>
                <w:rFonts w:ascii="Arial" w:hAnsi="Arial" w:cs="Arial"/>
                <w:sz w:val="20"/>
                <w:szCs w:val="20"/>
              </w:rPr>
              <w:t>DUT</w:t>
            </w:r>
          </w:p>
        </w:tc>
        <w:tc>
          <w:tcPr>
            <w:tcW w:w="7649" w:type="dxa"/>
            <w:vAlign w:val="bottom"/>
          </w:tcPr>
          <w:p w14:paraId="0A8A8BE4" w14:textId="6B970152" w:rsidR="003E4A30" w:rsidRPr="00983917" w:rsidRDefault="003E4A30" w:rsidP="003E4A30">
            <w:pPr>
              <w:pStyle w:val="Table"/>
              <w:rPr>
                <w:rFonts w:ascii="Arial" w:hAnsi="Arial" w:cs="Arial"/>
                <w:color w:val="000000"/>
                <w:szCs w:val="22"/>
              </w:rPr>
            </w:pPr>
            <w:r>
              <w:rPr>
                <w:rFonts w:ascii="Arial" w:hAnsi="Arial" w:cs="Arial"/>
                <w:sz w:val="20"/>
                <w:szCs w:val="20"/>
              </w:rPr>
              <w:t>Device Under Test</w:t>
            </w:r>
          </w:p>
        </w:tc>
      </w:tr>
      <w:tr w:rsidR="003E4A30" w:rsidRPr="00983917" w14:paraId="5145A658" w14:textId="77777777" w:rsidTr="006314C7">
        <w:tc>
          <w:tcPr>
            <w:tcW w:w="1980" w:type="dxa"/>
            <w:vAlign w:val="bottom"/>
          </w:tcPr>
          <w:p w14:paraId="70838123" w14:textId="1B1A9DB4" w:rsidR="003E4A30" w:rsidRPr="00983917" w:rsidRDefault="003E4A30" w:rsidP="003E4A30">
            <w:pPr>
              <w:pStyle w:val="Table"/>
              <w:rPr>
                <w:rFonts w:ascii="Arial" w:hAnsi="Arial" w:cs="Arial"/>
                <w:color w:val="000000"/>
                <w:szCs w:val="22"/>
              </w:rPr>
            </w:pPr>
            <w:r>
              <w:rPr>
                <w:rFonts w:ascii="Arial" w:hAnsi="Arial" w:cs="Arial"/>
                <w:sz w:val="20"/>
                <w:szCs w:val="20"/>
              </w:rPr>
              <w:t>DMMV</w:t>
            </w:r>
          </w:p>
        </w:tc>
        <w:tc>
          <w:tcPr>
            <w:tcW w:w="7649" w:type="dxa"/>
            <w:vAlign w:val="bottom"/>
          </w:tcPr>
          <w:p w14:paraId="7FFE13AC" w14:textId="6720C00E" w:rsidR="003E4A30" w:rsidRPr="00983917" w:rsidRDefault="003E4A30" w:rsidP="003E4A30">
            <w:pPr>
              <w:pStyle w:val="Table"/>
              <w:rPr>
                <w:rFonts w:ascii="Arial" w:hAnsi="Arial" w:cs="Arial"/>
                <w:color w:val="000000"/>
                <w:szCs w:val="22"/>
              </w:rPr>
            </w:pPr>
            <w:r>
              <w:rPr>
                <w:rFonts w:ascii="Arial" w:hAnsi="Arial" w:cs="Arial"/>
                <w:sz w:val="20"/>
                <w:szCs w:val="20"/>
              </w:rPr>
              <w:t>Digital Multimeter Voltmeter (Keysight 34465A)</w:t>
            </w:r>
          </w:p>
        </w:tc>
      </w:tr>
      <w:tr w:rsidR="003E4A30" w:rsidRPr="00983917" w14:paraId="180CD8F5" w14:textId="77777777" w:rsidTr="006314C7">
        <w:tc>
          <w:tcPr>
            <w:tcW w:w="1980" w:type="dxa"/>
            <w:vAlign w:val="bottom"/>
          </w:tcPr>
          <w:p w14:paraId="4E8D5751" w14:textId="6E74C5BB" w:rsidR="003E4A30" w:rsidRPr="00983917" w:rsidRDefault="003E4A30" w:rsidP="003E4A30">
            <w:pPr>
              <w:pStyle w:val="Table"/>
              <w:rPr>
                <w:rFonts w:ascii="Arial" w:hAnsi="Arial" w:cs="Arial"/>
                <w:color w:val="000000"/>
                <w:szCs w:val="22"/>
              </w:rPr>
            </w:pPr>
            <w:r>
              <w:rPr>
                <w:rFonts w:ascii="Arial" w:hAnsi="Arial" w:cs="Arial"/>
                <w:sz w:val="20"/>
                <w:szCs w:val="20"/>
              </w:rPr>
              <w:t>DRV</w:t>
            </w:r>
          </w:p>
        </w:tc>
        <w:tc>
          <w:tcPr>
            <w:tcW w:w="7649" w:type="dxa"/>
            <w:vAlign w:val="bottom"/>
          </w:tcPr>
          <w:p w14:paraId="1F5B9917" w14:textId="10D27F50" w:rsidR="003E4A30" w:rsidRPr="00983917" w:rsidRDefault="003E4A30" w:rsidP="003E4A30">
            <w:pPr>
              <w:pStyle w:val="Table"/>
              <w:rPr>
                <w:rFonts w:ascii="Arial" w:hAnsi="Arial" w:cs="Arial"/>
                <w:color w:val="000000"/>
                <w:szCs w:val="22"/>
              </w:rPr>
            </w:pPr>
            <w:r>
              <w:rPr>
                <w:rFonts w:ascii="Arial" w:hAnsi="Arial" w:cs="Arial"/>
                <w:sz w:val="20"/>
                <w:szCs w:val="20"/>
              </w:rPr>
              <w:t>Driver (Referring to the MAG-DRV IC)</w:t>
            </w:r>
          </w:p>
        </w:tc>
      </w:tr>
      <w:tr w:rsidR="003E4A30" w:rsidRPr="00983917" w14:paraId="67C83B45" w14:textId="77777777" w:rsidTr="006314C7">
        <w:tc>
          <w:tcPr>
            <w:tcW w:w="1980" w:type="dxa"/>
            <w:vAlign w:val="bottom"/>
          </w:tcPr>
          <w:p w14:paraId="3FEBDB10" w14:textId="766AD496" w:rsidR="003E4A30" w:rsidRPr="00983917" w:rsidRDefault="003E4A30" w:rsidP="003E4A30">
            <w:pPr>
              <w:pStyle w:val="Table"/>
              <w:rPr>
                <w:rFonts w:ascii="Arial" w:hAnsi="Arial" w:cs="Arial"/>
                <w:color w:val="000000"/>
                <w:szCs w:val="22"/>
              </w:rPr>
            </w:pPr>
            <w:r>
              <w:rPr>
                <w:rFonts w:ascii="Arial" w:hAnsi="Arial" w:cs="Arial"/>
                <w:sz w:val="20"/>
                <w:szCs w:val="20"/>
              </w:rPr>
              <w:t>EVK</w:t>
            </w:r>
          </w:p>
        </w:tc>
        <w:tc>
          <w:tcPr>
            <w:tcW w:w="7649" w:type="dxa"/>
            <w:vAlign w:val="bottom"/>
          </w:tcPr>
          <w:p w14:paraId="563FC728" w14:textId="7B6A64FE" w:rsidR="003E4A30" w:rsidRPr="00983917" w:rsidRDefault="003E4A30" w:rsidP="003E4A30">
            <w:pPr>
              <w:pStyle w:val="Table"/>
              <w:rPr>
                <w:rFonts w:ascii="Arial" w:hAnsi="Arial" w:cs="Arial"/>
                <w:color w:val="000000"/>
                <w:szCs w:val="22"/>
              </w:rPr>
            </w:pPr>
            <w:r>
              <w:rPr>
                <w:rFonts w:ascii="Arial" w:hAnsi="Arial" w:cs="Arial"/>
                <w:sz w:val="20"/>
                <w:szCs w:val="20"/>
              </w:rPr>
              <w:t>Evaluation Kit</w:t>
            </w:r>
          </w:p>
        </w:tc>
      </w:tr>
      <w:tr w:rsidR="003E4A30" w:rsidRPr="00983917" w14:paraId="701D1523" w14:textId="77777777" w:rsidTr="006314C7">
        <w:tc>
          <w:tcPr>
            <w:tcW w:w="1980" w:type="dxa"/>
            <w:vAlign w:val="bottom"/>
          </w:tcPr>
          <w:p w14:paraId="0796BBEF" w14:textId="3BB150B2" w:rsidR="003E4A30" w:rsidRPr="00983917" w:rsidRDefault="003E4A30" w:rsidP="003E4A30">
            <w:pPr>
              <w:pStyle w:val="Table"/>
              <w:rPr>
                <w:rFonts w:ascii="Arial" w:hAnsi="Arial" w:cs="Arial"/>
                <w:color w:val="000000"/>
                <w:szCs w:val="22"/>
              </w:rPr>
            </w:pPr>
            <w:r>
              <w:rPr>
                <w:rFonts w:ascii="Arial" w:hAnsi="Arial" w:cs="Arial"/>
                <w:sz w:val="20"/>
                <w:szCs w:val="20"/>
              </w:rPr>
              <w:t>FHD</w:t>
            </w:r>
          </w:p>
        </w:tc>
        <w:tc>
          <w:tcPr>
            <w:tcW w:w="7649" w:type="dxa"/>
            <w:vAlign w:val="bottom"/>
          </w:tcPr>
          <w:p w14:paraId="3CB46896" w14:textId="1C719036" w:rsidR="003E4A30" w:rsidRPr="00983917" w:rsidRDefault="003E4A30" w:rsidP="003E4A30">
            <w:pPr>
              <w:pStyle w:val="Table"/>
              <w:rPr>
                <w:rFonts w:ascii="Arial" w:hAnsi="Arial" w:cs="Arial"/>
                <w:color w:val="000000"/>
                <w:szCs w:val="22"/>
              </w:rPr>
            </w:pPr>
            <w:r>
              <w:rPr>
                <w:rFonts w:ascii="Arial" w:hAnsi="Arial" w:cs="Arial"/>
                <w:sz w:val="20"/>
                <w:szCs w:val="20"/>
              </w:rPr>
              <w:t>Full High Definition (1920×1080)</w:t>
            </w:r>
          </w:p>
        </w:tc>
      </w:tr>
      <w:tr w:rsidR="003E4A30" w:rsidRPr="00983917" w14:paraId="40232515" w14:textId="77777777" w:rsidTr="006314C7">
        <w:tc>
          <w:tcPr>
            <w:tcW w:w="1980" w:type="dxa"/>
            <w:vAlign w:val="bottom"/>
          </w:tcPr>
          <w:p w14:paraId="5E57DD89" w14:textId="4BB62F66" w:rsidR="003E4A30" w:rsidRPr="00983917" w:rsidRDefault="003E4A30" w:rsidP="003E4A30">
            <w:pPr>
              <w:pStyle w:val="Table"/>
              <w:rPr>
                <w:rFonts w:ascii="Arial" w:hAnsi="Arial" w:cs="Arial"/>
                <w:color w:val="000000"/>
                <w:szCs w:val="22"/>
              </w:rPr>
            </w:pPr>
            <w:r>
              <w:rPr>
                <w:rFonts w:ascii="Arial" w:hAnsi="Arial" w:cs="Arial"/>
                <w:sz w:val="20"/>
                <w:szCs w:val="20"/>
              </w:rPr>
              <w:t>FPS</w:t>
            </w:r>
          </w:p>
        </w:tc>
        <w:tc>
          <w:tcPr>
            <w:tcW w:w="7649" w:type="dxa"/>
            <w:vAlign w:val="bottom"/>
          </w:tcPr>
          <w:p w14:paraId="6BDAB373" w14:textId="27453658" w:rsidR="003E4A30" w:rsidRPr="00983917" w:rsidRDefault="003E4A30" w:rsidP="003E4A30">
            <w:pPr>
              <w:pStyle w:val="Table"/>
              <w:rPr>
                <w:rFonts w:ascii="Arial" w:hAnsi="Arial" w:cs="Arial"/>
                <w:color w:val="000000"/>
                <w:szCs w:val="22"/>
              </w:rPr>
            </w:pPr>
            <w:r>
              <w:rPr>
                <w:rFonts w:ascii="Arial" w:hAnsi="Arial" w:cs="Arial"/>
                <w:sz w:val="20"/>
                <w:szCs w:val="20"/>
              </w:rPr>
              <w:t>Frames Per Second</w:t>
            </w:r>
          </w:p>
        </w:tc>
      </w:tr>
      <w:tr w:rsidR="003E4A30" w:rsidRPr="00983917" w14:paraId="7821A198" w14:textId="77777777" w:rsidTr="006314C7">
        <w:tc>
          <w:tcPr>
            <w:tcW w:w="1980" w:type="dxa"/>
            <w:vAlign w:val="bottom"/>
          </w:tcPr>
          <w:p w14:paraId="1F527C75" w14:textId="2542A317" w:rsidR="003E4A30" w:rsidRPr="00983917" w:rsidRDefault="003E4A30" w:rsidP="003E4A30">
            <w:pPr>
              <w:pStyle w:val="Table"/>
              <w:rPr>
                <w:rFonts w:ascii="Arial" w:hAnsi="Arial" w:cs="Arial"/>
                <w:color w:val="000000"/>
                <w:szCs w:val="22"/>
              </w:rPr>
            </w:pPr>
            <w:r>
              <w:rPr>
                <w:rFonts w:ascii="Arial" w:hAnsi="Arial" w:cs="Arial"/>
                <w:sz w:val="20"/>
                <w:szCs w:val="20"/>
              </w:rPr>
              <w:t>FT</w:t>
            </w:r>
          </w:p>
        </w:tc>
        <w:tc>
          <w:tcPr>
            <w:tcW w:w="7649" w:type="dxa"/>
            <w:vAlign w:val="bottom"/>
          </w:tcPr>
          <w:p w14:paraId="3A7D6893" w14:textId="08776A06" w:rsidR="003E4A30" w:rsidRPr="00983917" w:rsidRDefault="003E4A30" w:rsidP="003E4A30">
            <w:pPr>
              <w:pStyle w:val="Table"/>
              <w:rPr>
                <w:rFonts w:ascii="Arial" w:hAnsi="Arial" w:cs="Arial"/>
                <w:color w:val="000000"/>
                <w:szCs w:val="22"/>
              </w:rPr>
            </w:pPr>
            <w:r>
              <w:rPr>
                <w:rFonts w:ascii="Arial" w:hAnsi="Arial" w:cs="Arial"/>
                <w:sz w:val="20"/>
                <w:szCs w:val="20"/>
              </w:rPr>
              <w:t>Final Test (Test Stage)</w:t>
            </w:r>
          </w:p>
        </w:tc>
      </w:tr>
      <w:tr w:rsidR="003E4A30" w:rsidRPr="00983917" w14:paraId="10C00522" w14:textId="77777777" w:rsidTr="006314C7">
        <w:tc>
          <w:tcPr>
            <w:tcW w:w="1980" w:type="dxa"/>
            <w:vAlign w:val="bottom"/>
          </w:tcPr>
          <w:p w14:paraId="3D414E63" w14:textId="682B124A" w:rsidR="003E4A30" w:rsidRPr="00983917" w:rsidRDefault="003E4A30" w:rsidP="003E4A30">
            <w:pPr>
              <w:pStyle w:val="Table"/>
              <w:rPr>
                <w:rFonts w:ascii="Arial" w:hAnsi="Arial" w:cs="Arial"/>
                <w:color w:val="000000"/>
                <w:szCs w:val="22"/>
              </w:rPr>
            </w:pPr>
            <w:r>
              <w:rPr>
                <w:rFonts w:ascii="Arial" w:hAnsi="Arial" w:cs="Arial"/>
                <w:sz w:val="20"/>
                <w:szCs w:val="20"/>
              </w:rPr>
              <w:t>GND</w:t>
            </w:r>
          </w:p>
        </w:tc>
        <w:tc>
          <w:tcPr>
            <w:tcW w:w="7649" w:type="dxa"/>
            <w:vAlign w:val="bottom"/>
          </w:tcPr>
          <w:p w14:paraId="0D6903B6" w14:textId="57697DDE" w:rsidR="003E4A30" w:rsidRPr="00983917" w:rsidRDefault="003E4A30" w:rsidP="003E4A30">
            <w:pPr>
              <w:pStyle w:val="Table"/>
              <w:rPr>
                <w:rFonts w:ascii="Arial" w:hAnsi="Arial" w:cs="Arial"/>
                <w:color w:val="000000"/>
                <w:szCs w:val="22"/>
              </w:rPr>
            </w:pPr>
            <w:r>
              <w:rPr>
                <w:rFonts w:ascii="Arial" w:hAnsi="Arial" w:cs="Arial"/>
                <w:sz w:val="20"/>
                <w:szCs w:val="20"/>
              </w:rPr>
              <w:t>Ground</w:t>
            </w:r>
          </w:p>
        </w:tc>
      </w:tr>
      <w:tr w:rsidR="003E4A30" w:rsidRPr="00983917" w14:paraId="058CF50B" w14:textId="77777777" w:rsidTr="006314C7">
        <w:tc>
          <w:tcPr>
            <w:tcW w:w="1980" w:type="dxa"/>
            <w:vAlign w:val="bottom"/>
          </w:tcPr>
          <w:p w14:paraId="0B905F8D" w14:textId="050E9773" w:rsidR="003E4A30" w:rsidRPr="00983917" w:rsidRDefault="003E4A30" w:rsidP="003E4A30">
            <w:pPr>
              <w:pStyle w:val="Table"/>
              <w:rPr>
                <w:rFonts w:ascii="Arial" w:hAnsi="Arial" w:cs="Arial"/>
                <w:color w:val="000000"/>
                <w:szCs w:val="22"/>
              </w:rPr>
            </w:pPr>
            <w:r>
              <w:rPr>
                <w:rFonts w:ascii="Arial" w:hAnsi="Arial" w:cs="Arial"/>
                <w:sz w:val="20"/>
                <w:szCs w:val="20"/>
              </w:rPr>
              <w:t>IMG</w:t>
            </w:r>
          </w:p>
        </w:tc>
        <w:tc>
          <w:tcPr>
            <w:tcW w:w="7649" w:type="dxa"/>
            <w:vAlign w:val="bottom"/>
          </w:tcPr>
          <w:p w14:paraId="3CAE4B56" w14:textId="1BD4DC8A" w:rsidR="003E4A30" w:rsidRPr="00983917" w:rsidRDefault="003E4A30" w:rsidP="003E4A30">
            <w:pPr>
              <w:pStyle w:val="Table"/>
              <w:rPr>
                <w:rFonts w:ascii="Arial" w:hAnsi="Arial" w:cs="Arial"/>
                <w:color w:val="000000"/>
                <w:szCs w:val="22"/>
              </w:rPr>
            </w:pPr>
            <w:r>
              <w:rPr>
                <w:rFonts w:ascii="Arial" w:hAnsi="Arial" w:cs="Arial"/>
                <w:sz w:val="20"/>
                <w:szCs w:val="20"/>
              </w:rPr>
              <w:t>Imager (Referring to the MAG-IMG IC)</w:t>
            </w:r>
          </w:p>
        </w:tc>
      </w:tr>
      <w:tr w:rsidR="003E4A30" w:rsidRPr="00983917" w14:paraId="22281CF4" w14:textId="77777777" w:rsidTr="006314C7">
        <w:tc>
          <w:tcPr>
            <w:tcW w:w="1980" w:type="dxa"/>
            <w:vAlign w:val="bottom"/>
          </w:tcPr>
          <w:p w14:paraId="0BA14F76" w14:textId="501D51BB" w:rsidR="003E4A30" w:rsidRPr="00983917" w:rsidRDefault="003E4A30" w:rsidP="003E4A30">
            <w:pPr>
              <w:pStyle w:val="Table"/>
              <w:rPr>
                <w:rFonts w:ascii="Arial" w:hAnsi="Arial" w:cs="Arial"/>
                <w:color w:val="000000"/>
                <w:szCs w:val="22"/>
              </w:rPr>
            </w:pPr>
            <w:r>
              <w:rPr>
                <w:rFonts w:ascii="Arial" w:hAnsi="Arial" w:cs="Arial"/>
                <w:sz w:val="20"/>
                <w:szCs w:val="20"/>
              </w:rPr>
              <w:t>LTL</w:t>
            </w:r>
          </w:p>
        </w:tc>
        <w:tc>
          <w:tcPr>
            <w:tcW w:w="7649" w:type="dxa"/>
            <w:vAlign w:val="bottom"/>
          </w:tcPr>
          <w:p w14:paraId="467218A4" w14:textId="0FD5443C" w:rsidR="003E4A30" w:rsidRPr="00983917" w:rsidRDefault="003E4A30" w:rsidP="003E4A30">
            <w:pPr>
              <w:pStyle w:val="Table"/>
              <w:rPr>
                <w:rFonts w:ascii="Arial" w:hAnsi="Arial" w:cs="Arial"/>
                <w:color w:val="000000"/>
                <w:szCs w:val="22"/>
              </w:rPr>
            </w:pPr>
            <w:r>
              <w:rPr>
                <w:rFonts w:ascii="Arial" w:hAnsi="Arial" w:cs="Arial"/>
                <w:sz w:val="20"/>
                <w:szCs w:val="20"/>
              </w:rPr>
              <w:t>Lower Test Limit</w:t>
            </w:r>
          </w:p>
        </w:tc>
      </w:tr>
      <w:tr w:rsidR="003E4A30" w:rsidRPr="00983917" w14:paraId="44B327C7" w14:textId="77777777" w:rsidTr="006314C7">
        <w:tc>
          <w:tcPr>
            <w:tcW w:w="1980" w:type="dxa"/>
            <w:vAlign w:val="bottom"/>
          </w:tcPr>
          <w:p w14:paraId="77EB7A27" w14:textId="03A76859" w:rsidR="003E4A30" w:rsidRPr="00983917" w:rsidRDefault="003E4A30" w:rsidP="003E4A30">
            <w:pPr>
              <w:pStyle w:val="Table"/>
              <w:rPr>
                <w:rFonts w:ascii="Arial" w:hAnsi="Arial" w:cs="Arial"/>
                <w:color w:val="000000"/>
                <w:szCs w:val="22"/>
              </w:rPr>
            </w:pPr>
            <w:r>
              <w:rPr>
                <w:rFonts w:ascii="Arial" w:hAnsi="Arial" w:cs="Arial"/>
                <w:sz w:val="20"/>
                <w:szCs w:val="20"/>
              </w:rPr>
              <w:t>MUX</w:t>
            </w:r>
          </w:p>
        </w:tc>
        <w:tc>
          <w:tcPr>
            <w:tcW w:w="7649" w:type="dxa"/>
            <w:vAlign w:val="bottom"/>
          </w:tcPr>
          <w:p w14:paraId="1FBA2F3E" w14:textId="485ADACD" w:rsidR="003E4A30" w:rsidRPr="00983917" w:rsidRDefault="003E4A30" w:rsidP="003E4A30">
            <w:pPr>
              <w:pStyle w:val="Table"/>
              <w:rPr>
                <w:rFonts w:ascii="Arial" w:hAnsi="Arial" w:cs="Arial"/>
                <w:color w:val="000000"/>
                <w:szCs w:val="22"/>
              </w:rPr>
            </w:pPr>
            <w:r>
              <w:rPr>
                <w:rFonts w:ascii="Arial" w:hAnsi="Arial" w:cs="Arial"/>
                <w:sz w:val="20"/>
                <w:szCs w:val="20"/>
              </w:rPr>
              <w:t>Multiplexer</w:t>
            </w:r>
          </w:p>
        </w:tc>
      </w:tr>
      <w:tr w:rsidR="003E4A30" w:rsidRPr="00983917" w14:paraId="7F0E258F" w14:textId="77777777" w:rsidTr="006314C7">
        <w:tc>
          <w:tcPr>
            <w:tcW w:w="1980" w:type="dxa"/>
            <w:vAlign w:val="bottom"/>
          </w:tcPr>
          <w:p w14:paraId="0093CE3F" w14:textId="6088B45A" w:rsidR="003E4A30" w:rsidRPr="00983917" w:rsidRDefault="003E4A30" w:rsidP="003E4A30">
            <w:pPr>
              <w:pStyle w:val="Table"/>
              <w:rPr>
                <w:rFonts w:ascii="Arial" w:hAnsi="Arial" w:cs="Arial"/>
                <w:color w:val="000000"/>
                <w:szCs w:val="22"/>
              </w:rPr>
            </w:pPr>
            <w:r>
              <w:rPr>
                <w:rFonts w:ascii="Arial" w:hAnsi="Arial" w:cs="Arial"/>
                <w:sz w:val="20"/>
                <w:szCs w:val="20"/>
              </w:rPr>
              <w:t>PSU</w:t>
            </w:r>
          </w:p>
        </w:tc>
        <w:tc>
          <w:tcPr>
            <w:tcW w:w="7649" w:type="dxa"/>
            <w:vAlign w:val="bottom"/>
          </w:tcPr>
          <w:p w14:paraId="415BEFDF" w14:textId="777BBE47" w:rsidR="003E4A30" w:rsidRPr="00983917" w:rsidRDefault="003E4A30" w:rsidP="003E4A30">
            <w:pPr>
              <w:pStyle w:val="Table"/>
              <w:rPr>
                <w:rFonts w:ascii="Arial" w:hAnsi="Arial" w:cs="Arial"/>
                <w:color w:val="000000"/>
                <w:szCs w:val="22"/>
              </w:rPr>
            </w:pPr>
            <w:r>
              <w:rPr>
                <w:rFonts w:ascii="Arial" w:hAnsi="Arial" w:cs="Arial"/>
                <w:sz w:val="20"/>
                <w:szCs w:val="20"/>
              </w:rPr>
              <w:t>Power Supply Unit</w:t>
            </w:r>
          </w:p>
        </w:tc>
      </w:tr>
      <w:tr w:rsidR="003E4A30" w:rsidRPr="00983917" w14:paraId="786C60F9" w14:textId="77777777" w:rsidTr="006314C7">
        <w:tc>
          <w:tcPr>
            <w:tcW w:w="1980" w:type="dxa"/>
            <w:vAlign w:val="bottom"/>
          </w:tcPr>
          <w:p w14:paraId="5CC3EBAA" w14:textId="613FA4F9" w:rsidR="003E4A30" w:rsidRPr="00983917" w:rsidRDefault="003E4A30" w:rsidP="003E4A30">
            <w:pPr>
              <w:pStyle w:val="Table"/>
              <w:rPr>
                <w:rFonts w:ascii="Arial" w:hAnsi="Arial" w:cs="Arial"/>
                <w:color w:val="000000"/>
                <w:szCs w:val="22"/>
              </w:rPr>
            </w:pPr>
            <w:r>
              <w:rPr>
                <w:rFonts w:ascii="Arial" w:hAnsi="Arial" w:cs="Arial"/>
                <w:sz w:val="20"/>
                <w:szCs w:val="20"/>
              </w:rPr>
              <w:t>PWM</w:t>
            </w:r>
          </w:p>
        </w:tc>
        <w:tc>
          <w:tcPr>
            <w:tcW w:w="7649" w:type="dxa"/>
            <w:vAlign w:val="bottom"/>
          </w:tcPr>
          <w:p w14:paraId="6334B764" w14:textId="61A8D5F9" w:rsidR="003E4A30" w:rsidRPr="00983917" w:rsidRDefault="003E4A30" w:rsidP="003E4A30">
            <w:pPr>
              <w:pStyle w:val="Table"/>
              <w:rPr>
                <w:rFonts w:ascii="Arial" w:hAnsi="Arial" w:cs="Arial"/>
                <w:color w:val="000000"/>
                <w:szCs w:val="22"/>
              </w:rPr>
            </w:pPr>
            <w:r>
              <w:rPr>
                <w:rFonts w:ascii="Arial" w:hAnsi="Arial" w:cs="Arial"/>
                <w:sz w:val="20"/>
                <w:szCs w:val="20"/>
              </w:rPr>
              <w:t>Pulse Width Modulation</w:t>
            </w:r>
          </w:p>
        </w:tc>
      </w:tr>
      <w:tr w:rsidR="003E4A30" w:rsidRPr="00983917" w14:paraId="720E642B" w14:textId="77777777" w:rsidTr="006314C7">
        <w:tc>
          <w:tcPr>
            <w:tcW w:w="1980" w:type="dxa"/>
            <w:vAlign w:val="bottom"/>
          </w:tcPr>
          <w:p w14:paraId="70D13501" w14:textId="2525926B" w:rsidR="003E4A30" w:rsidRPr="00983917" w:rsidRDefault="003E4A30" w:rsidP="003E4A30">
            <w:pPr>
              <w:pStyle w:val="Table"/>
              <w:rPr>
                <w:rFonts w:ascii="Arial" w:hAnsi="Arial" w:cs="Arial"/>
                <w:color w:val="000000"/>
                <w:szCs w:val="22"/>
              </w:rPr>
            </w:pPr>
            <w:r>
              <w:rPr>
                <w:rFonts w:ascii="Arial" w:hAnsi="Arial" w:cs="Arial"/>
                <w:sz w:val="20"/>
                <w:szCs w:val="20"/>
              </w:rPr>
              <w:t>RT</w:t>
            </w:r>
          </w:p>
        </w:tc>
        <w:tc>
          <w:tcPr>
            <w:tcW w:w="7649" w:type="dxa"/>
            <w:vAlign w:val="bottom"/>
          </w:tcPr>
          <w:p w14:paraId="24EB4DA4" w14:textId="35AA5EEE" w:rsidR="003E4A30" w:rsidRPr="00983917" w:rsidRDefault="003E4A30" w:rsidP="003E4A30">
            <w:pPr>
              <w:pStyle w:val="Table"/>
              <w:rPr>
                <w:rFonts w:ascii="Arial" w:hAnsi="Arial" w:cs="Arial"/>
                <w:color w:val="000000"/>
                <w:szCs w:val="22"/>
              </w:rPr>
            </w:pPr>
            <w:r>
              <w:rPr>
                <w:rFonts w:ascii="Arial" w:hAnsi="Arial" w:cs="Arial"/>
                <w:sz w:val="20"/>
                <w:szCs w:val="20"/>
              </w:rPr>
              <w:t xml:space="preserve">Room Temperature </w:t>
            </w:r>
          </w:p>
        </w:tc>
      </w:tr>
      <w:tr w:rsidR="003E4A30" w:rsidRPr="00983917" w14:paraId="53A582DE" w14:textId="77777777" w:rsidTr="006314C7">
        <w:tc>
          <w:tcPr>
            <w:tcW w:w="1980" w:type="dxa"/>
            <w:vAlign w:val="bottom"/>
          </w:tcPr>
          <w:p w14:paraId="5BB86D9B" w14:textId="0DFB5329" w:rsidR="003E4A30" w:rsidRPr="00983917" w:rsidRDefault="003E4A30" w:rsidP="003E4A30">
            <w:pPr>
              <w:pStyle w:val="Table"/>
              <w:rPr>
                <w:rFonts w:ascii="Arial" w:hAnsi="Arial" w:cs="Arial"/>
                <w:color w:val="000000"/>
                <w:szCs w:val="22"/>
              </w:rPr>
            </w:pPr>
            <w:r>
              <w:rPr>
                <w:rFonts w:ascii="Arial" w:hAnsi="Arial" w:cs="Arial"/>
                <w:sz w:val="20"/>
                <w:szCs w:val="20"/>
              </w:rPr>
              <w:t>SPI</w:t>
            </w:r>
          </w:p>
        </w:tc>
        <w:tc>
          <w:tcPr>
            <w:tcW w:w="7649" w:type="dxa"/>
            <w:vAlign w:val="bottom"/>
          </w:tcPr>
          <w:p w14:paraId="4D51BBFC" w14:textId="7DB21758" w:rsidR="003E4A30" w:rsidRPr="00983917" w:rsidRDefault="003E4A30" w:rsidP="003E4A30">
            <w:pPr>
              <w:pStyle w:val="Table"/>
              <w:rPr>
                <w:rFonts w:ascii="Arial" w:hAnsi="Arial" w:cs="Arial"/>
                <w:color w:val="000000"/>
                <w:szCs w:val="22"/>
              </w:rPr>
            </w:pPr>
            <w:r>
              <w:rPr>
                <w:rFonts w:ascii="Arial" w:hAnsi="Arial" w:cs="Arial"/>
                <w:sz w:val="20"/>
                <w:szCs w:val="20"/>
              </w:rPr>
              <w:t>Serial Peripheral Interface</w:t>
            </w:r>
          </w:p>
        </w:tc>
      </w:tr>
      <w:tr w:rsidR="003E4A30" w:rsidRPr="00983917" w14:paraId="04D387C9" w14:textId="77777777" w:rsidTr="006314C7">
        <w:tc>
          <w:tcPr>
            <w:tcW w:w="1980" w:type="dxa"/>
            <w:vAlign w:val="bottom"/>
          </w:tcPr>
          <w:p w14:paraId="0F9A7410" w14:textId="343687CD" w:rsidR="003E4A30" w:rsidRPr="00983917" w:rsidRDefault="003E4A30" w:rsidP="003E4A30">
            <w:pPr>
              <w:pStyle w:val="Table"/>
              <w:rPr>
                <w:rFonts w:ascii="Arial" w:hAnsi="Arial" w:cs="Arial"/>
                <w:color w:val="000000"/>
                <w:szCs w:val="22"/>
              </w:rPr>
            </w:pPr>
            <w:r>
              <w:rPr>
                <w:rFonts w:ascii="Arial" w:hAnsi="Arial" w:cs="Arial"/>
                <w:sz w:val="20"/>
                <w:szCs w:val="20"/>
              </w:rPr>
              <w:t>TPG</w:t>
            </w:r>
          </w:p>
        </w:tc>
        <w:tc>
          <w:tcPr>
            <w:tcW w:w="7649" w:type="dxa"/>
            <w:vAlign w:val="bottom"/>
          </w:tcPr>
          <w:p w14:paraId="3363557E" w14:textId="2B048EA1" w:rsidR="003E4A30" w:rsidRPr="00983917" w:rsidRDefault="003E4A30" w:rsidP="003E4A30">
            <w:pPr>
              <w:pStyle w:val="Table"/>
              <w:rPr>
                <w:rFonts w:ascii="Arial" w:hAnsi="Arial" w:cs="Arial"/>
                <w:color w:val="000000"/>
                <w:szCs w:val="22"/>
              </w:rPr>
            </w:pPr>
            <w:r>
              <w:rPr>
                <w:rFonts w:ascii="Arial" w:hAnsi="Arial" w:cs="Arial"/>
                <w:sz w:val="20"/>
                <w:szCs w:val="20"/>
              </w:rPr>
              <w:t>Test Pattern Generator</w:t>
            </w:r>
          </w:p>
        </w:tc>
      </w:tr>
      <w:tr w:rsidR="003E4A30" w:rsidRPr="00983917" w14:paraId="1D31DA4D" w14:textId="77777777" w:rsidTr="006314C7">
        <w:tc>
          <w:tcPr>
            <w:tcW w:w="1980" w:type="dxa"/>
            <w:vAlign w:val="bottom"/>
          </w:tcPr>
          <w:p w14:paraId="420CE8A9" w14:textId="68E07114" w:rsidR="003E4A30" w:rsidRPr="00983917" w:rsidRDefault="003E4A30" w:rsidP="003E4A30">
            <w:pPr>
              <w:pStyle w:val="Table"/>
              <w:rPr>
                <w:rFonts w:ascii="Arial" w:hAnsi="Arial" w:cs="Arial"/>
                <w:color w:val="000000"/>
                <w:szCs w:val="22"/>
              </w:rPr>
            </w:pPr>
            <w:r>
              <w:rPr>
                <w:rFonts w:ascii="Arial" w:hAnsi="Arial" w:cs="Arial"/>
                <w:sz w:val="20"/>
                <w:szCs w:val="20"/>
              </w:rPr>
              <w:t>TRR</w:t>
            </w:r>
          </w:p>
        </w:tc>
        <w:tc>
          <w:tcPr>
            <w:tcW w:w="7649" w:type="dxa"/>
            <w:vAlign w:val="bottom"/>
          </w:tcPr>
          <w:p w14:paraId="04466F8B" w14:textId="055F0E1F" w:rsidR="003E4A30" w:rsidRPr="00983917" w:rsidRDefault="003E4A30" w:rsidP="003E4A30">
            <w:pPr>
              <w:pStyle w:val="Table"/>
              <w:rPr>
                <w:rFonts w:ascii="Arial" w:hAnsi="Arial" w:cs="Arial"/>
                <w:color w:val="000000"/>
                <w:szCs w:val="22"/>
              </w:rPr>
            </w:pPr>
            <w:r>
              <w:rPr>
                <w:rFonts w:ascii="Arial" w:hAnsi="Arial" w:cs="Arial"/>
                <w:sz w:val="20"/>
                <w:szCs w:val="20"/>
              </w:rPr>
              <w:t>Test Readiness Review</w:t>
            </w:r>
          </w:p>
        </w:tc>
      </w:tr>
      <w:tr w:rsidR="003E4A30" w:rsidRPr="00983917" w14:paraId="03FB0F3E" w14:textId="77777777" w:rsidTr="006314C7">
        <w:tc>
          <w:tcPr>
            <w:tcW w:w="1980" w:type="dxa"/>
            <w:vAlign w:val="bottom"/>
          </w:tcPr>
          <w:p w14:paraId="64C538A3" w14:textId="2AAD666C" w:rsidR="003E4A30" w:rsidRPr="00983917" w:rsidRDefault="003E4A30" w:rsidP="003E4A30">
            <w:pPr>
              <w:pStyle w:val="Table"/>
              <w:rPr>
                <w:rFonts w:ascii="Arial" w:hAnsi="Arial" w:cs="Arial"/>
                <w:color w:val="000000"/>
                <w:szCs w:val="22"/>
              </w:rPr>
            </w:pPr>
            <w:r>
              <w:rPr>
                <w:rFonts w:ascii="Arial" w:hAnsi="Arial" w:cs="Arial"/>
                <w:sz w:val="20"/>
                <w:szCs w:val="20"/>
              </w:rPr>
              <w:t>UTL</w:t>
            </w:r>
          </w:p>
        </w:tc>
        <w:tc>
          <w:tcPr>
            <w:tcW w:w="7649" w:type="dxa"/>
            <w:vAlign w:val="bottom"/>
          </w:tcPr>
          <w:p w14:paraId="7D1AB0BC" w14:textId="593F08B0" w:rsidR="003E4A30" w:rsidRPr="00983917" w:rsidRDefault="003E4A30" w:rsidP="003E4A30">
            <w:pPr>
              <w:pStyle w:val="Table"/>
              <w:rPr>
                <w:rFonts w:ascii="Arial" w:hAnsi="Arial" w:cs="Arial"/>
                <w:color w:val="000000"/>
                <w:szCs w:val="22"/>
              </w:rPr>
            </w:pPr>
            <w:r>
              <w:rPr>
                <w:rFonts w:ascii="Arial" w:hAnsi="Arial" w:cs="Arial"/>
                <w:sz w:val="20"/>
                <w:szCs w:val="20"/>
              </w:rPr>
              <w:t>Upper Test Limit</w:t>
            </w:r>
          </w:p>
        </w:tc>
      </w:tr>
      <w:tr w:rsidR="003E4A30" w:rsidRPr="00983917" w14:paraId="2AA229FE" w14:textId="77777777" w:rsidTr="006314C7">
        <w:tc>
          <w:tcPr>
            <w:tcW w:w="1980" w:type="dxa"/>
            <w:vAlign w:val="bottom"/>
          </w:tcPr>
          <w:p w14:paraId="51846336" w14:textId="623D1E67" w:rsidR="003E4A30" w:rsidRPr="00983917" w:rsidRDefault="003E4A30" w:rsidP="003E4A30">
            <w:pPr>
              <w:pStyle w:val="Table"/>
              <w:rPr>
                <w:rFonts w:ascii="Arial" w:hAnsi="Arial" w:cs="Arial"/>
                <w:color w:val="000000"/>
                <w:szCs w:val="22"/>
              </w:rPr>
            </w:pPr>
            <w:r>
              <w:rPr>
                <w:rFonts w:ascii="Arial" w:hAnsi="Arial" w:cs="Arial"/>
                <w:sz w:val="20"/>
                <w:szCs w:val="20"/>
              </w:rPr>
              <w:t>VDD_IN</w:t>
            </w:r>
          </w:p>
        </w:tc>
        <w:tc>
          <w:tcPr>
            <w:tcW w:w="7649" w:type="dxa"/>
            <w:vAlign w:val="bottom"/>
          </w:tcPr>
          <w:p w14:paraId="5EDEF677" w14:textId="5DC446C8" w:rsidR="003E4A30" w:rsidRPr="00983917" w:rsidRDefault="003E4A30" w:rsidP="003E4A30">
            <w:pPr>
              <w:pStyle w:val="Table"/>
              <w:rPr>
                <w:rFonts w:ascii="Arial" w:hAnsi="Arial" w:cs="Arial"/>
                <w:color w:val="000000"/>
                <w:szCs w:val="22"/>
              </w:rPr>
            </w:pPr>
            <w:r>
              <w:rPr>
                <w:rFonts w:ascii="Arial" w:hAnsi="Arial" w:cs="Arial"/>
                <w:sz w:val="20"/>
                <w:szCs w:val="20"/>
              </w:rPr>
              <w:t>Input Supply Voltage</w:t>
            </w:r>
          </w:p>
        </w:tc>
      </w:tr>
      <w:tr w:rsidR="003E4A30" w:rsidRPr="00983917" w14:paraId="5C747B38" w14:textId="77777777" w:rsidTr="006314C7">
        <w:tc>
          <w:tcPr>
            <w:tcW w:w="1980" w:type="dxa"/>
            <w:vAlign w:val="bottom"/>
          </w:tcPr>
          <w:p w14:paraId="2A31CB4B" w14:textId="4DDC600A" w:rsidR="003E4A30" w:rsidRPr="00983917" w:rsidRDefault="003E4A30" w:rsidP="003E4A30">
            <w:pPr>
              <w:pStyle w:val="Table"/>
              <w:rPr>
                <w:rFonts w:ascii="Arial" w:hAnsi="Arial" w:cs="Arial"/>
                <w:color w:val="000000"/>
                <w:szCs w:val="22"/>
              </w:rPr>
            </w:pPr>
            <w:r>
              <w:rPr>
                <w:rFonts w:ascii="Arial" w:hAnsi="Arial" w:cs="Arial"/>
                <w:sz w:val="20"/>
                <w:szCs w:val="20"/>
              </w:rPr>
              <w:t>VER</w:t>
            </w:r>
          </w:p>
        </w:tc>
        <w:tc>
          <w:tcPr>
            <w:tcW w:w="7649" w:type="dxa"/>
            <w:vAlign w:val="bottom"/>
          </w:tcPr>
          <w:p w14:paraId="5350C3CD" w14:textId="1A5D435D" w:rsidR="003E4A30" w:rsidRPr="00983917" w:rsidRDefault="003E4A30" w:rsidP="003E4A30">
            <w:pPr>
              <w:pStyle w:val="Table"/>
              <w:rPr>
                <w:rFonts w:ascii="Arial" w:hAnsi="Arial" w:cs="Arial"/>
                <w:color w:val="000000"/>
                <w:szCs w:val="22"/>
              </w:rPr>
            </w:pPr>
            <w:r>
              <w:rPr>
                <w:rFonts w:ascii="Arial" w:hAnsi="Arial" w:cs="Arial"/>
                <w:sz w:val="20"/>
                <w:szCs w:val="20"/>
              </w:rPr>
              <w:t>Functional Verification (Test Stage)</w:t>
            </w:r>
          </w:p>
        </w:tc>
      </w:tr>
      <w:tr w:rsidR="003E4A30" w:rsidRPr="00983917" w14:paraId="6E538A93" w14:textId="77777777" w:rsidTr="006314C7">
        <w:tc>
          <w:tcPr>
            <w:tcW w:w="1980" w:type="dxa"/>
            <w:vAlign w:val="bottom"/>
          </w:tcPr>
          <w:p w14:paraId="37E8AAA0" w14:textId="06EE1790" w:rsidR="003E4A30" w:rsidRPr="00983917" w:rsidRDefault="003E4A30" w:rsidP="003E4A30">
            <w:pPr>
              <w:pStyle w:val="Table"/>
              <w:rPr>
                <w:rFonts w:ascii="Arial" w:hAnsi="Arial" w:cs="Arial"/>
                <w:color w:val="000000"/>
                <w:szCs w:val="22"/>
              </w:rPr>
            </w:pPr>
            <w:r>
              <w:rPr>
                <w:rFonts w:ascii="Arial" w:hAnsi="Arial" w:cs="Arial"/>
                <w:sz w:val="20"/>
                <w:szCs w:val="20"/>
              </w:rPr>
              <w:t>VI</w:t>
            </w:r>
          </w:p>
        </w:tc>
        <w:tc>
          <w:tcPr>
            <w:tcW w:w="7649" w:type="dxa"/>
            <w:vAlign w:val="bottom"/>
          </w:tcPr>
          <w:p w14:paraId="73E68A46" w14:textId="770A9B71" w:rsidR="003E4A30" w:rsidRPr="00983917" w:rsidRDefault="003E4A30" w:rsidP="003E4A30">
            <w:pPr>
              <w:pStyle w:val="Table"/>
              <w:rPr>
                <w:rFonts w:ascii="Arial" w:hAnsi="Arial" w:cs="Arial"/>
                <w:color w:val="000000"/>
                <w:szCs w:val="22"/>
              </w:rPr>
            </w:pPr>
            <w:r>
              <w:rPr>
                <w:rFonts w:ascii="Arial" w:hAnsi="Arial" w:cs="Arial"/>
                <w:sz w:val="20"/>
                <w:szCs w:val="20"/>
              </w:rPr>
              <w:t>Visual Inspection (Test Stage)</w:t>
            </w:r>
          </w:p>
        </w:tc>
      </w:tr>
      <w:tr w:rsidR="003E4A30" w:rsidRPr="00983917" w14:paraId="3AD79471" w14:textId="77777777" w:rsidTr="006314C7">
        <w:tc>
          <w:tcPr>
            <w:tcW w:w="1980" w:type="dxa"/>
            <w:vAlign w:val="bottom"/>
          </w:tcPr>
          <w:p w14:paraId="15F82004" w14:textId="6CFA3DBA" w:rsidR="003E4A30" w:rsidRPr="00983917" w:rsidRDefault="003E4A30" w:rsidP="003E4A30">
            <w:pPr>
              <w:pStyle w:val="Table"/>
              <w:rPr>
                <w:rFonts w:ascii="Arial" w:hAnsi="Arial" w:cs="Arial"/>
                <w:color w:val="000000"/>
                <w:szCs w:val="22"/>
              </w:rPr>
            </w:pPr>
            <w:r>
              <w:rPr>
                <w:rFonts w:ascii="Arial" w:hAnsi="Arial" w:cs="Arial"/>
                <w:sz w:val="20"/>
                <w:szCs w:val="20"/>
              </w:rPr>
              <w:t>VGA</w:t>
            </w:r>
          </w:p>
        </w:tc>
        <w:tc>
          <w:tcPr>
            <w:tcW w:w="7649" w:type="dxa"/>
            <w:vAlign w:val="bottom"/>
          </w:tcPr>
          <w:p w14:paraId="6AF1019B" w14:textId="571EF630" w:rsidR="003E4A30" w:rsidRPr="00983917" w:rsidRDefault="003E4A30" w:rsidP="003E4A30">
            <w:pPr>
              <w:pStyle w:val="Table"/>
              <w:rPr>
                <w:rFonts w:ascii="Arial" w:hAnsi="Arial" w:cs="Arial"/>
                <w:color w:val="000000"/>
                <w:szCs w:val="22"/>
              </w:rPr>
            </w:pPr>
            <w:r>
              <w:rPr>
                <w:rFonts w:ascii="Arial" w:hAnsi="Arial" w:cs="Arial"/>
                <w:sz w:val="20"/>
                <w:szCs w:val="20"/>
              </w:rPr>
              <w:t>Video Graphics Array (640×480)</w:t>
            </w:r>
          </w:p>
        </w:tc>
      </w:tr>
      <w:tr w:rsidR="003E4A30" w:rsidRPr="00983917" w14:paraId="450E84C7" w14:textId="77777777" w:rsidTr="006314C7">
        <w:tc>
          <w:tcPr>
            <w:tcW w:w="1980" w:type="dxa"/>
            <w:vAlign w:val="bottom"/>
          </w:tcPr>
          <w:p w14:paraId="7B6673B6" w14:textId="59D785BF" w:rsidR="003E4A30" w:rsidRPr="00983917" w:rsidRDefault="003E4A30" w:rsidP="003E4A30">
            <w:pPr>
              <w:pStyle w:val="Table"/>
              <w:rPr>
                <w:rFonts w:ascii="Arial" w:hAnsi="Arial" w:cs="Arial"/>
                <w:color w:val="000000"/>
                <w:szCs w:val="22"/>
              </w:rPr>
            </w:pPr>
            <w:r>
              <w:rPr>
                <w:rFonts w:ascii="Arial" w:hAnsi="Arial" w:cs="Arial"/>
                <w:sz w:val="20"/>
                <w:szCs w:val="20"/>
              </w:rPr>
              <w:t>Vnom</w:t>
            </w:r>
          </w:p>
        </w:tc>
        <w:tc>
          <w:tcPr>
            <w:tcW w:w="7649" w:type="dxa"/>
            <w:vAlign w:val="bottom"/>
          </w:tcPr>
          <w:p w14:paraId="247203F5" w14:textId="0CBEFBC4" w:rsidR="003E4A30" w:rsidRPr="00983917" w:rsidRDefault="003E4A30" w:rsidP="003E4A30">
            <w:pPr>
              <w:pStyle w:val="Table"/>
              <w:rPr>
                <w:rFonts w:ascii="Arial" w:hAnsi="Arial" w:cs="Arial"/>
                <w:color w:val="000000"/>
                <w:szCs w:val="22"/>
              </w:rPr>
            </w:pPr>
            <w:r>
              <w:rPr>
                <w:rFonts w:ascii="Arial" w:hAnsi="Arial" w:cs="Arial"/>
                <w:sz w:val="20"/>
                <w:szCs w:val="20"/>
              </w:rPr>
              <w:t xml:space="preserve">Nominal Voltage </w:t>
            </w:r>
          </w:p>
        </w:tc>
      </w:tr>
      <w:tr w:rsidR="003E4A30" w:rsidRPr="00983917" w14:paraId="210DA7C3" w14:textId="77777777" w:rsidTr="006314C7">
        <w:tc>
          <w:tcPr>
            <w:tcW w:w="1980" w:type="dxa"/>
            <w:vAlign w:val="bottom"/>
          </w:tcPr>
          <w:p w14:paraId="121CA3ED" w14:textId="082DCF13" w:rsidR="003E4A30" w:rsidRPr="00983917" w:rsidRDefault="003E4A30" w:rsidP="003E4A30">
            <w:pPr>
              <w:pStyle w:val="Table"/>
              <w:rPr>
                <w:rFonts w:ascii="Arial" w:hAnsi="Arial" w:cs="Arial"/>
                <w:color w:val="000000"/>
                <w:szCs w:val="22"/>
              </w:rPr>
            </w:pPr>
            <w:r>
              <w:rPr>
                <w:rFonts w:ascii="Arial" w:hAnsi="Arial" w:cs="Arial"/>
                <w:sz w:val="20"/>
                <w:szCs w:val="20"/>
              </w:rPr>
              <w:t>Vmin</w:t>
            </w:r>
          </w:p>
        </w:tc>
        <w:tc>
          <w:tcPr>
            <w:tcW w:w="7649" w:type="dxa"/>
            <w:vAlign w:val="bottom"/>
          </w:tcPr>
          <w:p w14:paraId="6FC98559" w14:textId="33BE9221" w:rsidR="003E4A30" w:rsidRPr="00983917" w:rsidRDefault="003E4A30" w:rsidP="003E4A30">
            <w:pPr>
              <w:pStyle w:val="Table"/>
              <w:rPr>
                <w:rFonts w:ascii="Arial" w:hAnsi="Arial" w:cs="Arial"/>
                <w:color w:val="000000"/>
                <w:szCs w:val="22"/>
              </w:rPr>
            </w:pPr>
            <w:r>
              <w:rPr>
                <w:rFonts w:ascii="Arial" w:hAnsi="Arial" w:cs="Arial"/>
                <w:sz w:val="20"/>
                <w:szCs w:val="20"/>
              </w:rPr>
              <w:t xml:space="preserve">Minimal Voltage </w:t>
            </w:r>
          </w:p>
        </w:tc>
      </w:tr>
      <w:tr w:rsidR="003E4A30" w:rsidRPr="00983917" w14:paraId="0EB14DAB" w14:textId="77777777" w:rsidTr="006314C7">
        <w:tc>
          <w:tcPr>
            <w:tcW w:w="1980" w:type="dxa"/>
            <w:vAlign w:val="bottom"/>
          </w:tcPr>
          <w:p w14:paraId="23E9A435" w14:textId="6FAC82E1" w:rsidR="003E4A30" w:rsidRPr="00983917" w:rsidRDefault="003E4A30" w:rsidP="003E4A30">
            <w:pPr>
              <w:pStyle w:val="Table"/>
              <w:rPr>
                <w:rFonts w:ascii="Arial" w:hAnsi="Arial" w:cs="Arial"/>
                <w:color w:val="000000"/>
                <w:szCs w:val="22"/>
              </w:rPr>
            </w:pPr>
            <w:r>
              <w:rPr>
                <w:rFonts w:ascii="Arial" w:hAnsi="Arial" w:cs="Arial"/>
                <w:sz w:val="20"/>
                <w:szCs w:val="20"/>
              </w:rPr>
              <w:t>Vmax</w:t>
            </w:r>
          </w:p>
        </w:tc>
        <w:tc>
          <w:tcPr>
            <w:tcW w:w="7649" w:type="dxa"/>
            <w:vAlign w:val="bottom"/>
          </w:tcPr>
          <w:p w14:paraId="554D39DA" w14:textId="4DEBE080" w:rsidR="003E4A30" w:rsidRPr="00983917" w:rsidRDefault="003E4A30" w:rsidP="003E4A30">
            <w:pPr>
              <w:pStyle w:val="Table"/>
              <w:rPr>
                <w:rFonts w:ascii="Arial" w:hAnsi="Arial" w:cs="Arial"/>
                <w:color w:val="000000"/>
                <w:szCs w:val="22"/>
              </w:rPr>
            </w:pPr>
            <w:r>
              <w:rPr>
                <w:rFonts w:ascii="Arial" w:hAnsi="Arial" w:cs="Arial"/>
                <w:sz w:val="20"/>
                <w:szCs w:val="20"/>
              </w:rPr>
              <w:t xml:space="preserve">Maximal Voltage </w:t>
            </w:r>
          </w:p>
        </w:tc>
      </w:tr>
    </w:tbl>
    <w:p w14:paraId="6EC58B23" w14:textId="77777777" w:rsidR="000A643C" w:rsidRDefault="000A643C" w:rsidP="00B3402D"/>
    <w:p w14:paraId="2BF16FCB" w14:textId="77777777" w:rsidR="000A643C" w:rsidRDefault="000A643C" w:rsidP="00B3402D"/>
    <w:p w14:paraId="723896BA" w14:textId="77777777" w:rsidR="000A643C" w:rsidRDefault="000A643C" w:rsidP="00B3402D"/>
    <w:p w14:paraId="693AE765" w14:textId="77777777" w:rsidR="000A643C" w:rsidRDefault="000A643C" w:rsidP="00B3402D"/>
    <w:p w14:paraId="159CE31C" w14:textId="77777777" w:rsidR="000A643C" w:rsidRDefault="000A643C" w:rsidP="00B3402D"/>
    <w:p w14:paraId="1B11DDB8" w14:textId="77777777" w:rsidR="000A643C" w:rsidRDefault="000A643C" w:rsidP="00B3402D"/>
    <w:p w14:paraId="4BC05B3F" w14:textId="77777777" w:rsidR="000A643C" w:rsidRDefault="000A643C" w:rsidP="00B3402D"/>
    <w:p w14:paraId="2A835ADF" w14:textId="477FB739" w:rsidR="000A643C" w:rsidRDefault="000A643C" w:rsidP="005B39FA">
      <w:pPr>
        <w:pStyle w:val="Appendix1"/>
      </w:pPr>
      <w:bookmarkStart w:id="248" w:name="_Ref210983268"/>
      <w:bookmarkStart w:id="249" w:name="_Toc211000609"/>
      <w:r>
        <w:lastRenderedPageBreak/>
        <w:t xml:space="preserve">MAG-CXP IC </w:t>
      </w:r>
      <w:r w:rsidR="00AF76E3">
        <w:t>Iniatilze SPI and Clock code snippet</w:t>
      </w:r>
      <w:bookmarkEnd w:id="248"/>
      <w:bookmarkEnd w:id="249"/>
    </w:p>
    <w:p w14:paraId="4AF2193D"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250"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251" w:author="Jelle Van Rethy" w:date="2025-10-14T13:28:00Z" w16du:dateUtc="2025-10-14T11:28:00Z">
            <w:rPr>
              <w:rFonts w:ascii="Consolas" w:hAnsi="Consolas" w:cs="Courier New"/>
              <w:sz w:val="17"/>
              <w:szCs w:val="17"/>
            </w:rPr>
          </w:rPrChange>
        </w:rPr>
        <w:t xml:space="preserve"> 1. </w:t>
      </w:r>
      <w:r w:rsidRPr="0008420E">
        <w:rPr>
          <w:rFonts w:ascii="Consolas" w:hAnsi="Consolas" w:cs="Courier New"/>
          <w:color w:val="880000"/>
          <w:sz w:val="17"/>
          <w:szCs w:val="17"/>
          <w:lang w:val="en-US"/>
          <w:rPrChange w:id="252" w:author="Jelle Van Rethy" w:date="2025-10-14T13:28:00Z" w16du:dateUtc="2025-10-14T11:28:00Z">
            <w:rPr>
              <w:rFonts w:ascii="Consolas" w:hAnsi="Consolas" w:cs="Courier New"/>
              <w:color w:val="880000"/>
              <w:sz w:val="17"/>
              <w:szCs w:val="17"/>
            </w:rPr>
          </w:rPrChange>
        </w:rPr>
        <w:t># region configure the spi block</w:t>
      </w:r>
    </w:p>
    <w:p w14:paraId="44BF17A5"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253"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254" w:author="Jelle Van Rethy" w:date="2025-10-14T13:28:00Z" w16du:dateUtc="2025-10-14T11:28:00Z">
            <w:rPr>
              <w:rFonts w:ascii="Consolas" w:hAnsi="Consolas" w:cs="Courier New"/>
              <w:sz w:val="17"/>
              <w:szCs w:val="17"/>
            </w:rPr>
          </w:rPrChange>
        </w:rPr>
        <w:t xml:space="preserve"> 2. </w:t>
      </w:r>
      <w:r w:rsidRPr="0008420E">
        <w:rPr>
          <w:rFonts w:ascii="Consolas" w:hAnsi="Consolas" w:cs="Courier New"/>
          <w:color w:val="000088"/>
          <w:sz w:val="17"/>
          <w:szCs w:val="17"/>
          <w:lang w:val="en-US"/>
          <w:rPrChange w:id="255" w:author="Jelle Van Rethy" w:date="2025-10-14T13:28:00Z" w16du:dateUtc="2025-10-14T11:28:00Z">
            <w:rPr>
              <w:rFonts w:ascii="Consolas" w:hAnsi="Consolas" w:cs="Courier New"/>
              <w:color w:val="000088"/>
              <w:sz w:val="17"/>
              <w:szCs w:val="17"/>
            </w:rPr>
          </w:rPrChange>
        </w:rPr>
        <w:t>self</w:t>
      </w:r>
      <w:r w:rsidRPr="0008420E">
        <w:rPr>
          <w:rFonts w:ascii="Consolas" w:hAnsi="Consolas" w:cs="Courier New"/>
          <w:color w:val="666600"/>
          <w:sz w:val="17"/>
          <w:szCs w:val="17"/>
          <w:lang w:val="en-US"/>
          <w:rPrChange w:id="256"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257" w:author="Jelle Van Rethy" w:date="2025-10-14T13:28:00Z" w16du:dateUtc="2025-10-14T11:28:00Z">
            <w:rPr>
              <w:rFonts w:ascii="Consolas" w:hAnsi="Consolas" w:cs="Courier New"/>
              <w:color w:val="000000"/>
              <w:sz w:val="17"/>
              <w:szCs w:val="17"/>
            </w:rPr>
          </w:rPrChange>
        </w:rPr>
        <w:t>set_digitizer_feature</w:t>
      </w:r>
      <w:r w:rsidRPr="0008420E">
        <w:rPr>
          <w:rFonts w:ascii="Consolas" w:hAnsi="Consolas" w:cs="Courier New"/>
          <w:color w:val="666600"/>
          <w:sz w:val="17"/>
          <w:szCs w:val="17"/>
          <w:lang w:val="en-US"/>
          <w:rPrChange w:id="258"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8800"/>
          <w:sz w:val="17"/>
          <w:szCs w:val="17"/>
          <w:lang w:val="en-US"/>
          <w:rPrChange w:id="259" w:author="Jelle Van Rethy" w:date="2025-10-14T13:28:00Z" w16du:dateUtc="2025-10-14T11:28:00Z">
            <w:rPr>
              <w:rFonts w:ascii="Consolas" w:hAnsi="Consolas" w:cs="Courier New"/>
              <w:color w:val="008800"/>
              <w:sz w:val="17"/>
              <w:szCs w:val="17"/>
            </w:rPr>
          </w:rPrChange>
        </w:rPr>
        <w:t>"PROX_VendorUniqueSPIGPIO_spi_enable"</w:t>
      </w:r>
      <w:r w:rsidRPr="0008420E">
        <w:rPr>
          <w:rFonts w:ascii="Consolas" w:hAnsi="Consolas" w:cs="Courier New"/>
          <w:color w:val="666600"/>
          <w:sz w:val="17"/>
          <w:szCs w:val="17"/>
          <w:lang w:val="en-US"/>
          <w:rPrChange w:id="260"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261" w:author="Jelle Van Rethy" w:date="2025-10-14T13:28:00Z" w16du:dateUtc="2025-10-14T11:28:00Z">
            <w:rPr>
              <w:rFonts w:ascii="Consolas" w:hAnsi="Consolas" w:cs="Courier New"/>
              <w:color w:val="000000"/>
              <w:sz w:val="17"/>
              <w:szCs w:val="17"/>
            </w:rPr>
          </w:rPrChange>
        </w:rPr>
        <w:t xml:space="preserve"> </w:t>
      </w:r>
      <w:r w:rsidRPr="0008420E">
        <w:rPr>
          <w:rFonts w:ascii="Consolas" w:hAnsi="Consolas" w:cs="Courier New"/>
          <w:color w:val="006666"/>
          <w:sz w:val="17"/>
          <w:szCs w:val="17"/>
          <w:lang w:val="en-US"/>
          <w:rPrChange w:id="262" w:author="Jelle Van Rethy" w:date="2025-10-14T13:28:00Z" w16du:dateUtc="2025-10-14T11:28:00Z">
            <w:rPr>
              <w:rFonts w:ascii="Consolas" w:hAnsi="Consolas" w:cs="Courier New"/>
              <w:color w:val="006666"/>
              <w:sz w:val="17"/>
              <w:szCs w:val="17"/>
            </w:rPr>
          </w:rPrChange>
        </w:rPr>
        <w:t>1</w:t>
      </w:r>
      <w:r w:rsidRPr="0008420E">
        <w:rPr>
          <w:rFonts w:ascii="Consolas" w:hAnsi="Consolas" w:cs="Courier New"/>
          <w:color w:val="666600"/>
          <w:sz w:val="17"/>
          <w:szCs w:val="17"/>
          <w:lang w:val="en-US"/>
          <w:rPrChange w:id="263"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264" w:author="Jelle Van Rethy" w:date="2025-10-14T13:28:00Z" w16du:dateUtc="2025-10-14T11:28:00Z">
            <w:rPr>
              <w:rFonts w:ascii="Consolas" w:hAnsi="Consolas" w:cs="Courier New"/>
              <w:color w:val="000000"/>
              <w:sz w:val="17"/>
              <w:szCs w:val="17"/>
            </w:rPr>
          </w:rPrChange>
        </w:rPr>
        <w:t xml:space="preserve">  </w:t>
      </w:r>
      <w:r w:rsidRPr="0008420E">
        <w:rPr>
          <w:rFonts w:ascii="Consolas" w:hAnsi="Consolas" w:cs="Courier New"/>
          <w:color w:val="880000"/>
          <w:sz w:val="17"/>
          <w:szCs w:val="17"/>
          <w:lang w:val="en-US"/>
          <w:rPrChange w:id="265" w:author="Jelle Van Rethy" w:date="2025-10-14T13:28:00Z" w16du:dateUtc="2025-10-14T11:28:00Z">
            <w:rPr>
              <w:rFonts w:ascii="Consolas" w:hAnsi="Consolas" w:cs="Courier New"/>
              <w:color w:val="880000"/>
              <w:sz w:val="17"/>
              <w:szCs w:val="17"/>
            </w:rPr>
          </w:rPrChange>
        </w:rPr>
        <w:t># enable spi block</w:t>
      </w:r>
    </w:p>
    <w:p w14:paraId="71FAF0A7"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266"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267" w:author="Jelle Van Rethy" w:date="2025-10-14T13:28:00Z" w16du:dateUtc="2025-10-14T11:28:00Z">
            <w:rPr>
              <w:rFonts w:ascii="Consolas" w:hAnsi="Consolas" w:cs="Courier New"/>
              <w:sz w:val="17"/>
              <w:szCs w:val="17"/>
            </w:rPr>
          </w:rPrChange>
        </w:rPr>
        <w:t xml:space="preserve"> 3. </w:t>
      </w:r>
      <w:r w:rsidRPr="0008420E">
        <w:rPr>
          <w:rFonts w:ascii="Consolas" w:hAnsi="Consolas" w:cs="Courier New"/>
          <w:color w:val="000088"/>
          <w:sz w:val="17"/>
          <w:szCs w:val="17"/>
          <w:lang w:val="en-US"/>
          <w:rPrChange w:id="268" w:author="Jelle Van Rethy" w:date="2025-10-14T13:28:00Z" w16du:dateUtc="2025-10-14T11:28:00Z">
            <w:rPr>
              <w:rFonts w:ascii="Consolas" w:hAnsi="Consolas" w:cs="Courier New"/>
              <w:color w:val="000088"/>
              <w:sz w:val="17"/>
              <w:szCs w:val="17"/>
            </w:rPr>
          </w:rPrChange>
        </w:rPr>
        <w:t>self</w:t>
      </w:r>
      <w:r w:rsidRPr="0008420E">
        <w:rPr>
          <w:rFonts w:ascii="Consolas" w:hAnsi="Consolas" w:cs="Courier New"/>
          <w:color w:val="666600"/>
          <w:sz w:val="17"/>
          <w:szCs w:val="17"/>
          <w:lang w:val="en-US"/>
          <w:rPrChange w:id="269"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270" w:author="Jelle Van Rethy" w:date="2025-10-14T13:28:00Z" w16du:dateUtc="2025-10-14T11:28:00Z">
            <w:rPr>
              <w:rFonts w:ascii="Consolas" w:hAnsi="Consolas" w:cs="Courier New"/>
              <w:color w:val="000000"/>
              <w:sz w:val="17"/>
              <w:szCs w:val="17"/>
            </w:rPr>
          </w:rPrChange>
        </w:rPr>
        <w:t>set_digitizer_feature</w:t>
      </w:r>
      <w:r w:rsidRPr="0008420E">
        <w:rPr>
          <w:rFonts w:ascii="Consolas" w:hAnsi="Consolas" w:cs="Courier New"/>
          <w:color w:val="666600"/>
          <w:sz w:val="17"/>
          <w:szCs w:val="17"/>
          <w:lang w:val="en-US"/>
          <w:rPrChange w:id="271"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8800"/>
          <w:sz w:val="17"/>
          <w:szCs w:val="17"/>
          <w:lang w:val="en-US"/>
          <w:rPrChange w:id="272" w:author="Jelle Van Rethy" w:date="2025-10-14T13:28:00Z" w16du:dateUtc="2025-10-14T11:28:00Z">
            <w:rPr>
              <w:rFonts w:ascii="Consolas" w:hAnsi="Consolas" w:cs="Courier New"/>
              <w:color w:val="008800"/>
              <w:sz w:val="17"/>
              <w:szCs w:val="17"/>
            </w:rPr>
          </w:rPrChange>
        </w:rPr>
        <w:t>"PROX_VendorUniqueSPIGPIO_divider"</w:t>
      </w:r>
      <w:r w:rsidRPr="0008420E">
        <w:rPr>
          <w:rFonts w:ascii="Consolas" w:hAnsi="Consolas" w:cs="Courier New"/>
          <w:color w:val="666600"/>
          <w:sz w:val="17"/>
          <w:szCs w:val="17"/>
          <w:lang w:val="en-US"/>
          <w:rPrChange w:id="273"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274" w:author="Jelle Van Rethy" w:date="2025-10-14T13:28:00Z" w16du:dateUtc="2025-10-14T11:28:00Z">
            <w:rPr>
              <w:rFonts w:ascii="Consolas" w:hAnsi="Consolas" w:cs="Courier New"/>
              <w:color w:val="000000"/>
              <w:sz w:val="17"/>
              <w:szCs w:val="17"/>
            </w:rPr>
          </w:rPrChange>
        </w:rPr>
        <w:t xml:space="preserve"> </w:t>
      </w:r>
      <w:r w:rsidRPr="0008420E">
        <w:rPr>
          <w:rFonts w:ascii="Consolas" w:hAnsi="Consolas" w:cs="Courier New"/>
          <w:color w:val="006666"/>
          <w:sz w:val="17"/>
          <w:szCs w:val="17"/>
          <w:lang w:val="en-US"/>
          <w:rPrChange w:id="275" w:author="Jelle Van Rethy" w:date="2025-10-14T13:28:00Z" w16du:dateUtc="2025-10-14T11:28:00Z">
            <w:rPr>
              <w:rFonts w:ascii="Consolas" w:hAnsi="Consolas" w:cs="Courier New"/>
              <w:color w:val="006666"/>
              <w:sz w:val="17"/>
              <w:szCs w:val="17"/>
            </w:rPr>
          </w:rPrChange>
        </w:rPr>
        <w:t>62</w:t>
      </w:r>
      <w:r w:rsidRPr="0008420E">
        <w:rPr>
          <w:rFonts w:ascii="Consolas" w:hAnsi="Consolas" w:cs="Courier New"/>
          <w:color w:val="666600"/>
          <w:sz w:val="17"/>
          <w:szCs w:val="17"/>
          <w:lang w:val="en-US"/>
          <w:rPrChange w:id="276"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277" w:author="Jelle Van Rethy" w:date="2025-10-14T13:28:00Z" w16du:dateUtc="2025-10-14T11:28:00Z">
            <w:rPr>
              <w:rFonts w:ascii="Consolas" w:hAnsi="Consolas" w:cs="Courier New"/>
              <w:color w:val="000000"/>
              <w:sz w:val="17"/>
              <w:szCs w:val="17"/>
            </w:rPr>
          </w:rPrChange>
        </w:rPr>
        <w:t xml:space="preserve">  </w:t>
      </w:r>
      <w:r w:rsidRPr="0008420E">
        <w:rPr>
          <w:rFonts w:ascii="Consolas" w:hAnsi="Consolas" w:cs="Courier New"/>
          <w:color w:val="880000"/>
          <w:sz w:val="17"/>
          <w:szCs w:val="17"/>
          <w:lang w:val="en-US"/>
          <w:rPrChange w:id="278" w:author="Jelle Van Rethy" w:date="2025-10-14T13:28:00Z" w16du:dateUtc="2025-10-14T11:28:00Z">
            <w:rPr>
              <w:rFonts w:ascii="Consolas" w:hAnsi="Consolas" w:cs="Courier New"/>
              <w:color w:val="880000"/>
              <w:sz w:val="17"/>
              <w:szCs w:val="17"/>
            </w:rPr>
          </w:rPrChange>
        </w:rPr>
        <w:t># divide 62.5MHz to 1MHz</w:t>
      </w:r>
    </w:p>
    <w:p w14:paraId="42EF1D18"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279"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280" w:author="Jelle Van Rethy" w:date="2025-10-14T13:28:00Z" w16du:dateUtc="2025-10-14T11:28:00Z">
            <w:rPr>
              <w:rFonts w:ascii="Consolas" w:hAnsi="Consolas" w:cs="Courier New"/>
              <w:sz w:val="17"/>
              <w:szCs w:val="17"/>
            </w:rPr>
          </w:rPrChange>
        </w:rPr>
        <w:t xml:space="preserve"> 4. </w:t>
      </w:r>
      <w:r w:rsidRPr="0008420E">
        <w:rPr>
          <w:rFonts w:ascii="Consolas" w:hAnsi="Consolas" w:cs="Courier New"/>
          <w:color w:val="000088"/>
          <w:sz w:val="17"/>
          <w:szCs w:val="17"/>
          <w:lang w:val="en-US"/>
          <w:rPrChange w:id="281" w:author="Jelle Van Rethy" w:date="2025-10-14T13:28:00Z" w16du:dateUtc="2025-10-14T11:28:00Z">
            <w:rPr>
              <w:rFonts w:ascii="Consolas" w:hAnsi="Consolas" w:cs="Courier New"/>
              <w:color w:val="000088"/>
              <w:sz w:val="17"/>
              <w:szCs w:val="17"/>
            </w:rPr>
          </w:rPrChange>
        </w:rPr>
        <w:t>self</w:t>
      </w:r>
      <w:r w:rsidRPr="0008420E">
        <w:rPr>
          <w:rFonts w:ascii="Consolas" w:hAnsi="Consolas" w:cs="Courier New"/>
          <w:color w:val="666600"/>
          <w:sz w:val="17"/>
          <w:szCs w:val="17"/>
          <w:lang w:val="en-US"/>
          <w:rPrChange w:id="282"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283" w:author="Jelle Van Rethy" w:date="2025-10-14T13:28:00Z" w16du:dateUtc="2025-10-14T11:28:00Z">
            <w:rPr>
              <w:rFonts w:ascii="Consolas" w:hAnsi="Consolas" w:cs="Courier New"/>
              <w:color w:val="000000"/>
              <w:sz w:val="17"/>
              <w:szCs w:val="17"/>
            </w:rPr>
          </w:rPrChange>
        </w:rPr>
        <w:t>set_digitizer_feature</w:t>
      </w:r>
      <w:r w:rsidRPr="0008420E">
        <w:rPr>
          <w:rFonts w:ascii="Consolas" w:hAnsi="Consolas" w:cs="Courier New"/>
          <w:color w:val="666600"/>
          <w:sz w:val="17"/>
          <w:szCs w:val="17"/>
          <w:lang w:val="en-US"/>
          <w:rPrChange w:id="284"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8800"/>
          <w:sz w:val="17"/>
          <w:szCs w:val="17"/>
          <w:lang w:val="en-US"/>
          <w:rPrChange w:id="285" w:author="Jelle Van Rethy" w:date="2025-10-14T13:28:00Z" w16du:dateUtc="2025-10-14T11:28:00Z">
            <w:rPr>
              <w:rFonts w:ascii="Consolas" w:hAnsi="Consolas" w:cs="Courier New"/>
              <w:color w:val="008800"/>
              <w:sz w:val="17"/>
              <w:szCs w:val="17"/>
            </w:rPr>
          </w:rPrChange>
        </w:rPr>
        <w:t>"PROX_VendorUniqueSPIGPIO_transaction_size"</w:t>
      </w:r>
      <w:r w:rsidRPr="0008420E">
        <w:rPr>
          <w:rFonts w:ascii="Consolas" w:hAnsi="Consolas" w:cs="Courier New"/>
          <w:color w:val="666600"/>
          <w:sz w:val="17"/>
          <w:szCs w:val="17"/>
          <w:lang w:val="en-US"/>
          <w:rPrChange w:id="286"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287" w:author="Jelle Van Rethy" w:date="2025-10-14T13:28:00Z" w16du:dateUtc="2025-10-14T11:28:00Z">
            <w:rPr>
              <w:rFonts w:ascii="Consolas" w:hAnsi="Consolas" w:cs="Courier New"/>
              <w:color w:val="000000"/>
              <w:sz w:val="17"/>
              <w:szCs w:val="17"/>
            </w:rPr>
          </w:rPrChange>
        </w:rPr>
        <w:t xml:space="preserve"> </w:t>
      </w:r>
      <w:r w:rsidRPr="0008420E">
        <w:rPr>
          <w:rFonts w:ascii="Consolas" w:hAnsi="Consolas" w:cs="Courier New"/>
          <w:color w:val="006666"/>
          <w:sz w:val="17"/>
          <w:szCs w:val="17"/>
          <w:lang w:val="en-US"/>
          <w:rPrChange w:id="288" w:author="Jelle Van Rethy" w:date="2025-10-14T13:28:00Z" w16du:dateUtc="2025-10-14T11:28:00Z">
            <w:rPr>
              <w:rFonts w:ascii="Consolas" w:hAnsi="Consolas" w:cs="Courier New"/>
              <w:color w:val="006666"/>
              <w:sz w:val="17"/>
              <w:szCs w:val="17"/>
            </w:rPr>
          </w:rPrChange>
        </w:rPr>
        <w:t>15</w:t>
      </w:r>
      <w:r w:rsidRPr="0008420E">
        <w:rPr>
          <w:rFonts w:ascii="Consolas" w:hAnsi="Consolas" w:cs="Courier New"/>
          <w:color w:val="666600"/>
          <w:sz w:val="17"/>
          <w:szCs w:val="17"/>
          <w:lang w:val="en-US"/>
          <w:rPrChange w:id="289"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290" w:author="Jelle Van Rethy" w:date="2025-10-14T13:28:00Z" w16du:dateUtc="2025-10-14T11:28:00Z">
            <w:rPr>
              <w:rFonts w:ascii="Consolas" w:hAnsi="Consolas" w:cs="Courier New"/>
              <w:color w:val="000000"/>
              <w:sz w:val="17"/>
              <w:szCs w:val="17"/>
            </w:rPr>
          </w:rPrChange>
        </w:rPr>
        <w:t xml:space="preserve">  </w:t>
      </w:r>
      <w:r w:rsidRPr="0008420E">
        <w:rPr>
          <w:rFonts w:ascii="Consolas" w:hAnsi="Consolas" w:cs="Courier New"/>
          <w:color w:val="880000"/>
          <w:sz w:val="17"/>
          <w:szCs w:val="17"/>
          <w:lang w:val="en-US"/>
          <w:rPrChange w:id="291" w:author="Jelle Van Rethy" w:date="2025-10-14T13:28:00Z" w16du:dateUtc="2025-10-14T11:28:00Z">
            <w:rPr>
              <w:rFonts w:ascii="Consolas" w:hAnsi="Consolas" w:cs="Courier New"/>
              <w:color w:val="880000"/>
              <w:sz w:val="17"/>
              <w:szCs w:val="17"/>
            </w:rPr>
          </w:rPrChange>
        </w:rPr>
        <w:t># 16bit (15+1)</w:t>
      </w:r>
    </w:p>
    <w:p w14:paraId="6A3C073F"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292"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293" w:author="Jelle Van Rethy" w:date="2025-10-14T13:28:00Z" w16du:dateUtc="2025-10-14T11:28:00Z">
            <w:rPr>
              <w:rFonts w:ascii="Consolas" w:hAnsi="Consolas" w:cs="Courier New"/>
              <w:sz w:val="17"/>
              <w:szCs w:val="17"/>
            </w:rPr>
          </w:rPrChange>
        </w:rPr>
        <w:t xml:space="preserve"> 5. </w:t>
      </w:r>
      <w:r w:rsidRPr="0008420E">
        <w:rPr>
          <w:rFonts w:ascii="Consolas" w:hAnsi="Consolas" w:cs="Courier New"/>
          <w:color w:val="000088"/>
          <w:sz w:val="17"/>
          <w:szCs w:val="17"/>
          <w:lang w:val="en-US"/>
          <w:rPrChange w:id="294" w:author="Jelle Van Rethy" w:date="2025-10-14T13:28:00Z" w16du:dateUtc="2025-10-14T11:28:00Z">
            <w:rPr>
              <w:rFonts w:ascii="Consolas" w:hAnsi="Consolas" w:cs="Courier New"/>
              <w:color w:val="000088"/>
              <w:sz w:val="17"/>
              <w:szCs w:val="17"/>
            </w:rPr>
          </w:rPrChange>
        </w:rPr>
        <w:t>self</w:t>
      </w:r>
      <w:r w:rsidRPr="0008420E">
        <w:rPr>
          <w:rFonts w:ascii="Consolas" w:hAnsi="Consolas" w:cs="Courier New"/>
          <w:color w:val="666600"/>
          <w:sz w:val="17"/>
          <w:szCs w:val="17"/>
          <w:lang w:val="en-US"/>
          <w:rPrChange w:id="295"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296" w:author="Jelle Van Rethy" w:date="2025-10-14T13:28:00Z" w16du:dateUtc="2025-10-14T11:28:00Z">
            <w:rPr>
              <w:rFonts w:ascii="Consolas" w:hAnsi="Consolas" w:cs="Courier New"/>
              <w:color w:val="000000"/>
              <w:sz w:val="17"/>
              <w:szCs w:val="17"/>
            </w:rPr>
          </w:rPrChange>
        </w:rPr>
        <w:t>set_digitizer_feature</w:t>
      </w:r>
      <w:r w:rsidRPr="0008420E">
        <w:rPr>
          <w:rFonts w:ascii="Consolas" w:hAnsi="Consolas" w:cs="Courier New"/>
          <w:color w:val="666600"/>
          <w:sz w:val="17"/>
          <w:szCs w:val="17"/>
          <w:lang w:val="en-US"/>
          <w:rPrChange w:id="297"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8800"/>
          <w:sz w:val="17"/>
          <w:szCs w:val="17"/>
          <w:lang w:val="en-US"/>
          <w:rPrChange w:id="298" w:author="Jelle Van Rethy" w:date="2025-10-14T13:28:00Z" w16du:dateUtc="2025-10-14T11:28:00Z">
            <w:rPr>
              <w:rFonts w:ascii="Consolas" w:hAnsi="Consolas" w:cs="Courier New"/>
              <w:color w:val="008800"/>
              <w:sz w:val="17"/>
              <w:szCs w:val="17"/>
            </w:rPr>
          </w:rPrChange>
        </w:rPr>
        <w:t>"PROX_VendorUniqueSPIGPIO_ssel"</w:t>
      </w:r>
      <w:r w:rsidRPr="0008420E">
        <w:rPr>
          <w:rFonts w:ascii="Consolas" w:hAnsi="Consolas" w:cs="Courier New"/>
          <w:color w:val="666600"/>
          <w:sz w:val="17"/>
          <w:szCs w:val="17"/>
          <w:lang w:val="en-US"/>
          <w:rPrChange w:id="299"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300" w:author="Jelle Van Rethy" w:date="2025-10-14T13:28:00Z" w16du:dateUtc="2025-10-14T11:28:00Z">
            <w:rPr>
              <w:rFonts w:ascii="Consolas" w:hAnsi="Consolas" w:cs="Courier New"/>
              <w:color w:val="000000"/>
              <w:sz w:val="17"/>
              <w:szCs w:val="17"/>
            </w:rPr>
          </w:rPrChange>
        </w:rPr>
        <w:t xml:space="preserve"> </w:t>
      </w:r>
      <w:r w:rsidRPr="0008420E">
        <w:rPr>
          <w:rFonts w:ascii="Consolas" w:hAnsi="Consolas" w:cs="Courier New"/>
          <w:color w:val="006666"/>
          <w:sz w:val="17"/>
          <w:szCs w:val="17"/>
          <w:lang w:val="en-US"/>
          <w:rPrChange w:id="301" w:author="Jelle Van Rethy" w:date="2025-10-14T13:28:00Z" w16du:dateUtc="2025-10-14T11:28:00Z">
            <w:rPr>
              <w:rFonts w:ascii="Consolas" w:hAnsi="Consolas" w:cs="Courier New"/>
              <w:color w:val="006666"/>
              <w:sz w:val="17"/>
              <w:szCs w:val="17"/>
            </w:rPr>
          </w:rPrChange>
        </w:rPr>
        <w:t>0</w:t>
      </w:r>
      <w:r w:rsidRPr="0008420E">
        <w:rPr>
          <w:rFonts w:ascii="Consolas" w:hAnsi="Consolas" w:cs="Courier New"/>
          <w:color w:val="666600"/>
          <w:sz w:val="17"/>
          <w:szCs w:val="17"/>
          <w:lang w:val="en-US"/>
          <w:rPrChange w:id="302"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303" w:author="Jelle Van Rethy" w:date="2025-10-14T13:28:00Z" w16du:dateUtc="2025-10-14T11:28:00Z">
            <w:rPr>
              <w:rFonts w:ascii="Consolas" w:hAnsi="Consolas" w:cs="Courier New"/>
              <w:color w:val="000000"/>
              <w:sz w:val="17"/>
              <w:szCs w:val="17"/>
            </w:rPr>
          </w:rPrChange>
        </w:rPr>
        <w:t xml:space="preserve">  </w:t>
      </w:r>
      <w:r w:rsidRPr="0008420E">
        <w:rPr>
          <w:rFonts w:ascii="Consolas" w:hAnsi="Consolas" w:cs="Courier New"/>
          <w:color w:val="880000"/>
          <w:sz w:val="17"/>
          <w:szCs w:val="17"/>
          <w:lang w:val="en-US"/>
          <w:rPrChange w:id="304" w:author="Jelle Van Rethy" w:date="2025-10-14T13:28:00Z" w16du:dateUtc="2025-10-14T11:28:00Z">
            <w:rPr>
              <w:rFonts w:ascii="Consolas" w:hAnsi="Consolas" w:cs="Courier New"/>
              <w:color w:val="880000"/>
              <w:sz w:val="17"/>
              <w:szCs w:val="17"/>
            </w:rPr>
          </w:rPrChange>
        </w:rPr>
        <w:t># slave select on gpio 0</w:t>
      </w:r>
    </w:p>
    <w:p w14:paraId="1BEEDA73"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it-IT"/>
          <w:rPrChange w:id="305"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306" w:author="Jelle Van Rethy" w:date="2025-10-14T13:28:00Z" w16du:dateUtc="2025-10-14T11:28:00Z">
            <w:rPr>
              <w:rFonts w:ascii="Consolas" w:hAnsi="Consolas" w:cs="Courier New"/>
              <w:sz w:val="17"/>
              <w:szCs w:val="17"/>
            </w:rPr>
          </w:rPrChange>
        </w:rPr>
        <w:t xml:space="preserve"> </w:t>
      </w:r>
      <w:r w:rsidRPr="0008420E">
        <w:rPr>
          <w:rFonts w:ascii="Consolas" w:hAnsi="Consolas" w:cs="Courier New"/>
          <w:sz w:val="17"/>
          <w:szCs w:val="17"/>
          <w:lang w:val="it-IT"/>
          <w:rPrChange w:id="307" w:author="Jelle Van Rethy" w:date="2025-10-14T13:28:00Z" w16du:dateUtc="2025-10-14T11:28:00Z">
            <w:rPr>
              <w:rFonts w:ascii="Consolas" w:hAnsi="Consolas" w:cs="Courier New"/>
              <w:sz w:val="17"/>
              <w:szCs w:val="17"/>
            </w:rPr>
          </w:rPrChange>
        </w:rPr>
        <w:t xml:space="preserve">6. </w:t>
      </w:r>
      <w:r w:rsidRPr="0008420E">
        <w:rPr>
          <w:rFonts w:ascii="Consolas" w:hAnsi="Consolas" w:cs="Courier New"/>
          <w:color w:val="880000"/>
          <w:sz w:val="17"/>
          <w:szCs w:val="17"/>
          <w:lang w:val="it-IT"/>
          <w:rPrChange w:id="308" w:author="Jelle Van Rethy" w:date="2025-10-14T13:28:00Z" w16du:dateUtc="2025-10-14T11:28:00Z">
            <w:rPr>
              <w:rFonts w:ascii="Consolas" w:hAnsi="Consolas" w:cs="Courier New"/>
              <w:color w:val="880000"/>
              <w:sz w:val="17"/>
              <w:szCs w:val="17"/>
            </w:rPr>
          </w:rPrChange>
        </w:rPr>
        <w:t># endregion</w:t>
      </w:r>
    </w:p>
    <w:p w14:paraId="353F2A18"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it-IT"/>
          <w:rPrChange w:id="309"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it-IT"/>
          <w:rPrChange w:id="310" w:author="Jelle Van Rethy" w:date="2025-10-14T13:28:00Z" w16du:dateUtc="2025-10-14T11:28:00Z">
            <w:rPr>
              <w:rFonts w:ascii="Consolas" w:hAnsi="Consolas" w:cs="Courier New"/>
              <w:sz w:val="17"/>
              <w:szCs w:val="17"/>
            </w:rPr>
          </w:rPrChange>
        </w:rPr>
        <w:t xml:space="preserve"> 7. </w:t>
      </w:r>
      <w:r w:rsidRPr="0008420E">
        <w:rPr>
          <w:rFonts w:ascii="Consolas" w:hAnsi="Consolas" w:cs="Courier New"/>
          <w:color w:val="000000"/>
          <w:sz w:val="17"/>
          <w:szCs w:val="17"/>
          <w:lang w:val="it-IT"/>
          <w:rPrChange w:id="311" w:author="Jelle Van Rethy" w:date="2025-10-14T13:28:00Z" w16du:dateUtc="2025-10-14T11:28:00Z">
            <w:rPr>
              <w:rFonts w:ascii="Consolas" w:hAnsi="Consolas" w:cs="Courier New"/>
              <w:color w:val="000000"/>
              <w:sz w:val="17"/>
              <w:szCs w:val="17"/>
            </w:rPr>
          </w:rPrChange>
        </w:rPr>
        <w:t> </w:t>
      </w:r>
    </w:p>
    <w:p w14:paraId="533EBD06"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it-IT"/>
          <w:rPrChange w:id="312"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it-IT"/>
          <w:rPrChange w:id="313" w:author="Jelle Van Rethy" w:date="2025-10-14T13:28:00Z" w16du:dateUtc="2025-10-14T11:28:00Z">
            <w:rPr>
              <w:rFonts w:ascii="Consolas" w:hAnsi="Consolas" w:cs="Courier New"/>
              <w:sz w:val="17"/>
              <w:szCs w:val="17"/>
            </w:rPr>
          </w:rPrChange>
        </w:rPr>
        <w:t xml:space="preserve"> 8. </w:t>
      </w:r>
      <w:r w:rsidRPr="0008420E">
        <w:rPr>
          <w:rFonts w:ascii="Consolas" w:hAnsi="Consolas" w:cs="Courier New"/>
          <w:color w:val="880000"/>
          <w:sz w:val="17"/>
          <w:szCs w:val="17"/>
          <w:lang w:val="it-IT"/>
          <w:rPrChange w:id="314" w:author="Jelle Van Rethy" w:date="2025-10-14T13:28:00Z" w16du:dateUtc="2025-10-14T11:28:00Z">
            <w:rPr>
              <w:rFonts w:ascii="Consolas" w:hAnsi="Consolas" w:cs="Courier New"/>
              <w:color w:val="880000"/>
              <w:sz w:val="17"/>
              <w:szCs w:val="17"/>
            </w:rPr>
          </w:rPrChange>
        </w:rPr>
        <w:t># region configure gpio pins</w:t>
      </w:r>
    </w:p>
    <w:p w14:paraId="28E67502"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it-IT"/>
          <w:rPrChange w:id="315"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it-IT"/>
          <w:rPrChange w:id="316" w:author="Jelle Van Rethy" w:date="2025-10-14T13:28:00Z" w16du:dateUtc="2025-10-14T11:28:00Z">
            <w:rPr>
              <w:rFonts w:ascii="Consolas" w:hAnsi="Consolas" w:cs="Courier New"/>
              <w:sz w:val="17"/>
              <w:szCs w:val="17"/>
            </w:rPr>
          </w:rPrChange>
        </w:rPr>
        <w:t xml:space="preserve"> 9. </w:t>
      </w:r>
      <w:r w:rsidRPr="0008420E">
        <w:rPr>
          <w:rFonts w:ascii="Consolas" w:hAnsi="Consolas" w:cs="Courier New"/>
          <w:color w:val="880000"/>
          <w:sz w:val="17"/>
          <w:szCs w:val="17"/>
          <w:lang w:val="it-IT"/>
          <w:rPrChange w:id="317" w:author="Jelle Van Rethy" w:date="2025-10-14T13:28:00Z" w16du:dateUtc="2025-10-14T11:28:00Z">
            <w:rPr>
              <w:rFonts w:ascii="Consolas" w:hAnsi="Consolas" w:cs="Courier New"/>
              <w:color w:val="880000"/>
              <w:sz w:val="17"/>
              <w:szCs w:val="17"/>
            </w:rPr>
          </w:rPrChange>
        </w:rPr>
        <w:t># miso gpio 10, mosi gpio 9, sclk gpio 8, cs gpio 0</w:t>
      </w:r>
    </w:p>
    <w:p w14:paraId="2C23A1CC"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318"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319" w:author="Jelle Van Rethy" w:date="2025-10-14T13:28:00Z" w16du:dateUtc="2025-10-14T11:28:00Z">
            <w:rPr>
              <w:rFonts w:ascii="Consolas" w:hAnsi="Consolas" w:cs="Courier New"/>
              <w:sz w:val="17"/>
              <w:szCs w:val="17"/>
            </w:rPr>
          </w:rPrChange>
        </w:rPr>
        <w:t xml:space="preserve">10. </w:t>
      </w:r>
      <w:r w:rsidRPr="0008420E">
        <w:rPr>
          <w:rFonts w:ascii="Consolas" w:hAnsi="Consolas" w:cs="Courier New"/>
          <w:color w:val="000088"/>
          <w:sz w:val="17"/>
          <w:szCs w:val="17"/>
          <w:lang w:val="en-US"/>
          <w:rPrChange w:id="320" w:author="Jelle Van Rethy" w:date="2025-10-14T13:28:00Z" w16du:dateUtc="2025-10-14T11:28:00Z">
            <w:rPr>
              <w:rFonts w:ascii="Consolas" w:hAnsi="Consolas" w:cs="Courier New"/>
              <w:color w:val="000088"/>
              <w:sz w:val="17"/>
              <w:szCs w:val="17"/>
            </w:rPr>
          </w:rPrChange>
        </w:rPr>
        <w:t>self</w:t>
      </w:r>
      <w:r w:rsidRPr="0008420E">
        <w:rPr>
          <w:rFonts w:ascii="Consolas" w:hAnsi="Consolas" w:cs="Courier New"/>
          <w:color w:val="666600"/>
          <w:sz w:val="17"/>
          <w:szCs w:val="17"/>
          <w:lang w:val="en-US"/>
          <w:rPrChange w:id="321"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322" w:author="Jelle Van Rethy" w:date="2025-10-14T13:28:00Z" w16du:dateUtc="2025-10-14T11:28:00Z">
            <w:rPr>
              <w:rFonts w:ascii="Consolas" w:hAnsi="Consolas" w:cs="Courier New"/>
              <w:color w:val="000000"/>
              <w:sz w:val="17"/>
              <w:szCs w:val="17"/>
            </w:rPr>
          </w:rPrChange>
        </w:rPr>
        <w:t>set_digitizer_feature</w:t>
      </w:r>
      <w:r w:rsidRPr="0008420E">
        <w:rPr>
          <w:rFonts w:ascii="Consolas" w:hAnsi="Consolas" w:cs="Courier New"/>
          <w:color w:val="666600"/>
          <w:sz w:val="17"/>
          <w:szCs w:val="17"/>
          <w:lang w:val="en-US"/>
          <w:rPrChange w:id="323"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8800"/>
          <w:sz w:val="17"/>
          <w:szCs w:val="17"/>
          <w:lang w:val="en-US"/>
          <w:rPrChange w:id="324" w:author="Jelle Van Rethy" w:date="2025-10-14T13:28:00Z" w16du:dateUtc="2025-10-14T11:28:00Z">
            <w:rPr>
              <w:rFonts w:ascii="Consolas" w:hAnsi="Consolas" w:cs="Courier New"/>
              <w:color w:val="008800"/>
              <w:sz w:val="17"/>
              <w:szCs w:val="17"/>
            </w:rPr>
          </w:rPrChange>
        </w:rPr>
        <w:t>"PROX_IOLineModeAll_Value"</w:t>
      </w:r>
      <w:r w:rsidRPr="0008420E">
        <w:rPr>
          <w:rFonts w:ascii="Consolas" w:hAnsi="Consolas" w:cs="Courier New"/>
          <w:color w:val="666600"/>
          <w:sz w:val="17"/>
          <w:szCs w:val="17"/>
          <w:lang w:val="en-US"/>
          <w:rPrChange w:id="325"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326" w:author="Jelle Van Rethy" w:date="2025-10-14T13:28:00Z" w16du:dateUtc="2025-10-14T11:28:00Z">
            <w:rPr>
              <w:rFonts w:ascii="Consolas" w:hAnsi="Consolas" w:cs="Courier New"/>
              <w:color w:val="000000"/>
              <w:sz w:val="17"/>
              <w:szCs w:val="17"/>
            </w:rPr>
          </w:rPrChange>
        </w:rPr>
        <w:t xml:space="preserve"> </w:t>
      </w:r>
      <w:r w:rsidRPr="0008420E">
        <w:rPr>
          <w:rFonts w:ascii="Consolas" w:hAnsi="Consolas" w:cs="Courier New"/>
          <w:color w:val="006666"/>
          <w:sz w:val="17"/>
          <w:szCs w:val="17"/>
          <w:lang w:val="en-US"/>
          <w:rPrChange w:id="327" w:author="Jelle Van Rethy" w:date="2025-10-14T13:28:00Z" w16du:dateUtc="2025-10-14T11:28:00Z">
            <w:rPr>
              <w:rFonts w:ascii="Consolas" w:hAnsi="Consolas" w:cs="Courier New"/>
              <w:color w:val="006666"/>
              <w:sz w:val="17"/>
              <w:szCs w:val="17"/>
            </w:rPr>
          </w:rPrChange>
        </w:rPr>
        <w:t>0b01111111111</w:t>
      </w:r>
      <w:r w:rsidRPr="0008420E">
        <w:rPr>
          <w:rFonts w:ascii="Consolas" w:hAnsi="Consolas" w:cs="Courier New"/>
          <w:color w:val="666600"/>
          <w:sz w:val="17"/>
          <w:szCs w:val="17"/>
          <w:lang w:val="en-US"/>
          <w:rPrChange w:id="328"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329" w:author="Jelle Van Rethy" w:date="2025-10-14T13:28:00Z" w16du:dateUtc="2025-10-14T11:28:00Z">
            <w:rPr>
              <w:rFonts w:ascii="Consolas" w:hAnsi="Consolas" w:cs="Courier New"/>
              <w:color w:val="000000"/>
              <w:sz w:val="17"/>
              <w:szCs w:val="17"/>
            </w:rPr>
          </w:rPrChange>
        </w:rPr>
        <w:t xml:space="preserve">  </w:t>
      </w:r>
      <w:r w:rsidRPr="0008420E">
        <w:rPr>
          <w:rFonts w:ascii="Consolas" w:hAnsi="Consolas" w:cs="Courier New"/>
          <w:color w:val="880000"/>
          <w:sz w:val="17"/>
          <w:szCs w:val="17"/>
          <w:lang w:val="en-US"/>
          <w:rPrChange w:id="330" w:author="Jelle Van Rethy" w:date="2025-10-14T13:28:00Z" w16du:dateUtc="2025-10-14T11:28:00Z">
            <w:rPr>
              <w:rFonts w:ascii="Consolas" w:hAnsi="Consolas" w:cs="Courier New"/>
              <w:color w:val="880000"/>
              <w:sz w:val="17"/>
              <w:szCs w:val="17"/>
            </w:rPr>
          </w:rPrChange>
        </w:rPr>
        <w:t># 1 - output, 0 - input</w:t>
      </w:r>
    </w:p>
    <w:p w14:paraId="6E02E14E"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331"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332" w:author="Jelle Van Rethy" w:date="2025-10-14T13:28:00Z" w16du:dateUtc="2025-10-14T11:28:00Z">
            <w:rPr>
              <w:rFonts w:ascii="Consolas" w:hAnsi="Consolas" w:cs="Courier New"/>
              <w:sz w:val="17"/>
              <w:szCs w:val="17"/>
            </w:rPr>
          </w:rPrChange>
        </w:rPr>
        <w:t xml:space="preserve">11. </w:t>
      </w:r>
      <w:r w:rsidRPr="0008420E">
        <w:rPr>
          <w:rFonts w:ascii="Consolas" w:hAnsi="Consolas" w:cs="Courier New"/>
          <w:color w:val="000000"/>
          <w:sz w:val="17"/>
          <w:szCs w:val="17"/>
          <w:lang w:val="en-US"/>
          <w:rPrChange w:id="333" w:author="Jelle Van Rethy" w:date="2025-10-14T13:28:00Z" w16du:dateUtc="2025-10-14T11:28:00Z">
            <w:rPr>
              <w:rFonts w:ascii="Consolas" w:hAnsi="Consolas" w:cs="Courier New"/>
              <w:color w:val="000000"/>
              <w:sz w:val="17"/>
              <w:szCs w:val="17"/>
            </w:rPr>
          </w:rPrChange>
        </w:rPr>
        <w:t> </w:t>
      </w:r>
    </w:p>
    <w:p w14:paraId="7F8A5123"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334"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335" w:author="Jelle Van Rethy" w:date="2025-10-14T13:28:00Z" w16du:dateUtc="2025-10-14T11:28:00Z">
            <w:rPr>
              <w:rFonts w:ascii="Consolas" w:hAnsi="Consolas" w:cs="Courier New"/>
              <w:sz w:val="17"/>
              <w:szCs w:val="17"/>
            </w:rPr>
          </w:rPrChange>
        </w:rPr>
        <w:t xml:space="preserve">12. </w:t>
      </w:r>
      <w:r w:rsidRPr="0008420E">
        <w:rPr>
          <w:rFonts w:ascii="Consolas" w:hAnsi="Consolas" w:cs="Courier New"/>
          <w:color w:val="880000"/>
          <w:sz w:val="17"/>
          <w:szCs w:val="17"/>
          <w:lang w:val="en-US"/>
          <w:rPrChange w:id="336" w:author="Jelle Van Rethy" w:date="2025-10-14T13:28:00Z" w16du:dateUtc="2025-10-14T11:28:00Z">
            <w:rPr>
              <w:rFonts w:ascii="Consolas" w:hAnsi="Consolas" w:cs="Courier New"/>
              <w:color w:val="880000"/>
              <w:sz w:val="17"/>
              <w:szCs w:val="17"/>
            </w:rPr>
          </w:rPrChange>
        </w:rPr>
        <w:t># selects the I/O line to handle</w:t>
      </w:r>
    </w:p>
    <w:p w14:paraId="7857A9D1"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337"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338" w:author="Jelle Van Rethy" w:date="2025-10-14T13:28:00Z" w16du:dateUtc="2025-10-14T11:28:00Z">
            <w:rPr>
              <w:rFonts w:ascii="Consolas" w:hAnsi="Consolas" w:cs="Courier New"/>
              <w:sz w:val="17"/>
              <w:szCs w:val="17"/>
            </w:rPr>
          </w:rPrChange>
        </w:rPr>
        <w:t xml:space="preserve">13. </w:t>
      </w:r>
      <w:r w:rsidRPr="0008420E">
        <w:rPr>
          <w:rFonts w:ascii="Consolas" w:hAnsi="Consolas" w:cs="Courier New"/>
          <w:color w:val="000088"/>
          <w:sz w:val="17"/>
          <w:szCs w:val="17"/>
          <w:lang w:val="en-US"/>
          <w:rPrChange w:id="339" w:author="Jelle Van Rethy" w:date="2025-10-14T13:28:00Z" w16du:dateUtc="2025-10-14T11:28:00Z">
            <w:rPr>
              <w:rFonts w:ascii="Consolas" w:hAnsi="Consolas" w:cs="Courier New"/>
              <w:color w:val="000088"/>
              <w:sz w:val="17"/>
              <w:szCs w:val="17"/>
            </w:rPr>
          </w:rPrChange>
        </w:rPr>
        <w:t>self</w:t>
      </w:r>
      <w:r w:rsidRPr="0008420E">
        <w:rPr>
          <w:rFonts w:ascii="Consolas" w:hAnsi="Consolas" w:cs="Courier New"/>
          <w:color w:val="666600"/>
          <w:sz w:val="17"/>
          <w:szCs w:val="17"/>
          <w:lang w:val="en-US"/>
          <w:rPrChange w:id="340"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341" w:author="Jelle Van Rethy" w:date="2025-10-14T13:28:00Z" w16du:dateUtc="2025-10-14T11:28:00Z">
            <w:rPr>
              <w:rFonts w:ascii="Consolas" w:hAnsi="Consolas" w:cs="Courier New"/>
              <w:color w:val="000000"/>
              <w:sz w:val="17"/>
              <w:szCs w:val="17"/>
            </w:rPr>
          </w:rPrChange>
        </w:rPr>
        <w:t>set_digitizer_feature</w:t>
      </w:r>
      <w:r w:rsidRPr="0008420E">
        <w:rPr>
          <w:rFonts w:ascii="Consolas" w:hAnsi="Consolas" w:cs="Courier New"/>
          <w:color w:val="666600"/>
          <w:sz w:val="17"/>
          <w:szCs w:val="17"/>
          <w:lang w:val="en-US"/>
          <w:rPrChange w:id="342"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8800"/>
          <w:sz w:val="17"/>
          <w:szCs w:val="17"/>
          <w:lang w:val="en-US"/>
          <w:rPrChange w:id="343" w:author="Jelle Van Rethy" w:date="2025-10-14T13:28:00Z" w16du:dateUtc="2025-10-14T11:28:00Z">
            <w:rPr>
              <w:rFonts w:ascii="Consolas" w:hAnsi="Consolas" w:cs="Courier New"/>
              <w:color w:val="008800"/>
              <w:sz w:val="17"/>
              <w:szCs w:val="17"/>
            </w:rPr>
          </w:rPrChange>
        </w:rPr>
        <w:t>"PROX_IOLineSelector_Value"</w:t>
      </w:r>
      <w:r w:rsidRPr="0008420E">
        <w:rPr>
          <w:rFonts w:ascii="Consolas" w:hAnsi="Consolas" w:cs="Courier New"/>
          <w:color w:val="666600"/>
          <w:sz w:val="17"/>
          <w:szCs w:val="17"/>
          <w:lang w:val="en-US"/>
          <w:rPrChange w:id="344"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345" w:author="Jelle Van Rethy" w:date="2025-10-14T13:28:00Z" w16du:dateUtc="2025-10-14T11:28:00Z">
            <w:rPr>
              <w:rFonts w:ascii="Consolas" w:hAnsi="Consolas" w:cs="Courier New"/>
              <w:color w:val="000000"/>
              <w:sz w:val="17"/>
              <w:szCs w:val="17"/>
            </w:rPr>
          </w:rPrChange>
        </w:rPr>
        <w:t xml:space="preserve"> </w:t>
      </w:r>
      <w:r w:rsidRPr="0008420E">
        <w:rPr>
          <w:rFonts w:ascii="Consolas" w:hAnsi="Consolas" w:cs="Courier New"/>
          <w:color w:val="006666"/>
          <w:sz w:val="17"/>
          <w:szCs w:val="17"/>
          <w:lang w:val="en-US"/>
          <w:rPrChange w:id="346" w:author="Jelle Van Rethy" w:date="2025-10-14T13:28:00Z" w16du:dateUtc="2025-10-14T11:28:00Z">
            <w:rPr>
              <w:rFonts w:ascii="Consolas" w:hAnsi="Consolas" w:cs="Courier New"/>
              <w:color w:val="006666"/>
              <w:sz w:val="17"/>
              <w:szCs w:val="17"/>
            </w:rPr>
          </w:rPrChange>
        </w:rPr>
        <w:t>7</w:t>
      </w:r>
      <w:r w:rsidRPr="0008420E">
        <w:rPr>
          <w:rFonts w:ascii="Consolas" w:hAnsi="Consolas" w:cs="Courier New"/>
          <w:color w:val="666600"/>
          <w:sz w:val="17"/>
          <w:szCs w:val="17"/>
          <w:lang w:val="en-US"/>
          <w:rPrChange w:id="347" w:author="Jelle Van Rethy" w:date="2025-10-14T13:28:00Z" w16du:dateUtc="2025-10-14T11:28:00Z">
            <w:rPr>
              <w:rFonts w:ascii="Consolas" w:hAnsi="Consolas" w:cs="Courier New"/>
              <w:color w:val="666600"/>
              <w:sz w:val="17"/>
              <w:szCs w:val="17"/>
            </w:rPr>
          </w:rPrChange>
        </w:rPr>
        <w:t>)</w:t>
      </w:r>
    </w:p>
    <w:p w14:paraId="561AABBD"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348"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349" w:author="Jelle Van Rethy" w:date="2025-10-14T13:28:00Z" w16du:dateUtc="2025-10-14T11:28:00Z">
            <w:rPr>
              <w:rFonts w:ascii="Consolas" w:hAnsi="Consolas" w:cs="Courier New"/>
              <w:sz w:val="17"/>
              <w:szCs w:val="17"/>
            </w:rPr>
          </w:rPrChange>
        </w:rPr>
        <w:t xml:space="preserve">14. </w:t>
      </w:r>
      <w:r w:rsidRPr="0008420E">
        <w:rPr>
          <w:rFonts w:ascii="Consolas" w:hAnsi="Consolas" w:cs="Courier New"/>
          <w:color w:val="880000"/>
          <w:sz w:val="17"/>
          <w:szCs w:val="17"/>
          <w:lang w:val="en-US"/>
          <w:rPrChange w:id="350" w:author="Jelle Van Rethy" w:date="2025-10-14T13:28:00Z" w16du:dateUtc="2025-10-14T11:28:00Z">
            <w:rPr>
              <w:rFonts w:ascii="Consolas" w:hAnsi="Consolas" w:cs="Courier New"/>
              <w:color w:val="880000"/>
              <w:sz w:val="17"/>
              <w:szCs w:val="17"/>
            </w:rPr>
          </w:rPrChange>
        </w:rPr>
        <w:t># selects which source signals to connect I/O line: 32 = internal spi</w:t>
      </w:r>
    </w:p>
    <w:p w14:paraId="583B5264"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351"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352" w:author="Jelle Van Rethy" w:date="2025-10-14T13:28:00Z" w16du:dateUtc="2025-10-14T11:28:00Z">
            <w:rPr>
              <w:rFonts w:ascii="Consolas" w:hAnsi="Consolas" w:cs="Courier New"/>
              <w:sz w:val="17"/>
              <w:szCs w:val="17"/>
            </w:rPr>
          </w:rPrChange>
        </w:rPr>
        <w:t xml:space="preserve">15. </w:t>
      </w:r>
      <w:r w:rsidRPr="0008420E">
        <w:rPr>
          <w:rFonts w:ascii="Consolas" w:hAnsi="Consolas" w:cs="Courier New"/>
          <w:color w:val="000088"/>
          <w:sz w:val="17"/>
          <w:szCs w:val="17"/>
          <w:lang w:val="en-US"/>
          <w:rPrChange w:id="353" w:author="Jelle Van Rethy" w:date="2025-10-14T13:28:00Z" w16du:dateUtc="2025-10-14T11:28:00Z">
            <w:rPr>
              <w:rFonts w:ascii="Consolas" w:hAnsi="Consolas" w:cs="Courier New"/>
              <w:color w:val="000088"/>
              <w:sz w:val="17"/>
              <w:szCs w:val="17"/>
            </w:rPr>
          </w:rPrChange>
        </w:rPr>
        <w:t>self</w:t>
      </w:r>
      <w:r w:rsidRPr="0008420E">
        <w:rPr>
          <w:rFonts w:ascii="Consolas" w:hAnsi="Consolas" w:cs="Courier New"/>
          <w:color w:val="666600"/>
          <w:sz w:val="17"/>
          <w:szCs w:val="17"/>
          <w:lang w:val="en-US"/>
          <w:rPrChange w:id="354"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355" w:author="Jelle Van Rethy" w:date="2025-10-14T13:28:00Z" w16du:dateUtc="2025-10-14T11:28:00Z">
            <w:rPr>
              <w:rFonts w:ascii="Consolas" w:hAnsi="Consolas" w:cs="Courier New"/>
              <w:color w:val="000000"/>
              <w:sz w:val="17"/>
              <w:szCs w:val="17"/>
            </w:rPr>
          </w:rPrChange>
        </w:rPr>
        <w:t>set_digitizer_feature</w:t>
      </w:r>
      <w:r w:rsidRPr="0008420E">
        <w:rPr>
          <w:rFonts w:ascii="Consolas" w:hAnsi="Consolas" w:cs="Courier New"/>
          <w:color w:val="666600"/>
          <w:sz w:val="17"/>
          <w:szCs w:val="17"/>
          <w:lang w:val="en-US"/>
          <w:rPrChange w:id="356"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8800"/>
          <w:sz w:val="17"/>
          <w:szCs w:val="17"/>
          <w:lang w:val="en-US"/>
          <w:rPrChange w:id="357" w:author="Jelle Van Rethy" w:date="2025-10-14T13:28:00Z" w16du:dateUtc="2025-10-14T11:28:00Z">
            <w:rPr>
              <w:rFonts w:ascii="Consolas" w:hAnsi="Consolas" w:cs="Courier New"/>
              <w:color w:val="008800"/>
              <w:sz w:val="17"/>
              <w:szCs w:val="17"/>
            </w:rPr>
          </w:rPrChange>
        </w:rPr>
        <w:t>"PROX_IOLineSource_Value"</w:t>
      </w:r>
      <w:r w:rsidRPr="0008420E">
        <w:rPr>
          <w:rFonts w:ascii="Consolas" w:hAnsi="Consolas" w:cs="Courier New"/>
          <w:color w:val="666600"/>
          <w:sz w:val="17"/>
          <w:szCs w:val="17"/>
          <w:lang w:val="en-US"/>
          <w:rPrChange w:id="358"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359" w:author="Jelle Van Rethy" w:date="2025-10-14T13:28:00Z" w16du:dateUtc="2025-10-14T11:28:00Z">
            <w:rPr>
              <w:rFonts w:ascii="Consolas" w:hAnsi="Consolas" w:cs="Courier New"/>
              <w:color w:val="000000"/>
              <w:sz w:val="17"/>
              <w:szCs w:val="17"/>
            </w:rPr>
          </w:rPrChange>
        </w:rPr>
        <w:t xml:space="preserve"> </w:t>
      </w:r>
      <w:r w:rsidRPr="0008420E">
        <w:rPr>
          <w:rFonts w:ascii="Consolas" w:hAnsi="Consolas" w:cs="Courier New"/>
          <w:color w:val="006666"/>
          <w:sz w:val="17"/>
          <w:szCs w:val="17"/>
          <w:lang w:val="en-US"/>
          <w:rPrChange w:id="360" w:author="Jelle Van Rethy" w:date="2025-10-14T13:28:00Z" w16du:dateUtc="2025-10-14T11:28:00Z">
            <w:rPr>
              <w:rFonts w:ascii="Consolas" w:hAnsi="Consolas" w:cs="Courier New"/>
              <w:color w:val="006666"/>
              <w:sz w:val="17"/>
              <w:szCs w:val="17"/>
            </w:rPr>
          </w:rPrChange>
        </w:rPr>
        <w:t>32</w:t>
      </w:r>
      <w:r w:rsidRPr="0008420E">
        <w:rPr>
          <w:rFonts w:ascii="Consolas" w:hAnsi="Consolas" w:cs="Courier New"/>
          <w:color w:val="666600"/>
          <w:sz w:val="17"/>
          <w:szCs w:val="17"/>
          <w:lang w:val="en-US"/>
          <w:rPrChange w:id="361" w:author="Jelle Van Rethy" w:date="2025-10-14T13:28:00Z" w16du:dateUtc="2025-10-14T11:28:00Z">
            <w:rPr>
              <w:rFonts w:ascii="Consolas" w:hAnsi="Consolas" w:cs="Courier New"/>
              <w:color w:val="666600"/>
              <w:sz w:val="17"/>
              <w:szCs w:val="17"/>
            </w:rPr>
          </w:rPrChange>
        </w:rPr>
        <w:t>)</w:t>
      </w:r>
    </w:p>
    <w:p w14:paraId="76D4B345"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362"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363" w:author="Jelle Van Rethy" w:date="2025-10-14T13:28:00Z" w16du:dateUtc="2025-10-14T11:28:00Z">
            <w:rPr>
              <w:rFonts w:ascii="Consolas" w:hAnsi="Consolas" w:cs="Courier New"/>
              <w:sz w:val="17"/>
              <w:szCs w:val="17"/>
            </w:rPr>
          </w:rPrChange>
        </w:rPr>
        <w:t xml:space="preserve">16. </w:t>
      </w:r>
      <w:r w:rsidRPr="0008420E">
        <w:rPr>
          <w:rFonts w:ascii="Consolas" w:hAnsi="Consolas" w:cs="Courier New"/>
          <w:color w:val="000000"/>
          <w:sz w:val="17"/>
          <w:szCs w:val="17"/>
          <w:lang w:val="en-US"/>
          <w:rPrChange w:id="364" w:author="Jelle Van Rethy" w:date="2025-10-14T13:28:00Z" w16du:dateUtc="2025-10-14T11:28:00Z">
            <w:rPr>
              <w:rFonts w:ascii="Consolas" w:hAnsi="Consolas" w:cs="Courier New"/>
              <w:color w:val="000000"/>
              <w:sz w:val="17"/>
              <w:szCs w:val="17"/>
            </w:rPr>
          </w:rPrChange>
        </w:rPr>
        <w:t> </w:t>
      </w:r>
    </w:p>
    <w:p w14:paraId="58EE6250"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365"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366" w:author="Jelle Van Rethy" w:date="2025-10-14T13:28:00Z" w16du:dateUtc="2025-10-14T11:28:00Z">
            <w:rPr>
              <w:rFonts w:ascii="Consolas" w:hAnsi="Consolas" w:cs="Courier New"/>
              <w:sz w:val="17"/>
              <w:szCs w:val="17"/>
            </w:rPr>
          </w:rPrChange>
        </w:rPr>
        <w:t xml:space="preserve">17. </w:t>
      </w:r>
      <w:r w:rsidRPr="0008420E">
        <w:rPr>
          <w:rFonts w:ascii="Consolas" w:hAnsi="Consolas" w:cs="Courier New"/>
          <w:color w:val="000088"/>
          <w:sz w:val="17"/>
          <w:szCs w:val="17"/>
          <w:lang w:val="en-US"/>
          <w:rPrChange w:id="367" w:author="Jelle Van Rethy" w:date="2025-10-14T13:28:00Z" w16du:dateUtc="2025-10-14T11:28:00Z">
            <w:rPr>
              <w:rFonts w:ascii="Consolas" w:hAnsi="Consolas" w:cs="Courier New"/>
              <w:color w:val="000088"/>
              <w:sz w:val="17"/>
              <w:szCs w:val="17"/>
            </w:rPr>
          </w:rPrChange>
        </w:rPr>
        <w:t>self</w:t>
      </w:r>
      <w:r w:rsidRPr="0008420E">
        <w:rPr>
          <w:rFonts w:ascii="Consolas" w:hAnsi="Consolas" w:cs="Courier New"/>
          <w:color w:val="666600"/>
          <w:sz w:val="17"/>
          <w:szCs w:val="17"/>
          <w:lang w:val="en-US"/>
          <w:rPrChange w:id="368"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369" w:author="Jelle Van Rethy" w:date="2025-10-14T13:28:00Z" w16du:dateUtc="2025-10-14T11:28:00Z">
            <w:rPr>
              <w:rFonts w:ascii="Consolas" w:hAnsi="Consolas" w:cs="Courier New"/>
              <w:color w:val="000000"/>
              <w:sz w:val="17"/>
              <w:szCs w:val="17"/>
            </w:rPr>
          </w:rPrChange>
        </w:rPr>
        <w:t>set_digitizer_feature</w:t>
      </w:r>
      <w:r w:rsidRPr="0008420E">
        <w:rPr>
          <w:rFonts w:ascii="Consolas" w:hAnsi="Consolas" w:cs="Courier New"/>
          <w:color w:val="666600"/>
          <w:sz w:val="17"/>
          <w:szCs w:val="17"/>
          <w:lang w:val="en-US"/>
          <w:rPrChange w:id="370"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8800"/>
          <w:sz w:val="17"/>
          <w:szCs w:val="17"/>
          <w:lang w:val="en-US"/>
          <w:rPrChange w:id="371" w:author="Jelle Van Rethy" w:date="2025-10-14T13:28:00Z" w16du:dateUtc="2025-10-14T11:28:00Z">
            <w:rPr>
              <w:rFonts w:ascii="Consolas" w:hAnsi="Consolas" w:cs="Courier New"/>
              <w:color w:val="008800"/>
              <w:sz w:val="17"/>
              <w:szCs w:val="17"/>
            </w:rPr>
          </w:rPrChange>
        </w:rPr>
        <w:t>"PROX_IOLineSelector_Value"</w:t>
      </w:r>
      <w:r w:rsidRPr="0008420E">
        <w:rPr>
          <w:rFonts w:ascii="Consolas" w:hAnsi="Consolas" w:cs="Courier New"/>
          <w:color w:val="666600"/>
          <w:sz w:val="17"/>
          <w:szCs w:val="17"/>
          <w:lang w:val="en-US"/>
          <w:rPrChange w:id="372"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373" w:author="Jelle Van Rethy" w:date="2025-10-14T13:28:00Z" w16du:dateUtc="2025-10-14T11:28:00Z">
            <w:rPr>
              <w:rFonts w:ascii="Consolas" w:hAnsi="Consolas" w:cs="Courier New"/>
              <w:color w:val="000000"/>
              <w:sz w:val="17"/>
              <w:szCs w:val="17"/>
            </w:rPr>
          </w:rPrChange>
        </w:rPr>
        <w:t xml:space="preserve"> </w:t>
      </w:r>
      <w:r w:rsidRPr="0008420E">
        <w:rPr>
          <w:rFonts w:ascii="Consolas" w:hAnsi="Consolas" w:cs="Courier New"/>
          <w:color w:val="006666"/>
          <w:sz w:val="17"/>
          <w:szCs w:val="17"/>
          <w:lang w:val="en-US"/>
          <w:rPrChange w:id="374" w:author="Jelle Van Rethy" w:date="2025-10-14T13:28:00Z" w16du:dateUtc="2025-10-14T11:28:00Z">
            <w:rPr>
              <w:rFonts w:ascii="Consolas" w:hAnsi="Consolas" w:cs="Courier New"/>
              <w:color w:val="006666"/>
              <w:sz w:val="17"/>
              <w:szCs w:val="17"/>
            </w:rPr>
          </w:rPrChange>
        </w:rPr>
        <w:t>8</w:t>
      </w:r>
      <w:r w:rsidRPr="0008420E">
        <w:rPr>
          <w:rFonts w:ascii="Consolas" w:hAnsi="Consolas" w:cs="Courier New"/>
          <w:color w:val="666600"/>
          <w:sz w:val="17"/>
          <w:szCs w:val="17"/>
          <w:lang w:val="en-US"/>
          <w:rPrChange w:id="375" w:author="Jelle Van Rethy" w:date="2025-10-14T13:28:00Z" w16du:dateUtc="2025-10-14T11:28:00Z">
            <w:rPr>
              <w:rFonts w:ascii="Consolas" w:hAnsi="Consolas" w:cs="Courier New"/>
              <w:color w:val="666600"/>
              <w:sz w:val="17"/>
              <w:szCs w:val="17"/>
            </w:rPr>
          </w:rPrChange>
        </w:rPr>
        <w:t>)</w:t>
      </w:r>
    </w:p>
    <w:p w14:paraId="4C3E87D4"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376"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377" w:author="Jelle Van Rethy" w:date="2025-10-14T13:28:00Z" w16du:dateUtc="2025-10-14T11:28:00Z">
            <w:rPr>
              <w:rFonts w:ascii="Consolas" w:hAnsi="Consolas" w:cs="Courier New"/>
              <w:sz w:val="17"/>
              <w:szCs w:val="17"/>
            </w:rPr>
          </w:rPrChange>
        </w:rPr>
        <w:t xml:space="preserve">18. </w:t>
      </w:r>
      <w:r w:rsidRPr="0008420E">
        <w:rPr>
          <w:rFonts w:ascii="Consolas" w:hAnsi="Consolas" w:cs="Courier New"/>
          <w:color w:val="000088"/>
          <w:sz w:val="17"/>
          <w:szCs w:val="17"/>
          <w:lang w:val="en-US"/>
          <w:rPrChange w:id="378" w:author="Jelle Van Rethy" w:date="2025-10-14T13:28:00Z" w16du:dateUtc="2025-10-14T11:28:00Z">
            <w:rPr>
              <w:rFonts w:ascii="Consolas" w:hAnsi="Consolas" w:cs="Courier New"/>
              <w:color w:val="000088"/>
              <w:sz w:val="17"/>
              <w:szCs w:val="17"/>
            </w:rPr>
          </w:rPrChange>
        </w:rPr>
        <w:t>self</w:t>
      </w:r>
      <w:r w:rsidRPr="0008420E">
        <w:rPr>
          <w:rFonts w:ascii="Consolas" w:hAnsi="Consolas" w:cs="Courier New"/>
          <w:color w:val="666600"/>
          <w:sz w:val="17"/>
          <w:szCs w:val="17"/>
          <w:lang w:val="en-US"/>
          <w:rPrChange w:id="379"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380" w:author="Jelle Van Rethy" w:date="2025-10-14T13:28:00Z" w16du:dateUtc="2025-10-14T11:28:00Z">
            <w:rPr>
              <w:rFonts w:ascii="Consolas" w:hAnsi="Consolas" w:cs="Courier New"/>
              <w:color w:val="000000"/>
              <w:sz w:val="17"/>
              <w:szCs w:val="17"/>
            </w:rPr>
          </w:rPrChange>
        </w:rPr>
        <w:t>set_digitizer_feature</w:t>
      </w:r>
      <w:r w:rsidRPr="0008420E">
        <w:rPr>
          <w:rFonts w:ascii="Consolas" w:hAnsi="Consolas" w:cs="Courier New"/>
          <w:color w:val="666600"/>
          <w:sz w:val="17"/>
          <w:szCs w:val="17"/>
          <w:lang w:val="en-US"/>
          <w:rPrChange w:id="381"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8800"/>
          <w:sz w:val="17"/>
          <w:szCs w:val="17"/>
          <w:lang w:val="en-US"/>
          <w:rPrChange w:id="382" w:author="Jelle Van Rethy" w:date="2025-10-14T13:28:00Z" w16du:dateUtc="2025-10-14T11:28:00Z">
            <w:rPr>
              <w:rFonts w:ascii="Consolas" w:hAnsi="Consolas" w:cs="Courier New"/>
              <w:color w:val="008800"/>
              <w:sz w:val="17"/>
              <w:szCs w:val="17"/>
            </w:rPr>
          </w:rPrChange>
        </w:rPr>
        <w:t>"PROX_IOLineSource_Value"</w:t>
      </w:r>
      <w:r w:rsidRPr="0008420E">
        <w:rPr>
          <w:rFonts w:ascii="Consolas" w:hAnsi="Consolas" w:cs="Courier New"/>
          <w:color w:val="666600"/>
          <w:sz w:val="17"/>
          <w:szCs w:val="17"/>
          <w:lang w:val="en-US"/>
          <w:rPrChange w:id="383"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384" w:author="Jelle Van Rethy" w:date="2025-10-14T13:28:00Z" w16du:dateUtc="2025-10-14T11:28:00Z">
            <w:rPr>
              <w:rFonts w:ascii="Consolas" w:hAnsi="Consolas" w:cs="Courier New"/>
              <w:color w:val="000000"/>
              <w:sz w:val="17"/>
              <w:szCs w:val="17"/>
            </w:rPr>
          </w:rPrChange>
        </w:rPr>
        <w:t xml:space="preserve"> </w:t>
      </w:r>
      <w:r w:rsidRPr="0008420E">
        <w:rPr>
          <w:rFonts w:ascii="Consolas" w:hAnsi="Consolas" w:cs="Courier New"/>
          <w:color w:val="006666"/>
          <w:sz w:val="17"/>
          <w:szCs w:val="17"/>
          <w:lang w:val="en-US"/>
          <w:rPrChange w:id="385" w:author="Jelle Van Rethy" w:date="2025-10-14T13:28:00Z" w16du:dateUtc="2025-10-14T11:28:00Z">
            <w:rPr>
              <w:rFonts w:ascii="Consolas" w:hAnsi="Consolas" w:cs="Courier New"/>
              <w:color w:val="006666"/>
              <w:sz w:val="17"/>
              <w:szCs w:val="17"/>
            </w:rPr>
          </w:rPrChange>
        </w:rPr>
        <w:t>32</w:t>
      </w:r>
      <w:r w:rsidRPr="0008420E">
        <w:rPr>
          <w:rFonts w:ascii="Consolas" w:hAnsi="Consolas" w:cs="Courier New"/>
          <w:color w:val="666600"/>
          <w:sz w:val="17"/>
          <w:szCs w:val="17"/>
          <w:lang w:val="en-US"/>
          <w:rPrChange w:id="386" w:author="Jelle Van Rethy" w:date="2025-10-14T13:28:00Z" w16du:dateUtc="2025-10-14T11:28:00Z">
            <w:rPr>
              <w:rFonts w:ascii="Consolas" w:hAnsi="Consolas" w:cs="Courier New"/>
              <w:color w:val="666600"/>
              <w:sz w:val="17"/>
              <w:szCs w:val="17"/>
            </w:rPr>
          </w:rPrChange>
        </w:rPr>
        <w:t>)</w:t>
      </w:r>
    </w:p>
    <w:p w14:paraId="15EDB805"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387"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388" w:author="Jelle Van Rethy" w:date="2025-10-14T13:28:00Z" w16du:dateUtc="2025-10-14T11:28:00Z">
            <w:rPr>
              <w:rFonts w:ascii="Consolas" w:hAnsi="Consolas" w:cs="Courier New"/>
              <w:sz w:val="17"/>
              <w:szCs w:val="17"/>
            </w:rPr>
          </w:rPrChange>
        </w:rPr>
        <w:t xml:space="preserve">19. </w:t>
      </w:r>
      <w:r w:rsidRPr="0008420E">
        <w:rPr>
          <w:rFonts w:ascii="Consolas" w:hAnsi="Consolas" w:cs="Courier New"/>
          <w:color w:val="000000"/>
          <w:sz w:val="17"/>
          <w:szCs w:val="17"/>
          <w:lang w:val="en-US"/>
          <w:rPrChange w:id="389" w:author="Jelle Van Rethy" w:date="2025-10-14T13:28:00Z" w16du:dateUtc="2025-10-14T11:28:00Z">
            <w:rPr>
              <w:rFonts w:ascii="Consolas" w:hAnsi="Consolas" w:cs="Courier New"/>
              <w:color w:val="000000"/>
              <w:sz w:val="17"/>
              <w:szCs w:val="17"/>
            </w:rPr>
          </w:rPrChange>
        </w:rPr>
        <w:t> </w:t>
      </w:r>
    </w:p>
    <w:p w14:paraId="5BB94FC9"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390"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391" w:author="Jelle Van Rethy" w:date="2025-10-14T13:28:00Z" w16du:dateUtc="2025-10-14T11:28:00Z">
            <w:rPr>
              <w:rFonts w:ascii="Consolas" w:hAnsi="Consolas" w:cs="Courier New"/>
              <w:sz w:val="17"/>
              <w:szCs w:val="17"/>
            </w:rPr>
          </w:rPrChange>
        </w:rPr>
        <w:t xml:space="preserve">20. </w:t>
      </w:r>
      <w:r w:rsidRPr="0008420E">
        <w:rPr>
          <w:rFonts w:ascii="Consolas" w:hAnsi="Consolas" w:cs="Courier New"/>
          <w:color w:val="000088"/>
          <w:sz w:val="17"/>
          <w:szCs w:val="17"/>
          <w:lang w:val="en-US"/>
          <w:rPrChange w:id="392" w:author="Jelle Van Rethy" w:date="2025-10-14T13:28:00Z" w16du:dateUtc="2025-10-14T11:28:00Z">
            <w:rPr>
              <w:rFonts w:ascii="Consolas" w:hAnsi="Consolas" w:cs="Courier New"/>
              <w:color w:val="000088"/>
              <w:sz w:val="17"/>
              <w:szCs w:val="17"/>
            </w:rPr>
          </w:rPrChange>
        </w:rPr>
        <w:t>self</w:t>
      </w:r>
      <w:r w:rsidRPr="0008420E">
        <w:rPr>
          <w:rFonts w:ascii="Consolas" w:hAnsi="Consolas" w:cs="Courier New"/>
          <w:color w:val="666600"/>
          <w:sz w:val="17"/>
          <w:szCs w:val="17"/>
          <w:lang w:val="en-US"/>
          <w:rPrChange w:id="393"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394" w:author="Jelle Van Rethy" w:date="2025-10-14T13:28:00Z" w16du:dateUtc="2025-10-14T11:28:00Z">
            <w:rPr>
              <w:rFonts w:ascii="Consolas" w:hAnsi="Consolas" w:cs="Courier New"/>
              <w:color w:val="000000"/>
              <w:sz w:val="17"/>
              <w:szCs w:val="17"/>
            </w:rPr>
          </w:rPrChange>
        </w:rPr>
        <w:t>set_digitizer_feature</w:t>
      </w:r>
      <w:r w:rsidRPr="0008420E">
        <w:rPr>
          <w:rFonts w:ascii="Consolas" w:hAnsi="Consolas" w:cs="Courier New"/>
          <w:color w:val="666600"/>
          <w:sz w:val="17"/>
          <w:szCs w:val="17"/>
          <w:lang w:val="en-US"/>
          <w:rPrChange w:id="395"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8800"/>
          <w:sz w:val="17"/>
          <w:szCs w:val="17"/>
          <w:lang w:val="en-US"/>
          <w:rPrChange w:id="396" w:author="Jelle Van Rethy" w:date="2025-10-14T13:28:00Z" w16du:dateUtc="2025-10-14T11:28:00Z">
            <w:rPr>
              <w:rFonts w:ascii="Consolas" w:hAnsi="Consolas" w:cs="Courier New"/>
              <w:color w:val="008800"/>
              <w:sz w:val="17"/>
              <w:szCs w:val="17"/>
            </w:rPr>
          </w:rPrChange>
        </w:rPr>
        <w:t>"PROX_IOLineSelector_Value"</w:t>
      </w:r>
      <w:r w:rsidRPr="0008420E">
        <w:rPr>
          <w:rFonts w:ascii="Consolas" w:hAnsi="Consolas" w:cs="Courier New"/>
          <w:color w:val="666600"/>
          <w:sz w:val="17"/>
          <w:szCs w:val="17"/>
          <w:lang w:val="en-US"/>
          <w:rPrChange w:id="397"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398" w:author="Jelle Van Rethy" w:date="2025-10-14T13:28:00Z" w16du:dateUtc="2025-10-14T11:28:00Z">
            <w:rPr>
              <w:rFonts w:ascii="Consolas" w:hAnsi="Consolas" w:cs="Courier New"/>
              <w:color w:val="000000"/>
              <w:sz w:val="17"/>
              <w:szCs w:val="17"/>
            </w:rPr>
          </w:rPrChange>
        </w:rPr>
        <w:t xml:space="preserve"> </w:t>
      </w:r>
      <w:r w:rsidRPr="0008420E">
        <w:rPr>
          <w:rFonts w:ascii="Consolas" w:hAnsi="Consolas" w:cs="Courier New"/>
          <w:color w:val="006666"/>
          <w:sz w:val="17"/>
          <w:szCs w:val="17"/>
          <w:lang w:val="en-US"/>
          <w:rPrChange w:id="399" w:author="Jelle Van Rethy" w:date="2025-10-14T13:28:00Z" w16du:dateUtc="2025-10-14T11:28:00Z">
            <w:rPr>
              <w:rFonts w:ascii="Consolas" w:hAnsi="Consolas" w:cs="Courier New"/>
              <w:color w:val="006666"/>
              <w:sz w:val="17"/>
              <w:szCs w:val="17"/>
            </w:rPr>
          </w:rPrChange>
        </w:rPr>
        <w:t>9</w:t>
      </w:r>
      <w:r w:rsidRPr="0008420E">
        <w:rPr>
          <w:rFonts w:ascii="Consolas" w:hAnsi="Consolas" w:cs="Courier New"/>
          <w:color w:val="666600"/>
          <w:sz w:val="17"/>
          <w:szCs w:val="17"/>
          <w:lang w:val="en-US"/>
          <w:rPrChange w:id="400" w:author="Jelle Van Rethy" w:date="2025-10-14T13:28:00Z" w16du:dateUtc="2025-10-14T11:28:00Z">
            <w:rPr>
              <w:rFonts w:ascii="Consolas" w:hAnsi="Consolas" w:cs="Courier New"/>
              <w:color w:val="666600"/>
              <w:sz w:val="17"/>
              <w:szCs w:val="17"/>
            </w:rPr>
          </w:rPrChange>
        </w:rPr>
        <w:t>)</w:t>
      </w:r>
    </w:p>
    <w:p w14:paraId="6F36C628"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401"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402" w:author="Jelle Van Rethy" w:date="2025-10-14T13:28:00Z" w16du:dateUtc="2025-10-14T11:28:00Z">
            <w:rPr>
              <w:rFonts w:ascii="Consolas" w:hAnsi="Consolas" w:cs="Courier New"/>
              <w:sz w:val="17"/>
              <w:szCs w:val="17"/>
            </w:rPr>
          </w:rPrChange>
        </w:rPr>
        <w:t xml:space="preserve">21. </w:t>
      </w:r>
      <w:r w:rsidRPr="0008420E">
        <w:rPr>
          <w:rFonts w:ascii="Consolas" w:hAnsi="Consolas" w:cs="Courier New"/>
          <w:color w:val="000088"/>
          <w:sz w:val="17"/>
          <w:szCs w:val="17"/>
          <w:lang w:val="en-US"/>
          <w:rPrChange w:id="403" w:author="Jelle Van Rethy" w:date="2025-10-14T13:28:00Z" w16du:dateUtc="2025-10-14T11:28:00Z">
            <w:rPr>
              <w:rFonts w:ascii="Consolas" w:hAnsi="Consolas" w:cs="Courier New"/>
              <w:color w:val="000088"/>
              <w:sz w:val="17"/>
              <w:szCs w:val="17"/>
            </w:rPr>
          </w:rPrChange>
        </w:rPr>
        <w:t>self</w:t>
      </w:r>
      <w:r w:rsidRPr="0008420E">
        <w:rPr>
          <w:rFonts w:ascii="Consolas" w:hAnsi="Consolas" w:cs="Courier New"/>
          <w:color w:val="666600"/>
          <w:sz w:val="17"/>
          <w:szCs w:val="17"/>
          <w:lang w:val="en-US"/>
          <w:rPrChange w:id="404"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405" w:author="Jelle Van Rethy" w:date="2025-10-14T13:28:00Z" w16du:dateUtc="2025-10-14T11:28:00Z">
            <w:rPr>
              <w:rFonts w:ascii="Consolas" w:hAnsi="Consolas" w:cs="Courier New"/>
              <w:color w:val="000000"/>
              <w:sz w:val="17"/>
              <w:szCs w:val="17"/>
            </w:rPr>
          </w:rPrChange>
        </w:rPr>
        <w:t>set_digitizer_feature</w:t>
      </w:r>
      <w:r w:rsidRPr="0008420E">
        <w:rPr>
          <w:rFonts w:ascii="Consolas" w:hAnsi="Consolas" w:cs="Courier New"/>
          <w:color w:val="666600"/>
          <w:sz w:val="17"/>
          <w:szCs w:val="17"/>
          <w:lang w:val="en-US"/>
          <w:rPrChange w:id="406"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8800"/>
          <w:sz w:val="17"/>
          <w:szCs w:val="17"/>
          <w:lang w:val="en-US"/>
          <w:rPrChange w:id="407" w:author="Jelle Van Rethy" w:date="2025-10-14T13:28:00Z" w16du:dateUtc="2025-10-14T11:28:00Z">
            <w:rPr>
              <w:rFonts w:ascii="Consolas" w:hAnsi="Consolas" w:cs="Courier New"/>
              <w:color w:val="008800"/>
              <w:sz w:val="17"/>
              <w:szCs w:val="17"/>
            </w:rPr>
          </w:rPrChange>
        </w:rPr>
        <w:t>"PROX_IOLineSource_Value"</w:t>
      </w:r>
      <w:r w:rsidRPr="0008420E">
        <w:rPr>
          <w:rFonts w:ascii="Consolas" w:hAnsi="Consolas" w:cs="Courier New"/>
          <w:color w:val="666600"/>
          <w:sz w:val="17"/>
          <w:szCs w:val="17"/>
          <w:lang w:val="en-US"/>
          <w:rPrChange w:id="408"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409" w:author="Jelle Van Rethy" w:date="2025-10-14T13:28:00Z" w16du:dateUtc="2025-10-14T11:28:00Z">
            <w:rPr>
              <w:rFonts w:ascii="Consolas" w:hAnsi="Consolas" w:cs="Courier New"/>
              <w:color w:val="000000"/>
              <w:sz w:val="17"/>
              <w:szCs w:val="17"/>
            </w:rPr>
          </w:rPrChange>
        </w:rPr>
        <w:t xml:space="preserve"> </w:t>
      </w:r>
      <w:r w:rsidRPr="0008420E">
        <w:rPr>
          <w:rFonts w:ascii="Consolas" w:hAnsi="Consolas" w:cs="Courier New"/>
          <w:color w:val="006666"/>
          <w:sz w:val="17"/>
          <w:szCs w:val="17"/>
          <w:lang w:val="en-US"/>
          <w:rPrChange w:id="410" w:author="Jelle Van Rethy" w:date="2025-10-14T13:28:00Z" w16du:dateUtc="2025-10-14T11:28:00Z">
            <w:rPr>
              <w:rFonts w:ascii="Consolas" w:hAnsi="Consolas" w:cs="Courier New"/>
              <w:color w:val="006666"/>
              <w:sz w:val="17"/>
              <w:szCs w:val="17"/>
            </w:rPr>
          </w:rPrChange>
        </w:rPr>
        <w:t>32</w:t>
      </w:r>
      <w:r w:rsidRPr="0008420E">
        <w:rPr>
          <w:rFonts w:ascii="Consolas" w:hAnsi="Consolas" w:cs="Courier New"/>
          <w:color w:val="666600"/>
          <w:sz w:val="17"/>
          <w:szCs w:val="17"/>
          <w:lang w:val="en-US"/>
          <w:rPrChange w:id="411" w:author="Jelle Van Rethy" w:date="2025-10-14T13:28:00Z" w16du:dateUtc="2025-10-14T11:28:00Z">
            <w:rPr>
              <w:rFonts w:ascii="Consolas" w:hAnsi="Consolas" w:cs="Courier New"/>
              <w:color w:val="666600"/>
              <w:sz w:val="17"/>
              <w:szCs w:val="17"/>
            </w:rPr>
          </w:rPrChange>
        </w:rPr>
        <w:t>)</w:t>
      </w:r>
    </w:p>
    <w:p w14:paraId="235CDB34"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412"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413" w:author="Jelle Van Rethy" w:date="2025-10-14T13:28:00Z" w16du:dateUtc="2025-10-14T11:28:00Z">
            <w:rPr>
              <w:rFonts w:ascii="Consolas" w:hAnsi="Consolas" w:cs="Courier New"/>
              <w:sz w:val="17"/>
              <w:szCs w:val="17"/>
            </w:rPr>
          </w:rPrChange>
        </w:rPr>
        <w:t xml:space="preserve">22. </w:t>
      </w:r>
      <w:r w:rsidRPr="0008420E">
        <w:rPr>
          <w:rFonts w:ascii="Consolas" w:hAnsi="Consolas" w:cs="Courier New"/>
          <w:color w:val="000000"/>
          <w:sz w:val="17"/>
          <w:szCs w:val="17"/>
          <w:lang w:val="en-US"/>
          <w:rPrChange w:id="414" w:author="Jelle Van Rethy" w:date="2025-10-14T13:28:00Z" w16du:dateUtc="2025-10-14T11:28:00Z">
            <w:rPr>
              <w:rFonts w:ascii="Consolas" w:hAnsi="Consolas" w:cs="Courier New"/>
              <w:color w:val="000000"/>
              <w:sz w:val="17"/>
              <w:szCs w:val="17"/>
            </w:rPr>
          </w:rPrChange>
        </w:rPr>
        <w:t> </w:t>
      </w:r>
    </w:p>
    <w:p w14:paraId="3C52184E"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415"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416" w:author="Jelle Van Rethy" w:date="2025-10-14T13:28:00Z" w16du:dateUtc="2025-10-14T11:28:00Z">
            <w:rPr>
              <w:rFonts w:ascii="Consolas" w:hAnsi="Consolas" w:cs="Courier New"/>
              <w:sz w:val="17"/>
              <w:szCs w:val="17"/>
            </w:rPr>
          </w:rPrChange>
        </w:rPr>
        <w:t xml:space="preserve">23. </w:t>
      </w:r>
      <w:r w:rsidRPr="0008420E">
        <w:rPr>
          <w:rFonts w:ascii="Consolas" w:hAnsi="Consolas" w:cs="Courier New"/>
          <w:color w:val="000088"/>
          <w:sz w:val="17"/>
          <w:szCs w:val="17"/>
          <w:lang w:val="en-US"/>
          <w:rPrChange w:id="417" w:author="Jelle Van Rethy" w:date="2025-10-14T13:28:00Z" w16du:dateUtc="2025-10-14T11:28:00Z">
            <w:rPr>
              <w:rFonts w:ascii="Consolas" w:hAnsi="Consolas" w:cs="Courier New"/>
              <w:color w:val="000088"/>
              <w:sz w:val="17"/>
              <w:szCs w:val="17"/>
            </w:rPr>
          </w:rPrChange>
        </w:rPr>
        <w:t>self</w:t>
      </w:r>
      <w:r w:rsidRPr="0008420E">
        <w:rPr>
          <w:rFonts w:ascii="Consolas" w:hAnsi="Consolas" w:cs="Courier New"/>
          <w:color w:val="666600"/>
          <w:sz w:val="17"/>
          <w:szCs w:val="17"/>
          <w:lang w:val="en-US"/>
          <w:rPrChange w:id="418"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419" w:author="Jelle Van Rethy" w:date="2025-10-14T13:28:00Z" w16du:dateUtc="2025-10-14T11:28:00Z">
            <w:rPr>
              <w:rFonts w:ascii="Consolas" w:hAnsi="Consolas" w:cs="Courier New"/>
              <w:color w:val="000000"/>
              <w:sz w:val="17"/>
              <w:szCs w:val="17"/>
            </w:rPr>
          </w:rPrChange>
        </w:rPr>
        <w:t>set_digitizer_feature</w:t>
      </w:r>
      <w:r w:rsidRPr="0008420E">
        <w:rPr>
          <w:rFonts w:ascii="Consolas" w:hAnsi="Consolas" w:cs="Courier New"/>
          <w:color w:val="666600"/>
          <w:sz w:val="17"/>
          <w:szCs w:val="17"/>
          <w:lang w:val="en-US"/>
          <w:rPrChange w:id="420"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8800"/>
          <w:sz w:val="17"/>
          <w:szCs w:val="17"/>
          <w:lang w:val="en-US"/>
          <w:rPrChange w:id="421" w:author="Jelle Van Rethy" w:date="2025-10-14T13:28:00Z" w16du:dateUtc="2025-10-14T11:28:00Z">
            <w:rPr>
              <w:rFonts w:ascii="Consolas" w:hAnsi="Consolas" w:cs="Courier New"/>
              <w:color w:val="008800"/>
              <w:sz w:val="17"/>
              <w:szCs w:val="17"/>
            </w:rPr>
          </w:rPrChange>
        </w:rPr>
        <w:t>"PROX_IOLineSelector_Value"</w:t>
      </w:r>
      <w:r w:rsidRPr="0008420E">
        <w:rPr>
          <w:rFonts w:ascii="Consolas" w:hAnsi="Consolas" w:cs="Courier New"/>
          <w:color w:val="666600"/>
          <w:sz w:val="17"/>
          <w:szCs w:val="17"/>
          <w:lang w:val="en-US"/>
          <w:rPrChange w:id="422"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423" w:author="Jelle Van Rethy" w:date="2025-10-14T13:28:00Z" w16du:dateUtc="2025-10-14T11:28:00Z">
            <w:rPr>
              <w:rFonts w:ascii="Consolas" w:hAnsi="Consolas" w:cs="Courier New"/>
              <w:color w:val="000000"/>
              <w:sz w:val="17"/>
              <w:szCs w:val="17"/>
            </w:rPr>
          </w:rPrChange>
        </w:rPr>
        <w:t xml:space="preserve"> </w:t>
      </w:r>
      <w:r w:rsidRPr="0008420E">
        <w:rPr>
          <w:rFonts w:ascii="Consolas" w:hAnsi="Consolas" w:cs="Courier New"/>
          <w:color w:val="006666"/>
          <w:sz w:val="17"/>
          <w:szCs w:val="17"/>
          <w:lang w:val="en-US"/>
          <w:rPrChange w:id="424" w:author="Jelle Van Rethy" w:date="2025-10-14T13:28:00Z" w16du:dateUtc="2025-10-14T11:28:00Z">
            <w:rPr>
              <w:rFonts w:ascii="Consolas" w:hAnsi="Consolas" w:cs="Courier New"/>
              <w:color w:val="006666"/>
              <w:sz w:val="17"/>
              <w:szCs w:val="17"/>
            </w:rPr>
          </w:rPrChange>
        </w:rPr>
        <w:t>0</w:t>
      </w:r>
      <w:r w:rsidRPr="0008420E">
        <w:rPr>
          <w:rFonts w:ascii="Consolas" w:hAnsi="Consolas" w:cs="Courier New"/>
          <w:color w:val="666600"/>
          <w:sz w:val="17"/>
          <w:szCs w:val="17"/>
          <w:lang w:val="en-US"/>
          <w:rPrChange w:id="425" w:author="Jelle Van Rethy" w:date="2025-10-14T13:28:00Z" w16du:dateUtc="2025-10-14T11:28:00Z">
            <w:rPr>
              <w:rFonts w:ascii="Consolas" w:hAnsi="Consolas" w:cs="Courier New"/>
              <w:color w:val="666600"/>
              <w:sz w:val="17"/>
              <w:szCs w:val="17"/>
            </w:rPr>
          </w:rPrChange>
        </w:rPr>
        <w:t>)</w:t>
      </w:r>
    </w:p>
    <w:p w14:paraId="347B4DF1"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426"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427" w:author="Jelle Van Rethy" w:date="2025-10-14T13:28:00Z" w16du:dateUtc="2025-10-14T11:28:00Z">
            <w:rPr>
              <w:rFonts w:ascii="Consolas" w:hAnsi="Consolas" w:cs="Courier New"/>
              <w:sz w:val="17"/>
              <w:szCs w:val="17"/>
            </w:rPr>
          </w:rPrChange>
        </w:rPr>
        <w:t xml:space="preserve">24. </w:t>
      </w:r>
      <w:r w:rsidRPr="0008420E">
        <w:rPr>
          <w:rFonts w:ascii="Consolas" w:hAnsi="Consolas" w:cs="Courier New"/>
          <w:color w:val="000088"/>
          <w:sz w:val="17"/>
          <w:szCs w:val="17"/>
          <w:lang w:val="en-US"/>
          <w:rPrChange w:id="428" w:author="Jelle Van Rethy" w:date="2025-10-14T13:28:00Z" w16du:dateUtc="2025-10-14T11:28:00Z">
            <w:rPr>
              <w:rFonts w:ascii="Consolas" w:hAnsi="Consolas" w:cs="Courier New"/>
              <w:color w:val="000088"/>
              <w:sz w:val="17"/>
              <w:szCs w:val="17"/>
            </w:rPr>
          </w:rPrChange>
        </w:rPr>
        <w:t>self</w:t>
      </w:r>
      <w:r w:rsidRPr="0008420E">
        <w:rPr>
          <w:rFonts w:ascii="Consolas" w:hAnsi="Consolas" w:cs="Courier New"/>
          <w:color w:val="666600"/>
          <w:sz w:val="17"/>
          <w:szCs w:val="17"/>
          <w:lang w:val="en-US"/>
          <w:rPrChange w:id="429"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430" w:author="Jelle Van Rethy" w:date="2025-10-14T13:28:00Z" w16du:dateUtc="2025-10-14T11:28:00Z">
            <w:rPr>
              <w:rFonts w:ascii="Consolas" w:hAnsi="Consolas" w:cs="Courier New"/>
              <w:color w:val="000000"/>
              <w:sz w:val="17"/>
              <w:szCs w:val="17"/>
            </w:rPr>
          </w:rPrChange>
        </w:rPr>
        <w:t>set_digitizer_feature</w:t>
      </w:r>
      <w:r w:rsidRPr="0008420E">
        <w:rPr>
          <w:rFonts w:ascii="Consolas" w:hAnsi="Consolas" w:cs="Courier New"/>
          <w:color w:val="666600"/>
          <w:sz w:val="17"/>
          <w:szCs w:val="17"/>
          <w:lang w:val="en-US"/>
          <w:rPrChange w:id="431"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8800"/>
          <w:sz w:val="17"/>
          <w:szCs w:val="17"/>
          <w:lang w:val="en-US"/>
          <w:rPrChange w:id="432" w:author="Jelle Van Rethy" w:date="2025-10-14T13:28:00Z" w16du:dateUtc="2025-10-14T11:28:00Z">
            <w:rPr>
              <w:rFonts w:ascii="Consolas" w:hAnsi="Consolas" w:cs="Courier New"/>
              <w:color w:val="008800"/>
              <w:sz w:val="17"/>
              <w:szCs w:val="17"/>
            </w:rPr>
          </w:rPrChange>
        </w:rPr>
        <w:t>"PROX_IOLineSource_Value"</w:t>
      </w:r>
      <w:r w:rsidRPr="0008420E">
        <w:rPr>
          <w:rFonts w:ascii="Consolas" w:hAnsi="Consolas" w:cs="Courier New"/>
          <w:color w:val="666600"/>
          <w:sz w:val="17"/>
          <w:szCs w:val="17"/>
          <w:lang w:val="en-US"/>
          <w:rPrChange w:id="433"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434" w:author="Jelle Van Rethy" w:date="2025-10-14T13:28:00Z" w16du:dateUtc="2025-10-14T11:28:00Z">
            <w:rPr>
              <w:rFonts w:ascii="Consolas" w:hAnsi="Consolas" w:cs="Courier New"/>
              <w:color w:val="000000"/>
              <w:sz w:val="17"/>
              <w:szCs w:val="17"/>
            </w:rPr>
          </w:rPrChange>
        </w:rPr>
        <w:t xml:space="preserve"> </w:t>
      </w:r>
      <w:r w:rsidRPr="0008420E">
        <w:rPr>
          <w:rFonts w:ascii="Consolas" w:hAnsi="Consolas" w:cs="Courier New"/>
          <w:color w:val="006666"/>
          <w:sz w:val="17"/>
          <w:szCs w:val="17"/>
          <w:lang w:val="en-US"/>
          <w:rPrChange w:id="435" w:author="Jelle Van Rethy" w:date="2025-10-14T13:28:00Z" w16du:dateUtc="2025-10-14T11:28:00Z">
            <w:rPr>
              <w:rFonts w:ascii="Consolas" w:hAnsi="Consolas" w:cs="Courier New"/>
              <w:color w:val="006666"/>
              <w:sz w:val="17"/>
              <w:szCs w:val="17"/>
            </w:rPr>
          </w:rPrChange>
        </w:rPr>
        <w:t>32</w:t>
      </w:r>
      <w:r w:rsidRPr="0008420E">
        <w:rPr>
          <w:rFonts w:ascii="Consolas" w:hAnsi="Consolas" w:cs="Courier New"/>
          <w:color w:val="666600"/>
          <w:sz w:val="17"/>
          <w:szCs w:val="17"/>
          <w:lang w:val="en-US"/>
          <w:rPrChange w:id="436" w:author="Jelle Van Rethy" w:date="2025-10-14T13:28:00Z" w16du:dateUtc="2025-10-14T11:28:00Z">
            <w:rPr>
              <w:rFonts w:ascii="Consolas" w:hAnsi="Consolas" w:cs="Courier New"/>
              <w:color w:val="666600"/>
              <w:sz w:val="17"/>
              <w:szCs w:val="17"/>
            </w:rPr>
          </w:rPrChange>
        </w:rPr>
        <w:t>)</w:t>
      </w:r>
    </w:p>
    <w:p w14:paraId="7969D5B6"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437"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438" w:author="Jelle Van Rethy" w:date="2025-10-14T13:28:00Z" w16du:dateUtc="2025-10-14T11:28:00Z">
            <w:rPr>
              <w:rFonts w:ascii="Consolas" w:hAnsi="Consolas" w:cs="Courier New"/>
              <w:sz w:val="17"/>
              <w:szCs w:val="17"/>
            </w:rPr>
          </w:rPrChange>
        </w:rPr>
        <w:t xml:space="preserve">25. </w:t>
      </w:r>
      <w:r w:rsidRPr="0008420E">
        <w:rPr>
          <w:rFonts w:ascii="Consolas" w:hAnsi="Consolas" w:cs="Courier New"/>
          <w:color w:val="880000"/>
          <w:sz w:val="17"/>
          <w:szCs w:val="17"/>
          <w:lang w:val="en-US"/>
          <w:rPrChange w:id="439" w:author="Jelle Van Rethy" w:date="2025-10-14T13:28:00Z" w16du:dateUtc="2025-10-14T11:28:00Z">
            <w:rPr>
              <w:rFonts w:ascii="Consolas" w:hAnsi="Consolas" w:cs="Courier New"/>
              <w:color w:val="880000"/>
              <w:sz w:val="17"/>
              <w:szCs w:val="17"/>
            </w:rPr>
          </w:rPrChange>
        </w:rPr>
        <w:t># endregion</w:t>
      </w:r>
    </w:p>
    <w:p w14:paraId="6C38AC0A"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440"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441" w:author="Jelle Van Rethy" w:date="2025-10-14T13:28:00Z" w16du:dateUtc="2025-10-14T11:28:00Z">
            <w:rPr>
              <w:rFonts w:ascii="Consolas" w:hAnsi="Consolas" w:cs="Courier New"/>
              <w:sz w:val="17"/>
              <w:szCs w:val="17"/>
            </w:rPr>
          </w:rPrChange>
        </w:rPr>
        <w:t xml:space="preserve">26. </w:t>
      </w:r>
      <w:r w:rsidRPr="0008420E">
        <w:rPr>
          <w:rFonts w:ascii="Consolas" w:hAnsi="Consolas" w:cs="Courier New"/>
          <w:color w:val="000000"/>
          <w:sz w:val="17"/>
          <w:szCs w:val="17"/>
          <w:lang w:val="en-US"/>
          <w:rPrChange w:id="442" w:author="Jelle Van Rethy" w:date="2025-10-14T13:28:00Z" w16du:dateUtc="2025-10-14T11:28:00Z">
            <w:rPr>
              <w:rFonts w:ascii="Consolas" w:hAnsi="Consolas" w:cs="Courier New"/>
              <w:color w:val="000000"/>
              <w:sz w:val="17"/>
              <w:szCs w:val="17"/>
            </w:rPr>
          </w:rPrChange>
        </w:rPr>
        <w:t> </w:t>
      </w:r>
    </w:p>
    <w:p w14:paraId="552CDE76"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443"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444" w:author="Jelle Van Rethy" w:date="2025-10-14T13:28:00Z" w16du:dateUtc="2025-10-14T11:28:00Z">
            <w:rPr>
              <w:rFonts w:ascii="Consolas" w:hAnsi="Consolas" w:cs="Courier New"/>
              <w:sz w:val="17"/>
              <w:szCs w:val="17"/>
            </w:rPr>
          </w:rPrChange>
        </w:rPr>
        <w:t xml:space="preserve">27. </w:t>
      </w:r>
      <w:r w:rsidRPr="0008420E">
        <w:rPr>
          <w:rFonts w:ascii="Consolas" w:hAnsi="Consolas" w:cs="Courier New"/>
          <w:color w:val="000088"/>
          <w:sz w:val="17"/>
          <w:szCs w:val="17"/>
          <w:lang w:val="en-US"/>
          <w:rPrChange w:id="445" w:author="Jelle Van Rethy" w:date="2025-10-14T13:28:00Z" w16du:dateUtc="2025-10-14T11:28:00Z">
            <w:rPr>
              <w:rFonts w:ascii="Consolas" w:hAnsi="Consolas" w:cs="Courier New"/>
              <w:color w:val="000088"/>
              <w:sz w:val="17"/>
              <w:szCs w:val="17"/>
            </w:rPr>
          </w:rPrChange>
        </w:rPr>
        <w:t>self</w:t>
      </w:r>
      <w:r w:rsidRPr="0008420E">
        <w:rPr>
          <w:rFonts w:ascii="Consolas" w:hAnsi="Consolas" w:cs="Courier New"/>
          <w:color w:val="666600"/>
          <w:sz w:val="17"/>
          <w:szCs w:val="17"/>
          <w:lang w:val="en-US"/>
          <w:rPrChange w:id="446"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447" w:author="Jelle Van Rethy" w:date="2025-10-14T13:28:00Z" w16du:dateUtc="2025-10-14T11:28:00Z">
            <w:rPr>
              <w:rFonts w:ascii="Consolas" w:hAnsi="Consolas" w:cs="Courier New"/>
              <w:color w:val="000000"/>
              <w:sz w:val="17"/>
              <w:szCs w:val="17"/>
            </w:rPr>
          </w:rPrChange>
        </w:rPr>
        <w:t xml:space="preserve">_spi_initialized </w:t>
      </w:r>
      <w:r w:rsidRPr="0008420E">
        <w:rPr>
          <w:rFonts w:ascii="Consolas" w:hAnsi="Consolas" w:cs="Courier New"/>
          <w:color w:val="666600"/>
          <w:sz w:val="17"/>
          <w:szCs w:val="17"/>
          <w:lang w:val="en-US"/>
          <w:rPrChange w:id="448"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449" w:author="Jelle Van Rethy" w:date="2025-10-14T13:28:00Z" w16du:dateUtc="2025-10-14T11:28:00Z">
            <w:rPr>
              <w:rFonts w:ascii="Consolas" w:hAnsi="Consolas" w:cs="Courier New"/>
              <w:color w:val="000000"/>
              <w:sz w:val="17"/>
              <w:szCs w:val="17"/>
            </w:rPr>
          </w:rPrChange>
        </w:rPr>
        <w:t xml:space="preserve"> </w:t>
      </w:r>
      <w:r w:rsidRPr="0008420E">
        <w:rPr>
          <w:rFonts w:ascii="Consolas" w:hAnsi="Consolas" w:cs="Courier New"/>
          <w:color w:val="000088"/>
          <w:sz w:val="17"/>
          <w:szCs w:val="17"/>
          <w:lang w:val="en-US"/>
          <w:rPrChange w:id="450" w:author="Jelle Van Rethy" w:date="2025-10-14T13:28:00Z" w16du:dateUtc="2025-10-14T11:28:00Z">
            <w:rPr>
              <w:rFonts w:ascii="Consolas" w:hAnsi="Consolas" w:cs="Courier New"/>
              <w:color w:val="000088"/>
              <w:sz w:val="17"/>
              <w:szCs w:val="17"/>
            </w:rPr>
          </w:rPrChange>
        </w:rPr>
        <w:t>True</w:t>
      </w:r>
    </w:p>
    <w:p w14:paraId="355F4530" w14:textId="77777777" w:rsidR="003C1E15" w:rsidRPr="0008420E" w:rsidRDefault="003C1E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2257984"/>
        <w:rPr>
          <w:rFonts w:ascii="Consolas" w:hAnsi="Consolas" w:cs="Courier New"/>
          <w:sz w:val="17"/>
          <w:szCs w:val="17"/>
          <w:lang w:val="en-US"/>
          <w:rPrChange w:id="451"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452" w:author="Jelle Van Rethy" w:date="2025-10-14T13:28:00Z" w16du:dateUtc="2025-10-14T11:28:00Z">
            <w:rPr>
              <w:rFonts w:ascii="Consolas" w:hAnsi="Consolas" w:cs="Courier New"/>
              <w:sz w:val="17"/>
              <w:szCs w:val="17"/>
            </w:rPr>
          </w:rPrChange>
        </w:rPr>
        <w:t xml:space="preserve">28. </w:t>
      </w:r>
      <w:r w:rsidRPr="0008420E">
        <w:rPr>
          <w:rFonts w:ascii="Consolas" w:hAnsi="Consolas" w:cs="Courier New"/>
          <w:color w:val="000000"/>
          <w:sz w:val="17"/>
          <w:szCs w:val="17"/>
          <w:lang w:val="en-US"/>
          <w:rPrChange w:id="453" w:author="Jelle Van Rethy" w:date="2025-10-14T13:28:00Z" w16du:dateUtc="2025-10-14T11:28:00Z">
            <w:rPr>
              <w:rFonts w:ascii="Consolas" w:hAnsi="Consolas" w:cs="Courier New"/>
              <w:color w:val="000000"/>
              <w:sz w:val="17"/>
              <w:szCs w:val="17"/>
            </w:rPr>
          </w:rPrChange>
        </w:rPr>
        <w:t> </w:t>
      </w:r>
    </w:p>
    <w:p w14:paraId="598D327D" w14:textId="05CAAA40" w:rsidR="003C1E15" w:rsidRDefault="003C1E15" w:rsidP="003C1E15">
      <w:pPr>
        <w:rPr>
          <w:lang w:eastAsia="en-US"/>
        </w:rPr>
      </w:pPr>
    </w:p>
    <w:p w14:paraId="7593F13B" w14:textId="77777777" w:rsidR="002422D3" w:rsidRDefault="002422D3" w:rsidP="003C1E15">
      <w:pPr>
        <w:rPr>
          <w:lang w:eastAsia="en-US"/>
        </w:rPr>
      </w:pPr>
    </w:p>
    <w:p w14:paraId="0A586447" w14:textId="77777777" w:rsidR="002422D3" w:rsidRDefault="002422D3" w:rsidP="003C1E15">
      <w:pPr>
        <w:rPr>
          <w:lang w:eastAsia="en-US"/>
        </w:rPr>
      </w:pPr>
    </w:p>
    <w:p w14:paraId="65D8F1B2" w14:textId="77777777" w:rsidR="002422D3" w:rsidRDefault="002422D3" w:rsidP="003C1E15">
      <w:pPr>
        <w:rPr>
          <w:lang w:eastAsia="en-US"/>
        </w:rPr>
      </w:pPr>
    </w:p>
    <w:p w14:paraId="6A1AE1C9" w14:textId="2D70F49A" w:rsidR="002422D3" w:rsidRDefault="002422D3" w:rsidP="002422D3">
      <w:pPr>
        <w:pStyle w:val="Appendix1"/>
      </w:pPr>
      <w:bookmarkStart w:id="454" w:name="_Ref210983602"/>
      <w:bookmarkStart w:id="455" w:name="_Toc211000610"/>
      <w:r>
        <w:lastRenderedPageBreak/>
        <w:t xml:space="preserve">MAG-DRV IC Reset </w:t>
      </w:r>
      <w:r w:rsidR="00685021">
        <w:t xml:space="preserve">and clear </w:t>
      </w:r>
      <w:r>
        <w:t>all</w:t>
      </w:r>
      <w:bookmarkEnd w:id="454"/>
      <w:bookmarkEnd w:id="455"/>
    </w:p>
    <w:p w14:paraId="4DA39C2B" w14:textId="77777777" w:rsidR="00670FAE" w:rsidRPr="0008420E" w:rsidRDefault="00670F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1121231"/>
        <w:rPr>
          <w:rFonts w:ascii="Consolas" w:hAnsi="Consolas" w:cs="Courier New"/>
          <w:sz w:val="17"/>
          <w:szCs w:val="17"/>
          <w:lang w:val="en-US"/>
          <w:rPrChange w:id="456" w:author="Jelle Van Rethy" w:date="2025-10-14T13:28:00Z" w16du:dateUtc="2025-10-14T11:28:00Z">
            <w:rPr>
              <w:rFonts w:ascii="Consolas" w:hAnsi="Consolas" w:cs="Courier New"/>
              <w:sz w:val="17"/>
              <w:szCs w:val="17"/>
            </w:rPr>
          </w:rPrChange>
        </w:rPr>
      </w:pPr>
      <w:r w:rsidRPr="0008420E">
        <w:rPr>
          <w:rFonts w:ascii="Consolas" w:hAnsi="Consolas" w:cs="Courier New"/>
          <w:sz w:val="17"/>
          <w:szCs w:val="17"/>
          <w:lang w:val="en-US"/>
          <w:rPrChange w:id="457" w:author="Jelle Van Rethy" w:date="2025-10-14T13:28:00Z" w16du:dateUtc="2025-10-14T11:28:00Z">
            <w:rPr>
              <w:rFonts w:ascii="Consolas" w:hAnsi="Consolas" w:cs="Courier New"/>
              <w:sz w:val="17"/>
              <w:szCs w:val="17"/>
            </w:rPr>
          </w:rPrChange>
        </w:rPr>
        <w:t xml:space="preserve"> 1. </w:t>
      </w:r>
      <w:r w:rsidRPr="0008420E">
        <w:rPr>
          <w:rFonts w:ascii="Consolas" w:hAnsi="Consolas" w:cs="Courier New"/>
          <w:color w:val="000088"/>
          <w:sz w:val="17"/>
          <w:szCs w:val="17"/>
          <w:lang w:val="en-US"/>
          <w:rPrChange w:id="458" w:author="Jelle Van Rethy" w:date="2025-10-14T13:28:00Z" w16du:dateUtc="2025-10-14T11:28:00Z">
            <w:rPr>
              <w:rFonts w:ascii="Consolas" w:hAnsi="Consolas" w:cs="Courier New"/>
              <w:color w:val="000088"/>
              <w:sz w:val="17"/>
              <w:szCs w:val="17"/>
            </w:rPr>
          </w:rPrChange>
        </w:rPr>
        <w:t>self</w:t>
      </w:r>
      <w:r w:rsidRPr="0008420E">
        <w:rPr>
          <w:rFonts w:ascii="Consolas" w:hAnsi="Consolas" w:cs="Courier New"/>
          <w:color w:val="666600"/>
          <w:sz w:val="17"/>
          <w:szCs w:val="17"/>
          <w:lang w:val="en-US"/>
          <w:rPrChange w:id="459"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460" w:author="Jelle Van Rethy" w:date="2025-10-14T13:28:00Z" w16du:dateUtc="2025-10-14T11:28:00Z">
            <w:rPr>
              <w:rFonts w:ascii="Consolas" w:hAnsi="Consolas" w:cs="Courier New"/>
              <w:color w:val="000000"/>
              <w:sz w:val="17"/>
              <w:szCs w:val="17"/>
            </w:rPr>
          </w:rPrChange>
        </w:rPr>
        <w:t>spi_write_reg_name</w:t>
      </w:r>
      <w:r w:rsidRPr="0008420E">
        <w:rPr>
          <w:rFonts w:ascii="Consolas" w:hAnsi="Consolas" w:cs="Courier New"/>
          <w:color w:val="666600"/>
          <w:sz w:val="17"/>
          <w:szCs w:val="17"/>
          <w:lang w:val="en-US"/>
          <w:rPrChange w:id="461"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462" w:author="Jelle Van Rethy" w:date="2025-10-14T13:28:00Z" w16du:dateUtc="2025-10-14T11:28:00Z">
            <w:rPr>
              <w:rFonts w:ascii="Consolas" w:hAnsi="Consolas" w:cs="Courier New"/>
              <w:color w:val="000000"/>
              <w:sz w:val="17"/>
              <w:szCs w:val="17"/>
            </w:rPr>
          </w:rPrChange>
        </w:rPr>
        <w:t>name</w:t>
      </w:r>
      <w:r w:rsidRPr="0008420E">
        <w:rPr>
          <w:rFonts w:ascii="Consolas" w:hAnsi="Consolas" w:cs="Courier New"/>
          <w:color w:val="666600"/>
          <w:sz w:val="17"/>
          <w:szCs w:val="17"/>
          <w:lang w:val="en-US"/>
          <w:rPrChange w:id="463"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8800"/>
          <w:sz w:val="17"/>
          <w:szCs w:val="17"/>
          <w:lang w:val="en-US"/>
          <w:rPrChange w:id="464" w:author="Jelle Van Rethy" w:date="2025-10-14T13:28:00Z" w16du:dateUtc="2025-10-14T11:28:00Z">
            <w:rPr>
              <w:rFonts w:ascii="Consolas" w:hAnsi="Consolas" w:cs="Courier New"/>
              <w:color w:val="008800"/>
              <w:sz w:val="17"/>
              <w:szCs w:val="17"/>
            </w:rPr>
          </w:rPrChange>
        </w:rPr>
        <w:t>'reset_ocd'</w:t>
      </w:r>
      <w:r w:rsidRPr="0008420E">
        <w:rPr>
          <w:rFonts w:ascii="Consolas" w:hAnsi="Consolas" w:cs="Courier New"/>
          <w:color w:val="666600"/>
          <w:sz w:val="17"/>
          <w:szCs w:val="17"/>
          <w:lang w:val="en-US"/>
          <w:rPrChange w:id="465"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466" w:author="Jelle Van Rethy" w:date="2025-10-14T13:28:00Z" w16du:dateUtc="2025-10-14T11:28:00Z">
            <w:rPr>
              <w:rFonts w:ascii="Consolas" w:hAnsi="Consolas" w:cs="Courier New"/>
              <w:color w:val="000000"/>
              <w:sz w:val="17"/>
              <w:szCs w:val="17"/>
            </w:rPr>
          </w:rPrChange>
        </w:rPr>
        <w:t xml:space="preserve"> data</w:t>
      </w:r>
      <w:r w:rsidRPr="0008420E">
        <w:rPr>
          <w:rFonts w:ascii="Consolas" w:hAnsi="Consolas" w:cs="Courier New"/>
          <w:color w:val="666600"/>
          <w:sz w:val="17"/>
          <w:szCs w:val="17"/>
          <w:lang w:val="en-US"/>
          <w:rPrChange w:id="467" w:author="Jelle Van Rethy" w:date="2025-10-14T13:28:00Z" w16du:dateUtc="2025-10-14T11:28:00Z">
            <w:rPr>
              <w:rFonts w:ascii="Consolas" w:hAnsi="Consolas" w:cs="Courier New"/>
              <w:color w:val="666600"/>
              <w:sz w:val="17"/>
              <w:szCs w:val="17"/>
            </w:rPr>
          </w:rPrChange>
        </w:rPr>
        <w:t>=</w:t>
      </w:r>
      <w:r w:rsidRPr="0008420E">
        <w:rPr>
          <w:rFonts w:ascii="Consolas" w:hAnsi="Consolas" w:cs="Courier New"/>
          <w:color w:val="006666"/>
          <w:sz w:val="17"/>
          <w:szCs w:val="17"/>
          <w:lang w:val="en-US"/>
          <w:rPrChange w:id="468" w:author="Jelle Van Rethy" w:date="2025-10-14T13:28:00Z" w16du:dateUtc="2025-10-14T11:28:00Z">
            <w:rPr>
              <w:rFonts w:ascii="Consolas" w:hAnsi="Consolas" w:cs="Courier New"/>
              <w:color w:val="006666"/>
              <w:sz w:val="17"/>
              <w:szCs w:val="17"/>
            </w:rPr>
          </w:rPrChange>
        </w:rPr>
        <w:t>0b11111111</w:t>
      </w:r>
      <w:r w:rsidRPr="0008420E">
        <w:rPr>
          <w:rFonts w:ascii="Consolas" w:hAnsi="Consolas" w:cs="Courier New"/>
          <w:color w:val="666600"/>
          <w:sz w:val="17"/>
          <w:szCs w:val="17"/>
          <w:lang w:val="en-US"/>
          <w:rPrChange w:id="469" w:author="Jelle Van Rethy" w:date="2025-10-14T13:28:00Z" w16du:dateUtc="2025-10-14T11:28:00Z">
            <w:rPr>
              <w:rFonts w:ascii="Consolas" w:hAnsi="Consolas" w:cs="Courier New"/>
              <w:color w:val="666600"/>
              <w:sz w:val="17"/>
              <w:szCs w:val="17"/>
            </w:rPr>
          </w:rPrChange>
        </w:rPr>
        <w:t>)</w:t>
      </w:r>
    </w:p>
    <w:p w14:paraId="18AB0733" w14:textId="77777777" w:rsidR="00670FAE" w:rsidRPr="0008420E" w:rsidRDefault="00670F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1121231"/>
        <w:rPr>
          <w:rFonts w:ascii="Consolas" w:hAnsi="Consolas" w:cs="Courier New"/>
          <w:sz w:val="17"/>
          <w:szCs w:val="17"/>
          <w:lang w:val="en-US"/>
          <w:rPrChange w:id="470" w:author="Jelle Van Rethy" w:date="2025-10-14T13:29:00Z" w16du:dateUtc="2025-10-14T11:29:00Z">
            <w:rPr>
              <w:rFonts w:ascii="Consolas" w:hAnsi="Consolas" w:cs="Courier New"/>
              <w:sz w:val="17"/>
              <w:szCs w:val="17"/>
            </w:rPr>
          </w:rPrChange>
        </w:rPr>
      </w:pPr>
      <w:r w:rsidRPr="0008420E">
        <w:rPr>
          <w:rFonts w:ascii="Consolas" w:hAnsi="Consolas" w:cs="Courier New"/>
          <w:sz w:val="17"/>
          <w:szCs w:val="17"/>
          <w:lang w:val="en-US"/>
          <w:rPrChange w:id="471" w:author="Jelle Van Rethy" w:date="2025-10-14T13:28:00Z" w16du:dateUtc="2025-10-14T11:28:00Z">
            <w:rPr>
              <w:rFonts w:ascii="Consolas" w:hAnsi="Consolas" w:cs="Courier New"/>
              <w:sz w:val="17"/>
              <w:szCs w:val="17"/>
            </w:rPr>
          </w:rPrChange>
        </w:rPr>
        <w:t xml:space="preserve"> </w:t>
      </w:r>
      <w:r w:rsidRPr="0008420E">
        <w:rPr>
          <w:rFonts w:ascii="Consolas" w:hAnsi="Consolas" w:cs="Courier New"/>
          <w:sz w:val="17"/>
          <w:szCs w:val="17"/>
          <w:lang w:val="en-US"/>
          <w:rPrChange w:id="472" w:author="Jelle Van Rethy" w:date="2025-10-14T13:29:00Z" w16du:dateUtc="2025-10-14T11:29:00Z">
            <w:rPr>
              <w:rFonts w:ascii="Consolas" w:hAnsi="Consolas" w:cs="Courier New"/>
              <w:sz w:val="17"/>
              <w:szCs w:val="17"/>
            </w:rPr>
          </w:rPrChange>
        </w:rPr>
        <w:t xml:space="preserve">2. </w:t>
      </w:r>
      <w:r w:rsidRPr="0008420E">
        <w:rPr>
          <w:rFonts w:ascii="Consolas" w:hAnsi="Consolas" w:cs="Courier New"/>
          <w:color w:val="000000"/>
          <w:sz w:val="17"/>
          <w:szCs w:val="17"/>
          <w:lang w:val="en-US"/>
          <w:rPrChange w:id="473" w:author="Jelle Van Rethy" w:date="2025-10-14T13:29:00Z" w16du:dateUtc="2025-10-14T11:29:00Z">
            <w:rPr>
              <w:rFonts w:ascii="Consolas" w:hAnsi="Consolas" w:cs="Courier New"/>
              <w:color w:val="000000"/>
              <w:sz w:val="17"/>
              <w:szCs w:val="17"/>
            </w:rPr>
          </w:rPrChange>
        </w:rPr>
        <w:t>time</w:t>
      </w:r>
      <w:r w:rsidRPr="0008420E">
        <w:rPr>
          <w:rFonts w:ascii="Consolas" w:hAnsi="Consolas" w:cs="Courier New"/>
          <w:color w:val="666600"/>
          <w:sz w:val="17"/>
          <w:szCs w:val="17"/>
          <w:lang w:val="en-US"/>
          <w:rPrChange w:id="474"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475" w:author="Jelle Van Rethy" w:date="2025-10-14T13:29:00Z" w16du:dateUtc="2025-10-14T11:29:00Z">
            <w:rPr>
              <w:rFonts w:ascii="Consolas" w:hAnsi="Consolas" w:cs="Courier New"/>
              <w:color w:val="000000"/>
              <w:sz w:val="17"/>
              <w:szCs w:val="17"/>
            </w:rPr>
          </w:rPrChange>
        </w:rPr>
        <w:t>sleep</w:t>
      </w:r>
      <w:r w:rsidRPr="0008420E">
        <w:rPr>
          <w:rFonts w:ascii="Consolas" w:hAnsi="Consolas" w:cs="Courier New"/>
          <w:color w:val="666600"/>
          <w:sz w:val="17"/>
          <w:szCs w:val="17"/>
          <w:lang w:val="en-US"/>
          <w:rPrChange w:id="476"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477" w:author="Jelle Van Rethy" w:date="2025-10-14T13:29:00Z" w16du:dateUtc="2025-10-14T11:29:00Z">
            <w:rPr>
              <w:rFonts w:ascii="Consolas" w:hAnsi="Consolas" w:cs="Courier New"/>
              <w:color w:val="000000"/>
              <w:sz w:val="17"/>
              <w:szCs w:val="17"/>
            </w:rPr>
          </w:rPrChange>
        </w:rPr>
        <w:t>time_to_wait</w:t>
      </w:r>
      <w:r w:rsidRPr="0008420E">
        <w:rPr>
          <w:rFonts w:ascii="Consolas" w:hAnsi="Consolas" w:cs="Courier New"/>
          <w:color w:val="666600"/>
          <w:sz w:val="17"/>
          <w:szCs w:val="17"/>
          <w:lang w:val="en-US"/>
          <w:rPrChange w:id="478" w:author="Jelle Van Rethy" w:date="2025-10-14T13:29:00Z" w16du:dateUtc="2025-10-14T11:29:00Z">
            <w:rPr>
              <w:rFonts w:ascii="Consolas" w:hAnsi="Consolas" w:cs="Courier New"/>
              <w:color w:val="666600"/>
              <w:sz w:val="17"/>
              <w:szCs w:val="17"/>
            </w:rPr>
          </w:rPrChange>
        </w:rPr>
        <w:t>)</w:t>
      </w:r>
    </w:p>
    <w:p w14:paraId="743FE061" w14:textId="77777777" w:rsidR="00670FAE" w:rsidRPr="0008420E" w:rsidRDefault="00670F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1121231"/>
        <w:rPr>
          <w:rFonts w:ascii="Consolas" w:hAnsi="Consolas" w:cs="Courier New"/>
          <w:sz w:val="17"/>
          <w:szCs w:val="17"/>
          <w:lang w:val="en-US"/>
          <w:rPrChange w:id="479" w:author="Jelle Van Rethy" w:date="2025-10-14T13:29:00Z" w16du:dateUtc="2025-10-14T11:29:00Z">
            <w:rPr>
              <w:rFonts w:ascii="Consolas" w:hAnsi="Consolas" w:cs="Courier New"/>
              <w:sz w:val="17"/>
              <w:szCs w:val="17"/>
            </w:rPr>
          </w:rPrChange>
        </w:rPr>
      </w:pPr>
      <w:r w:rsidRPr="0008420E">
        <w:rPr>
          <w:rFonts w:ascii="Consolas" w:hAnsi="Consolas" w:cs="Courier New"/>
          <w:sz w:val="17"/>
          <w:szCs w:val="17"/>
          <w:lang w:val="en-US"/>
          <w:rPrChange w:id="480" w:author="Jelle Van Rethy" w:date="2025-10-14T13:29:00Z" w16du:dateUtc="2025-10-14T11:29:00Z">
            <w:rPr>
              <w:rFonts w:ascii="Consolas" w:hAnsi="Consolas" w:cs="Courier New"/>
              <w:sz w:val="17"/>
              <w:szCs w:val="17"/>
            </w:rPr>
          </w:rPrChange>
        </w:rPr>
        <w:t xml:space="preserve"> 3. </w:t>
      </w:r>
      <w:r w:rsidRPr="0008420E">
        <w:rPr>
          <w:rFonts w:ascii="Consolas" w:hAnsi="Consolas" w:cs="Courier New"/>
          <w:color w:val="000088"/>
          <w:sz w:val="17"/>
          <w:szCs w:val="17"/>
          <w:lang w:val="en-US"/>
          <w:rPrChange w:id="481" w:author="Jelle Van Rethy" w:date="2025-10-14T13:29:00Z" w16du:dateUtc="2025-10-14T11:29:00Z">
            <w:rPr>
              <w:rFonts w:ascii="Consolas" w:hAnsi="Consolas" w:cs="Courier New"/>
              <w:color w:val="000088"/>
              <w:sz w:val="17"/>
              <w:szCs w:val="17"/>
            </w:rPr>
          </w:rPrChange>
        </w:rPr>
        <w:t>self</w:t>
      </w:r>
      <w:r w:rsidRPr="0008420E">
        <w:rPr>
          <w:rFonts w:ascii="Consolas" w:hAnsi="Consolas" w:cs="Courier New"/>
          <w:color w:val="666600"/>
          <w:sz w:val="17"/>
          <w:szCs w:val="17"/>
          <w:lang w:val="en-US"/>
          <w:rPrChange w:id="482"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483" w:author="Jelle Van Rethy" w:date="2025-10-14T13:29:00Z" w16du:dateUtc="2025-10-14T11:29:00Z">
            <w:rPr>
              <w:rFonts w:ascii="Consolas" w:hAnsi="Consolas" w:cs="Courier New"/>
              <w:color w:val="000000"/>
              <w:sz w:val="17"/>
              <w:szCs w:val="17"/>
            </w:rPr>
          </w:rPrChange>
        </w:rPr>
        <w:t>spi_write_reg_name</w:t>
      </w:r>
      <w:r w:rsidRPr="0008420E">
        <w:rPr>
          <w:rFonts w:ascii="Consolas" w:hAnsi="Consolas" w:cs="Courier New"/>
          <w:color w:val="666600"/>
          <w:sz w:val="17"/>
          <w:szCs w:val="17"/>
          <w:lang w:val="en-US"/>
          <w:rPrChange w:id="484"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485" w:author="Jelle Van Rethy" w:date="2025-10-14T13:29:00Z" w16du:dateUtc="2025-10-14T11:29:00Z">
            <w:rPr>
              <w:rFonts w:ascii="Consolas" w:hAnsi="Consolas" w:cs="Courier New"/>
              <w:color w:val="000000"/>
              <w:sz w:val="17"/>
              <w:szCs w:val="17"/>
            </w:rPr>
          </w:rPrChange>
        </w:rPr>
        <w:t>name</w:t>
      </w:r>
      <w:r w:rsidRPr="0008420E">
        <w:rPr>
          <w:rFonts w:ascii="Consolas" w:hAnsi="Consolas" w:cs="Courier New"/>
          <w:color w:val="666600"/>
          <w:sz w:val="17"/>
          <w:szCs w:val="17"/>
          <w:lang w:val="en-US"/>
          <w:rPrChange w:id="486"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8800"/>
          <w:sz w:val="17"/>
          <w:szCs w:val="17"/>
          <w:lang w:val="en-US"/>
          <w:rPrChange w:id="487" w:author="Jelle Van Rethy" w:date="2025-10-14T13:29:00Z" w16du:dateUtc="2025-10-14T11:29:00Z">
            <w:rPr>
              <w:rFonts w:ascii="Consolas" w:hAnsi="Consolas" w:cs="Courier New"/>
              <w:color w:val="008800"/>
              <w:sz w:val="17"/>
              <w:szCs w:val="17"/>
            </w:rPr>
          </w:rPrChange>
        </w:rPr>
        <w:t>'reset_ocd_start'</w:t>
      </w:r>
      <w:r w:rsidRPr="0008420E">
        <w:rPr>
          <w:rFonts w:ascii="Consolas" w:hAnsi="Consolas" w:cs="Courier New"/>
          <w:color w:val="666600"/>
          <w:sz w:val="17"/>
          <w:szCs w:val="17"/>
          <w:lang w:val="en-US"/>
          <w:rPrChange w:id="488"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489" w:author="Jelle Van Rethy" w:date="2025-10-14T13:29:00Z" w16du:dateUtc="2025-10-14T11:29:00Z">
            <w:rPr>
              <w:rFonts w:ascii="Consolas" w:hAnsi="Consolas" w:cs="Courier New"/>
              <w:color w:val="000000"/>
              <w:sz w:val="17"/>
              <w:szCs w:val="17"/>
            </w:rPr>
          </w:rPrChange>
        </w:rPr>
        <w:t xml:space="preserve"> data</w:t>
      </w:r>
      <w:r w:rsidRPr="0008420E">
        <w:rPr>
          <w:rFonts w:ascii="Consolas" w:hAnsi="Consolas" w:cs="Courier New"/>
          <w:color w:val="666600"/>
          <w:sz w:val="17"/>
          <w:szCs w:val="17"/>
          <w:lang w:val="en-US"/>
          <w:rPrChange w:id="490"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6666"/>
          <w:sz w:val="17"/>
          <w:szCs w:val="17"/>
          <w:lang w:val="en-US"/>
          <w:rPrChange w:id="491" w:author="Jelle Van Rethy" w:date="2025-10-14T13:29:00Z" w16du:dateUtc="2025-10-14T11:29:00Z">
            <w:rPr>
              <w:rFonts w:ascii="Consolas" w:hAnsi="Consolas" w:cs="Courier New"/>
              <w:color w:val="006666"/>
              <w:sz w:val="17"/>
              <w:szCs w:val="17"/>
            </w:rPr>
          </w:rPrChange>
        </w:rPr>
        <w:t>0b1</w:t>
      </w:r>
      <w:r w:rsidRPr="0008420E">
        <w:rPr>
          <w:rFonts w:ascii="Consolas" w:hAnsi="Consolas" w:cs="Courier New"/>
          <w:color w:val="666600"/>
          <w:sz w:val="17"/>
          <w:szCs w:val="17"/>
          <w:lang w:val="en-US"/>
          <w:rPrChange w:id="492" w:author="Jelle Van Rethy" w:date="2025-10-14T13:29:00Z" w16du:dateUtc="2025-10-14T11:29:00Z">
            <w:rPr>
              <w:rFonts w:ascii="Consolas" w:hAnsi="Consolas" w:cs="Courier New"/>
              <w:color w:val="666600"/>
              <w:sz w:val="17"/>
              <w:szCs w:val="17"/>
            </w:rPr>
          </w:rPrChange>
        </w:rPr>
        <w:t>)</w:t>
      </w:r>
    </w:p>
    <w:p w14:paraId="518FD390" w14:textId="77777777" w:rsidR="00670FAE" w:rsidRPr="0008420E" w:rsidRDefault="00670F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1121231"/>
        <w:rPr>
          <w:rFonts w:ascii="Consolas" w:hAnsi="Consolas" w:cs="Courier New"/>
          <w:sz w:val="17"/>
          <w:szCs w:val="17"/>
          <w:lang w:val="en-US"/>
          <w:rPrChange w:id="493" w:author="Jelle Van Rethy" w:date="2025-10-14T13:29:00Z" w16du:dateUtc="2025-10-14T11:29:00Z">
            <w:rPr>
              <w:rFonts w:ascii="Consolas" w:hAnsi="Consolas" w:cs="Courier New"/>
              <w:sz w:val="17"/>
              <w:szCs w:val="17"/>
            </w:rPr>
          </w:rPrChange>
        </w:rPr>
      </w:pPr>
      <w:r w:rsidRPr="0008420E">
        <w:rPr>
          <w:rFonts w:ascii="Consolas" w:hAnsi="Consolas" w:cs="Courier New"/>
          <w:sz w:val="17"/>
          <w:szCs w:val="17"/>
          <w:lang w:val="en-US"/>
          <w:rPrChange w:id="494" w:author="Jelle Van Rethy" w:date="2025-10-14T13:29:00Z" w16du:dateUtc="2025-10-14T11:29:00Z">
            <w:rPr>
              <w:rFonts w:ascii="Consolas" w:hAnsi="Consolas" w:cs="Courier New"/>
              <w:sz w:val="17"/>
              <w:szCs w:val="17"/>
            </w:rPr>
          </w:rPrChange>
        </w:rPr>
        <w:t xml:space="preserve"> 4. </w:t>
      </w:r>
      <w:r w:rsidRPr="0008420E">
        <w:rPr>
          <w:rFonts w:ascii="Consolas" w:hAnsi="Consolas" w:cs="Courier New"/>
          <w:color w:val="000000"/>
          <w:sz w:val="17"/>
          <w:szCs w:val="17"/>
          <w:lang w:val="en-US"/>
          <w:rPrChange w:id="495" w:author="Jelle Van Rethy" w:date="2025-10-14T13:29:00Z" w16du:dateUtc="2025-10-14T11:29:00Z">
            <w:rPr>
              <w:rFonts w:ascii="Consolas" w:hAnsi="Consolas" w:cs="Courier New"/>
              <w:color w:val="000000"/>
              <w:sz w:val="17"/>
              <w:szCs w:val="17"/>
            </w:rPr>
          </w:rPrChange>
        </w:rPr>
        <w:t>time</w:t>
      </w:r>
      <w:r w:rsidRPr="0008420E">
        <w:rPr>
          <w:rFonts w:ascii="Consolas" w:hAnsi="Consolas" w:cs="Courier New"/>
          <w:color w:val="666600"/>
          <w:sz w:val="17"/>
          <w:szCs w:val="17"/>
          <w:lang w:val="en-US"/>
          <w:rPrChange w:id="496"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497" w:author="Jelle Van Rethy" w:date="2025-10-14T13:29:00Z" w16du:dateUtc="2025-10-14T11:29:00Z">
            <w:rPr>
              <w:rFonts w:ascii="Consolas" w:hAnsi="Consolas" w:cs="Courier New"/>
              <w:color w:val="000000"/>
              <w:sz w:val="17"/>
              <w:szCs w:val="17"/>
            </w:rPr>
          </w:rPrChange>
        </w:rPr>
        <w:t>sleep</w:t>
      </w:r>
      <w:r w:rsidRPr="0008420E">
        <w:rPr>
          <w:rFonts w:ascii="Consolas" w:hAnsi="Consolas" w:cs="Courier New"/>
          <w:color w:val="666600"/>
          <w:sz w:val="17"/>
          <w:szCs w:val="17"/>
          <w:lang w:val="en-US"/>
          <w:rPrChange w:id="498"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499" w:author="Jelle Van Rethy" w:date="2025-10-14T13:29:00Z" w16du:dateUtc="2025-10-14T11:29:00Z">
            <w:rPr>
              <w:rFonts w:ascii="Consolas" w:hAnsi="Consolas" w:cs="Courier New"/>
              <w:color w:val="000000"/>
              <w:sz w:val="17"/>
              <w:szCs w:val="17"/>
            </w:rPr>
          </w:rPrChange>
        </w:rPr>
        <w:t>time_to_wait</w:t>
      </w:r>
      <w:r w:rsidRPr="0008420E">
        <w:rPr>
          <w:rFonts w:ascii="Consolas" w:hAnsi="Consolas" w:cs="Courier New"/>
          <w:color w:val="666600"/>
          <w:sz w:val="17"/>
          <w:szCs w:val="17"/>
          <w:lang w:val="en-US"/>
          <w:rPrChange w:id="500" w:author="Jelle Van Rethy" w:date="2025-10-14T13:29:00Z" w16du:dateUtc="2025-10-14T11:29:00Z">
            <w:rPr>
              <w:rFonts w:ascii="Consolas" w:hAnsi="Consolas" w:cs="Courier New"/>
              <w:color w:val="666600"/>
              <w:sz w:val="17"/>
              <w:szCs w:val="17"/>
            </w:rPr>
          </w:rPrChange>
        </w:rPr>
        <w:t>)</w:t>
      </w:r>
    </w:p>
    <w:p w14:paraId="15B40B90" w14:textId="77777777" w:rsidR="00670FAE" w:rsidRPr="0008420E" w:rsidRDefault="00670F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1121231"/>
        <w:rPr>
          <w:rFonts w:ascii="Consolas" w:hAnsi="Consolas" w:cs="Courier New"/>
          <w:sz w:val="17"/>
          <w:szCs w:val="17"/>
          <w:lang w:val="en-US"/>
          <w:rPrChange w:id="501" w:author="Jelle Van Rethy" w:date="2025-10-14T13:29:00Z" w16du:dateUtc="2025-10-14T11:29:00Z">
            <w:rPr>
              <w:rFonts w:ascii="Consolas" w:hAnsi="Consolas" w:cs="Courier New"/>
              <w:sz w:val="17"/>
              <w:szCs w:val="17"/>
            </w:rPr>
          </w:rPrChange>
        </w:rPr>
      </w:pPr>
      <w:r w:rsidRPr="0008420E">
        <w:rPr>
          <w:rFonts w:ascii="Consolas" w:hAnsi="Consolas" w:cs="Courier New"/>
          <w:sz w:val="17"/>
          <w:szCs w:val="17"/>
          <w:lang w:val="en-US"/>
          <w:rPrChange w:id="502" w:author="Jelle Van Rethy" w:date="2025-10-14T13:29:00Z" w16du:dateUtc="2025-10-14T11:29:00Z">
            <w:rPr>
              <w:rFonts w:ascii="Consolas" w:hAnsi="Consolas" w:cs="Courier New"/>
              <w:sz w:val="17"/>
              <w:szCs w:val="17"/>
            </w:rPr>
          </w:rPrChange>
        </w:rPr>
        <w:t xml:space="preserve"> 5. </w:t>
      </w:r>
      <w:r w:rsidRPr="0008420E">
        <w:rPr>
          <w:rFonts w:ascii="Consolas" w:hAnsi="Consolas" w:cs="Courier New"/>
          <w:color w:val="880000"/>
          <w:sz w:val="17"/>
          <w:szCs w:val="17"/>
          <w:lang w:val="en-US"/>
          <w:rPrChange w:id="503" w:author="Jelle Van Rethy" w:date="2025-10-14T13:29:00Z" w16du:dateUtc="2025-10-14T11:29:00Z">
            <w:rPr>
              <w:rFonts w:ascii="Consolas" w:hAnsi="Consolas" w:cs="Courier New"/>
              <w:color w:val="880000"/>
              <w:sz w:val="17"/>
              <w:szCs w:val="17"/>
            </w:rPr>
          </w:rPrChange>
        </w:rPr>
        <w:t># clear ocd flags</w:t>
      </w:r>
    </w:p>
    <w:p w14:paraId="372C5B65" w14:textId="77777777" w:rsidR="00670FAE" w:rsidRPr="0008420E" w:rsidRDefault="00670F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1121231"/>
        <w:rPr>
          <w:rFonts w:ascii="Consolas" w:hAnsi="Consolas" w:cs="Courier New"/>
          <w:sz w:val="17"/>
          <w:szCs w:val="17"/>
          <w:lang w:val="en-US"/>
          <w:rPrChange w:id="504" w:author="Jelle Van Rethy" w:date="2025-10-14T13:29:00Z" w16du:dateUtc="2025-10-14T11:29:00Z">
            <w:rPr>
              <w:rFonts w:ascii="Consolas" w:hAnsi="Consolas" w:cs="Courier New"/>
              <w:sz w:val="17"/>
              <w:szCs w:val="17"/>
            </w:rPr>
          </w:rPrChange>
        </w:rPr>
      </w:pPr>
      <w:r w:rsidRPr="0008420E">
        <w:rPr>
          <w:rFonts w:ascii="Consolas" w:hAnsi="Consolas" w:cs="Courier New"/>
          <w:sz w:val="17"/>
          <w:szCs w:val="17"/>
          <w:lang w:val="en-US"/>
          <w:rPrChange w:id="505" w:author="Jelle Van Rethy" w:date="2025-10-14T13:29:00Z" w16du:dateUtc="2025-10-14T11:29:00Z">
            <w:rPr>
              <w:rFonts w:ascii="Consolas" w:hAnsi="Consolas" w:cs="Courier New"/>
              <w:sz w:val="17"/>
              <w:szCs w:val="17"/>
            </w:rPr>
          </w:rPrChange>
        </w:rPr>
        <w:t xml:space="preserve"> 6. </w:t>
      </w:r>
      <w:r w:rsidRPr="0008420E">
        <w:rPr>
          <w:rFonts w:ascii="Consolas" w:hAnsi="Consolas" w:cs="Courier New"/>
          <w:color w:val="000088"/>
          <w:sz w:val="17"/>
          <w:szCs w:val="17"/>
          <w:lang w:val="en-US"/>
          <w:rPrChange w:id="506" w:author="Jelle Van Rethy" w:date="2025-10-14T13:29:00Z" w16du:dateUtc="2025-10-14T11:29:00Z">
            <w:rPr>
              <w:rFonts w:ascii="Consolas" w:hAnsi="Consolas" w:cs="Courier New"/>
              <w:color w:val="000088"/>
              <w:sz w:val="17"/>
              <w:szCs w:val="17"/>
            </w:rPr>
          </w:rPrChange>
        </w:rPr>
        <w:t>self</w:t>
      </w:r>
      <w:r w:rsidRPr="0008420E">
        <w:rPr>
          <w:rFonts w:ascii="Consolas" w:hAnsi="Consolas" w:cs="Courier New"/>
          <w:color w:val="666600"/>
          <w:sz w:val="17"/>
          <w:szCs w:val="17"/>
          <w:lang w:val="en-US"/>
          <w:rPrChange w:id="507"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508" w:author="Jelle Van Rethy" w:date="2025-10-14T13:29:00Z" w16du:dateUtc="2025-10-14T11:29:00Z">
            <w:rPr>
              <w:rFonts w:ascii="Consolas" w:hAnsi="Consolas" w:cs="Courier New"/>
              <w:color w:val="000000"/>
              <w:sz w:val="17"/>
              <w:szCs w:val="17"/>
            </w:rPr>
          </w:rPrChange>
        </w:rPr>
        <w:t>spi_write_reg_name</w:t>
      </w:r>
      <w:r w:rsidRPr="0008420E">
        <w:rPr>
          <w:rFonts w:ascii="Consolas" w:hAnsi="Consolas" w:cs="Courier New"/>
          <w:color w:val="666600"/>
          <w:sz w:val="17"/>
          <w:szCs w:val="17"/>
          <w:lang w:val="en-US"/>
          <w:rPrChange w:id="509"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510" w:author="Jelle Van Rethy" w:date="2025-10-14T13:29:00Z" w16du:dateUtc="2025-10-14T11:29:00Z">
            <w:rPr>
              <w:rFonts w:ascii="Consolas" w:hAnsi="Consolas" w:cs="Courier New"/>
              <w:color w:val="000000"/>
              <w:sz w:val="17"/>
              <w:szCs w:val="17"/>
            </w:rPr>
          </w:rPrChange>
        </w:rPr>
        <w:t>name</w:t>
      </w:r>
      <w:r w:rsidRPr="0008420E">
        <w:rPr>
          <w:rFonts w:ascii="Consolas" w:hAnsi="Consolas" w:cs="Courier New"/>
          <w:color w:val="666600"/>
          <w:sz w:val="17"/>
          <w:szCs w:val="17"/>
          <w:lang w:val="en-US"/>
          <w:rPrChange w:id="511"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8800"/>
          <w:sz w:val="17"/>
          <w:szCs w:val="17"/>
          <w:lang w:val="en-US"/>
          <w:rPrChange w:id="512" w:author="Jelle Van Rethy" w:date="2025-10-14T13:29:00Z" w16du:dateUtc="2025-10-14T11:29:00Z">
            <w:rPr>
              <w:rFonts w:ascii="Consolas" w:hAnsi="Consolas" w:cs="Courier New"/>
              <w:color w:val="008800"/>
              <w:sz w:val="17"/>
              <w:szCs w:val="17"/>
            </w:rPr>
          </w:rPrChange>
        </w:rPr>
        <w:t>'ocd'</w:t>
      </w:r>
      <w:r w:rsidRPr="0008420E">
        <w:rPr>
          <w:rFonts w:ascii="Consolas" w:hAnsi="Consolas" w:cs="Courier New"/>
          <w:color w:val="666600"/>
          <w:sz w:val="17"/>
          <w:szCs w:val="17"/>
          <w:lang w:val="en-US"/>
          <w:rPrChange w:id="513"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514" w:author="Jelle Van Rethy" w:date="2025-10-14T13:29:00Z" w16du:dateUtc="2025-10-14T11:29:00Z">
            <w:rPr>
              <w:rFonts w:ascii="Consolas" w:hAnsi="Consolas" w:cs="Courier New"/>
              <w:color w:val="000000"/>
              <w:sz w:val="17"/>
              <w:szCs w:val="17"/>
            </w:rPr>
          </w:rPrChange>
        </w:rPr>
        <w:t xml:space="preserve"> data</w:t>
      </w:r>
      <w:r w:rsidRPr="0008420E">
        <w:rPr>
          <w:rFonts w:ascii="Consolas" w:hAnsi="Consolas" w:cs="Courier New"/>
          <w:color w:val="666600"/>
          <w:sz w:val="17"/>
          <w:szCs w:val="17"/>
          <w:lang w:val="en-US"/>
          <w:rPrChange w:id="515"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6666"/>
          <w:sz w:val="17"/>
          <w:szCs w:val="17"/>
          <w:lang w:val="en-US"/>
          <w:rPrChange w:id="516" w:author="Jelle Van Rethy" w:date="2025-10-14T13:29:00Z" w16du:dateUtc="2025-10-14T11:29:00Z">
            <w:rPr>
              <w:rFonts w:ascii="Consolas" w:hAnsi="Consolas" w:cs="Courier New"/>
              <w:color w:val="006666"/>
              <w:sz w:val="17"/>
              <w:szCs w:val="17"/>
            </w:rPr>
          </w:rPrChange>
        </w:rPr>
        <w:t>0b11111111</w:t>
      </w:r>
      <w:r w:rsidRPr="0008420E">
        <w:rPr>
          <w:rFonts w:ascii="Consolas" w:hAnsi="Consolas" w:cs="Courier New"/>
          <w:color w:val="666600"/>
          <w:sz w:val="17"/>
          <w:szCs w:val="17"/>
          <w:lang w:val="en-US"/>
          <w:rPrChange w:id="517" w:author="Jelle Van Rethy" w:date="2025-10-14T13:29:00Z" w16du:dateUtc="2025-10-14T11:29:00Z">
            <w:rPr>
              <w:rFonts w:ascii="Consolas" w:hAnsi="Consolas" w:cs="Courier New"/>
              <w:color w:val="666600"/>
              <w:sz w:val="17"/>
              <w:szCs w:val="17"/>
            </w:rPr>
          </w:rPrChange>
        </w:rPr>
        <w:t>)</w:t>
      </w:r>
    </w:p>
    <w:p w14:paraId="3BBB017E" w14:textId="77777777" w:rsidR="00670FAE" w:rsidRPr="0008420E" w:rsidRDefault="00670F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1121231"/>
        <w:rPr>
          <w:rFonts w:ascii="Consolas" w:hAnsi="Consolas" w:cs="Courier New"/>
          <w:sz w:val="17"/>
          <w:szCs w:val="17"/>
          <w:lang w:val="en-US"/>
          <w:rPrChange w:id="518" w:author="Jelle Van Rethy" w:date="2025-10-14T13:29:00Z" w16du:dateUtc="2025-10-14T11:29:00Z">
            <w:rPr>
              <w:rFonts w:ascii="Consolas" w:hAnsi="Consolas" w:cs="Courier New"/>
              <w:sz w:val="17"/>
              <w:szCs w:val="17"/>
            </w:rPr>
          </w:rPrChange>
        </w:rPr>
      </w:pPr>
      <w:r w:rsidRPr="0008420E">
        <w:rPr>
          <w:rFonts w:ascii="Consolas" w:hAnsi="Consolas" w:cs="Courier New"/>
          <w:sz w:val="17"/>
          <w:szCs w:val="17"/>
          <w:lang w:val="en-US"/>
          <w:rPrChange w:id="519" w:author="Jelle Van Rethy" w:date="2025-10-14T13:29:00Z" w16du:dateUtc="2025-10-14T11:29:00Z">
            <w:rPr>
              <w:rFonts w:ascii="Consolas" w:hAnsi="Consolas" w:cs="Courier New"/>
              <w:sz w:val="17"/>
              <w:szCs w:val="17"/>
            </w:rPr>
          </w:rPrChange>
        </w:rPr>
        <w:t xml:space="preserve"> 7. </w:t>
      </w:r>
      <w:r w:rsidRPr="0008420E">
        <w:rPr>
          <w:rFonts w:ascii="Consolas" w:hAnsi="Consolas" w:cs="Courier New"/>
          <w:color w:val="000000"/>
          <w:sz w:val="17"/>
          <w:szCs w:val="17"/>
          <w:lang w:val="en-US"/>
          <w:rPrChange w:id="520" w:author="Jelle Van Rethy" w:date="2025-10-14T13:29:00Z" w16du:dateUtc="2025-10-14T11:29:00Z">
            <w:rPr>
              <w:rFonts w:ascii="Consolas" w:hAnsi="Consolas" w:cs="Courier New"/>
              <w:color w:val="000000"/>
              <w:sz w:val="17"/>
              <w:szCs w:val="17"/>
            </w:rPr>
          </w:rPrChange>
        </w:rPr>
        <w:t>time</w:t>
      </w:r>
      <w:r w:rsidRPr="0008420E">
        <w:rPr>
          <w:rFonts w:ascii="Consolas" w:hAnsi="Consolas" w:cs="Courier New"/>
          <w:color w:val="666600"/>
          <w:sz w:val="17"/>
          <w:szCs w:val="17"/>
          <w:lang w:val="en-US"/>
          <w:rPrChange w:id="521"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522" w:author="Jelle Van Rethy" w:date="2025-10-14T13:29:00Z" w16du:dateUtc="2025-10-14T11:29:00Z">
            <w:rPr>
              <w:rFonts w:ascii="Consolas" w:hAnsi="Consolas" w:cs="Courier New"/>
              <w:color w:val="000000"/>
              <w:sz w:val="17"/>
              <w:szCs w:val="17"/>
            </w:rPr>
          </w:rPrChange>
        </w:rPr>
        <w:t>sleep</w:t>
      </w:r>
      <w:r w:rsidRPr="0008420E">
        <w:rPr>
          <w:rFonts w:ascii="Consolas" w:hAnsi="Consolas" w:cs="Courier New"/>
          <w:color w:val="666600"/>
          <w:sz w:val="17"/>
          <w:szCs w:val="17"/>
          <w:lang w:val="en-US"/>
          <w:rPrChange w:id="523"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524" w:author="Jelle Van Rethy" w:date="2025-10-14T13:29:00Z" w16du:dateUtc="2025-10-14T11:29:00Z">
            <w:rPr>
              <w:rFonts w:ascii="Consolas" w:hAnsi="Consolas" w:cs="Courier New"/>
              <w:color w:val="000000"/>
              <w:sz w:val="17"/>
              <w:szCs w:val="17"/>
            </w:rPr>
          </w:rPrChange>
        </w:rPr>
        <w:t>time_to_wait</w:t>
      </w:r>
      <w:r w:rsidRPr="0008420E">
        <w:rPr>
          <w:rFonts w:ascii="Consolas" w:hAnsi="Consolas" w:cs="Courier New"/>
          <w:color w:val="666600"/>
          <w:sz w:val="17"/>
          <w:szCs w:val="17"/>
          <w:lang w:val="en-US"/>
          <w:rPrChange w:id="525" w:author="Jelle Van Rethy" w:date="2025-10-14T13:29:00Z" w16du:dateUtc="2025-10-14T11:29:00Z">
            <w:rPr>
              <w:rFonts w:ascii="Consolas" w:hAnsi="Consolas" w:cs="Courier New"/>
              <w:color w:val="666600"/>
              <w:sz w:val="17"/>
              <w:szCs w:val="17"/>
            </w:rPr>
          </w:rPrChange>
        </w:rPr>
        <w:t>)</w:t>
      </w:r>
    </w:p>
    <w:p w14:paraId="10350369" w14:textId="77777777" w:rsidR="00670FAE" w:rsidRPr="0008420E" w:rsidRDefault="00670F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1121231"/>
        <w:rPr>
          <w:rFonts w:ascii="Consolas" w:hAnsi="Consolas" w:cs="Courier New"/>
          <w:sz w:val="17"/>
          <w:szCs w:val="17"/>
          <w:lang w:val="en-US"/>
          <w:rPrChange w:id="526" w:author="Jelle Van Rethy" w:date="2025-10-14T13:29:00Z" w16du:dateUtc="2025-10-14T11:29:00Z">
            <w:rPr>
              <w:rFonts w:ascii="Consolas" w:hAnsi="Consolas" w:cs="Courier New"/>
              <w:sz w:val="17"/>
              <w:szCs w:val="17"/>
            </w:rPr>
          </w:rPrChange>
        </w:rPr>
      </w:pPr>
      <w:r w:rsidRPr="0008420E">
        <w:rPr>
          <w:rFonts w:ascii="Consolas" w:hAnsi="Consolas" w:cs="Courier New"/>
          <w:sz w:val="17"/>
          <w:szCs w:val="17"/>
          <w:lang w:val="en-US"/>
          <w:rPrChange w:id="527" w:author="Jelle Van Rethy" w:date="2025-10-14T13:29:00Z" w16du:dateUtc="2025-10-14T11:29:00Z">
            <w:rPr>
              <w:rFonts w:ascii="Consolas" w:hAnsi="Consolas" w:cs="Courier New"/>
              <w:sz w:val="17"/>
              <w:szCs w:val="17"/>
            </w:rPr>
          </w:rPrChange>
        </w:rPr>
        <w:t xml:space="preserve"> 8. </w:t>
      </w:r>
      <w:r w:rsidRPr="0008420E">
        <w:rPr>
          <w:rFonts w:ascii="Consolas" w:hAnsi="Consolas" w:cs="Courier New"/>
          <w:color w:val="000088"/>
          <w:sz w:val="17"/>
          <w:szCs w:val="17"/>
          <w:lang w:val="en-US"/>
          <w:rPrChange w:id="528" w:author="Jelle Van Rethy" w:date="2025-10-14T13:29:00Z" w16du:dateUtc="2025-10-14T11:29:00Z">
            <w:rPr>
              <w:rFonts w:ascii="Consolas" w:hAnsi="Consolas" w:cs="Courier New"/>
              <w:color w:val="000088"/>
              <w:sz w:val="17"/>
              <w:szCs w:val="17"/>
            </w:rPr>
          </w:rPrChange>
        </w:rPr>
        <w:t>self</w:t>
      </w:r>
      <w:r w:rsidRPr="0008420E">
        <w:rPr>
          <w:rFonts w:ascii="Consolas" w:hAnsi="Consolas" w:cs="Courier New"/>
          <w:color w:val="666600"/>
          <w:sz w:val="17"/>
          <w:szCs w:val="17"/>
          <w:lang w:val="en-US"/>
          <w:rPrChange w:id="529"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530" w:author="Jelle Van Rethy" w:date="2025-10-14T13:29:00Z" w16du:dateUtc="2025-10-14T11:29:00Z">
            <w:rPr>
              <w:rFonts w:ascii="Consolas" w:hAnsi="Consolas" w:cs="Courier New"/>
              <w:color w:val="000000"/>
              <w:sz w:val="17"/>
              <w:szCs w:val="17"/>
            </w:rPr>
          </w:rPrChange>
        </w:rPr>
        <w:t>spi_write_reg_name</w:t>
      </w:r>
      <w:r w:rsidRPr="0008420E">
        <w:rPr>
          <w:rFonts w:ascii="Consolas" w:hAnsi="Consolas" w:cs="Courier New"/>
          <w:color w:val="666600"/>
          <w:sz w:val="17"/>
          <w:szCs w:val="17"/>
          <w:lang w:val="en-US"/>
          <w:rPrChange w:id="531"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532" w:author="Jelle Van Rethy" w:date="2025-10-14T13:29:00Z" w16du:dateUtc="2025-10-14T11:29:00Z">
            <w:rPr>
              <w:rFonts w:ascii="Consolas" w:hAnsi="Consolas" w:cs="Courier New"/>
              <w:color w:val="000000"/>
              <w:sz w:val="17"/>
              <w:szCs w:val="17"/>
            </w:rPr>
          </w:rPrChange>
        </w:rPr>
        <w:t>name</w:t>
      </w:r>
      <w:r w:rsidRPr="0008420E">
        <w:rPr>
          <w:rFonts w:ascii="Consolas" w:hAnsi="Consolas" w:cs="Courier New"/>
          <w:color w:val="666600"/>
          <w:sz w:val="17"/>
          <w:szCs w:val="17"/>
          <w:lang w:val="en-US"/>
          <w:rPrChange w:id="533"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8800"/>
          <w:sz w:val="17"/>
          <w:szCs w:val="17"/>
          <w:lang w:val="en-US"/>
          <w:rPrChange w:id="534" w:author="Jelle Van Rethy" w:date="2025-10-14T13:29:00Z" w16du:dateUtc="2025-10-14T11:29:00Z">
            <w:rPr>
              <w:rFonts w:ascii="Consolas" w:hAnsi="Consolas" w:cs="Courier New"/>
              <w:color w:val="008800"/>
              <w:sz w:val="17"/>
              <w:szCs w:val="17"/>
            </w:rPr>
          </w:rPrChange>
        </w:rPr>
        <w:t>'reset_ocd_done'</w:t>
      </w:r>
      <w:r w:rsidRPr="0008420E">
        <w:rPr>
          <w:rFonts w:ascii="Consolas" w:hAnsi="Consolas" w:cs="Courier New"/>
          <w:color w:val="666600"/>
          <w:sz w:val="17"/>
          <w:szCs w:val="17"/>
          <w:lang w:val="en-US"/>
          <w:rPrChange w:id="535"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536" w:author="Jelle Van Rethy" w:date="2025-10-14T13:29:00Z" w16du:dateUtc="2025-10-14T11:29:00Z">
            <w:rPr>
              <w:rFonts w:ascii="Consolas" w:hAnsi="Consolas" w:cs="Courier New"/>
              <w:color w:val="000000"/>
              <w:sz w:val="17"/>
              <w:szCs w:val="17"/>
            </w:rPr>
          </w:rPrChange>
        </w:rPr>
        <w:t xml:space="preserve"> data</w:t>
      </w:r>
      <w:r w:rsidRPr="0008420E">
        <w:rPr>
          <w:rFonts w:ascii="Consolas" w:hAnsi="Consolas" w:cs="Courier New"/>
          <w:color w:val="666600"/>
          <w:sz w:val="17"/>
          <w:szCs w:val="17"/>
          <w:lang w:val="en-US"/>
          <w:rPrChange w:id="537"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6666"/>
          <w:sz w:val="17"/>
          <w:szCs w:val="17"/>
          <w:lang w:val="en-US"/>
          <w:rPrChange w:id="538" w:author="Jelle Van Rethy" w:date="2025-10-14T13:29:00Z" w16du:dateUtc="2025-10-14T11:29:00Z">
            <w:rPr>
              <w:rFonts w:ascii="Consolas" w:hAnsi="Consolas" w:cs="Courier New"/>
              <w:color w:val="006666"/>
              <w:sz w:val="17"/>
              <w:szCs w:val="17"/>
            </w:rPr>
          </w:rPrChange>
        </w:rPr>
        <w:t>0b1</w:t>
      </w:r>
      <w:r w:rsidRPr="0008420E">
        <w:rPr>
          <w:rFonts w:ascii="Consolas" w:hAnsi="Consolas" w:cs="Courier New"/>
          <w:color w:val="666600"/>
          <w:sz w:val="17"/>
          <w:szCs w:val="17"/>
          <w:lang w:val="en-US"/>
          <w:rPrChange w:id="539" w:author="Jelle Van Rethy" w:date="2025-10-14T13:29:00Z" w16du:dateUtc="2025-10-14T11:29:00Z">
            <w:rPr>
              <w:rFonts w:ascii="Consolas" w:hAnsi="Consolas" w:cs="Courier New"/>
              <w:color w:val="666600"/>
              <w:sz w:val="17"/>
              <w:szCs w:val="17"/>
            </w:rPr>
          </w:rPrChange>
        </w:rPr>
        <w:t>)</w:t>
      </w:r>
    </w:p>
    <w:p w14:paraId="5CD0954E" w14:textId="77777777" w:rsidR="00670FAE" w:rsidRPr="0008420E" w:rsidRDefault="00670F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1121231"/>
        <w:rPr>
          <w:rFonts w:ascii="Consolas" w:hAnsi="Consolas" w:cs="Courier New"/>
          <w:sz w:val="17"/>
          <w:szCs w:val="17"/>
          <w:lang w:val="en-US"/>
          <w:rPrChange w:id="540" w:author="Jelle Van Rethy" w:date="2025-10-14T13:29:00Z" w16du:dateUtc="2025-10-14T11:29:00Z">
            <w:rPr>
              <w:rFonts w:ascii="Consolas" w:hAnsi="Consolas" w:cs="Courier New"/>
              <w:sz w:val="17"/>
              <w:szCs w:val="17"/>
            </w:rPr>
          </w:rPrChange>
        </w:rPr>
      </w:pPr>
      <w:r w:rsidRPr="0008420E">
        <w:rPr>
          <w:rFonts w:ascii="Consolas" w:hAnsi="Consolas" w:cs="Courier New"/>
          <w:sz w:val="17"/>
          <w:szCs w:val="17"/>
          <w:lang w:val="en-US"/>
          <w:rPrChange w:id="541" w:author="Jelle Van Rethy" w:date="2025-10-14T13:29:00Z" w16du:dateUtc="2025-10-14T11:29:00Z">
            <w:rPr>
              <w:rFonts w:ascii="Consolas" w:hAnsi="Consolas" w:cs="Courier New"/>
              <w:sz w:val="17"/>
              <w:szCs w:val="17"/>
            </w:rPr>
          </w:rPrChange>
        </w:rPr>
        <w:t xml:space="preserve"> 9. </w:t>
      </w:r>
      <w:r w:rsidRPr="0008420E">
        <w:rPr>
          <w:rFonts w:ascii="Consolas" w:hAnsi="Consolas" w:cs="Courier New"/>
          <w:color w:val="000000"/>
          <w:sz w:val="17"/>
          <w:szCs w:val="17"/>
          <w:lang w:val="en-US"/>
          <w:rPrChange w:id="542" w:author="Jelle Van Rethy" w:date="2025-10-14T13:29:00Z" w16du:dateUtc="2025-10-14T11:29:00Z">
            <w:rPr>
              <w:rFonts w:ascii="Consolas" w:hAnsi="Consolas" w:cs="Courier New"/>
              <w:color w:val="000000"/>
              <w:sz w:val="17"/>
              <w:szCs w:val="17"/>
            </w:rPr>
          </w:rPrChange>
        </w:rPr>
        <w:t>time</w:t>
      </w:r>
      <w:r w:rsidRPr="0008420E">
        <w:rPr>
          <w:rFonts w:ascii="Consolas" w:hAnsi="Consolas" w:cs="Courier New"/>
          <w:color w:val="666600"/>
          <w:sz w:val="17"/>
          <w:szCs w:val="17"/>
          <w:lang w:val="en-US"/>
          <w:rPrChange w:id="543"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544" w:author="Jelle Van Rethy" w:date="2025-10-14T13:29:00Z" w16du:dateUtc="2025-10-14T11:29:00Z">
            <w:rPr>
              <w:rFonts w:ascii="Consolas" w:hAnsi="Consolas" w:cs="Courier New"/>
              <w:color w:val="000000"/>
              <w:sz w:val="17"/>
              <w:szCs w:val="17"/>
            </w:rPr>
          </w:rPrChange>
        </w:rPr>
        <w:t>sleep</w:t>
      </w:r>
      <w:r w:rsidRPr="0008420E">
        <w:rPr>
          <w:rFonts w:ascii="Consolas" w:hAnsi="Consolas" w:cs="Courier New"/>
          <w:color w:val="666600"/>
          <w:sz w:val="17"/>
          <w:szCs w:val="17"/>
          <w:lang w:val="en-US"/>
          <w:rPrChange w:id="545"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546" w:author="Jelle Van Rethy" w:date="2025-10-14T13:29:00Z" w16du:dateUtc="2025-10-14T11:29:00Z">
            <w:rPr>
              <w:rFonts w:ascii="Consolas" w:hAnsi="Consolas" w:cs="Courier New"/>
              <w:color w:val="000000"/>
              <w:sz w:val="17"/>
              <w:szCs w:val="17"/>
            </w:rPr>
          </w:rPrChange>
        </w:rPr>
        <w:t>time_to_wait</w:t>
      </w:r>
      <w:r w:rsidRPr="0008420E">
        <w:rPr>
          <w:rFonts w:ascii="Consolas" w:hAnsi="Consolas" w:cs="Courier New"/>
          <w:color w:val="666600"/>
          <w:sz w:val="17"/>
          <w:szCs w:val="17"/>
          <w:lang w:val="en-US"/>
          <w:rPrChange w:id="547" w:author="Jelle Van Rethy" w:date="2025-10-14T13:29:00Z" w16du:dateUtc="2025-10-14T11:29:00Z">
            <w:rPr>
              <w:rFonts w:ascii="Consolas" w:hAnsi="Consolas" w:cs="Courier New"/>
              <w:color w:val="666600"/>
              <w:sz w:val="17"/>
              <w:szCs w:val="17"/>
            </w:rPr>
          </w:rPrChange>
        </w:rPr>
        <w:t>)</w:t>
      </w:r>
    </w:p>
    <w:p w14:paraId="48FCBA16" w14:textId="77777777" w:rsidR="00670FAE" w:rsidRPr="0008420E" w:rsidRDefault="00670F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1121231"/>
        <w:rPr>
          <w:rFonts w:ascii="Consolas" w:hAnsi="Consolas" w:cs="Courier New"/>
          <w:sz w:val="17"/>
          <w:szCs w:val="17"/>
          <w:lang w:val="en-US"/>
          <w:rPrChange w:id="548" w:author="Jelle Van Rethy" w:date="2025-10-14T13:29:00Z" w16du:dateUtc="2025-10-14T11:29:00Z">
            <w:rPr>
              <w:rFonts w:ascii="Consolas" w:hAnsi="Consolas" w:cs="Courier New"/>
              <w:sz w:val="17"/>
              <w:szCs w:val="17"/>
            </w:rPr>
          </w:rPrChange>
        </w:rPr>
      </w:pPr>
      <w:r w:rsidRPr="0008420E">
        <w:rPr>
          <w:rFonts w:ascii="Consolas" w:hAnsi="Consolas" w:cs="Courier New"/>
          <w:sz w:val="17"/>
          <w:szCs w:val="17"/>
          <w:lang w:val="en-US"/>
          <w:rPrChange w:id="549" w:author="Jelle Van Rethy" w:date="2025-10-14T13:29:00Z" w16du:dateUtc="2025-10-14T11:29:00Z">
            <w:rPr>
              <w:rFonts w:ascii="Consolas" w:hAnsi="Consolas" w:cs="Courier New"/>
              <w:sz w:val="17"/>
              <w:szCs w:val="17"/>
            </w:rPr>
          </w:rPrChange>
        </w:rPr>
        <w:t xml:space="preserve">10. </w:t>
      </w:r>
      <w:r w:rsidRPr="0008420E">
        <w:rPr>
          <w:rFonts w:ascii="Consolas" w:hAnsi="Consolas" w:cs="Courier New"/>
          <w:color w:val="880000"/>
          <w:sz w:val="17"/>
          <w:szCs w:val="17"/>
          <w:lang w:val="en-US"/>
          <w:rPrChange w:id="550" w:author="Jelle Van Rethy" w:date="2025-10-14T13:29:00Z" w16du:dateUtc="2025-10-14T11:29:00Z">
            <w:rPr>
              <w:rFonts w:ascii="Consolas" w:hAnsi="Consolas" w:cs="Courier New"/>
              <w:color w:val="880000"/>
              <w:sz w:val="17"/>
              <w:szCs w:val="17"/>
            </w:rPr>
          </w:rPrChange>
        </w:rPr>
        <w:t># clear bist flags</w:t>
      </w:r>
    </w:p>
    <w:p w14:paraId="227BB549" w14:textId="77777777" w:rsidR="00670FAE" w:rsidRPr="0008420E" w:rsidRDefault="00670F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1121231"/>
        <w:rPr>
          <w:rFonts w:ascii="Consolas" w:hAnsi="Consolas" w:cs="Courier New"/>
          <w:sz w:val="17"/>
          <w:szCs w:val="17"/>
          <w:lang w:val="en-US"/>
          <w:rPrChange w:id="551" w:author="Jelle Van Rethy" w:date="2025-10-14T13:29:00Z" w16du:dateUtc="2025-10-14T11:29:00Z">
            <w:rPr>
              <w:rFonts w:ascii="Consolas" w:hAnsi="Consolas" w:cs="Courier New"/>
              <w:sz w:val="17"/>
              <w:szCs w:val="17"/>
            </w:rPr>
          </w:rPrChange>
        </w:rPr>
      </w:pPr>
      <w:r w:rsidRPr="0008420E">
        <w:rPr>
          <w:rFonts w:ascii="Consolas" w:hAnsi="Consolas" w:cs="Courier New"/>
          <w:sz w:val="17"/>
          <w:szCs w:val="17"/>
          <w:lang w:val="en-US"/>
          <w:rPrChange w:id="552" w:author="Jelle Van Rethy" w:date="2025-10-14T13:29:00Z" w16du:dateUtc="2025-10-14T11:29:00Z">
            <w:rPr>
              <w:rFonts w:ascii="Consolas" w:hAnsi="Consolas" w:cs="Courier New"/>
              <w:sz w:val="17"/>
              <w:szCs w:val="17"/>
            </w:rPr>
          </w:rPrChange>
        </w:rPr>
        <w:t xml:space="preserve">11. </w:t>
      </w:r>
      <w:r w:rsidRPr="0008420E">
        <w:rPr>
          <w:rFonts w:ascii="Consolas" w:hAnsi="Consolas" w:cs="Courier New"/>
          <w:color w:val="000088"/>
          <w:sz w:val="17"/>
          <w:szCs w:val="17"/>
          <w:lang w:val="en-US"/>
          <w:rPrChange w:id="553" w:author="Jelle Van Rethy" w:date="2025-10-14T13:29:00Z" w16du:dateUtc="2025-10-14T11:29:00Z">
            <w:rPr>
              <w:rFonts w:ascii="Consolas" w:hAnsi="Consolas" w:cs="Courier New"/>
              <w:color w:val="000088"/>
              <w:sz w:val="17"/>
              <w:szCs w:val="17"/>
            </w:rPr>
          </w:rPrChange>
        </w:rPr>
        <w:t>self</w:t>
      </w:r>
      <w:r w:rsidRPr="0008420E">
        <w:rPr>
          <w:rFonts w:ascii="Consolas" w:hAnsi="Consolas" w:cs="Courier New"/>
          <w:color w:val="666600"/>
          <w:sz w:val="17"/>
          <w:szCs w:val="17"/>
          <w:lang w:val="en-US"/>
          <w:rPrChange w:id="554"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555" w:author="Jelle Van Rethy" w:date="2025-10-14T13:29:00Z" w16du:dateUtc="2025-10-14T11:29:00Z">
            <w:rPr>
              <w:rFonts w:ascii="Consolas" w:hAnsi="Consolas" w:cs="Courier New"/>
              <w:color w:val="000000"/>
              <w:sz w:val="17"/>
              <w:szCs w:val="17"/>
            </w:rPr>
          </w:rPrChange>
        </w:rPr>
        <w:t>spi_write_reg_name</w:t>
      </w:r>
      <w:r w:rsidRPr="0008420E">
        <w:rPr>
          <w:rFonts w:ascii="Consolas" w:hAnsi="Consolas" w:cs="Courier New"/>
          <w:color w:val="666600"/>
          <w:sz w:val="17"/>
          <w:szCs w:val="17"/>
          <w:lang w:val="en-US"/>
          <w:rPrChange w:id="556"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557" w:author="Jelle Van Rethy" w:date="2025-10-14T13:29:00Z" w16du:dateUtc="2025-10-14T11:29:00Z">
            <w:rPr>
              <w:rFonts w:ascii="Consolas" w:hAnsi="Consolas" w:cs="Courier New"/>
              <w:color w:val="000000"/>
              <w:sz w:val="17"/>
              <w:szCs w:val="17"/>
            </w:rPr>
          </w:rPrChange>
        </w:rPr>
        <w:t>name</w:t>
      </w:r>
      <w:r w:rsidRPr="0008420E">
        <w:rPr>
          <w:rFonts w:ascii="Consolas" w:hAnsi="Consolas" w:cs="Courier New"/>
          <w:color w:val="666600"/>
          <w:sz w:val="17"/>
          <w:szCs w:val="17"/>
          <w:lang w:val="en-US"/>
          <w:rPrChange w:id="558"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8800"/>
          <w:sz w:val="17"/>
          <w:szCs w:val="17"/>
          <w:lang w:val="en-US"/>
          <w:rPrChange w:id="559" w:author="Jelle Van Rethy" w:date="2025-10-14T13:29:00Z" w16du:dateUtc="2025-10-14T11:29:00Z">
            <w:rPr>
              <w:rFonts w:ascii="Consolas" w:hAnsi="Consolas" w:cs="Courier New"/>
              <w:color w:val="008800"/>
              <w:sz w:val="17"/>
              <w:szCs w:val="17"/>
            </w:rPr>
          </w:rPrChange>
        </w:rPr>
        <w:t>'bist'</w:t>
      </w:r>
      <w:r w:rsidRPr="0008420E">
        <w:rPr>
          <w:rFonts w:ascii="Consolas" w:hAnsi="Consolas" w:cs="Courier New"/>
          <w:color w:val="666600"/>
          <w:sz w:val="17"/>
          <w:szCs w:val="17"/>
          <w:lang w:val="en-US"/>
          <w:rPrChange w:id="560"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561" w:author="Jelle Van Rethy" w:date="2025-10-14T13:29:00Z" w16du:dateUtc="2025-10-14T11:29:00Z">
            <w:rPr>
              <w:rFonts w:ascii="Consolas" w:hAnsi="Consolas" w:cs="Courier New"/>
              <w:color w:val="000000"/>
              <w:sz w:val="17"/>
              <w:szCs w:val="17"/>
            </w:rPr>
          </w:rPrChange>
        </w:rPr>
        <w:t xml:space="preserve"> data</w:t>
      </w:r>
      <w:r w:rsidRPr="0008420E">
        <w:rPr>
          <w:rFonts w:ascii="Consolas" w:hAnsi="Consolas" w:cs="Courier New"/>
          <w:color w:val="666600"/>
          <w:sz w:val="17"/>
          <w:szCs w:val="17"/>
          <w:lang w:val="en-US"/>
          <w:rPrChange w:id="562"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6666"/>
          <w:sz w:val="17"/>
          <w:szCs w:val="17"/>
          <w:lang w:val="en-US"/>
          <w:rPrChange w:id="563" w:author="Jelle Van Rethy" w:date="2025-10-14T13:29:00Z" w16du:dateUtc="2025-10-14T11:29:00Z">
            <w:rPr>
              <w:rFonts w:ascii="Consolas" w:hAnsi="Consolas" w:cs="Courier New"/>
              <w:color w:val="006666"/>
              <w:sz w:val="17"/>
              <w:szCs w:val="17"/>
            </w:rPr>
          </w:rPrChange>
        </w:rPr>
        <w:t>0b11111111</w:t>
      </w:r>
      <w:r w:rsidRPr="0008420E">
        <w:rPr>
          <w:rFonts w:ascii="Consolas" w:hAnsi="Consolas" w:cs="Courier New"/>
          <w:color w:val="666600"/>
          <w:sz w:val="17"/>
          <w:szCs w:val="17"/>
          <w:lang w:val="en-US"/>
          <w:rPrChange w:id="564" w:author="Jelle Van Rethy" w:date="2025-10-14T13:29:00Z" w16du:dateUtc="2025-10-14T11:29:00Z">
            <w:rPr>
              <w:rFonts w:ascii="Consolas" w:hAnsi="Consolas" w:cs="Courier New"/>
              <w:color w:val="666600"/>
              <w:sz w:val="17"/>
              <w:szCs w:val="17"/>
            </w:rPr>
          </w:rPrChange>
        </w:rPr>
        <w:t>)</w:t>
      </w:r>
    </w:p>
    <w:p w14:paraId="7EE67C72" w14:textId="77777777" w:rsidR="00670FAE" w:rsidRPr="0008420E" w:rsidRDefault="00670F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1121231"/>
        <w:rPr>
          <w:rFonts w:ascii="Consolas" w:hAnsi="Consolas" w:cs="Courier New"/>
          <w:sz w:val="17"/>
          <w:szCs w:val="17"/>
          <w:lang w:val="en-US"/>
          <w:rPrChange w:id="565" w:author="Jelle Van Rethy" w:date="2025-10-14T13:29:00Z" w16du:dateUtc="2025-10-14T11:29:00Z">
            <w:rPr>
              <w:rFonts w:ascii="Consolas" w:hAnsi="Consolas" w:cs="Courier New"/>
              <w:sz w:val="17"/>
              <w:szCs w:val="17"/>
            </w:rPr>
          </w:rPrChange>
        </w:rPr>
      </w:pPr>
      <w:r w:rsidRPr="0008420E">
        <w:rPr>
          <w:rFonts w:ascii="Consolas" w:hAnsi="Consolas" w:cs="Courier New"/>
          <w:sz w:val="17"/>
          <w:szCs w:val="17"/>
          <w:lang w:val="en-US"/>
          <w:rPrChange w:id="566" w:author="Jelle Van Rethy" w:date="2025-10-14T13:29:00Z" w16du:dateUtc="2025-10-14T11:29:00Z">
            <w:rPr>
              <w:rFonts w:ascii="Consolas" w:hAnsi="Consolas" w:cs="Courier New"/>
              <w:sz w:val="17"/>
              <w:szCs w:val="17"/>
            </w:rPr>
          </w:rPrChange>
        </w:rPr>
        <w:t xml:space="preserve">12. </w:t>
      </w:r>
      <w:r w:rsidRPr="0008420E">
        <w:rPr>
          <w:rFonts w:ascii="Consolas" w:hAnsi="Consolas" w:cs="Courier New"/>
          <w:color w:val="000000"/>
          <w:sz w:val="17"/>
          <w:szCs w:val="17"/>
          <w:lang w:val="en-US"/>
          <w:rPrChange w:id="567" w:author="Jelle Van Rethy" w:date="2025-10-14T13:29:00Z" w16du:dateUtc="2025-10-14T11:29:00Z">
            <w:rPr>
              <w:rFonts w:ascii="Consolas" w:hAnsi="Consolas" w:cs="Courier New"/>
              <w:color w:val="000000"/>
              <w:sz w:val="17"/>
              <w:szCs w:val="17"/>
            </w:rPr>
          </w:rPrChange>
        </w:rPr>
        <w:t>time</w:t>
      </w:r>
      <w:r w:rsidRPr="0008420E">
        <w:rPr>
          <w:rFonts w:ascii="Consolas" w:hAnsi="Consolas" w:cs="Courier New"/>
          <w:color w:val="666600"/>
          <w:sz w:val="17"/>
          <w:szCs w:val="17"/>
          <w:lang w:val="en-US"/>
          <w:rPrChange w:id="568"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569" w:author="Jelle Van Rethy" w:date="2025-10-14T13:29:00Z" w16du:dateUtc="2025-10-14T11:29:00Z">
            <w:rPr>
              <w:rFonts w:ascii="Consolas" w:hAnsi="Consolas" w:cs="Courier New"/>
              <w:color w:val="000000"/>
              <w:sz w:val="17"/>
              <w:szCs w:val="17"/>
            </w:rPr>
          </w:rPrChange>
        </w:rPr>
        <w:t>sleep</w:t>
      </w:r>
      <w:r w:rsidRPr="0008420E">
        <w:rPr>
          <w:rFonts w:ascii="Consolas" w:hAnsi="Consolas" w:cs="Courier New"/>
          <w:color w:val="666600"/>
          <w:sz w:val="17"/>
          <w:szCs w:val="17"/>
          <w:lang w:val="en-US"/>
          <w:rPrChange w:id="570"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571" w:author="Jelle Van Rethy" w:date="2025-10-14T13:29:00Z" w16du:dateUtc="2025-10-14T11:29:00Z">
            <w:rPr>
              <w:rFonts w:ascii="Consolas" w:hAnsi="Consolas" w:cs="Courier New"/>
              <w:color w:val="000000"/>
              <w:sz w:val="17"/>
              <w:szCs w:val="17"/>
            </w:rPr>
          </w:rPrChange>
        </w:rPr>
        <w:t>time_to_wait</w:t>
      </w:r>
      <w:r w:rsidRPr="0008420E">
        <w:rPr>
          <w:rFonts w:ascii="Consolas" w:hAnsi="Consolas" w:cs="Courier New"/>
          <w:color w:val="666600"/>
          <w:sz w:val="17"/>
          <w:szCs w:val="17"/>
          <w:lang w:val="en-US"/>
          <w:rPrChange w:id="572" w:author="Jelle Van Rethy" w:date="2025-10-14T13:29:00Z" w16du:dateUtc="2025-10-14T11:29:00Z">
            <w:rPr>
              <w:rFonts w:ascii="Consolas" w:hAnsi="Consolas" w:cs="Courier New"/>
              <w:color w:val="666600"/>
              <w:sz w:val="17"/>
              <w:szCs w:val="17"/>
            </w:rPr>
          </w:rPrChange>
        </w:rPr>
        <w:t>)</w:t>
      </w:r>
    </w:p>
    <w:p w14:paraId="6B4113D4" w14:textId="77777777" w:rsidR="00670FAE" w:rsidRPr="0008420E" w:rsidRDefault="00670F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1121231"/>
        <w:rPr>
          <w:rFonts w:ascii="Consolas" w:hAnsi="Consolas" w:cs="Courier New"/>
          <w:sz w:val="17"/>
          <w:szCs w:val="17"/>
          <w:lang w:val="en-US"/>
          <w:rPrChange w:id="573" w:author="Jelle Van Rethy" w:date="2025-10-14T13:29:00Z" w16du:dateUtc="2025-10-14T11:29:00Z">
            <w:rPr>
              <w:rFonts w:ascii="Consolas" w:hAnsi="Consolas" w:cs="Courier New"/>
              <w:sz w:val="17"/>
              <w:szCs w:val="17"/>
            </w:rPr>
          </w:rPrChange>
        </w:rPr>
      </w:pPr>
      <w:r w:rsidRPr="0008420E">
        <w:rPr>
          <w:rFonts w:ascii="Consolas" w:hAnsi="Consolas" w:cs="Courier New"/>
          <w:sz w:val="17"/>
          <w:szCs w:val="17"/>
          <w:lang w:val="en-US"/>
          <w:rPrChange w:id="574" w:author="Jelle Van Rethy" w:date="2025-10-14T13:29:00Z" w16du:dateUtc="2025-10-14T11:29:00Z">
            <w:rPr>
              <w:rFonts w:ascii="Consolas" w:hAnsi="Consolas" w:cs="Courier New"/>
              <w:sz w:val="17"/>
              <w:szCs w:val="17"/>
            </w:rPr>
          </w:rPrChange>
        </w:rPr>
        <w:t xml:space="preserve">13. </w:t>
      </w:r>
      <w:r w:rsidRPr="0008420E">
        <w:rPr>
          <w:rFonts w:ascii="Consolas" w:hAnsi="Consolas" w:cs="Courier New"/>
          <w:color w:val="000088"/>
          <w:sz w:val="17"/>
          <w:szCs w:val="17"/>
          <w:lang w:val="en-US"/>
          <w:rPrChange w:id="575" w:author="Jelle Van Rethy" w:date="2025-10-14T13:29:00Z" w16du:dateUtc="2025-10-14T11:29:00Z">
            <w:rPr>
              <w:rFonts w:ascii="Consolas" w:hAnsi="Consolas" w:cs="Courier New"/>
              <w:color w:val="000088"/>
              <w:sz w:val="17"/>
              <w:szCs w:val="17"/>
            </w:rPr>
          </w:rPrChange>
        </w:rPr>
        <w:t>self</w:t>
      </w:r>
      <w:r w:rsidRPr="0008420E">
        <w:rPr>
          <w:rFonts w:ascii="Consolas" w:hAnsi="Consolas" w:cs="Courier New"/>
          <w:color w:val="666600"/>
          <w:sz w:val="17"/>
          <w:szCs w:val="17"/>
          <w:lang w:val="en-US"/>
          <w:rPrChange w:id="576"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577" w:author="Jelle Van Rethy" w:date="2025-10-14T13:29:00Z" w16du:dateUtc="2025-10-14T11:29:00Z">
            <w:rPr>
              <w:rFonts w:ascii="Consolas" w:hAnsi="Consolas" w:cs="Courier New"/>
              <w:color w:val="000000"/>
              <w:sz w:val="17"/>
              <w:szCs w:val="17"/>
            </w:rPr>
          </w:rPrChange>
        </w:rPr>
        <w:t>spi_write_reg_name</w:t>
      </w:r>
      <w:r w:rsidRPr="0008420E">
        <w:rPr>
          <w:rFonts w:ascii="Consolas" w:hAnsi="Consolas" w:cs="Courier New"/>
          <w:color w:val="666600"/>
          <w:sz w:val="17"/>
          <w:szCs w:val="17"/>
          <w:lang w:val="en-US"/>
          <w:rPrChange w:id="578"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579" w:author="Jelle Van Rethy" w:date="2025-10-14T13:29:00Z" w16du:dateUtc="2025-10-14T11:29:00Z">
            <w:rPr>
              <w:rFonts w:ascii="Consolas" w:hAnsi="Consolas" w:cs="Courier New"/>
              <w:color w:val="000000"/>
              <w:sz w:val="17"/>
              <w:szCs w:val="17"/>
            </w:rPr>
          </w:rPrChange>
        </w:rPr>
        <w:t>name</w:t>
      </w:r>
      <w:r w:rsidRPr="0008420E">
        <w:rPr>
          <w:rFonts w:ascii="Consolas" w:hAnsi="Consolas" w:cs="Courier New"/>
          <w:color w:val="666600"/>
          <w:sz w:val="17"/>
          <w:szCs w:val="17"/>
          <w:lang w:val="en-US"/>
          <w:rPrChange w:id="580"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8800"/>
          <w:sz w:val="17"/>
          <w:szCs w:val="17"/>
          <w:lang w:val="en-US"/>
          <w:rPrChange w:id="581" w:author="Jelle Van Rethy" w:date="2025-10-14T13:29:00Z" w16du:dateUtc="2025-10-14T11:29:00Z">
            <w:rPr>
              <w:rFonts w:ascii="Consolas" w:hAnsi="Consolas" w:cs="Courier New"/>
              <w:color w:val="008800"/>
              <w:sz w:val="17"/>
              <w:szCs w:val="17"/>
            </w:rPr>
          </w:rPrChange>
        </w:rPr>
        <w:t>'tied_high'</w:t>
      </w:r>
      <w:r w:rsidRPr="0008420E">
        <w:rPr>
          <w:rFonts w:ascii="Consolas" w:hAnsi="Consolas" w:cs="Courier New"/>
          <w:color w:val="666600"/>
          <w:sz w:val="17"/>
          <w:szCs w:val="17"/>
          <w:lang w:val="en-US"/>
          <w:rPrChange w:id="582"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583" w:author="Jelle Van Rethy" w:date="2025-10-14T13:29:00Z" w16du:dateUtc="2025-10-14T11:29:00Z">
            <w:rPr>
              <w:rFonts w:ascii="Consolas" w:hAnsi="Consolas" w:cs="Courier New"/>
              <w:color w:val="000000"/>
              <w:sz w:val="17"/>
              <w:szCs w:val="17"/>
            </w:rPr>
          </w:rPrChange>
        </w:rPr>
        <w:t xml:space="preserve"> data</w:t>
      </w:r>
      <w:r w:rsidRPr="0008420E">
        <w:rPr>
          <w:rFonts w:ascii="Consolas" w:hAnsi="Consolas" w:cs="Courier New"/>
          <w:color w:val="666600"/>
          <w:sz w:val="17"/>
          <w:szCs w:val="17"/>
          <w:lang w:val="en-US"/>
          <w:rPrChange w:id="584"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6666"/>
          <w:sz w:val="17"/>
          <w:szCs w:val="17"/>
          <w:lang w:val="en-US"/>
          <w:rPrChange w:id="585" w:author="Jelle Van Rethy" w:date="2025-10-14T13:29:00Z" w16du:dateUtc="2025-10-14T11:29:00Z">
            <w:rPr>
              <w:rFonts w:ascii="Consolas" w:hAnsi="Consolas" w:cs="Courier New"/>
              <w:color w:val="006666"/>
              <w:sz w:val="17"/>
              <w:szCs w:val="17"/>
            </w:rPr>
          </w:rPrChange>
        </w:rPr>
        <w:t>0b1</w:t>
      </w:r>
      <w:r w:rsidRPr="0008420E">
        <w:rPr>
          <w:rFonts w:ascii="Consolas" w:hAnsi="Consolas" w:cs="Courier New"/>
          <w:color w:val="666600"/>
          <w:sz w:val="17"/>
          <w:szCs w:val="17"/>
          <w:lang w:val="en-US"/>
          <w:rPrChange w:id="586" w:author="Jelle Van Rethy" w:date="2025-10-14T13:29:00Z" w16du:dateUtc="2025-10-14T11:29:00Z">
            <w:rPr>
              <w:rFonts w:ascii="Consolas" w:hAnsi="Consolas" w:cs="Courier New"/>
              <w:color w:val="666600"/>
              <w:sz w:val="17"/>
              <w:szCs w:val="17"/>
            </w:rPr>
          </w:rPrChange>
        </w:rPr>
        <w:t>)</w:t>
      </w:r>
    </w:p>
    <w:p w14:paraId="3AA293F1" w14:textId="77777777" w:rsidR="00670FAE" w:rsidRPr="0008420E" w:rsidRDefault="00670F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1121231"/>
        <w:rPr>
          <w:rFonts w:ascii="Consolas" w:hAnsi="Consolas" w:cs="Courier New"/>
          <w:sz w:val="17"/>
          <w:szCs w:val="17"/>
          <w:lang w:val="en-US"/>
          <w:rPrChange w:id="587" w:author="Jelle Van Rethy" w:date="2025-10-14T13:29:00Z" w16du:dateUtc="2025-10-14T11:29:00Z">
            <w:rPr>
              <w:rFonts w:ascii="Consolas" w:hAnsi="Consolas" w:cs="Courier New"/>
              <w:sz w:val="17"/>
              <w:szCs w:val="17"/>
            </w:rPr>
          </w:rPrChange>
        </w:rPr>
      </w:pPr>
      <w:r w:rsidRPr="0008420E">
        <w:rPr>
          <w:rFonts w:ascii="Consolas" w:hAnsi="Consolas" w:cs="Courier New"/>
          <w:sz w:val="17"/>
          <w:szCs w:val="17"/>
          <w:lang w:val="en-US"/>
          <w:rPrChange w:id="588" w:author="Jelle Van Rethy" w:date="2025-10-14T13:29:00Z" w16du:dateUtc="2025-10-14T11:29:00Z">
            <w:rPr>
              <w:rFonts w:ascii="Consolas" w:hAnsi="Consolas" w:cs="Courier New"/>
              <w:sz w:val="17"/>
              <w:szCs w:val="17"/>
            </w:rPr>
          </w:rPrChange>
        </w:rPr>
        <w:t xml:space="preserve">14. </w:t>
      </w:r>
      <w:r w:rsidRPr="0008420E">
        <w:rPr>
          <w:rFonts w:ascii="Consolas" w:hAnsi="Consolas" w:cs="Courier New"/>
          <w:color w:val="000000"/>
          <w:sz w:val="17"/>
          <w:szCs w:val="17"/>
          <w:lang w:val="en-US"/>
          <w:rPrChange w:id="589" w:author="Jelle Van Rethy" w:date="2025-10-14T13:29:00Z" w16du:dateUtc="2025-10-14T11:29:00Z">
            <w:rPr>
              <w:rFonts w:ascii="Consolas" w:hAnsi="Consolas" w:cs="Courier New"/>
              <w:color w:val="000000"/>
              <w:sz w:val="17"/>
              <w:szCs w:val="17"/>
            </w:rPr>
          </w:rPrChange>
        </w:rPr>
        <w:t>time</w:t>
      </w:r>
      <w:r w:rsidRPr="0008420E">
        <w:rPr>
          <w:rFonts w:ascii="Consolas" w:hAnsi="Consolas" w:cs="Courier New"/>
          <w:color w:val="666600"/>
          <w:sz w:val="17"/>
          <w:szCs w:val="17"/>
          <w:lang w:val="en-US"/>
          <w:rPrChange w:id="590"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591" w:author="Jelle Van Rethy" w:date="2025-10-14T13:29:00Z" w16du:dateUtc="2025-10-14T11:29:00Z">
            <w:rPr>
              <w:rFonts w:ascii="Consolas" w:hAnsi="Consolas" w:cs="Courier New"/>
              <w:color w:val="000000"/>
              <w:sz w:val="17"/>
              <w:szCs w:val="17"/>
            </w:rPr>
          </w:rPrChange>
        </w:rPr>
        <w:t>sleep</w:t>
      </w:r>
      <w:r w:rsidRPr="0008420E">
        <w:rPr>
          <w:rFonts w:ascii="Consolas" w:hAnsi="Consolas" w:cs="Courier New"/>
          <w:color w:val="666600"/>
          <w:sz w:val="17"/>
          <w:szCs w:val="17"/>
          <w:lang w:val="en-US"/>
          <w:rPrChange w:id="592"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593" w:author="Jelle Van Rethy" w:date="2025-10-14T13:29:00Z" w16du:dateUtc="2025-10-14T11:29:00Z">
            <w:rPr>
              <w:rFonts w:ascii="Consolas" w:hAnsi="Consolas" w:cs="Courier New"/>
              <w:color w:val="000000"/>
              <w:sz w:val="17"/>
              <w:szCs w:val="17"/>
            </w:rPr>
          </w:rPrChange>
        </w:rPr>
        <w:t>time_to_wait</w:t>
      </w:r>
      <w:r w:rsidRPr="0008420E">
        <w:rPr>
          <w:rFonts w:ascii="Consolas" w:hAnsi="Consolas" w:cs="Courier New"/>
          <w:color w:val="666600"/>
          <w:sz w:val="17"/>
          <w:szCs w:val="17"/>
          <w:lang w:val="en-US"/>
          <w:rPrChange w:id="594" w:author="Jelle Van Rethy" w:date="2025-10-14T13:29:00Z" w16du:dateUtc="2025-10-14T11:29:00Z">
            <w:rPr>
              <w:rFonts w:ascii="Consolas" w:hAnsi="Consolas" w:cs="Courier New"/>
              <w:color w:val="666600"/>
              <w:sz w:val="17"/>
              <w:szCs w:val="17"/>
            </w:rPr>
          </w:rPrChange>
        </w:rPr>
        <w:t>)</w:t>
      </w:r>
    </w:p>
    <w:p w14:paraId="0A125BFF" w14:textId="77777777" w:rsidR="00670FAE" w:rsidRPr="0008420E" w:rsidRDefault="00670F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1121231"/>
        <w:rPr>
          <w:rFonts w:ascii="Consolas" w:hAnsi="Consolas" w:cs="Courier New"/>
          <w:sz w:val="17"/>
          <w:szCs w:val="17"/>
          <w:lang w:val="en-US"/>
          <w:rPrChange w:id="595" w:author="Jelle Van Rethy" w:date="2025-10-14T13:29:00Z" w16du:dateUtc="2025-10-14T11:29:00Z">
            <w:rPr>
              <w:rFonts w:ascii="Consolas" w:hAnsi="Consolas" w:cs="Courier New"/>
              <w:sz w:val="17"/>
              <w:szCs w:val="17"/>
            </w:rPr>
          </w:rPrChange>
        </w:rPr>
      </w:pPr>
      <w:r w:rsidRPr="0008420E">
        <w:rPr>
          <w:rFonts w:ascii="Consolas" w:hAnsi="Consolas" w:cs="Courier New"/>
          <w:sz w:val="17"/>
          <w:szCs w:val="17"/>
          <w:lang w:val="en-US"/>
          <w:rPrChange w:id="596" w:author="Jelle Van Rethy" w:date="2025-10-14T13:29:00Z" w16du:dateUtc="2025-10-14T11:29:00Z">
            <w:rPr>
              <w:rFonts w:ascii="Consolas" w:hAnsi="Consolas" w:cs="Courier New"/>
              <w:sz w:val="17"/>
              <w:szCs w:val="17"/>
            </w:rPr>
          </w:rPrChange>
        </w:rPr>
        <w:t xml:space="preserve">15. </w:t>
      </w:r>
      <w:r w:rsidRPr="0008420E">
        <w:rPr>
          <w:rFonts w:ascii="Consolas" w:hAnsi="Consolas" w:cs="Courier New"/>
          <w:color w:val="000088"/>
          <w:sz w:val="17"/>
          <w:szCs w:val="17"/>
          <w:lang w:val="en-US"/>
          <w:rPrChange w:id="597" w:author="Jelle Van Rethy" w:date="2025-10-14T13:29:00Z" w16du:dateUtc="2025-10-14T11:29:00Z">
            <w:rPr>
              <w:rFonts w:ascii="Consolas" w:hAnsi="Consolas" w:cs="Courier New"/>
              <w:color w:val="000088"/>
              <w:sz w:val="17"/>
              <w:szCs w:val="17"/>
            </w:rPr>
          </w:rPrChange>
        </w:rPr>
        <w:t>self</w:t>
      </w:r>
      <w:r w:rsidRPr="0008420E">
        <w:rPr>
          <w:rFonts w:ascii="Consolas" w:hAnsi="Consolas" w:cs="Courier New"/>
          <w:color w:val="666600"/>
          <w:sz w:val="17"/>
          <w:szCs w:val="17"/>
          <w:lang w:val="en-US"/>
          <w:rPrChange w:id="598"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599" w:author="Jelle Van Rethy" w:date="2025-10-14T13:29:00Z" w16du:dateUtc="2025-10-14T11:29:00Z">
            <w:rPr>
              <w:rFonts w:ascii="Consolas" w:hAnsi="Consolas" w:cs="Courier New"/>
              <w:color w:val="000000"/>
              <w:sz w:val="17"/>
              <w:szCs w:val="17"/>
            </w:rPr>
          </w:rPrChange>
        </w:rPr>
        <w:t>spi_write_reg_name</w:t>
      </w:r>
      <w:r w:rsidRPr="0008420E">
        <w:rPr>
          <w:rFonts w:ascii="Consolas" w:hAnsi="Consolas" w:cs="Courier New"/>
          <w:color w:val="666600"/>
          <w:sz w:val="17"/>
          <w:szCs w:val="17"/>
          <w:lang w:val="en-US"/>
          <w:rPrChange w:id="600"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601" w:author="Jelle Van Rethy" w:date="2025-10-14T13:29:00Z" w16du:dateUtc="2025-10-14T11:29:00Z">
            <w:rPr>
              <w:rFonts w:ascii="Consolas" w:hAnsi="Consolas" w:cs="Courier New"/>
              <w:color w:val="000000"/>
              <w:sz w:val="17"/>
              <w:szCs w:val="17"/>
            </w:rPr>
          </w:rPrChange>
        </w:rPr>
        <w:t>name</w:t>
      </w:r>
      <w:r w:rsidRPr="0008420E">
        <w:rPr>
          <w:rFonts w:ascii="Consolas" w:hAnsi="Consolas" w:cs="Courier New"/>
          <w:color w:val="666600"/>
          <w:sz w:val="17"/>
          <w:szCs w:val="17"/>
          <w:lang w:val="en-US"/>
          <w:rPrChange w:id="602"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8800"/>
          <w:sz w:val="17"/>
          <w:szCs w:val="17"/>
          <w:lang w:val="en-US"/>
          <w:rPrChange w:id="603" w:author="Jelle Van Rethy" w:date="2025-10-14T13:29:00Z" w16du:dateUtc="2025-10-14T11:29:00Z">
            <w:rPr>
              <w:rFonts w:ascii="Consolas" w:hAnsi="Consolas" w:cs="Courier New"/>
              <w:color w:val="008800"/>
              <w:sz w:val="17"/>
              <w:szCs w:val="17"/>
            </w:rPr>
          </w:rPrChange>
        </w:rPr>
        <w:t>'tied_low'</w:t>
      </w:r>
      <w:r w:rsidRPr="0008420E">
        <w:rPr>
          <w:rFonts w:ascii="Consolas" w:hAnsi="Consolas" w:cs="Courier New"/>
          <w:color w:val="666600"/>
          <w:sz w:val="17"/>
          <w:szCs w:val="17"/>
          <w:lang w:val="en-US"/>
          <w:rPrChange w:id="604"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605" w:author="Jelle Van Rethy" w:date="2025-10-14T13:29:00Z" w16du:dateUtc="2025-10-14T11:29:00Z">
            <w:rPr>
              <w:rFonts w:ascii="Consolas" w:hAnsi="Consolas" w:cs="Courier New"/>
              <w:color w:val="000000"/>
              <w:sz w:val="17"/>
              <w:szCs w:val="17"/>
            </w:rPr>
          </w:rPrChange>
        </w:rPr>
        <w:t xml:space="preserve"> data</w:t>
      </w:r>
      <w:r w:rsidRPr="0008420E">
        <w:rPr>
          <w:rFonts w:ascii="Consolas" w:hAnsi="Consolas" w:cs="Courier New"/>
          <w:color w:val="666600"/>
          <w:sz w:val="17"/>
          <w:szCs w:val="17"/>
          <w:lang w:val="en-US"/>
          <w:rPrChange w:id="606"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6666"/>
          <w:sz w:val="17"/>
          <w:szCs w:val="17"/>
          <w:lang w:val="en-US"/>
          <w:rPrChange w:id="607" w:author="Jelle Van Rethy" w:date="2025-10-14T13:29:00Z" w16du:dateUtc="2025-10-14T11:29:00Z">
            <w:rPr>
              <w:rFonts w:ascii="Consolas" w:hAnsi="Consolas" w:cs="Courier New"/>
              <w:color w:val="006666"/>
              <w:sz w:val="17"/>
              <w:szCs w:val="17"/>
            </w:rPr>
          </w:rPrChange>
        </w:rPr>
        <w:t>0b1</w:t>
      </w:r>
      <w:r w:rsidRPr="0008420E">
        <w:rPr>
          <w:rFonts w:ascii="Consolas" w:hAnsi="Consolas" w:cs="Courier New"/>
          <w:color w:val="666600"/>
          <w:sz w:val="17"/>
          <w:szCs w:val="17"/>
          <w:lang w:val="en-US"/>
          <w:rPrChange w:id="608" w:author="Jelle Van Rethy" w:date="2025-10-14T13:29:00Z" w16du:dateUtc="2025-10-14T11:29:00Z">
            <w:rPr>
              <w:rFonts w:ascii="Consolas" w:hAnsi="Consolas" w:cs="Courier New"/>
              <w:color w:val="666600"/>
              <w:sz w:val="17"/>
              <w:szCs w:val="17"/>
            </w:rPr>
          </w:rPrChange>
        </w:rPr>
        <w:t>)</w:t>
      </w:r>
    </w:p>
    <w:p w14:paraId="65BF40E3" w14:textId="2588606F" w:rsidR="00670FAE" w:rsidRPr="0008420E" w:rsidRDefault="00670F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1121231"/>
        <w:rPr>
          <w:rFonts w:ascii="Consolas" w:hAnsi="Consolas" w:cs="Courier New"/>
          <w:sz w:val="17"/>
          <w:szCs w:val="17"/>
          <w:lang w:val="en-US"/>
          <w:rPrChange w:id="609" w:author="Jelle Van Rethy" w:date="2025-10-14T13:29:00Z" w16du:dateUtc="2025-10-14T11:29:00Z">
            <w:rPr>
              <w:rFonts w:ascii="Consolas" w:hAnsi="Consolas" w:cs="Courier New"/>
              <w:sz w:val="17"/>
              <w:szCs w:val="17"/>
            </w:rPr>
          </w:rPrChange>
        </w:rPr>
      </w:pPr>
      <w:r w:rsidRPr="0008420E">
        <w:rPr>
          <w:rFonts w:ascii="Consolas" w:hAnsi="Consolas" w:cs="Courier New"/>
          <w:sz w:val="17"/>
          <w:szCs w:val="17"/>
          <w:lang w:val="en-US"/>
          <w:rPrChange w:id="610" w:author="Jelle Van Rethy" w:date="2025-10-14T13:29:00Z" w16du:dateUtc="2025-10-14T11:29:00Z">
            <w:rPr>
              <w:rFonts w:ascii="Consolas" w:hAnsi="Consolas" w:cs="Courier New"/>
              <w:sz w:val="17"/>
              <w:szCs w:val="17"/>
            </w:rPr>
          </w:rPrChange>
        </w:rPr>
        <w:t xml:space="preserve">16. </w:t>
      </w:r>
      <w:r w:rsidRPr="0008420E">
        <w:rPr>
          <w:rFonts w:ascii="Consolas" w:hAnsi="Consolas" w:cs="Courier New"/>
          <w:color w:val="000000"/>
          <w:sz w:val="17"/>
          <w:szCs w:val="17"/>
          <w:lang w:val="en-US"/>
          <w:rPrChange w:id="611" w:author="Jelle Van Rethy" w:date="2025-10-14T13:29:00Z" w16du:dateUtc="2025-10-14T11:29:00Z">
            <w:rPr>
              <w:rFonts w:ascii="Consolas" w:hAnsi="Consolas" w:cs="Courier New"/>
              <w:color w:val="000000"/>
              <w:sz w:val="17"/>
              <w:szCs w:val="17"/>
            </w:rPr>
          </w:rPrChange>
        </w:rPr>
        <w:t>time</w:t>
      </w:r>
      <w:r w:rsidRPr="0008420E">
        <w:rPr>
          <w:rFonts w:ascii="Consolas" w:hAnsi="Consolas" w:cs="Courier New"/>
          <w:color w:val="666600"/>
          <w:sz w:val="17"/>
          <w:szCs w:val="17"/>
          <w:lang w:val="en-US"/>
          <w:rPrChange w:id="612"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613" w:author="Jelle Van Rethy" w:date="2025-10-14T13:29:00Z" w16du:dateUtc="2025-10-14T11:29:00Z">
            <w:rPr>
              <w:rFonts w:ascii="Consolas" w:hAnsi="Consolas" w:cs="Courier New"/>
              <w:color w:val="000000"/>
              <w:sz w:val="17"/>
              <w:szCs w:val="17"/>
            </w:rPr>
          </w:rPrChange>
        </w:rPr>
        <w:t>sleep</w:t>
      </w:r>
      <w:r w:rsidRPr="0008420E">
        <w:rPr>
          <w:rFonts w:ascii="Consolas" w:hAnsi="Consolas" w:cs="Courier New"/>
          <w:color w:val="666600"/>
          <w:sz w:val="17"/>
          <w:szCs w:val="17"/>
          <w:lang w:val="en-US"/>
          <w:rPrChange w:id="614" w:author="Jelle Van Rethy" w:date="2025-10-14T13:29:00Z" w16du:dateUtc="2025-10-14T11:29:00Z">
            <w:rPr>
              <w:rFonts w:ascii="Consolas" w:hAnsi="Consolas" w:cs="Courier New"/>
              <w:color w:val="666600"/>
              <w:sz w:val="17"/>
              <w:szCs w:val="17"/>
            </w:rPr>
          </w:rPrChange>
        </w:rPr>
        <w:t>(</w:t>
      </w:r>
      <w:r w:rsidRPr="0008420E">
        <w:rPr>
          <w:rFonts w:ascii="Consolas" w:hAnsi="Consolas" w:cs="Courier New"/>
          <w:color w:val="000000"/>
          <w:sz w:val="17"/>
          <w:szCs w:val="17"/>
          <w:lang w:val="en-US"/>
          <w:rPrChange w:id="615" w:author="Jelle Van Rethy" w:date="2025-10-14T13:29:00Z" w16du:dateUtc="2025-10-14T11:29:00Z">
            <w:rPr>
              <w:rFonts w:ascii="Consolas" w:hAnsi="Consolas" w:cs="Courier New"/>
              <w:color w:val="000000"/>
              <w:sz w:val="17"/>
              <w:szCs w:val="17"/>
            </w:rPr>
          </w:rPrChange>
        </w:rPr>
        <w:t>time_to_wait</w:t>
      </w:r>
      <w:r w:rsidRPr="0008420E">
        <w:rPr>
          <w:rFonts w:ascii="Consolas" w:hAnsi="Consolas" w:cs="Courier New"/>
          <w:color w:val="666600"/>
          <w:sz w:val="17"/>
          <w:szCs w:val="17"/>
          <w:lang w:val="en-US"/>
          <w:rPrChange w:id="616" w:author="Jelle Van Rethy" w:date="2025-10-14T13:29:00Z" w16du:dateUtc="2025-10-14T11:29:00Z">
            <w:rPr>
              <w:rFonts w:ascii="Consolas" w:hAnsi="Consolas" w:cs="Courier New"/>
              <w:color w:val="666600"/>
              <w:sz w:val="17"/>
              <w:szCs w:val="17"/>
            </w:rPr>
          </w:rPrChange>
        </w:rPr>
        <w:t>)</w:t>
      </w:r>
    </w:p>
    <w:p w14:paraId="6C8A2137" w14:textId="6921B82E" w:rsidR="002422D3" w:rsidRPr="002422D3" w:rsidRDefault="002422D3" w:rsidP="00670FAE">
      <w:pPr>
        <w:rPr>
          <w:lang w:eastAsia="en-US"/>
        </w:rPr>
      </w:pPr>
    </w:p>
    <w:sectPr w:rsidR="002422D3" w:rsidRPr="002422D3" w:rsidSect="00152562">
      <w:pgSz w:w="11907" w:h="16840" w:code="9"/>
      <w:pgMar w:top="1985" w:right="1134" w:bottom="1418" w:left="1134" w:header="850" w:footer="567" w:gutter="0"/>
      <w:cols w:space="708"/>
      <w:docGrid w:linePitch="357" w:charSpace="-215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Jelle Van Rethy" w:date="2025-10-14T13:28:00Z" w:initials="JV">
    <w:p w14:paraId="1077E3AE" w14:textId="77777777" w:rsidR="00116D90" w:rsidRDefault="00116D90" w:rsidP="00116D90">
      <w:pPr>
        <w:pStyle w:val="CommentText"/>
        <w:jc w:val="left"/>
      </w:pPr>
      <w:r>
        <w:rPr>
          <w:rStyle w:val="CommentReference"/>
        </w:rPr>
        <w:annotationRef/>
      </w:r>
      <w:r>
        <w:t>It is not necessarily related to the EVK - but more in general for the MAG-VIS module testing.</w:t>
      </w:r>
    </w:p>
  </w:comment>
  <w:comment w:id="31" w:author="Jelle Van Rethy" w:date="2025-10-14T15:39:00Z" w:initials="JV">
    <w:p w14:paraId="01F8D200" w14:textId="77777777" w:rsidR="005E29B8" w:rsidRDefault="005E29B8" w:rsidP="005E29B8">
      <w:pPr>
        <w:pStyle w:val="CommentText"/>
        <w:jc w:val="left"/>
      </w:pPr>
      <w:r>
        <w:rPr>
          <w:rStyle w:val="CommentReference"/>
        </w:rPr>
        <w:annotationRef/>
      </w:r>
      <w:r>
        <w:t>Test structures?</w:t>
      </w:r>
    </w:p>
  </w:comment>
  <w:comment w:id="32" w:author="Jonathan Vanden Berk" w:date="2025-10-20T11:37:00Z" w:initials="JV">
    <w:p w14:paraId="1DB5263E" w14:textId="77777777" w:rsidR="001E2C36" w:rsidRDefault="001E2C36" w:rsidP="001E2C36">
      <w:pPr>
        <w:pStyle w:val="CommentText"/>
        <w:jc w:val="left"/>
      </w:pPr>
      <w:r>
        <w:rPr>
          <w:rStyle w:val="CommentReference"/>
        </w:rPr>
        <w:annotationRef/>
      </w:r>
      <w:r>
        <w:t>This is from the template, should be updated by product in this case</w:t>
      </w:r>
    </w:p>
  </w:comment>
  <w:comment w:id="38" w:author="Seppe Servotte" w:date="2025-10-07T14:03:00Z" w:initials="SS">
    <w:p w14:paraId="27F1A240" w14:textId="2F5A4510" w:rsidR="006D659E" w:rsidRPr="00983917" w:rsidRDefault="006D659E" w:rsidP="006D659E">
      <w:pPr>
        <w:pStyle w:val="CommentText"/>
        <w:jc w:val="left"/>
      </w:pPr>
      <w:r w:rsidRPr="00983917">
        <w:rPr>
          <w:rStyle w:val="CommentReference"/>
        </w:rPr>
        <w:annotationRef/>
      </w:r>
      <w:r w:rsidRPr="00983917">
        <w:t>Do we need to stay at positive temperatures? Check the thermostreamer tolerance so temperature is always positive.</w:t>
      </w:r>
    </w:p>
  </w:comment>
  <w:comment w:id="39" w:author="Jonathan Vanden Berk" w:date="2025-10-20T11:39:00Z" w:initials="JV">
    <w:p w14:paraId="76824701" w14:textId="77777777" w:rsidR="00EE4E63" w:rsidRDefault="00EE4E63" w:rsidP="00EE4E63">
      <w:pPr>
        <w:pStyle w:val="CommentText"/>
        <w:jc w:val="left"/>
      </w:pPr>
      <w:r>
        <w:rPr>
          <w:rStyle w:val="CommentReference"/>
        </w:rPr>
        <w:annotationRef/>
      </w:r>
      <w:r>
        <w:t>Why should we stay positive? We should test according to datasheet min and max numbers</w:t>
      </w:r>
    </w:p>
  </w:comment>
  <w:comment w:id="43" w:author="Seppe Servotte" w:date="2025-10-09T08:08:00Z" w:initials="SS">
    <w:p w14:paraId="4879F35F" w14:textId="138E8012" w:rsidR="000F2B1A" w:rsidRPr="00983917" w:rsidRDefault="000F2B1A" w:rsidP="000F2B1A">
      <w:pPr>
        <w:pStyle w:val="CommentText"/>
        <w:jc w:val="left"/>
      </w:pPr>
      <w:r w:rsidRPr="00983917">
        <w:rPr>
          <w:rStyle w:val="CommentReference"/>
        </w:rPr>
        <w:annotationRef/>
      </w:r>
      <w:r w:rsidRPr="00983917">
        <w:t>Do we need to test on different voltages?</w:t>
      </w:r>
    </w:p>
  </w:comment>
  <w:comment w:id="44" w:author="Jonathan Vanden Berk" w:date="2025-10-20T11:40:00Z" w:initials="JV">
    <w:p w14:paraId="6DDF3085" w14:textId="77777777" w:rsidR="006A43AC" w:rsidRDefault="006A43AC" w:rsidP="006A43AC">
      <w:pPr>
        <w:pStyle w:val="CommentText"/>
        <w:jc w:val="left"/>
      </w:pPr>
      <w:r>
        <w:rPr>
          <w:rStyle w:val="CommentReference"/>
        </w:rPr>
        <w:annotationRef/>
      </w:r>
      <w:r>
        <w:t>During charac yes, during FT maybe (depends on charac results)</w:t>
      </w:r>
    </w:p>
  </w:comment>
  <w:comment w:id="47" w:author="Seppe Servotte" w:date="2025-10-09T14:20:00Z" w:initials="SS">
    <w:p w14:paraId="47061DEF" w14:textId="75071548" w:rsidR="0097352A" w:rsidRDefault="0097352A" w:rsidP="0097352A">
      <w:pPr>
        <w:pStyle w:val="CommentText"/>
        <w:jc w:val="left"/>
      </w:pPr>
      <w:r>
        <w:rPr>
          <w:rStyle w:val="CommentReference"/>
        </w:rPr>
        <w:annotationRef/>
      </w:r>
      <w:r>
        <w:t>Include more modes?</w:t>
      </w:r>
    </w:p>
  </w:comment>
  <w:comment w:id="48" w:author="Jelle Van Rethy" w:date="2025-10-14T15:40:00Z" w:initials="JV">
    <w:p w14:paraId="07F933A3" w14:textId="77777777" w:rsidR="001604F9" w:rsidRDefault="001604F9" w:rsidP="001604F9">
      <w:pPr>
        <w:pStyle w:val="CommentText"/>
        <w:jc w:val="left"/>
      </w:pPr>
      <w:r>
        <w:rPr>
          <w:rStyle w:val="CommentReference"/>
        </w:rPr>
        <w:annotationRef/>
      </w:r>
      <w:r>
        <w:t>I think we should check with the coverage we get from these? What do we look for when testing these modes?</w:t>
      </w:r>
    </w:p>
  </w:comment>
  <w:comment w:id="49" w:author="Jonathan Vanden Berk" w:date="2025-10-20T11:41:00Z" w:initials="JV">
    <w:p w14:paraId="717AB863" w14:textId="77777777" w:rsidR="00357001" w:rsidRDefault="000F7A81" w:rsidP="00357001">
      <w:pPr>
        <w:pStyle w:val="CommentText"/>
        <w:jc w:val="left"/>
      </w:pPr>
      <w:r>
        <w:rPr>
          <w:rStyle w:val="CommentReference"/>
        </w:rPr>
        <w:annotationRef/>
      </w:r>
      <w:r w:rsidR="00357001">
        <w:t>We cover different modes with the component testing. For FT of the VIS I think @speed is the only mode of intrest. For CHARAC it is ok to test more modes. It is a spec in the datasheet but also the exposure time and light conditions should be controlled..</w:t>
      </w:r>
    </w:p>
  </w:comment>
  <w:comment w:id="57" w:author="Jonathan Vanden Berk" w:date="2025-10-20T11:43:00Z" w:initials="JV">
    <w:p w14:paraId="2C94C66E" w14:textId="635F8742" w:rsidR="005D4271" w:rsidRDefault="005D4271" w:rsidP="005D4271">
      <w:pPr>
        <w:pStyle w:val="CommentText"/>
        <w:jc w:val="left"/>
      </w:pPr>
      <w:r>
        <w:rPr>
          <w:rStyle w:val="CommentReference"/>
        </w:rPr>
        <w:annotationRef/>
      </w:r>
      <w:r>
        <w:t>This is charac. This test should not be done on all parts</w:t>
      </w:r>
    </w:p>
  </w:comment>
  <w:comment w:id="59" w:author="Jonathan Vanden Berk" w:date="2025-10-20T11:43:00Z" w:initials="JV">
    <w:p w14:paraId="2012D9DB" w14:textId="77777777" w:rsidR="00BA7F69" w:rsidRDefault="00BA7F69" w:rsidP="00BA7F69">
      <w:pPr>
        <w:pStyle w:val="CommentText"/>
        <w:jc w:val="left"/>
      </w:pPr>
      <w:r>
        <w:rPr>
          <w:rStyle w:val="CommentReference"/>
        </w:rPr>
        <w:annotationRef/>
      </w:r>
      <w:r>
        <w:t>FT is missing</w:t>
      </w:r>
    </w:p>
  </w:comment>
  <w:comment w:id="60" w:author="Jonathan Vanden Berk" w:date="2025-10-20T11:45:00Z" w:initials="JV">
    <w:p w14:paraId="18CE6E01" w14:textId="77777777" w:rsidR="00965FBD" w:rsidRDefault="00965FBD" w:rsidP="00965FBD">
      <w:pPr>
        <w:pStyle w:val="CommentText"/>
        <w:jc w:val="left"/>
      </w:pPr>
      <w:r>
        <w:rPr>
          <w:rStyle w:val="CommentReference"/>
        </w:rPr>
        <w:annotationRef/>
      </w:r>
      <w:r>
        <w:t>During this stage of the product we need to check proper connection of the connectors and check that the screen protector is still attached</w:t>
      </w:r>
    </w:p>
  </w:comment>
  <w:comment w:id="71" w:author="Jelle Van Rethy" w:date="2025-10-16T16:53:00Z" w:initials="JV">
    <w:p w14:paraId="4FBDD017" w14:textId="760D2949" w:rsidR="0014753F" w:rsidRDefault="0014753F" w:rsidP="0014753F">
      <w:pPr>
        <w:pStyle w:val="CommentText"/>
        <w:jc w:val="left"/>
      </w:pPr>
      <w:r>
        <w:rPr>
          <w:rStyle w:val="CommentReference"/>
        </w:rPr>
        <w:annotationRef/>
      </w:r>
      <w:r>
        <w:t>Should the glass protection removal not come at the end? During the handling and VER stage, there is a risk of making the glass dirty? Should only be removed right before a housing is attached and lens is mounted?</w:t>
      </w:r>
    </w:p>
  </w:comment>
  <w:comment w:id="72" w:author="Jonathan Vanden Berk" w:date="2025-10-20T11:47:00Z" w:initials="JV">
    <w:p w14:paraId="6039682A" w14:textId="77777777" w:rsidR="00EB241A" w:rsidRDefault="00EB241A" w:rsidP="00EB241A">
      <w:pPr>
        <w:pStyle w:val="CommentText"/>
        <w:jc w:val="left"/>
      </w:pPr>
      <w:r>
        <w:rPr>
          <w:rStyle w:val="CommentReference"/>
        </w:rPr>
        <w:annotationRef/>
      </w:r>
      <w:r>
        <w:t xml:space="preserve">Indicate in the figure title the difference between left and right figure. </w:t>
      </w:r>
    </w:p>
  </w:comment>
  <w:comment w:id="73" w:author="Jonathan Vanden Berk" w:date="2025-10-20T11:49:00Z" w:initials="JV">
    <w:p w14:paraId="7351BE5F" w14:textId="77777777" w:rsidR="00DB2B2C" w:rsidRDefault="00DB2B2C" w:rsidP="00DB2B2C">
      <w:pPr>
        <w:pStyle w:val="CommentText"/>
        <w:jc w:val="left"/>
      </w:pPr>
      <w:r>
        <w:rPr>
          <w:rStyle w:val="CommentReference"/>
        </w:rPr>
        <w:annotationRef/>
      </w:r>
      <w:r>
        <w:t>I think after the VI step there should be a 2th assembly step? The testing is done on the assembled module + cassing</w:t>
      </w:r>
    </w:p>
  </w:comment>
  <w:comment w:id="74" w:author="Jonathan Vanden Berk" w:date="2025-10-20T11:49:00Z" w:initials="JV">
    <w:p w14:paraId="413F2776" w14:textId="77777777" w:rsidR="008420A0" w:rsidRDefault="008420A0" w:rsidP="008420A0">
      <w:pPr>
        <w:pStyle w:val="CommentText"/>
        <w:jc w:val="left"/>
      </w:pPr>
      <w:r>
        <w:rPr>
          <w:rStyle w:val="CommentReference"/>
        </w:rPr>
        <w:annotationRef/>
      </w:r>
      <w:r>
        <w:t xml:space="preserve">VER should be FT </w:t>
      </w:r>
    </w:p>
  </w:comment>
  <w:comment w:id="75" w:author="Jelle Van Rethy" w:date="2025-10-16T16:52:00Z" w:initials="JV">
    <w:p w14:paraId="3BF1C314" w14:textId="1B1DFE74" w:rsidR="00AA3F07" w:rsidRDefault="00AA3F07" w:rsidP="00AA3F07">
      <w:pPr>
        <w:pStyle w:val="CommentText"/>
        <w:jc w:val="left"/>
      </w:pPr>
      <w:r>
        <w:rPr>
          <w:rStyle w:val="CommentReference"/>
        </w:rPr>
        <w:annotationRef/>
      </w:r>
      <w:r>
        <w:t>In this flow we leave the protection on the glass, since we assume it is already visually inspected in the MAG-IMG production flow?</w:t>
      </w:r>
    </w:p>
  </w:comment>
  <w:comment w:id="76" w:author="Jonathan Vanden Berk" w:date="2025-10-20T11:50:00Z" w:initials="JV">
    <w:p w14:paraId="240DFF4B" w14:textId="77777777" w:rsidR="005526D0" w:rsidRDefault="005526D0" w:rsidP="005526D0">
      <w:pPr>
        <w:pStyle w:val="CommentText"/>
        <w:jc w:val="left"/>
      </w:pPr>
      <w:r>
        <w:rPr>
          <w:rStyle w:val="CommentReference"/>
        </w:rPr>
        <w:annotationRef/>
      </w:r>
      <w:r>
        <w:t>This is indeed the case</w:t>
      </w:r>
    </w:p>
  </w:comment>
  <w:comment w:id="79" w:author="Jelle Van Rethy" w:date="2025-10-16T16:51:00Z" w:initials="JV">
    <w:p w14:paraId="6644B1C9" w14:textId="03F4D852" w:rsidR="00D469A4" w:rsidRDefault="00D469A4" w:rsidP="00D469A4">
      <w:pPr>
        <w:pStyle w:val="CommentText"/>
        <w:jc w:val="left"/>
      </w:pPr>
      <w:r>
        <w:rPr>
          <w:rStyle w:val="CommentReference"/>
        </w:rPr>
        <w:annotationRef/>
      </w:r>
      <w:r>
        <w:t>Maybe indicate in the flow diagram the difference between the two flows? Now that’s a bit unclear. Basically the one where we remove the glass tape is only applicable for the modules that go into the EVK.</w:t>
      </w:r>
    </w:p>
  </w:comment>
  <w:comment w:id="85" w:author="Jonathan Vanden Berk" w:date="2025-10-20T11:54:00Z" w:initials="JV">
    <w:p w14:paraId="30C9370E" w14:textId="77777777" w:rsidR="00E10573" w:rsidRDefault="00E10573" w:rsidP="00E10573">
      <w:pPr>
        <w:pStyle w:val="CommentText"/>
        <w:jc w:val="left"/>
      </w:pPr>
      <w:r>
        <w:rPr>
          <w:rStyle w:val="CommentReference"/>
        </w:rPr>
        <w:annotationRef/>
      </w:r>
      <w:r>
        <w:t>FT, and char is missing</w:t>
      </w:r>
    </w:p>
  </w:comment>
  <w:comment w:id="86" w:author="Jonathan Vanden Berk" w:date="2025-10-20T11:56:00Z" w:initials="JV">
    <w:p w14:paraId="183C18B3" w14:textId="77777777" w:rsidR="00377A95" w:rsidRDefault="00377A95" w:rsidP="00377A95">
      <w:pPr>
        <w:pStyle w:val="CommentText"/>
        <w:jc w:val="left"/>
      </w:pPr>
      <w:r>
        <w:rPr>
          <w:rStyle w:val="CommentReference"/>
        </w:rPr>
        <w:annotationRef/>
      </w:r>
      <w:r>
        <w:t>This should be solved by creating different test stages per product variant</w:t>
      </w:r>
    </w:p>
  </w:comment>
  <w:comment w:id="87" w:author="Jonathan Vanden Berk" w:date="2025-10-20T11:56:00Z" w:initials="JV">
    <w:p w14:paraId="676CC3AC" w14:textId="68680B17" w:rsidR="00C67A7D" w:rsidRDefault="00C67A7D" w:rsidP="00C67A7D">
      <w:pPr>
        <w:pStyle w:val="CommentText"/>
        <w:jc w:val="left"/>
      </w:pPr>
      <w:r>
        <w:rPr>
          <w:rStyle w:val="CommentReference"/>
        </w:rPr>
        <w:annotationRef/>
      </w:r>
      <w:r>
        <w:t>This should be solved by creating different test stages per product variant</w:t>
      </w:r>
    </w:p>
  </w:comment>
  <w:comment w:id="92" w:author="Jelle Van Rethy" w:date="2025-10-14T15:42:00Z" w:initials="JV">
    <w:p w14:paraId="4FACACCD" w14:textId="624A400F" w:rsidR="004C12EE" w:rsidRDefault="004C12EE" w:rsidP="004C12EE">
      <w:pPr>
        <w:pStyle w:val="CommentText"/>
        <w:jc w:val="left"/>
      </w:pPr>
      <w:r>
        <w:rPr>
          <w:rStyle w:val="CommentReference"/>
        </w:rPr>
        <w:annotationRef/>
      </w:r>
      <w:r>
        <w:t>As discussed - we should aim to use the MAG-CXP setup for this purpose? In this case we can re-use frame grabber and rack PC.</w:t>
      </w:r>
    </w:p>
  </w:comment>
  <w:comment w:id="93" w:author="Jonathan Vanden Berk" w:date="2025-10-20T12:01:00Z" w:initials="JV">
    <w:p w14:paraId="21872526" w14:textId="77777777" w:rsidR="001C59A7" w:rsidRDefault="001C59A7" w:rsidP="001C59A7">
      <w:pPr>
        <w:pStyle w:val="CommentText"/>
        <w:jc w:val="left"/>
      </w:pPr>
      <w:r>
        <w:rPr>
          <w:rStyle w:val="CommentReference"/>
        </w:rPr>
        <w:annotationRef/>
      </w:r>
      <w:r>
        <w:t>Could be done, but this has the risk of delays in the schedule. The CXP setup is 100% in use until the reviews of this tester are final. But maybe the work for the VIS modules is scheduled later, don’t know…</w:t>
      </w:r>
    </w:p>
  </w:comment>
  <w:comment w:id="98" w:author="Jonathan Vanden Berk" w:date="2025-10-20T11:57:00Z" w:initials="JV">
    <w:p w14:paraId="176E592B" w14:textId="0743AC77" w:rsidR="00A43FED" w:rsidRDefault="00A43FED" w:rsidP="00A43FED">
      <w:pPr>
        <w:pStyle w:val="CommentText"/>
        <w:jc w:val="left"/>
      </w:pPr>
      <w:r>
        <w:rPr>
          <w:rStyle w:val="CommentReference"/>
        </w:rPr>
        <w:annotationRef/>
      </w:r>
      <w:r>
        <w:t>Adress this asap. Since we don’t have a lot of equipment on the self</w:t>
      </w:r>
    </w:p>
  </w:comment>
  <w:comment w:id="102" w:author="Seppe Servotte" w:date="2025-10-10T14:18:00Z" w:initials="SS">
    <w:p w14:paraId="2120F3ED" w14:textId="6E254F84" w:rsidR="0075066F" w:rsidRDefault="0075066F" w:rsidP="0075066F">
      <w:pPr>
        <w:pStyle w:val="CommentText"/>
        <w:jc w:val="left"/>
      </w:pPr>
      <w:r>
        <w:rPr>
          <w:rStyle w:val="CommentReference"/>
        </w:rPr>
        <w:annotationRef/>
      </w:r>
      <w:r>
        <w:t xml:space="preserve">More bins necessary? </w:t>
      </w:r>
    </w:p>
  </w:comment>
  <w:comment w:id="103" w:author="Jonathan Vanden Berk" w:date="2025-10-20T12:02:00Z" w:initials="JV">
    <w:p w14:paraId="2C202257" w14:textId="77777777" w:rsidR="00E15EAC" w:rsidRDefault="00E15EAC" w:rsidP="00E15EAC">
      <w:pPr>
        <w:pStyle w:val="CommentText"/>
        <w:jc w:val="left"/>
      </w:pPr>
      <w:r>
        <w:rPr>
          <w:rStyle w:val="CommentReference"/>
        </w:rPr>
        <w:annotationRef/>
      </w:r>
      <w:r>
        <w:t>Feel free to add SW bins</w:t>
      </w:r>
    </w:p>
  </w:comment>
  <w:comment w:id="104" w:author="Jelle Van Rethy" w:date="2025-10-16T16:55:00Z" w:initials="JV">
    <w:p w14:paraId="71B12EE8" w14:textId="4F6A8A64" w:rsidR="0074076B" w:rsidRDefault="0074076B" w:rsidP="0074076B">
      <w:pPr>
        <w:pStyle w:val="CommentText"/>
        <w:jc w:val="left"/>
      </w:pPr>
      <w:r>
        <w:rPr>
          <w:rStyle w:val="CommentReference"/>
        </w:rPr>
        <w:annotationRef/>
      </w:r>
      <w:r>
        <w:t>For the failed BINs, we could maybe try to differently which PCB fails? E.g. if there is an error on one of them (e.g. connector), we could still use the other PCBs. So the full module should not be scrapped I assume.</w:t>
      </w:r>
    </w:p>
  </w:comment>
  <w:comment w:id="105" w:author="Jonathan Vanden Berk" w:date="2025-10-20T12:04:00Z" w:initials="JV">
    <w:p w14:paraId="3CAC0F36" w14:textId="77777777" w:rsidR="004D00F4" w:rsidRDefault="004D00F4" w:rsidP="004D00F4">
      <w:pPr>
        <w:pStyle w:val="CommentText"/>
        <w:jc w:val="left"/>
      </w:pPr>
      <w:r>
        <w:rPr>
          <w:rStyle w:val="CommentReference"/>
        </w:rPr>
        <w:annotationRef/>
      </w:r>
      <w:r>
        <w:t>Can the test detect what is the faulty PCB?</w:t>
      </w:r>
    </w:p>
  </w:comment>
  <w:comment w:id="112" w:author="Jelle Van Rethy" w:date="2025-10-17T11:13:00Z" w:initials="JV">
    <w:p w14:paraId="58A01257" w14:textId="392D6CD7" w:rsidR="00CB58FA" w:rsidRDefault="00CB58FA" w:rsidP="00CB58FA">
      <w:pPr>
        <w:pStyle w:val="CommentText"/>
        <w:jc w:val="left"/>
      </w:pPr>
      <w:r>
        <w:rPr>
          <w:rStyle w:val="CommentReference"/>
        </w:rPr>
        <w:annotationRef/>
      </w:r>
      <w:r>
        <w:t>The test PC is not explicitly mentioned in this Figure.</w:t>
      </w:r>
    </w:p>
  </w:comment>
  <w:comment w:id="115" w:author="Jonathan Vanden Berk" w:date="2025-10-22T15:22:00Z" w:initials="JV">
    <w:p w14:paraId="2CD15202" w14:textId="77777777" w:rsidR="005173CB" w:rsidRDefault="005173CB" w:rsidP="005173CB">
      <w:pPr>
        <w:pStyle w:val="CommentText"/>
        <w:jc w:val="left"/>
      </w:pPr>
      <w:r>
        <w:rPr>
          <w:rStyle w:val="CommentReference"/>
        </w:rPr>
        <w:annotationRef/>
      </w:r>
      <w:r>
        <w:t>Change EVK --&gt; VIS module</w:t>
      </w:r>
    </w:p>
  </w:comment>
  <w:comment w:id="116" w:author="Jonathan Vanden Berk" w:date="2025-10-22T15:32:00Z" w:initials="JV">
    <w:p w14:paraId="1AD60923" w14:textId="77777777" w:rsidR="003F0430" w:rsidRDefault="003F0430" w:rsidP="003F0430">
      <w:pPr>
        <w:pStyle w:val="CommentText"/>
        <w:jc w:val="left"/>
      </w:pPr>
      <w:r>
        <w:rPr>
          <w:rStyle w:val="CommentReference"/>
        </w:rPr>
        <w:annotationRef/>
      </w:r>
      <w:r>
        <w:t>The VIS1000X not, so rephrase to VIS100[1|2]X</w:t>
      </w:r>
    </w:p>
  </w:comment>
  <w:comment w:id="117" w:author="Jelle Van Rethy" w:date="2025-10-17T11:14:00Z" w:initials="JV">
    <w:p w14:paraId="1FE0AA8C" w14:textId="49567323" w:rsidR="00DF1D6B" w:rsidRDefault="00DF1D6B" w:rsidP="00DF1D6B">
      <w:pPr>
        <w:pStyle w:val="CommentText"/>
        <w:jc w:val="left"/>
      </w:pPr>
      <w:r>
        <w:rPr>
          <w:rStyle w:val="CommentReference"/>
        </w:rPr>
        <w:annotationRef/>
      </w:r>
      <w:r>
        <w:t xml:space="preserve">The scope is to capture PWM signals, which we need to generate to confirm functionality of the GIPO from CXP to MAG-DRV, right? </w:t>
      </w:r>
    </w:p>
  </w:comment>
  <w:comment w:id="118" w:author="Jonathan Vanden Berk" w:date="2025-10-22T15:39:00Z" w:initials="JV">
    <w:p w14:paraId="2E2E1B84" w14:textId="77777777" w:rsidR="00864370" w:rsidRDefault="00A7178E" w:rsidP="00864370">
      <w:pPr>
        <w:pStyle w:val="CommentText"/>
        <w:jc w:val="left"/>
      </w:pPr>
      <w:r>
        <w:rPr>
          <w:rStyle w:val="CommentReference"/>
        </w:rPr>
        <w:annotationRef/>
      </w:r>
      <w:r w:rsidR="00864370">
        <w:t>Do we need to test this with PWM signals, can we just not use ON/OFF, in this way you don’t need a scope and mux, you can use simple LED if this is manual test</w:t>
      </w:r>
    </w:p>
  </w:comment>
  <w:comment w:id="119" w:author="Jelle Van Rethy" w:date="2025-10-28T17:05:00Z" w:initials="JV">
    <w:p w14:paraId="14A480F8" w14:textId="77777777" w:rsidR="00601586" w:rsidRDefault="00601586" w:rsidP="00601586">
      <w:pPr>
        <w:pStyle w:val="CommentText"/>
        <w:jc w:val="left"/>
      </w:pPr>
      <w:r>
        <w:rPr>
          <w:rStyle w:val="CommentReference"/>
        </w:rPr>
        <w:annotationRef/>
      </w:r>
      <w:r>
        <w:t>I think the reason to test it dynamically is to check whether the clock from MAG-CXP to MAG-DRV through the GPIO pin from MAG-CXP works. Don’t know if we can check it in another way?</w:t>
      </w:r>
    </w:p>
  </w:comment>
  <w:comment w:id="122" w:author="Jonathan Vanden Berk" w:date="2025-10-22T15:44:00Z" w:initials="JV">
    <w:p w14:paraId="39993FC1" w14:textId="71029E7B" w:rsidR="0068794E" w:rsidRDefault="0068794E" w:rsidP="0068794E">
      <w:pPr>
        <w:pStyle w:val="CommentText"/>
        <w:jc w:val="left"/>
      </w:pPr>
      <w:r>
        <w:rPr>
          <w:rStyle w:val="CommentReference"/>
        </w:rPr>
        <w:annotationRef/>
      </w:r>
      <w:r>
        <w:t xml:space="preserve">What is different compared to the VIS1001x setup? </w:t>
      </w:r>
    </w:p>
  </w:comment>
  <w:comment w:id="129" w:author="Jonathan Vanden Berk" w:date="2025-10-22T15:47:00Z" w:initials="JV">
    <w:p w14:paraId="121A900B" w14:textId="77777777" w:rsidR="00B3133D" w:rsidRDefault="00B3133D" w:rsidP="00B3133D">
      <w:pPr>
        <w:pStyle w:val="CommentText"/>
        <w:jc w:val="left"/>
      </w:pPr>
      <w:r>
        <w:rPr>
          <w:rStyle w:val="CommentReference"/>
        </w:rPr>
        <w:annotationRef/>
      </w:r>
      <w:r>
        <w:t>Why is this channel not connected to scope, it conflicts with your meas setup drawing</w:t>
      </w:r>
    </w:p>
  </w:comment>
  <w:comment w:id="155" w:author="Jonathan Vanden Berk" w:date="2025-10-22T15:50:00Z" w:initials="JV">
    <w:p w14:paraId="63AB962F" w14:textId="77777777" w:rsidR="000B6594" w:rsidRDefault="000B6594" w:rsidP="000B6594">
      <w:pPr>
        <w:pStyle w:val="CommentText"/>
        <w:jc w:val="left"/>
      </w:pPr>
      <w:r>
        <w:rPr>
          <w:rStyle w:val="CommentReference"/>
        </w:rPr>
        <w:annotationRef/>
      </w:r>
      <w:r>
        <w:t>Supply pins should not be in this tabel since in the park state the power should not be removed from the DUT</w:t>
      </w:r>
    </w:p>
  </w:comment>
  <w:comment w:id="183" w:author="Seppe Servotte" w:date="2025-10-09T07:55:00Z" w:initials="SS">
    <w:p w14:paraId="114A1BD2" w14:textId="487AE635" w:rsidR="00D96E87" w:rsidRPr="00983917" w:rsidRDefault="00D96E87" w:rsidP="00D96E87">
      <w:pPr>
        <w:pStyle w:val="CommentText"/>
        <w:jc w:val="left"/>
      </w:pPr>
      <w:r w:rsidRPr="00983917">
        <w:rPr>
          <w:rStyle w:val="CommentReference"/>
        </w:rPr>
        <w:annotationRef/>
      </w:r>
      <w:r w:rsidRPr="00983917">
        <w:t xml:space="preserve">Do we need to follow and apply a particular standard, like: IPC-A-610 Acceptability of Electronic Assemblies Standard? PDF: </w:t>
      </w:r>
      <w:hyperlink r:id="rId1" w:history="1">
        <w:r w:rsidRPr="00983917">
          <w:rPr>
            <w:rStyle w:val="Hyperlink"/>
          </w:rPr>
          <w:t>https://studylib.net/doc/27028550/ipc-a-610f-acceptability-of-electronic-assemblies</w:t>
        </w:r>
      </w:hyperlink>
    </w:p>
  </w:comment>
  <w:comment w:id="184" w:author="Seppe Servotte" w:date="2025-10-09T07:51:00Z" w:initials="SS">
    <w:p w14:paraId="58757AAB" w14:textId="3C3A75FA" w:rsidR="00436C2F" w:rsidRPr="00983917" w:rsidRDefault="00436C2F" w:rsidP="00436C2F">
      <w:pPr>
        <w:pStyle w:val="CommentText"/>
        <w:jc w:val="left"/>
      </w:pPr>
      <w:r w:rsidRPr="00983917">
        <w:rPr>
          <w:rStyle w:val="CommentReference"/>
        </w:rPr>
        <w:annotationRef/>
      </w:r>
      <w:r w:rsidRPr="00983917">
        <w:t>Are the steps specific enough?</w:t>
      </w:r>
    </w:p>
  </w:comment>
  <w:comment w:id="185" w:author="Jonathan Vanden Berk" w:date="2025-10-20T11:53:00Z" w:initials="JV">
    <w:p w14:paraId="2DABC140" w14:textId="77777777" w:rsidR="00A44B6F" w:rsidRDefault="00A44B6F" w:rsidP="00A44B6F">
      <w:pPr>
        <w:pStyle w:val="CommentText"/>
        <w:jc w:val="left"/>
      </w:pPr>
      <w:r>
        <w:rPr>
          <w:rStyle w:val="CommentReference"/>
        </w:rPr>
        <w:annotationRef/>
      </w:r>
      <w:r>
        <w:t xml:space="preserve">Why would you log these results for a  manual test. Either VI passes and can be used in the assembly or it fails and rework is needed (or scrapped). </w:t>
      </w:r>
    </w:p>
  </w:comment>
  <w:comment w:id="190" w:author="Seppe Servotte" w:date="2025-10-09T09:40:00Z" w:initials="SS">
    <w:p w14:paraId="332C927F" w14:textId="7C0709D5" w:rsidR="00D10B11" w:rsidRPr="00983917" w:rsidRDefault="00D10B11" w:rsidP="00D10B11">
      <w:pPr>
        <w:pStyle w:val="CommentText"/>
        <w:jc w:val="left"/>
      </w:pPr>
      <w:r w:rsidRPr="00983917">
        <w:rPr>
          <w:rStyle w:val="CommentReference"/>
        </w:rPr>
        <w:annotationRef/>
      </w:r>
      <w:r w:rsidRPr="00983917">
        <w:t xml:space="preserve">Will depend on which PSU is used depending on availability. </w:t>
      </w:r>
    </w:p>
  </w:comment>
  <w:comment w:id="191" w:author="Jonathan Vanden Berk" w:date="2025-10-22T15:54:00Z" w:initials="JV">
    <w:p w14:paraId="6B0B8E5F" w14:textId="77777777" w:rsidR="00994B13" w:rsidRDefault="00CD1477" w:rsidP="00994B13">
      <w:pPr>
        <w:pStyle w:val="CommentText"/>
        <w:jc w:val="left"/>
      </w:pPr>
      <w:r>
        <w:rPr>
          <w:rStyle w:val="CommentReference"/>
        </w:rPr>
        <w:annotationRef/>
      </w:r>
      <w:r w:rsidR="00994B13">
        <w:t>This seems too low range</w:t>
      </w:r>
    </w:p>
  </w:comment>
  <w:comment w:id="192" w:author="Jonathan Vanden Berk" w:date="2025-10-22T15:55:00Z" w:initials="JV">
    <w:p w14:paraId="60F698B0" w14:textId="655E4C92" w:rsidR="00994B13" w:rsidRDefault="00994B13" w:rsidP="00994B13">
      <w:pPr>
        <w:pStyle w:val="CommentText"/>
        <w:jc w:val="left"/>
      </w:pPr>
      <w:r>
        <w:rPr>
          <w:rStyle w:val="CommentReference"/>
        </w:rPr>
        <w:annotationRef/>
      </w:r>
      <w:r>
        <w:t>Also this number seems too low</w:t>
      </w:r>
    </w:p>
  </w:comment>
  <w:comment w:id="193" w:author="Seppe Servotte" w:date="2025-10-09T09:43:00Z" w:initials="SS">
    <w:p w14:paraId="15C05219" w14:textId="7BCD0757" w:rsidR="00A67FE0" w:rsidRDefault="00A67FE0" w:rsidP="00A67FE0">
      <w:pPr>
        <w:pStyle w:val="CommentText"/>
        <w:jc w:val="left"/>
      </w:pPr>
      <w:r w:rsidRPr="00983917">
        <w:rPr>
          <w:rStyle w:val="CommentReference"/>
        </w:rPr>
        <w:annotationRef/>
      </w:r>
      <w:r w:rsidRPr="00983917">
        <w:t xml:space="preserve">Is it necessary to check if the imager is working properly? </w:t>
      </w:r>
    </w:p>
  </w:comment>
  <w:comment w:id="194" w:author="Jonathan Vanden Berk" w:date="2025-10-22T16:02:00Z" w:initials="JV">
    <w:p w14:paraId="05112852" w14:textId="77777777" w:rsidR="005C30A9" w:rsidRDefault="005C30A9" w:rsidP="005C30A9">
      <w:pPr>
        <w:pStyle w:val="CommentText"/>
        <w:jc w:val="left"/>
      </w:pPr>
      <w:r>
        <w:rPr>
          <w:rStyle w:val="CommentReference"/>
        </w:rPr>
        <w:annotationRef/>
      </w:r>
      <w:r>
        <w:t>IDD measurements are a great tool for production testing, outliers on this test but pass on other parameters can be indicators for mavericks. But you need significant data to be able to detect outliers 😊</w:t>
      </w:r>
    </w:p>
  </w:comment>
  <w:comment w:id="195" w:author="Jelle Van Rethy" w:date="2025-10-17T11:28:00Z" w:initials="JV">
    <w:p w14:paraId="58D9D7A0" w14:textId="63F73AE9" w:rsidR="008D168E" w:rsidRDefault="008D168E" w:rsidP="008D168E">
      <w:pPr>
        <w:pStyle w:val="CommentText"/>
        <w:jc w:val="left"/>
      </w:pPr>
      <w:r>
        <w:rPr>
          <w:rStyle w:val="CommentReference"/>
        </w:rPr>
        <w:annotationRef/>
      </w:r>
      <w:r>
        <w:t>Should we also measure the current consumption at min and max voltage for at least one mode? Could make sense?</w:t>
      </w:r>
    </w:p>
  </w:comment>
  <w:comment w:id="196" w:author="Jelle Van Rethy" w:date="2025-10-17T11:37:00Z" w:initials="JV">
    <w:p w14:paraId="73882C60" w14:textId="77777777" w:rsidR="00D447C9" w:rsidRDefault="00D447C9" w:rsidP="00D447C9">
      <w:pPr>
        <w:pStyle w:val="CommentText"/>
        <w:jc w:val="left"/>
      </w:pPr>
      <w:r>
        <w:rPr>
          <w:rStyle w:val="CommentReference"/>
        </w:rPr>
        <w:annotationRef/>
      </w:r>
      <w:r>
        <w:t>Or are all tests ran at VDD_IN at 6V and 9V?</w:t>
      </w:r>
    </w:p>
  </w:comment>
  <w:comment w:id="197" w:author="Jonathan Vanden Berk" w:date="2025-10-22T16:03:00Z" w:initials="JV">
    <w:p w14:paraId="504DF68E" w14:textId="77777777" w:rsidR="00AA32EA" w:rsidRDefault="004C3EC9" w:rsidP="00AA32EA">
      <w:pPr>
        <w:pStyle w:val="CommentText"/>
        <w:jc w:val="left"/>
      </w:pPr>
      <w:r>
        <w:rPr>
          <w:rStyle w:val="CommentReference"/>
        </w:rPr>
        <w:annotationRef/>
      </w:r>
      <w:r w:rsidR="00AA32EA">
        <w:t xml:space="preserve">For charac testing this should be the case, for FT only one level is often ok, probably 6V should be chosen as this will be the most difficult case for the DCDC </w:t>
      </w:r>
    </w:p>
  </w:comment>
  <w:comment w:id="202" w:author="Jonathan Vanden Berk" w:date="2025-10-22T16:32:00Z" w:initials="JV">
    <w:p w14:paraId="54024B73" w14:textId="4C2830B4" w:rsidR="008A4C7F" w:rsidRDefault="008A4C7F" w:rsidP="008A4C7F">
      <w:pPr>
        <w:pStyle w:val="CommentText"/>
        <w:jc w:val="left"/>
      </w:pPr>
      <w:r>
        <w:rPr>
          <w:rStyle w:val="CommentReference"/>
        </w:rPr>
        <w:annotationRef/>
      </w:r>
      <w:r>
        <w:t>I don’t understand why this test is needed. If you capture the test pattern from the imager, you also test the CXP function, including the CXP video pins..</w:t>
      </w:r>
    </w:p>
  </w:comment>
  <w:comment w:id="203" w:author="Jonathan Vanden Berk" w:date="2025-10-22T16:44:00Z" w:initials="JV">
    <w:p w14:paraId="0D2D88FF" w14:textId="77777777" w:rsidR="00675A43" w:rsidRDefault="00675A43" w:rsidP="00675A43">
      <w:pPr>
        <w:pStyle w:val="CommentText"/>
        <w:jc w:val="left"/>
      </w:pPr>
      <w:r>
        <w:rPr>
          <w:rStyle w:val="CommentReference"/>
        </w:rPr>
        <w:annotationRef/>
      </w:r>
      <w:r>
        <w:t>Also the check of the lock bits of boh CXP and IMG can be combined</w:t>
      </w:r>
    </w:p>
  </w:comment>
  <w:comment w:id="205" w:author="Jelle Van Rethy" w:date="2025-10-17T11:38:00Z" w:initials="JV">
    <w:p w14:paraId="273C817E" w14:textId="4622F718" w:rsidR="00D447C9" w:rsidRDefault="00D447C9" w:rsidP="00D447C9">
      <w:pPr>
        <w:pStyle w:val="CommentText"/>
        <w:jc w:val="left"/>
      </w:pPr>
      <w:r>
        <w:rPr>
          <w:rStyle w:val="CommentReference"/>
        </w:rPr>
        <w:annotationRef/>
      </w:r>
      <w:r>
        <w:t>Same question as for other tests: is this the default 9V, or also the min and max?</w:t>
      </w:r>
    </w:p>
  </w:comment>
  <w:comment w:id="206" w:author="Jonathan Vanden Berk" w:date="2025-10-22T16:04:00Z" w:initials="JV">
    <w:p w14:paraId="25B88B96" w14:textId="77777777" w:rsidR="00FA09DA" w:rsidRDefault="00FA09DA" w:rsidP="00FA09DA">
      <w:pPr>
        <w:pStyle w:val="CommentText"/>
        <w:jc w:val="left"/>
      </w:pPr>
      <w:r>
        <w:rPr>
          <w:rStyle w:val="CommentReference"/>
        </w:rPr>
        <w:annotationRef/>
      </w:r>
      <w:r>
        <w:t>Update range: 9V</w:t>
      </w:r>
    </w:p>
  </w:comment>
  <w:comment w:id="207" w:author="Seppe Servotte" w:date="2025-10-09T11:00:00Z" w:initials="SS">
    <w:p w14:paraId="33F63326" w14:textId="1DBC146C" w:rsidR="008102B6" w:rsidRDefault="008102B6" w:rsidP="00CA1762">
      <w:pPr>
        <w:pStyle w:val="CommentText"/>
        <w:jc w:val="left"/>
      </w:pPr>
      <w:r>
        <w:rPr>
          <w:rStyle w:val="CommentReference"/>
        </w:rPr>
        <w:annotationRef/>
      </w:r>
      <w:r>
        <w:t>Enough frame rates? High enough?</w:t>
      </w:r>
    </w:p>
  </w:comment>
  <w:comment w:id="208" w:author="Jelle Van Rethy" w:date="2025-10-17T11:30:00Z" w:initials="JV">
    <w:p w14:paraId="1AC619BB" w14:textId="77777777" w:rsidR="00ED0936" w:rsidRDefault="00ED0936" w:rsidP="00ED0936">
      <w:pPr>
        <w:pStyle w:val="CommentText"/>
        <w:jc w:val="left"/>
      </w:pPr>
      <w:r>
        <w:rPr>
          <w:rStyle w:val="CommentReference"/>
        </w:rPr>
        <w:annotationRef/>
      </w:r>
      <w:r>
        <w:t>Don’t think we need to check each pattern? Main goal is to check communication. Checking if all the patterns work is probably not the scope? But we need to select a good patterm (maybe a gray ramp?)</w:t>
      </w:r>
    </w:p>
  </w:comment>
  <w:comment w:id="209" w:author="Jonathan Vanden Berk" w:date="2025-10-22T16:39:00Z" w:initials="JV">
    <w:p w14:paraId="3CCD2293" w14:textId="77777777" w:rsidR="00511978" w:rsidRDefault="00511978" w:rsidP="00511978">
      <w:pPr>
        <w:pStyle w:val="CommentText"/>
        <w:jc w:val="left"/>
      </w:pPr>
      <w:r>
        <w:rPr>
          <w:rStyle w:val="CommentReference"/>
        </w:rPr>
        <w:annotationRef/>
      </w:r>
      <w:r>
        <w:t xml:space="preserve">It should be possible, Bert also does this for the CXP tester. If there is a timing issue there might be a small shift of the data. In the current implementation of Bert if there is one or more pixel different from expected value he saves the image, otherwise he only log a pass in a functional test parameter. We can even set a threshold on the number of pixels that we allow to be different. </w:t>
      </w:r>
    </w:p>
  </w:comment>
  <w:comment w:id="210" w:author="Jonathan Vanden Berk" w:date="2025-10-22T16:40:00Z" w:initials="JV">
    <w:p w14:paraId="2C4D1169" w14:textId="77777777" w:rsidR="0084675C" w:rsidRDefault="0084675C" w:rsidP="0084675C">
      <w:pPr>
        <w:pStyle w:val="CommentText"/>
        <w:jc w:val="left"/>
      </w:pPr>
      <w:r>
        <w:rPr>
          <w:rStyle w:val="CommentReference"/>
        </w:rPr>
        <w:annotationRef/>
      </w:r>
      <w:r>
        <w:t>Beter to define this as a functional test</w:t>
      </w:r>
    </w:p>
  </w:comment>
  <w:comment w:id="214" w:author="Jelle Van Rethy" w:date="2025-10-17T11:33:00Z" w:initials="JV">
    <w:p w14:paraId="41DE8520" w14:textId="15E8AD8B" w:rsidR="000C4F5F" w:rsidRDefault="000C4F5F" w:rsidP="000C4F5F">
      <w:pPr>
        <w:pStyle w:val="CommentText"/>
        <w:jc w:val="left"/>
      </w:pPr>
      <w:r>
        <w:rPr>
          <w:rStyle w:val="CommentReference"/>
        </w:rPr>
        <w:annotationRef/>
      </w:r>
      <w:r>
        <w:t>I assume this is the TPG in MAG-IMG?</w:t>
      </w:r>
    </w:p>
  </w:comment>
  <w:comment w:id="215" w:author="Jonathan Vanden Berk" w:date="2025-10-22T16:47:00Z" w:initials="JV">
    <w:p w14:paraId="26082412" w14:textId="77777777" w:rsidR="00C42F6E" w:rsidRDefault="00C42F6E" w:rsidP="00C42F6E">
      <w:pPr>
        <w:pStyle w:val="CommentText"/>
        <w:jc w:val="left"/>
      </w:pPr>
      <w:r>
        <w:rPr>
          <w:rStyle w:val="CommentReference"/>
        </w:rPr>
        <w:annotationRef/>
      </w:r>
      <w:r>
        <w:t>9V</w:t>
      </w:r>
    </w:p>
  </w:comment>
  <w:comment w:id="216" w:author="Jelle Van Rethy" w:date="2025-10-17T11:34:00Z" w:initials="JV">
    <w:p w14:paraId="1773268B" w14:textId="03C0F359" w:rsidR="000C4F5F" w:rsidRDefault="000C4F5F" w:rsidP="000C4F5F">
      <w:pPr>
        <w:pStyle w:val="CommentText"/>
        <w:jc w:val="left"/>
      </w:pPr>
      <w:r>
        <w:rPr>
          <w:rStyle w:val="CommentReference"/>
        </w:rPr>
        <w:annotationRef/>
      </w:r>
      <w:r>
        <w:t>Should we best not check it at high speed as well, to make sure that the video interface is running at 100 MHz? I think this is the test to cover that mode.</w:t>
      </w:r>
    </w:p>
  </w:comment>
  <w:comment w:id="217" w:author="Jonathan Vanden Berk" w:date="2025-10-22T16:46:00Z" w:initials="JV">
    <w:p w14:paraId="580873E6" w14:textId="77777777" w:rsidR="00804DC0" w:rsidRDefault="00804DC0" w:rsidP="00804DC0">
      <w:pPr>
        <w:pStyle w:val="CommentText"/>
        <w:jc w:val="left"/>
      </w:pPr>
      <w:r>
        <w:rPr>
          <w:rStyle w:val="CommentReference"/>
        </w:rPr>
        <w:annotationRef/>
      </w:r>
      <w:r>
        <w:t>Agree, the interface between IMG and CXP is critical, only testing fast mode on CXP is not making sense. But I would combine T0003 and T0004.</w:t>
      </w:r>
    </w:p>
  </w:comment>
  <w:comment w:id="218" w:author="Jelle Van Rethy" w:date="2025-10-17T11:36:00Z" w:initials="JV">
    <w:p w14:paraId="0B56563F" w14:textId="012D52F9" w:rsidR="00AA7394" w:rsidRDefault="00AA7394" w:rsidP="00AA7394">
      <w:pPr>
        <w:pStyle w:val="CommentText"/>
        <w:jc w:val="left"/>
      </w:pPr>
      <w:r>
        <w:rPr>
          <w:rStyle w:val="CommentReference"/>
        </w:rPr>
        <w:annotationRef/>
      </w:r>
      <w:r>
        <w:t xml:space="preserve">In this case we check the mirroring feature on the test pattern? </w:t>
      </w:r>
    </w:p>
  </w:comment>
  <w:comment w:id="219" w:author="Jelle Van Rethy" w:date="2025-10-17T11:31:00Z" w:initials="JV">
    <w:p w14:paraId="37197D32" w14:textId="1CC3E172" w:rsidR="006927AD" w:rsidRDefault="006927AD" w:rsidP="006927AD">
      <w:pPr>
        <w:pStyle w:val="CommentText"/>
        <w:jc w:val="left"/>
      </w:pPr>
      <w:r>
        <w:rPr>
          <w:rStyle w:val="CommentReference"/>
        </w:rPr>
        <w:annotationRef/>
      </w:r>
      <w:r>
        <w:t>Same comment as in T0003.</w:t>
      </w:r>
    </w:p>
  </w:comment>
  <w:comment w:id="223" w:author="Jonathan Vanden Berk" w:date="2025-10-22T16:49:00Z" w:initials="JV">
    <w:p w14:paraId="505FF218" w14:textId="77777777" w:rsidR="008E521E" w:rsidRDefault="008E521E" w:rsidP="008E521E">
      <w:pPr>
        <w:pStyle w:val="CommentText"/>
        <w:jc w:val="left"/>
      </w:pPr>
      <w:r>
        <w:rPr>
          <w:rStyle w:val="CommentReference"/>
        </w:rPr>
        <w:annotationRef/>
      </w:r>
      <w:r>
        <w:t>Better to use a functional test</w:t>
      </w:r>
    </w:p>
  </w:comment>
  <w:comment w:id="226" w:author="Jonathan Vanden Berk" w:date="2026-04-15T15:03:00Z" w:initials="JV">
    <w:p w14:paraId="54EC38B2" w14:textId="77777777" w:rsidR="00CA03D7" w:rsidRDefault="00CA03D7" w:rsidP="00CA03D7">
      <w:pPr>
        <w:pStyle w:val="CommentText"/>
        <w:jc w:val="left"/>
      </w:pPr>
      <w:r>
        <w:rPr>
          <w:rStyle w:val="CommentReference"/>
        </w:rPr>
        <w:annotationRef/>
      </w:r>
      <w:r>
        <w:t>VIS1001x</w:t>
      </w:r>
    </w:p>
  </w:comment>
  <w:comment w:id="228" w:author="Jonathan Vanden Berk" w:date="2025-10-22T16:51:00Z" w:initials="JV">
    <w:p w14:paraId="1FFB5992" w14:textId="77777777" w:rsidR="00E929A1" w:rsidRDefault="00E929A1" w:rsidP="00E929A1">
      <w:pPr>
        <w:pStyle w:val="CommentText"/>
        <w:jc w:val="left"/>
      </w:pPr>
      <w:r>
        <w:rPr>
          <w:rStyle w:val="CommentReference"/>
        </w:rPr>
        <w:annotationRef/>
      </w:r>
      <w:r>
        <w:t>The PWM is a purely digital function, CHARAC data shows the function works correctly over all conditions. So why should we test it here? Only ON/OFF is sufficient</w:t>
      </w:r>
    </w:p>
  </w:comment>
  <w:comment w:id="229" w:author="Jelle Van Rethy" w:date="2025-10-28T17:08:00Z" w:initials="JV">
    <w:p w14:paraId="6821BB8E" w14:textId="77777777" w:rsidR="00444F91" w:rsidRDefault="00444F91" w:rsidP="00444F91">
      <w:pPr>
        <w:pStyle w:val="CommentText"/>
        <w:jc w:val="left"/>
      </w:pPr>
      <w:r>
        <w:rPr>
          <w:rStyle w:val="CommentReference"/>
        </w:rPr>
        <w:annotationRef/>
      </w:r>
      <w:r>
        <w:t>Input clock to MAG-DRV is not needed for ON/OFF keying, but it is for PWM. To discuss.</w:t>
      </w:r>
    </w:p>
  </w:comment>
  <w:comment w:id="230" w:author="Jonathan Vanden Berk" w:date="2025-10-22T16:51:00Z" w:initials="JV">
    <w:p w14:paraId="2E4628A2" w14:textId="505C5606" w:rsidR="0060108D" w:rsidRDefault="0060108D" w:rsidP="0060108D">
      <w:pPr>
        <w:pStyle w:val="CommentText"/>
        <w:jc w:val="left"/>
      </w:pPr>
      <w:r>
        <w:rPr>
          <w:rStyle w:val="CommentReference"/>
        </w:rPr>
        <w:annotationRef/>
      </w:r>
      <w:r>
        <w:t>9V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77E3AE" w15:done="0"/>
  <w15:commentEx w15:paraId="01F8D200" w15:done="0"/>
  <w15:commentEx w15:paraId="1DB5263E" w15:paraIdParent="01F8D200" w15:done="0"/>
  <w15:commentEx w15:paraId="27F1A240" w15:done="0"/>
  <w15:commentEx w15:paraId="76824701" w15:paraIdParent="27F1A240" w15:done="0"/>
  <w15:commentEx w15:paraId="4879F35F" w15:done="0"/>
  <w15:commentEx w15:paraId="6DDF3085" w15:paraIdParent="4879F35F" w15:done="0"/>
  <w15:commentEx w15:paraId="47061DEF" w15:done="0"/>
  <w15:commentEx w15:paraId="07F933A3" w15:paraIdParent="47061DEF" w15:done="0"/>
  <w15:commentEx w15:paraId="717AB863" w15:paraIdParent="47061DEF" w15:done="0"/>
  <w15:commentEx w15:paraId="2C94C66E" w15:done="0"/>
  <w15:commentEx w15:paraId="2012D9DB" w15:done="0"/>
  <w15:commentEx w15:paraId="18CE6E01" w15:done="0"/>
  <w15:commentEx w15:paraId="4FBDD017" w15:done="0"/>
  <w15:commentEx w15:paraId="6039682A" w15:paraIdParent="4FBDD017" w15:done="0"/>
  <w15:commentEx w15:paraId="7351BE5F" w15:paraIdParent="4FBDD017" w15:done="0"/>
  <w15:commentEx w15:paraId="413F2776" w15:paraIdParent="4FBDD017" w15:done="0"/>
  <w15:commentEx w15:paraId="3BF1C314" w15:done="0"/>
  <w15:commentEx w15:paraId="240DFF4B" w15:paraIdParent="3BF1C314" w15:done="0"/>
  <w15:commentEx w15:paraId="6644B1C9" w15:done="0"/>
  <w15:commentEx w15:paraId="30C9370E" w15:done="0"/>
  <w15:commentEx w15:paraId="183C18B3" w15:done="0"/>
  <w15:commentEx w15:paraId="676CC3AC" w15:done="0"/>
  <w15:commentEx w15:paraId="4FACACCD" w15:done="0"/>
  <w15:commentEx w15:paraId="21872526" w15:paraIdParent="4FACACCD" w15:done="0"/>
  <w15:commentEx w15:paraId="176E592B" w15:done="0"/>
  <w15:commentEx w15:paraId="2120F3ED" w15:done="0"/>
  <w15:commentEx w15:paraId="2C202257" w15:paraIdParent="2120F3ED" w15:done="0"/>
  <w15:commentEx w15:paraId="71B12EE8" w15:done="0"/>
  <w15:commentEx w15:paraId="3CAC0F36" w15:paraIdParent="71B12EE8" w15:done="0"/>
  <w15:commentEx w15:paraId="58A01257" w15:done="0"/>
  <w15:commentEx w15:paraId="2CD15202" w15:done="0"/>
  <w15:commentEx w15:paraId="1AD60923" w15:done="0"/>
  <w15:commentEx w15:paraId="1FE0AA8C" w15:done="0"/>
  <w15:commentEx w15:paraId="2E2E1B84" w15:paraIdParent="1FE0AA8C" w15:done="0"/>
  <w15:commentEx w15:paraId="14A480F8" w15:paraIdParent="1FE0AA8C" w15:done="0"/>
  <w15:commentEx w15:paraId="39993FC1" w15:done="0"/>
  <w15:commentEx w15:paraId="121A900B" w15:done="0"/>
  <w15:commentEx w15:paraId="63AB962F" w15:done="0"/>
  <w15:commentEx w15:paraId="114A1BD2" w15:done="0"/>
  <w15:commentEx w15:paraId="58757AAB" w15:done="0"/>
  <w15:commentEx w15:paraId="2DABC140" w15:done="0"/>
  <w15:commentEx w15:paraId="332C927F" w15:done="0"/>
  <w15:commentEx w15:paraId="6B0B8E5F" w15:done="0"/>
  <w15:commentEx w15:paraId="60F698B0" w15:done="0"/>
  <w15:commentEx w15:paraId="15C05219" w15:done="0"/>
  <w15:commentEx w15:paraId="05112852" w15:paraIdParent="15C05219" w15:done="0"/>
  <w15:commentEx w15:paraId="58D9D7A0" w15:done="0"/>
  <w15:commentEx w15:paraId="73882C60" w15:paraIdParent="58D9D7A0" w15:done="0"/>
  <w15:commentEx w15:paraId="504DF68E" w15:paraIdParent="58D9D7A0" w15:done="0"/>
  <w15:commentEx w15:paraId="54024B73" w15:done="0"/>
  <w15:commentEx w15:paraId="0D2D88FF" w15:paraIdParent="54024B73" w15:done="0"/>
  <w15:commentEx w15:paraId="273C817E" w15:done="0"/>
  <w15:commentEx w15:paraId="25B88B96" w15:done="0"/>
  <w15:commentEx w15:paraId="33F63326" w15:done="0"/>
  <w15:commentEx w15:paraId="1AC619BB" w15:done="0"/>
  <w15:commentEx w15:paraId="3CCD2293" w15:paraIdParent="1AC619BB" w15:done="0"/>
  <w15:commentEx w15:paraId="2C4D1169" w15:done="0"/>
  <w15:commentEx w15:paraId="41DE8520" w15:done="0"/>
  <w15:commentEx w15:paraId="26082412" w15:done="0"/>
  <w15:commentEx w15:paraId="1773268B" w15:done="0"/>
  <w15:commentEx w15:paraId="580873E6" w15:paraIdParent="1773268B" w15:done="0"/>
  <w15:commentEx w15:paraId="0B56563F" w15:done="0"/>
  <w15:commentEx w15:paraId="37197D32" w15:done="0"/>
  <w15:commentEx w15:paraId="505FF218" w15:done="0"/>
  <w15:commentEx w15:paraId="54EC38B2" w15:done="0"/>
  <w15:commentEx w15:paraId="1FFB5992" w15:done="0"/>
  <w15:commentEx w15:paraId="6821BB8E" w15:paraIdParent="1FFB5992" w15:done="0"/>
  <w15:commentEx w15:paraId="2E4628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5CE7BE" w16cex:dateUtc="2025-10-14T11:28:00Z"/>
  <w16cex:commentExtensible w16cex:durableId="5F058533" w16cex:dateUtc="2025-10-14T13:39:00Z"/>
  <w16cex:commentExtensible w16cex:durableId="660D2E6E" w16cex:dateUtc="2025-10-20T09:37:00Z"/>
  <w16cex:commentExtensible w16cex:durableId="4CFFA1C8" w16cex:dateUtc="2025-10-07T12:03:00Z"/>
  <w16cex:commentExtensible w16cex:durableId="38DED7BB" w16cex:dateUtc="2025-10-20T09:39:00Z"/>
  <w16cex:commentExtensible w16cex:durableId="461616EB" w16cex:dateUtc="2025-10-09T06:08:00Z"/>
  <w16cex:commentExtensible w16cex:durableId="6704859F" w16cex:dateUtc="2025-10-20T09:40:00Z"/>
  <w16cex:commentExtensible w16cex:durableId="5F7C764C" w16cex:dateUtc="2025-10-09T12:20:00Z"/>
  <w16cex:commentExtensible w16cex:durableId="4EACC1A5" w16cex:dateUtc="2025-10-14T13:40:00Z"/>
  <w16cex:commentExtensible w16cex:durableId="70444008" w16cex:dateUtc="2025-10-20T09:41:00Z"/>
  <w16cex:commentExtensible w16cex:durableId="4FA03666" w16cex:dateUtc="2025-10-20T09:43:00Z"/>
  <w16cex:commentExtensible w16cex:durableId="44635C8C" w16cex:dateUtc="2025-10-20T09:43:00Z"/>
  <w16cex:commentExtensible w16cex:durableId="0157A7C0" w16cex:dateUtc="2025-10-20T09:45:00Z"/>
  <w16cex:commentExtensible w16cex:durableId="2757DEC9" w16cex:dateUtc="2025-10-16T14:53:00Z"/>
  <w16cex:commentExtensible w16cex:durableId="1D4D5426" w16cex:dateUtc="2025-10-20T09:47:00Z"/>
  <w16cex:commentExtensible w16cex:durableId="3D23B376" w16cex:dateUtc="2025-10-20T09:49:00Z"/>
  <w16cex:commentExtensible w16cex:durableId="77C1EBA4" w16cex:dateUtc="2025-10-20T09:49:00Z"/>
  <w16cex:commentExtensible w16cex:durableId="34A1C425" w16cex:dateUtc="2025-10-16T14:52:00Z"/>
  <w16cex:commentExtensible w16cex:durableId="76E871AA" w16cex:dateUtc="2025-10-20T09:50:00Z"/>
  <w16cex:commentExtensible w16cex:durableId="00E32B1E" w16cex:dateUtc="2025-10-16T14:51:00Z"/>
  <w16cex:commentExtensible w16cex:durableId="5AD15427" w16cex:dateUtc="2025-10-20T09:54:00Z"/>
  <w16cex:commentExtensible w16cex:durableId="185AA48D" w16cex:dateUtc="2025-10-20T09:56:00Z"/>
  <w16cex:commentExtensible w16cex:durableId="1DE0C3F0" w16cex:dateUtc="2025-10-20T09:56:00Z"/>
  <w16cex:commentExtensible w16cex:durableId="3F325B60" w16cex:dateUtc="2025-10-14T13:42:00Z"/>
  <w16cex:commentExtensible w16cex:durableId="3EB354A9" w16cex:dateUtc="2025-10-20T10:01:00Z"/>
  <w16cex:commentExtensible w16cex:durableId="2F64596E" w16cex:dateUtc="2025-10-20T09:57:00Z"/>
  <w16cex:commentExtensible w16cex:durableId="10C39A5E" w16cex:dateUtc="2025-10-10T12:18:00Z"/>
  <w16cex:commentExtensible w16cex:durableId="565066EA" w16cex:dateUtc="2025-10-20T10:02:00Z"/>
  <w16cex:commentExtensible w16cex:durableId="18D30E51" w16cex:dateUtc="2025-10-16T14:55:00Z"/>
  <w16cex:commentExtensible w16cex:durableId="1AE9E58D" w16cex:dateUtc="2025-10-20T10:04:00Z"/>
  <w16cex:commentExtensible w16cex:durableId="517CA68D" w16cex:dateUtc="2025-10-17T09:13:00Z"/>
  <w16cex:commentExtensible w16cex:durableId="4F9E10A7" w16cex:dateUtc="2025-10-22T13:22:00Z"/>
  <w16cex:commentExtensible w16cex:durableId="3343E87A" w16cex:dateUtc="2025-10-22T13:32:00Z"/>
  <w16cex:commentExtensible w16cex:durableId="0FC4D0A3" w16cex:dateUtc="2025-10-17T09:14:00Z"/>
  <w16cex:commentExtensible w16cex:durableId="49AA82EC" w16cex:dateUtc="2025-10-22T13:39:00Z"/>
  <w16cex:commentExtensible w16cex:durableId="2923E86E" w16cex:dateUtc="2025-10-28T16:05:00Z"/>
  <w16cex:commentExtensible w16cex:durableId="694A46C0" w16cex:dateUtc="2025-10-22T13:44:00Z"/>
  <w16cex:commentExtensible w16cex:durableId="16E3DD41" w16cex:dateUtc="2025-10-22T13:47:00Z"/>
  <w16cex:commentExtensible w16cex:durableId="3F259608" w16cex:dateUtc="2025-10-22T13:50:00Z"/>
  <w16cex:commentExtensible w16cex:durableId="085FE5EB" w16cex:dateUtc="2025-10-09T05:55:00Z"/>
  <w16cex:commentExtensible w16cex:durableId="34DEE769" w16cex:dateUtc="2025-10-09T05:51:00Z"/>
  <w16cex:commentExtensible w16cex:durableId="129E5352" w16cex:dateUtc="2025-10-20T09:53:00Z"/>
  <w16cex:commentExtensible w16cex:durableId="6694630E" w16cex:dateUtc="2025-10-09T07:40:00Z"/>
  <w16cex:commentExtensible w16cex:durableId="64778DB5" w16cex:dateUtc="2025-10-22T13:54:00Z"/>
  <w16cex:commentExtensible w16cex:durableId="6BE87431" w16cex:dateUtc="2025-10-22T13:55:00Z"/>
  <w16cex:commentExtensible w16cex:durableId="116B78DF" w16cex:dateUtc="2025-10-09T07:43:00Z"/>
  <w16cex:commentExtensible w16cex:durableId="3FF78358" w16cex:dateUtc="2025-10-22T14:02:00Z"/>
  <w16cex:commentExtensible w16cex:durableId="394E6B36" w16cex:dateUtc="2025-10-17T09:28:00Z"/>
  <w16cex:commentExtensible w16cex:durableId="5C3C2EAD" w16cex:dateUtc="2025-10-17T09:37:00Z"/>
  <w16cex:commentExtensible w16cex:durableId="0A8FE63B" w16cex:dateUtc="2025-10-22T14:03:00Z"/>
  <w16cex:commentExtensible w16cex:durableId="22F6407E" w16cex:dateUtc="2025-10-22T14:32:00Z"/>
  <w16cex:commentExtensible w16cex:durableId="7FFFD2E5" w16cex:dateUtc="2025-10-22T14:44:00Z"/>
  <w16cex:commentExtensible w16cex:durableId="309A60BA" w16cex:dateUtc="2025-10-17T09:38:00Z"/>
  <w16cex:commentExtensible w16cex:durableId="58E47AE8" w16cex:dateUtc="2025-10-22T14:04:00Z"/>
  <w16cex:commentExtensible w16cex:durableId="7C9E9341" w16cex:dateUtc="2025-10-09T09:00:00Z"/>
  <w16cex:commentExtensible w16cex:durableId="729510D9" w16cex:dateUtc="2025-10-17T09:30:00Z"/>
  <w16cex:commentExtensible w16cex:durableId="6D050FEC" w16cex:dateUtc="2025-10-22T14:39:00Z"/>
  <w16cex:commentExtensible w16cex:durableId="2E599D32" w16cex:dateUtc="2025-10-22T14:40:00Z"/>
  <w16cex:commentExtensible w16cex:durableId="21A3A1D2" w16cex:dateUtc="2025-10-17T09:33:00Z"/>
  <w16cex:commentExtensible w16cex:durableId="2E44BF5E" w16cex:dateUtc="2025-10-22T14:47:00Z"/>
  <w16cex:commentExtensible w16cex:durableId="2CFCADC0" w16cex:dateUtc="2025-10-17T09:34:00Z"/>
  <w16cex:commentExtensible w16cex:durableId="450EAE3A" w16cex:dateUtc="2025-10-22T14:46:00Z"/>
  <w16cex:commentExtensible w16cex:durableId="3CD61274" w16cex:dateUtc="2025-10-17T09:36:00Z"/>
  <w16cex:commentExtensible w16cex:durableId="0DB000B0" w16cex:dateUtc="2025-10-17T09:31:00Z"/>
  <w16cex:commentExtensible w16cex:durableId="73C3C8C9" w16cex:dateUtc="2025-10-22T14:49:00Z"/>
  <w16cex:commentExtensible w16cex:durableId="786ABCA8" w16cex:dateUtc="2026-04-15T13:03:00Z"/>
  <w16cex:commentExtensible w16cex:durableId="1696927B" w16cex:dateUtc="2025-10-22T14:51:00Z"/>
  <w16cex:commentExtensible w16cex:durableId="43E4F595" w16cex:dateUtc="2025-10-28T16:08:00Z"/>
  <w16cex:commentExtensible w16cex:durableId="3672121F" w16cex:dateUtc="2025-10-22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77E3AE" w16cid:durableId="2B5CE7BE"/>
  <w16cid:commentId w16cid:paraId="01F8D200" w16cid:durableId="5F058533"/>
  <w16cid:commentId w16cid:paraId="1DB5263E" w16cid:durableId="660D2E6E"/>
  <w16cid:commentId w16cid:paraId="27F1A240" w16cid:durableId="4CFFA1C8"/>
  <w16cid:commentId w16cid:paraId="76824701" w16cid:durableId="38DED7BB"/>
  <w16cid:commentId w16cid:paraId="4879F35F" w16cid:durableId="461616EB"/>
  <w16cid:commentId w16cid:paraId="6DDF3085" w16cid:durableId="6704859F"/>
  <w16cid:commentId w16cid:paraId="47061DEF" w16cid:durableId="5F7C764C"/>
  <w16cid:commentId w16cid:paraId="07F933A3" w16cid:durableId="4EACC1A5"/>
  <w16cid:commentId w16cid:paraId="717AB863" w16cid:durableId="70444008"/>
  <w16cid:commentId w16cid:paraId="2C94C66E" w16cid:durableId="4FA03666"/>
  <w16cid:commentId w16cid:paraId="2012D9DB" w16cid:durableId="44635C8C"/>
  <w16cid:commentId w16cid:paraId="18CE6E01" w16cid:durableId="0157A7C0"/>
  <w16cid:commentId w16cid:paraId="4FBDD017" w16cid:durableId="2757DEC9"/>
  <w16cid:commentId w16cid:paraId="6039682A" w16cid:durableId="1D4D5426"/>
  <w16cid:commentId w16cid:paraId="7351BE5F" w16cid:durableId="3D23B376"/>
  <w16cid:commentId w16cid:paraId="413F2776" w16cid:durableId="77C1EBA4"/>
  <w16cid:commentId w16cid:paraId="3BF1C314" w16cid:durableId="34A1C425"/>
  <w16cid:commentId w16cid:paraId="240DFF4B" w16cid:durableId="76E871AA"/>
  <w16cid:commentId w16cid:paraId="6644B1C9" w16cid:durableId="00E32B1E"/>
  <w16cid:commentId w16cid:paraId="30C9370E" w16cid:durableId="5AD15427"/>
  <w16cid:commentId w16cid:paraId="183C18B3" w16cid:durableId="185AA48D"/>
  <w16cid:commentId w16cid:paraId="676CC3AC" w16cid:durableId="1DE0C3F0"/>
  <w16cid:commentId w16cid:paraId="4FACACCD" w16cid:durableId="3F325B60"/>
  <w16cid:commentId w16cid:paraId="21872526" w16cid:durableId="3EB354A9"/>
  <w16cid:commentId w16cid:paraId="176E592B" w16cid:durableId="2F64596E"/>
  <w16cid:commentId w16cid:paraId="2120F3ED" w16cid:durableId="10C39A5E"/>
  <w16cid:commentId w16cid:paraId="2C202257" w16cid:durableId="565066EA"/>
  <w16cid:commentId w16cid:paraId="71B12EE8" w16cid:durableId="18D30E51"/>
  <w16cid:commentId w16cid:paraId="3CAC0F36" w16cid:durableId="1AE9E58D"/>
  <w16cid:commentId w16cid:paraId="58A01257" w16cid:durableId="517CA68D"/>
  <w16cid:commentId w16cid:paraId="2CD15202" w16cid:durableId="4F9E10A7"/>
  <w16cid:commentId w16cid:paraId="1AD60923" w16cid:durableId="3343E87A"/>
  <w16cid:commentId w16cid:paraId="1FE0AA8C" w16cid:durableId="0FC4D0A3"/>
  <w16cid:commentId w16cid:paraId="2E2E1B84" w16cid:durableId="49AA82EC"/>
  <w16cid:commentId w16cid:paraId="14A480F8" w16cid:durableId="2923E86E"/>
  <w16cid:commentId w16cid:paraId="39993FC1" w16cid:durableId="694A46C0"/>
  <w16cid:commentId w16cid:paraId="121A900B" w16cid:durableId="16E3DD41"/>
  <w16cid:commentId w16cid:paraId="63AB962F" w16cid:durableId="3F259608"/>
  <w16cid:commentId w16cid:paraId="114A1BD2" w16cid:durableId="085FE5EB"/>
  <w16cid:commentId w16cid:paraId="58757AAB" w16cid:durableId="34DEE769"/>
  <w16cid:commentId w16cid:paraId="2DABC140" w16cid:durableId="129E5352"/>
  <w16cid:commentId w16cid:paraId="332C927F" w16cid:durableId="6694630E"/>
  <w16cid:commentId w16cid:paraId="6B0B8E5F" w16cid:durableId="64778DB5"/>
  <w16cid:commentId w16cid:paraId="60F698B0" w16cid:durableId="6BE87431"/>
  <w16cid:commentId w16cid:paraId="15C05219" w16cid:durableId="116B78DF"/>
  <w16cid:commentId w16cid:paraId="05112852" w16cid:durableId="3FF78358"/>
  <w16cid:commentId w16cid:paraId="58D9D7A0" w16cid:durableId="394E6B36"/>
  <w16cid:commentId w16cid:paraId="73882C60" w16cid:durableId="5C3C2EAD"/>
  <w16cid:commentId w16cid:paraId="504DF68E" w16cid:durableId="0A8FE63B"/>
  <w16cid:commentId w16cid:paraId="54024B73" w16cid:durableId="22F6407E"/>
  <w16cid:commentId w16cid:paraId="0D2D88FF" w16cid:durableId="7FFFD2E5"/>
  <w16cid:commentId w16cid:paraId="273C817E" w16cid:durableId="309A60BA"/>
  <w16cid:commentId w16cid:paraId="25B88B96" w16cid:durableId="58E47AE8"/>
  <w16cid:commentId w16cid:paraId="33F63326" w16cid:durableId="7C9E9341"/>
  <w16cid:commentId w16cid:paraId="1AC619BB" w16cid:durableId="729510D9"/>
  <w16cid:commentId w16cid:paraId="3CCD2293" w16cid:durableId="6D050FEC"/>
  <w16cid:commentId w16cid:paraId="2C4D1169" w16cid:durableId="2E599D32"/>
  <w16cid:commentId w16cid:paraId="41DE8520" w16cid:durableId="21A3A1D2"/>
  <w16cid:commentId w16cid:paraId="26082412" w16cid:durableId="2E44BF5E"/>
  <w16cid:commentId w16cid:paraId="1773268B" w16cid:durableId="2CFCADC0"/>
  <w16cid:commentId w16cid:paraId="580873E6" w16cid:durableId="450EAE3A"/>
  <w16cid:commentId w16cid:paraId="0B56563F" w16cid:durableId="3CD61274"/>
  <w16cid:commentId w16cid:paraId="37197D32" w16cid:durableId="0DB000B0"/>
  <w16cid:commentId w16cid:paraId="505FF218" w16cid:durableId="73C3C8C9"/>
  <w16cid:commentId w16cid:paraId="54EC38B2" w16cid:durableId="786ABCA8"/>
  <w16cid:commentId w16cid:paraId="1FFB5992" w16cid:durableId="1696927B"/>
  <w16cid:commentId w16cid:paraId="6821BB8E" w16cid:durableId="43E4F595"/>
  <w16cid:commentId w16cid:paraId="2E4628A2" w16cid:durableId="367212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14528" w14:textId="77777777" w:rsidR="001B4179" w:rsidRPr="00983917" w:rsidRDefault="001B4179">
      <w:r w:rsidRPr="00983917">
        <w:separator/>
      </w:r>
    </w:p>
    <w:p w14:paraId="0B46DD03" w14:textId="77777777" w:rsidR="001B4179" w:rsidRPr="00983917" w:rsidRDefault="001B4179"/>
  </w:endnote>
  <w:endnote w:type="continuationSeparator" w:id="0">
    <w:p w14:paraId="704BAB80" w14:textId="77777777" w:rsidR="001B4179" w:rsidRPr="00983917" w:rsidRDefault="001B4179">
      <w:r w:rsidRPr="00983917">
        <w:continuationSeparator/>
      </w:r>
    </w:p>
    <w:p w14:paraId="21FF5100" w14:textId="77777777" w:rsidR="001B4179" w:rsidRPr="00983917" w:rsidRDefault="001B4179"/>
    <w:tbl>
      <w:tblPr>
        <w:tblpPr w:leftFromText="57" w:rightFromText="57" w:vertAnchor="page" w:tblpXSpec="right" w:tblpY="852"/>
        <w:tblOverlap w:val="never"/>
        <w:tblW w:w="2751" w:type="dxa"/>
        <w:tblBorders>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2751"/>
      </w:tblGrid>
      <w:tr w:rsidR="001B4179" w:rsidRPr="00983917" w14:paraId="750F8642" w14:textId="77777777" w:rsidTr="00B41B9B">
        <w:tc>
          <w:tcPr>
            <w:tcW w:w="989" w:type="dxa"/>
            <w:vAlign w:val="center"/>
          </w:tcPr>
          <w:p w14:paraId="5AD33E72" w14:textId="77777777" w:rsidR="001B4179" w:rsidRPr="00983917" w:rsidRDefault="001B4179" w:rsidP="00B41B9B">
            <w:pPr>
              <w:spacing w:before="40" w:after="40"/>
              <w:rPr>
                <w:sz w:val="16"/>
              </w:rPr>
            </w:pPr>
            <w:r w:rsidRPr="00983917">
              <w:rPr>
                <w:sz w:val="16"/>
              </w:rPr>
              <w:t>Idm@F4E #</w:t>
            </w:r>
          </w:p>
        </w:tc>
      </w:tr>
    </w:tbl>
    <w:p w14:paraId="6F9E92ED" w14:textId="77777777" w:rsidR="001B4179" w:rsidRPr="00983917" w:rsidRDefault="001B4179">
      <w:pPr>
        <w:spacing w:after="0"/>
      </w:pPr>
    </w:p>
  </w:endnote>
  <w:endnote w:type="continuationNotice" w:id="1">
    <w:p w14:paraId="50564BD8" w14:textId="77777777" w:rsidR="001B4179" w:rsidRPr="00983917" w:rsidRDefault="001B417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fficina Sans Book">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vantGarde">
    <w:altName w:val="Century Gothic"/>
    <w:panose1 w:val="00000000000000000000"/>
    <w:charset w:val="00"/>
    <w:family w:val="swiss"/>
    <w:notTrueType/>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3F92F" w14:textId="34F4D1D7" w:rsidR="00A53C09" w:rsidRPr="00983917" w:rsidRDefault="00A53C09">
    <w:pPr>
      <w:pStyle w:val="Footer"/>
    </w:pPr>
    <w:r w:rsidRPr="00983917">
      <w:rPr>
        <w:noProof/>
      </w:rPr>
      <mc:AlternateContent>
        <mc:Choice Requires="wps">
          <w:drawing>
            <wp:anchor distT="0" distB="0" distL="0" distR="0" simplePos="0" relativeHeight="251658241" behindDoc="0" locked="0" layoutInCell="1" allowOverlap="1" wp14:anchorId="2F22F488" wp14:editId="14EB9817">
              <wp:simplePos x="635" y="635"/>
              <wp:positionH relativeFrom="page">
                <wp:align>right</wp:align>
              </wp:positionH>
              <wp:positionV relativeFrom="page">
                <wp:align>bottom</wp:align>
              </wp:positionV>
              <wp:extent cx="745490" cy="390525"/>
              <wp:effectExtent l="0" t="0" r="0" b="0"/>
              <wp:wrapNone/>
              <wp:docPr id="2132403371"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45490" cy="390525"/>
                      </a:xfrm>
                      <a:prstGeom prst="rect">
                        <a:avLst/>
                      </a:prstGeom>
                      <a:noFill/>
                      <a:ln>
                        <a:noFill/>
                      </a:ln>
                    </wps:spPr>
                    <wps:txbx>
                      <w:txbxContent>
                        <w:p w14:paraId="480FBA4B" w14:textId="1E6A9FB9" w:rsidR="00A53C09" w:rsidRPr="00983917" w:rsidRDefault="00A53C09" w:rsidP="00A53C09">
                          <w:pPr>
                            <w:spacing w:after="0"/>
                            <w:rPr>
                              <w:rFonts w:ascii="Calibri" w:eastAsia="Calibri" w:hAnsi="Calibri" w:cs="Calibri"/>
                              <w:color w:val="000000"/>
                              <w:sz w:val="16"/>
                            </w:rPr>
                          </w:pPr>
                          <w:r w:rsidRPr="00983917">
                            <w:rPr>
                              <w:rFonts w:ascii="Calibri" w:eastAsia="Calibri" w:hAnsi="Calibri" w:cs="Calibri"/>
                              <w:color w:val="000000"/>
                              <w:sz w:val="16"/>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22F488" id="_x0000_t202" coordsize="21600,21600" o:spt="202" path="m,l,21600r21600,l21600,xe">
              <v:stroke joinstyle="miter"/>
              <v:path gradientshapeok="t" o:connecttype="rect"/>
            </v:shapetype>
            <v:shape id="Text Box 2" o:spid="_x0000_s1026" type="#_x0000_t202" alt="confidential" style="position:absolute;left:0;text-align:left;margin-left:7.5pt;margin-top:0;width:58.7pt;height:30.7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" filled="f" stroked="f">
              <v:textbox style="mso-fit-shape-to-text:t" inset="0,0,20pt,15pt">
                <w:txbxContent>
                  <w:p w14:paraId="480FBA4B" w14:textId="1E6A9FB9" w:rsidR="00A53C09" w:rsidRPr="00983917" w:rsidRDefault="00A53C09" w:rsidP="00A53C09">
                    <w:pPr>
                      <w:spacing w:after="0"/>
                      <w:rPr>
                        <w:rFonts w:ascii="Calibri" w:eastAsia="Calibri" w:hAnsi="Calibri" w:cs="Calibri"/>
                        <w:color w:val="000000"/>
                        <w:sz w:val="16"/>
                      </w:rPr>
                    </w:pPr>
                    <w:r w:rsidRPr="00983917">
                      <w:rPr>
                        <w:rFonts w:ascii="Calibri" w:eastAsia="Calibri" w:hAnsi="Calibri" w:cs="Calibri"/>
                        <w:color w:val="000000"/>
                        <w:sz w:val="16"/>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21D8F" w14:textId="1B138D8A" w:rsidR="00E4358C" w:rsidRPr="00983917" w:rsidRDefault="00A53C09" w:rsidP="00E4358C">
    <w:pPr>
      <w:spacing w:before="0" w:after="0"/>
    </w:pPr>
    <w:r w:rsidRPr="00983917">
      <w:rPr>
        <w:noProof/>
      </w:rPr>
      <mc:AlternateContent>
        <mc:Choice Requires="wps">
          <w:drawing>
            <wp:anchor distT="0" distB="0" distL="0" distR="0" simplePos="0" relativeHeight="251658242" behindDoc="0" locked="0" layoutInCell="1" allowOverlap="1" wp14:anchorId="5829954A" wp14:editId="74D81962">
              <wp:simplePos x="723900" y="9610725"/>
              <wp:positionH relativeFrom="page">
                <wp:align>right</wp:align>
              </wp:positionH>
              <wp:positionV relativeFrom="page">
                <wp:align>bottom</wp:align>
              </wp:positionV>
              <wp:extent cx="745490" cy="390525"/>
              <wp:effectExtent l="0" t="0" r="0" b="0"/>
              <wp:wrapNone/>
              <wp:docPr id="578457873"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45490" cy="390525"/>
                      </a:xfrm>
                      <a:prstGeom prst="rect">
                        <a:avLst/>
                      </a:prstGeom>
                      <a:noFill/>
                      <a:ln>
                        <a:noFill/>
                      </a:ln>
                    </wps:spPr>
                    <wps:txbx>
                      <w:txbxContent>
                        <w:p w14:paraId="6430E240" w14:textId="426490DC" w:rsidR="00A53C09" w:rsidRPr="00983917" w:rsidRDefault="00A53C09" w:rsidP="00A53C09">
                          <w:pPr>
                            <w:spacing w:after="0"/>
                            <w:rPr>
                              <w:rFonts w:ascii="Calibri" w:eastAsia="Calibri" w:hAnsi="Calibri" w:cs="Calibri"/>
                              <w:color w:val="000000"/>
                              <w:sz w:val="16"/>
                            </w:rPr>
                          </w:pPr>
                          <w:r w:rsidRPr="00983917">
                            <w:rPr>
                              <w:rFonts w:ascii="Calibri" w:eastAsia="Calibri" w:hAnsi="Calibri" w:cs="Calibri"/>
                              <w:color w:val="000000"/>
                              <w:sz w:val="16"/>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829954A" id="_x0000_t202" coordsize="21600,21600" o:spt="202" path="m,l,21600r21600,l21600,xe">
              <v:stroke joinstyle="miter"/>
              <v:path gradientshapeok="t" o:connecttype="rect"/>
            </v:shapetype>
            <v:shape id="Text Box 3" o:spid="_x0000_s1027" type="#_x0000_t202" alt="confidential" style="position:absolute;left:0;text-align:left;margin-left:7.5pt;margin-top:0;width:58.7pt;height:30.7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" filled="f" stroked="f">
              <v:textbox style="mso-fit-shape-to-text:t" inset="0,0,20pt,15pt">
                <w:txbxContent>
                  <w:p w14:paraId="6430E240" w14:textId="426490DC" w:rsidR="00A53C09" w:rsidRPr="00983917" w:rsidRDefault="00A53C09" w:rsidP="00A53C09">
                    <w:pPr>
                      <w:spacing w:after="0"/>
                      <w:rPr>
                        <w:rFonts w:ascii="Calibri" w:eastAsia="Calibri" w:hAnsi="Calibri" w:cs="Calibri"/>
                        <w:color w:val="000000"/>
                        <w:sz w:val="16"/>
                      </w:rPr>
                    </w:pPr>
                    <w:r w:rsidRPr="00983917">
                      <w:rPr>
                        <w:rFonts w:ascii="Calibri" w:eastAsia="Calibri" w:hAnsi="Calibri" w:cs="Calibri"/>
                        <w:color w:val="000000"/>
                        <w:sz w:val="16"/>
                      </w:rPr>
                      <w:t>confidential</w:t>
                    </w:r>
                  </w:p>
                </w:txbxContent>
              </v:textbox>
              <w10:wrap anchorx="page" anchory="page"/>
            </v:shape>
          </w:pict>
        </mc:Fallback>
      </mc:AlternateContent>
    </w:r>
  </w:p>
  <w:tbl>
    <w:tblPr>
      <w:tblStyle w:val="GridTable4-Accent3"/>
      <w:tblW w:w="5000" w:type="pct"/>
      <w:tblBorders>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7941"/>
      <w:gridCol w:w="1698"/>
    </w:tblGrid>
    <w:tr w:rsidR="00E4358C" w:rsidRPr="00983917" w14:paraId="19D60D55" w14:textId="77777777" w:rsidTr="00E4358C">
      <w:tc>
        <w:tcPr>
          <w:tcW w:w="4119" w:type="pct"/>
          <w:vAlign w:val="center"/>
        </w:tcPr>
        <w:sdt>
          <w:sdtPr>
            <w:id w:val="-1194612795"/>
            <w:docPartObj>
              <w:docPartGallery w:val="Page Numbers (Bottom of Page)"/>
              <w:docPartUnique/>
            </w:docPartObj>
          </w:sdtPr>
          <w:sdtContent>
            <w:p w14:paraId="3A04A508" w14:textId="77777777" w:rsidR="00E4358C" w:rsidRPr="00983917" w:rsidRDefault="00E4358C" w:rsidP="00E4358C">
              <w:pPr>
                <w:pStyle w:val="Footer"/>
                <w:jc w:val="left"/>
              </w:pPr>
              <w:r w:rsidRPr="00983917">
                <w:rPr>
                  <w:rStyle w:val="normaltextrun"/>
                </w:rPr>
                <w:t>Copyright © M</w:t>
              </w:r>
              <w:r w:rsidR="008A2B7F" w:rsidRPr="00983917">
                <w:rPr>
                  <w:rStyle w:val="normaltextrun"/>
                </w:rPr>
                <w:t>agics Technologies</w:t>
              </w:r>
              <w:r w:rsidRPr="00983917">
                <w:rPr>
                  <w:rStyle w:val="spellingerror"/>
                </w:rPr>
                <w:t xml:space="preserve"> </w:t>
              </w:r>
              <w:r w:rsidRPr="00983917">
                <w:rPr>
                  <w:rStyle w:val="normaltextrun"/>
                </w:rPr>
                <w:t>NV / Confidential information</w:t>
              </w:r>
            </w:p>
          </w:sdtContent>
        </w:sdt>
      </w:tc>
      <w:tc>
        <w:tcPr>
          <w:tcW w:w="881" w:type="pct"/>
          <w:vAlign w:val="center"/>
        </w:tcPr>
        <w:p w14:paraId="5F3BF294" w14:textId="77777777" w:rsidR="00E4358C" w:rsidRPr="00983917" w:rsidRDefault="00E4358C" w:rsidP="00E4358C">
          <w:pPr>
            <w:pStyle w:val="Footer"/>
            <w:jc w:val="right"/>
          </w:pPr>
          <w:r w:rsidRPr="00983917">
            <w:rPr>
              <w:noProof/>
            </w:rPr>
            <w:drawing>
              <wp:inline distT="0" distB="0" distL="0" distR="0" wp14:anchorId="738A4987" wp14:editId="1B33C1AC">
                <wp:extent cx="475615" cy="21336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5615" cy="213360"/>
                        </a:xfrm>
                        <a:prstGeom prst="rect">
                          <a:avLst/>
                        </a:prstGeom>
                        <a:noFill/>
                      </pic:spPr>
                    </pic:pic>
                  </a:graphicData>
                </a:graphic>
              </wp:inline>
            </w:drawing>
          </w:r>
          <w:r w:rsidRPr="00983917">
            <w:t xml:space="preserve"> | </w:t>
          </w:r>
          <w:r w:rsidRPr="00983917">
            <w:fldChar w:fldCharType="begin"/>
          </w:r>
          <w:r w:rsidRPr="00983917">
            <w:instrText>PAGE   \* MERGEFORMAT</w:instrText>
          </w:r>
          <w:r w:rsidRPr="00983917">
            <w:fldChar w:fldCharType="separate"/>
          </w:r>
          <w:r w:rsidRPr="00983917">
            <w:t>2</w:t>
          </w:r>
          <w:r w:rsidRPr="00983917">
            <w:fldChar w:fldCharType="end"/>
          </w:r>
          <w:r w:rsidR="00491B98" w:rsidRPr="00983917">
            <w:t>/</w:t>
          </w:r>
          <w:fldSimple w:instr="NUMPAGES  \* Arabic  \* MERGEFORMAT">
            <w:r w:rsidR="00491B98" w:rsidRPr="00983917">
              <w:t>12</w:t>
            </w:r>
          </w:fldSimple>
        </w:p>
      </w:tc>
    </w:tr>
  </w:tbl>
  <w:p w14:paraId="43CA2921" w14:textId="77777777" w:rsidR="003A234D" w:rsidRPr="00983917" w:rsidRDefault="003A234D" w:rsidP="00E4358C">
    <w:pPr>
      <w:pStyle w:val="Footer"/>
      <w:spacing w:before="0"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BE0E0" w14:textId="1299DECD" w:rsidR="00A53C09" w:rsidRPr="00983917" w:rsidRDefault="00A53C09">
    <w:pPr>
      <w:pStyle w:val="Footer"/>
    </w:pPr>
    <w:r w:rsidRPr="00983917">
      <w:rPr>
        <w:noProof/>
      </w:rPr>
      <mc:AlternateContent>
        <mc:Choice Requires="wps">
          <w:drawing>
            <wp:anchor distT="0" distB="0" distL="0" distR="0" simplePos="0" relativeHeight="251658240" behindDoc="0" locked="0" layoutInCell="1" allowOverlap="1" wp14:anchorId="34052727" wp14:editId="3E232423">
              <wp:simplePos x="723900" y="9915525"/>
              <wp:positionH relativeFrom="page">
                <wp:align>right</wp:align>
              </wp:positionH>
              <wp:positionV relativeFrom="page">
                <wp:align>bottom</wp:align>
              </wp:positionV>
              <wp:extent cx="745490" cy="390525"/>
              <wp:effectExtent l="0" t="0" r="0" b="0"/>
              <wp:wrapNone/>
              <wp:docPr id="1689547760"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45490" cy="390525"/>
                      </a:xfrm>
                      <a:prstGeom prst="rect">
                        <a:avLst/>
                      </a:prstGeom>
                      <a:noFill/>
                      <a:ln>
                        <a:noFill/>
                      </a:ln>
                    </wps:spPr>
                    <wps:txbx>
                      <w:txbxContent>
                        <w:p w14:paraId="24F216BB" w14:textId="765ED095" w:rsidR="00A53C09" w:rsidRPr="00983917" w:rsidRDefault="00A53C09" w:rsidP="00A53C09">
                          <w:pPr>
                            <w:spacing w:after="0"/>
                            <w:rPr>
                              <w:rFonts w:ascii="Calibri" w:eastAsia="Calibri" w:hAnsi="Calibri" w:cs="Calibri"/>
                              <w:color w:val="000000"/>
                              <w:sz w:val="16"/>
                            </w:rPr>
                          </w:pPr>
                          <w:r w:rsidRPr="00983917">
                            <w:rPr>
                              <w:rFonts w:ascii="Calibri" w:eastAsia="Calibri" w:hAnsi="Calibri" w:cs="Calibri"/>
                              <w:color w:val="000000"/>
                              <w:sz w:val="16"/>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4052727" id="_x0000_t202" coordsize="21600,21600" o:spt="202" path="m,l,21600r21600,l21600,xe">
              <v:stroke joinstyle="miter"/>
              <v:path gradientshapeok="t" o:connecttype="rect"/>
            </v:shapetype>
            <v:shape id="Text Box 1" o:spid="_x0000_s1028" type="#_x0000_t202" alt="confidential" style="position:absolute;left:0;text-align:left;margin-left:7.5pt;margin-top:0;width:58.7pt;height:30.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" filled="f" stroked="f">
              <v:textbox style="mso-fit-shape-to-text:t" inset="0,0,20pt,15pt">
                <w:txbxContent>
                  <w:p w14:paraId="24F216BB" w14:textId="765ED095" w:rsidR="00A53C09" w:rsidRPr="00983917" w:rsidRDefault="00A53C09" w:rsidP="00A53C09">
                    <w:pPr>
                      <w:spacing w:after="0"/>
                      <w:rPr>
                        <w:rFonts w:ascii="Calibri" w:eastAsia="Calibri" w:hAnsi="Calibri" w:cs="Calibri"/>
                        <w:color w:val="000000"/>
                        <w:sz w:val="16"/>
                      </w:rPr>
                    </w:pPr>
                    <w:r w:rsidRPr="00983917">
                      <w:rPr>
                        <w:rFonts w:ascii="Calibri" w:eastAsia="Calibri" w:hAnsi="Calibri" w:cs="Calibri"/>
                        <w:color w:val="000000"/>
                        <w:sz w:val="16"/>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80C2A" w14:textId="77777777" w:rsidR="001B4179" w:rsidRPr="00983917" w:rsidRDefault="001B4179">
      <w:r w:rsidRPr="00983917">
        <w:separator/>
      </w:r>
    </w:p>
    <w:p w14:paraId="25379A33" w14:textId="77777777" w:rsidR="001B4179" w:rsidRPr="00983917" w:rsidRDefault="001B4179"/>
  </w:footnote>
  <w:footnote w:type="continuationSeparator" w:id="0">
    <w:p w14:paraId="2589AF9E" w14:textId="77777777" w:rsidR="001B4179" w:rsidRPr="00983917" w:rsidRDefault="001B4179">
      <w:r w:rsidRPr="00983917">
        <w:continuationSeparator/>
      </w:r>
    </w:p>
    <w:p w14:paraId="2E2310CC" w14:textId="77777777" w:rsidR="001B4179" w:rsidRPr="00983917" w:rsidRDefault="001B4179"/>
  </w:footnote>
  <w:footnote w:type="continuationNotice" w:id="1">
    <w:p w14:paraId="779E118B" w14:textId="77777777" w:rsidR="001B4179" w:rsidRPr="00983917" w:rsidRDefault="001B417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4-Accent3"/>
      <w:tblW w:w="5000" w:type="pct"/>
      <w:tblBorders>
        <w:top w:val="none" w:sz="0" w:space="0" w:color="auto"/>
        <w:left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129"/>
      <w:gridCol w:w="7510"/>
    </w:tblGrid>
    <w:tr w:rsidR="00C434A7" w:rsidRPr="00983917" w14:paraId="5022A6FA" w14:textId="77777777" w:rsidTr="00E4358C">
      <w:tc>
        <w:tcPr>
          <w:tcW w:w="2127" w:type="dxa"/>
          <w:vAlign w:val="center"/>
        </w:tcPr>
        <w:p w14:paraId="57ADEB60" w14:textId="77777777" w:rsidR="00C434A7" w:rsidRPr="00983917" w:rsidRDefault="00C434A7" w:rsidP="0055568F">
          <w:pPr>
            <w:pStyle w:val="Table"/>
          </w:pPr>
          <w:r w:rsidRPr="00983917">
            <w:rPr>
              <w:noProof/>
            </w:rPr>
            <w:drawing>
              <wp:inline distT="0" distB="0" distL="0" distR="0" wp14:anchorId="698B31C4" wp14:editId="1C0128E3">
                <wp:extent cx="1115695" cy="129540"/>
                <wp:effectExtent l="0" t="0" r="825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695" cy="129540"/>
                        </a:xfrm>
                        <a:prstGeom prst="rect">
                          <a:avLst/>
                        </a:prstGeom>
                        <a:noFill/>
                        <a:ln>
                          <a:noFill/>
                        </a:ln>
                      </pic:spPr>
                    </pic:pic>
                  </a:graphicData>
                </a:graphic>
              </wp:inline>
            </w:drawing>
          </w:r>
        </w:p>
      </w:tc>
      <w:tc>
        <w:tcPr>
          <w:tcW w:w="7502" w:type="dxa"/>
        </w:tcPr>
        <w:p w14:paraId="462BB6D7" w14:textId="402A3730" w:rsidR="004B74D4" w:rsidRPr="00983917" w:rsidRDefault="00000000" w:rsidP="00C434A7">
          <w:pPr>
            <w:pStyle w:val="Header"/>
            <w:jc w:val="right"/>
          </w:pPr>
          <w:sdt>
            <w:sdtPr>
              <w:rPr>
                <w:rStyle w:val="HeaderChar"/>
              </w:rPr>
              <w:alias w:val="Subject"/>
              <w:tag w:val=""/>
              <w:id w:val="-2004804578"/>
              <w:placeholder>
                <w:docPart w:val="085ABD4DC3714A378CC6488371EA1AE9"/>
              </w:placeholder>
              <w:dataBinding w:prefixMappings="xmlns:ns0='http://purl.org/dc/elements/1.1/' xmlns:ns1='http://schemas.openxmlformats.org/package/2006/metadata/core-properties' " w:xpath="/ns1:coreProperties[1]/ns0:subject[1]" w:storeItemID="{6C3C8BC8-F283-45AE-878A-BAB7291924A1}"/>
              <w:text/>
            </w:sdtPr>
            <w:sdtContent>
              <w:r w:rsidR="0058561A">
                <w:rPr>
                  <w:rStyle w:val="HeaderChar"/>
                </w:rPr>
                <w:t>Test Plan: MAG VIS EVK Modules - Electrical and Functional Verification</w:t>
              </w:r>
            </w:sdtContent>
          </w:sdt>
          <w:r w:rsidR="000F40F3" w:rsidRPr="00983917">
            <w:rPr>
              <w:rStyle w:val="HeaderChar"/>
            </w:rPr>
            <w:t xml:space="preserve"> -</w:t>
          </w:r>
          <w:r w:rsidR="0041285D" w:rsidRPr="00983917">
            <w:rPr>
              <w:rStyle w:val="HeaderChar"/>
            </w:rPr>
            <w:t xml:space="preserve"> </w:t>
          </w:r>
          <w:sdt>
            <w:sdtPr>
              <w:rPr>
                <w:rStyle w:val="HeaderChar"/>
              </w:rPr>
              <w:alias w:val="Title"/>
              <w:tag w:val=""/>
              <w:id w:val="-1248568938"/>
              <w:placeholder>
                <w:docPart w:val="A30CC4DBE8DC406D8114CEC1958EED2C"/>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rPr>
            </w:sdtEndPr>
            <w:sdtContent>
              <w:r w:rsidR="00FF4367" w:rsidRPr="00983917">
                <w:rPr>
                  <w:rStyle w:val="HeaderChar"/>
                </w:rPr>
                <w:t>Test plan MAG VIS EVK Modules</w:t>
              </w:r>
            </w:sdtContent>
          </w:sdt>
          <w:r w:rsidR="00C434A7" w:rsidRPr="00983917">
            <w:fldChar w:fldCharType="begin"/>
          </w:r>
          <w:r w:rsidR="00C434A7" w:rsidRPr="00983917">
            <w:instrText xml:space="preserve"> TITLE   \* MERGEFORMAT </w:instrText>
          </w:r>
          <w:r w:rsidR="00C434A7" w:rsidRPr="00983917">
            <w:fldChar w:fldCharType="end"/>
          </w:r>
          <w:r w:rsidR="00C434A7" w:rsidRPr="00983917">
            <w:t xml:space="preserve"> </w:t>
          </w:r>
        </w:p>
        <w:p w14:paraId="16121E57" w14:textId="1E52C714" w:rsidR="00C434A7" w:rsidRPr="00983917" w:rsidRDefault="00C434A7" w:rsidP="00C434A7">
          <w:pPr>
            <w:pStyle w:val="Header"/>
            <w:jc w:val="right"/>
          </w:pPr>
          <w:r w:rsidRPr="00983917">
            <w:t xml:space="preserve">Date: </w:t>
          </w:r>
          <w:sdt>
            <w:sdtPr>
              <w:alias w:val="Publish Date"/>
              <w:tag w:val=""/>
              <w:id w:val="-1792360804"/>
              <w:placeholder>
                <w:docPart w:val="8FB2CD08258B4A44A4522E55DAEC5D40"/>
              </w:placeholder>
              <w:dataBinding w:prefixMappings="xmlns:ns0='http://schemas.microsoft.com/office/2006/coverPageProps' " w:xpath="/ns0:CoverPageProperties[1]/ns0:PublishDate[1]" w:storeItemID="{55AF091B-3C7A-41E3-B477-F2FDAA23CFDA}"/>
              <w:date w:fullDate="2025-04-23T00:00:00Z">
                <w:dateFormat w:val="yyyy-MM-dd"/>
                <w:lid w:val="nl-BE"/>
                <w:storeMappedDataAs w:val="dateTime"/>
                <w:calendar w:val="gregorian"/>
              </w:date>
            </w:sdtPr>
            <w:sdtContent>
              <w:r w:rsidR="005B63BB" w:rsidRPr="00983917">
                <w:t>2025-04-23</w:t>
              </w:r>
            </w:sdtContent>
          </w:sdt>
        </w:p>
      </w:tc>
    </w:tr>
  </w:tbl>
  <w:p w14:paraId="5C6CA793" w14:textId="77777777" w:rsidR="005F0795" w:rsidRPr="00983917" w:rsidRDefault="005F0795" w:rsidP="00C434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61CD"/>
    <w:multiLevelType w:val="hybridMultilevel"/>
    <w:tmpl w:val="685E3568"/>
    <w:lvl w:ilvl="0" w:tplc="FFFFFFFF">
      <w:start w:val="1"/>
      <w:numFmt w:val="bullet"/>
      <w:pStyle w:val="BulletListL1"/>
      <w:lvlText w:val=""/>
      <w:lvlJc w:val="left"/>
      <w:pPr>
        <w:tabs>
          <w:tab w:val="num" w:pos="3981"/>
        </w:tabs>
        <w:ind w:left="3981" w:hanging="360"/>
      </w:pPr>
      <w:rPr>
        <w:rFonts w:ascii="Wingdings" w:hAnsi="Wingdings" w:hint="default"/>
      </w:rPr>
    </w:lvl>
    <w:lvl w:ilvl="1" w:tplc="FFFFFFFF">
      <w:start w:val="1"/>
      <w:numFmt w:val="bullet"/>
      <w:lvlText w:val="o"/>
      <w:lvlJc w:val="left"/>
      <w:pPr>
        <w:tabs>
          <w:tab w:val="num" w:pos="4701"/>
        </w:tabs>
        <w:ind w:left="4701" w:hanging="360"/>
      </w:pPr>
      <w:rPr>
        <w:rFonts w:ascii="Courier New" w:hAnsi="Courier New" w:cs="Times New Roman" w:hint="default"/>
      </w:rPr>
    </w:lvl>
    <w:lvl w:ilvl="2" w:tplc="FFFFFFFF">
      <w:numFmt w:val="bullet"/>
      <w:lvlText w:val="-"/>
      <w:lvlJc w:val="left"/>
      <w:pPr>
        <w:tabs>
          <w:tab w:val="num" w:pos="5421"/>
        </w:tabs>
        <w:ind w:left="5421" w:hanging="360"/>
      </w:pPr>
      <w:rPr>
        <w:rFonts w:ascii="Officina Sans Book" w:eastAsia="Times New Roman" w:hAnsi="Officina Sans Book" w:cs="Times New Roman"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0C4A16B7"/>
    <w:multiLevelType w:val="hybridMultilevel"/>
    <w:tmpl w:val="F1866B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434C26"/>
    <w:multiLevelType w:val="hybridMultilevel"/>
    <w:tmpl w:val="E124B0EA"/>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4BD3FBD"/>
    <w:multiLevelType w:val="multilevel"/>
    <w:tmpl w:val="06125272"/>
    <w:lvl w:ilvl="0">
      <w:numFmt w:val="bullet"/>
      <w:pStyle w:val="multilevellist"/>
      <w:lvlText w:val=""/>
      <w:lvlJc w:val="left"/>
      <w:pPr>
        <w:ind w:left="715" w:hanging="283"/>
      </w:pPr>
      <w:rPr>
        <w:rFonts w:ascii="Symbol" w:hAnsi="Symbol" w:hint="default"/>
      </w:rPr>
    </w:lvl>
    <w:lvl w:ilvl="1">
      <w:start w:val="1"/>
      <w:numFmt w:val="bullet"/>
      <w:lvlText w:val="o"/>
      <w:lvlJc w:val="left"/>
      <w:pPr>
        <w:ind w:left="1282" w:hanging="283"/>
      </w:pPr>
      <w:rPr>
        <w:rFonts w:ascii="Courier New" w:hAnsi="Courier New" w:hint="default"/>
      </w:rPr>
    </w:lvl>
    <w:lvl w:ilvl="2">
      <w:start w:val="1"/>
      <w:numFmt w:val="bullet"/>
      <w:lvlText w:val=""/>
      <w:lvlJc w:val="left"/>
      <w:pPr>
        <w:ind w:left="1849" w:hanging="283"/>
      </w:pPr>
      <w:rPr>
        <w:rFonts w:ascii="Wingdings" w:hAnsi="Wingdings" w:hint="default"/>
      </w:rPr>
    </w:lvl>
    <w:lvl w:ilvl="3">
      <w:start w:val="1"/>
      <w:numFmt w:val="bullet"/>
      <w:lvlText w:val=""/>
      <w:lvlJc w:val="left"/>
      <w:pPr>
        <w:ind w:left="2416" w:hanging="283"/>
      </w:pPr>
      <w:rPr>
        <w:rFonts w:ascii="Symbol" w:hAnsi="Symbol" w:hint="default"/>
      </w:rPr>
    </w:lvl>
    <w:lvl w:ilvl="4">
      <w:start w:val="1"/>
      <w:numFmt w:val="bullet"/>
      <w:lvlText w:val="o"/>
      <w:lvlJc w:val="left"/>
      <w:pPr>
        <w:ind w:left="2983" w:hanging="283"/>
      </w:pPr>
      <w:rPr>
        <w:rFonts w:ascii="Courier New" w:hAnsi="Courier New" w:hint="default"/>
      </w:rPr>
    </w:lvl>
    <w:lvl w:ilvl="5">
      <w:start w:val="1"/>
      <w:numFmt w:val="bullet"/>
      <w:lvlText w:val=""/>
      <w:lvlJc w:val="left"/>
      <w:pPr>
        <w:ind w:left="4684" w:hanging="282"/>
      </w:pPr>
      <w:rPr>
        <w:rFonts w:ascii="Wingdings" w:hAnsi="Wingdings" w:hint="default"/>
      </w:rPr>
    </w:lvl>
    <w:lvl w:ilvl="6">
      <w:start w:val="1"/>
      <w:numFmt w:val="bullet"/>
      <w:lvlText w:val=""/>
      <w:lvlJc w:val="left"/>
      <w:pPr>
        <w:ind w:left="5479" w:hanging="283"/>
      </w:pPr>
      <w:rPr>
        <w:rFonts w:ascii="Symbol" w:hAnsi="Symbol" w:hint="default"/>
      </w:rPr>
    </w:lvl>
    <w:lvl w:ilvl="7">
      <w:start w:val="1"/>
      <w:numFmt w:val="bullet"/>
      <w:lvlText w:val="o"/>
      <w:lvlJc w:val="left"/>
      <w:pPr>
        <w:ind w:left="6273" w:hanging="283"/>
      </w:pPr>
      <w:rPr>
        <w:rFonts w:ascii="Courier New" w:hAnsi="Courier New" w:cs="Courier New" w:hint="default"/>
      </w:rPr>
    </w:lvl>
    <w:lvl w:ilvl="8">
      <w:start w:val="1"/>
      <w:numFmt w:val="bullet"/>
      <w:lvlText w:val=""/>
      <w:lvlJc w:val="left"/>
      <w:pPr>
        <w:ind w:left="7067" w:hanging="283"/>
      </w:pPr>
      <w:rPr>
        <w:rFonts w:ascii="Wingdings" w:hAnsi="Wingdings" w:hint="default"/>
      </w:rPr>
    </w:lvl>
  </w:abstractNum>
  <w:abstractNum w:abstractNumId="4" w15:restartNumberingAfterBreak="0">
    <w:nsid w:val="17BA6884"/>
    <w:multiLevelType w:val="hybridMultilevel"/>
    <w:tmpl w:val="E106408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BAD6E4B"/>
    <w:multiLevelType w:val="hybridMultilevel"/>
    <w:tmpl w:val="F40407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FED0DEC"/>
    <w:multiLevelType w:val="hybridMultilevel"/>
    <w:tmpl w:val="818679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8F2CA8"/>
    <w:multiLevelType w:val="multilevel"/>
    <w:tmpl w:val="4018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45B57"/>
    <w:multiLevelType w:val="hybridMultilevel"/>
    <w:tmpl w:val="70A2687A"/>
    <w:lvl w:ilvl="0" w:tplc="BE74E00C">
      <w:start w:val="1"/>
      <w:numFmt w:val="decimal"/>
      <w:pStyle w:val="numberedlist"/>
      <w:lvlText w:val="%1)"/>
      <w:lvlJc w:val="left"/>
      <w:pPr>
        <w:ind w:left="720" w:hanging="360"/>
      </w:pPr>
      <w:rPr>
        <w:rFonts w:hint="default"/>
      </w:rPr>
    </w:lvl>
    <w:lvl w:ilvl="1" w:tplc="FFFFFFFF">
      <w:numFmt w:val="bullet"/>
      <w:lvlText w:val="-"/>
      <w:lvlJc w:val="left"/>
      <w:pPr>
        <w:ind w:left="1440" w:hanging="360"/>
      </w:pPr>
      <w:rPr>
        <w:rFonts w:ascii="Officina Sans Book" w:eastAsia="Times New Roman" w:hAnsi="Officina Sans Book" w:cs="Times New Roman" w:hint="default"/>
      </w:rPr>
    </w:lvl>
    <w:lvl w:ilvl="2" w:tplc="9942FFF4">
      <w:numFmt w:val="bullet"/>
      <w:lvlText w:val="-"/>
      <w:lvlJc w:val="left"/>
      <w:pPr>
        <w:ind w:left="2160" w:hanging="180"/>
      </w:pPr>
      <w:rPr>
        <w:rFonts w:ascii="Officina Sans Book" w:eastAsia="Times New Roman" w:hAnsi="Officina Sans Book" w:cs="Times New Roman"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1176E7E"/>
    <w:multiLevelType w:val="hybridMultilevel"/>
    <w:tmpl w:val="FD8A3146"/>
    <w:lvl w:ilvl="0" w:tplc="A4642172">
      <w:start w:val="2"/>
      <w:numFmt w:val="bullet"/>
      <w:pStyle w:val="table-list"/>
      <w:lvlText w:val="-"/>
      <w:lvlJc w:val="left"/>
      <w:pPr>
        <w:ind w:left="720" w:hanging="360"/>
      </w:pPr>
      <w:rPr>
        <w:rFonts w:ascii="Calibri" w:eastAsia="SimSu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34264F7A"/>
    <w:multiLevelType w:val="multilevel"/>
    <w:tmpl w:val="B3068256"/>
    <w:lvl w:ilvl="0">
      <w:start w:val="1"/>
      <w:numFmt w:val="decimal"/>
      <w:pStyle w:val="StyleID2NotAllcaps"/>
      <w:lvlText w:val="%1"/>
      <w:lvlJc w:val="left"/>
      <w:pPr>
        <w:tabs>
          <w:tab w:val="num" w:pos="340"/>
        </w:tabs>
        <w:ind w:left="340" w:hanging="113"/>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342B0FCE"/>
    <w:multiLevelType w:val="multilevel"/>
    <w:tmpl w:val="CD280222"/>
    <w:lvl w:ilvl="0">
      <w:start w:val="1"/>
      <w:numFmt w:val="decimal"/>
      <w:lvlText w:val="%1."/>
      <w:lvlJc w:val="left"/>
      <w:pPr>
        <w:tabs>
          <w:tab w:val="num" w:pos="720"/>
        </w:tabs>
        <w:ind w:left="720" w:hanging="360"/>
      </w:pPr>
      <w:rPr>
        <w:rFonts w:hint="default"/>
      </w:rPr>
    </w:lvl>
    <w:lvl w:ilvl="1">
      <w:start w:val="1"/>
      <w:numFmt w:val="bullet"/>
      <w:pStyle w:val="list-bullet-inden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Calibri" w:hAnsi="Calibri" w:hint="default"/>
      </w:rPr>
    </w:lvl>
    <w:lvl w:ilvl="3">
      <w:start w:val="1"/>
      <w:numFmt w:val="bullet"/>
      <w:lvlText w:val=""/>
      <w:lvlJc w:val="left"/>
      <w:pPr>
        <w:tabs>
          <w:tab w:val="num" w:pos="2880"/>
        </w:tabs>
        <w:ind w:left="2880" w:hanging="360"/>
      </w:pPr>
      <w:rPr>
        <w:rFonts w:ascii="Symbol" w:hAnsi="Symbol" w:hint="default"/>
      </w:rPr>
    </w:lvl>
    <w:lvl w:ilvl="4">
      <w:start w:val="1"/>
      <w:numFmt w:val="decimal"/>
      <w:lvlText w:val="%5)"/>
      <w:lvlJc w:val="left"/>
      <w:pPr>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3B503415"/>
    <w:multiLevelType w:val="multilevel"/>
    <w:tmpl w:val="A77A664E"/>
    <w:styleLink w:val="List-bullet"/>
    <w:lvl w:ilvl="0">
      <w:numFmt w:val="bullet"/>
      <w:lvlText w:val="-"/>
      <w:lvlJc w:val="left"/>
      <w:pPr>
        <w:ind w:left="108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F526F2A"/>
    <w:multiLevelType w:val="hybridMultilevel"/>
    <w:tmpl w:val="E124B0EA"/>
    <w:lvl w:ilvl="0" w:tplc="FFFFFFFF">
      <w:start w:val="1"/>
      <w:numFmt w:val="decimal"/>
      <w:lvlText w:val="%1."/>
      <w:lvlJc w:val="left"/>
      <w:pPr>
        <w:ind w:left="720" w:hanging="360"/>
      </w:pPr>
      <w:rPr>
        <w:b w:val="0"/>
        <w:bCs w:val="0"/>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 w15:restartNumberingAfterBreak="0">
    <w:nsid w:val="4308578E"/>
    <w:multiLevelType w:val="hybridMultilevel"/>
    <w:tmpl w:val="6E80AD5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5D94E8C"/>
    <w:multiLevelType w:val="multilevel"/>
    <w:tmpl w:val="EF9A94D2"/>
    <w:numStyleLink w:val="Appendix"/>
  </w:abstractNum>
  <w:abstractNum w:abstractNumId="16" w15:restartNumberingAfterBreak="0">
    <w:nsid w:val="4741520F"/>
    <w:multiLevelType w:val="hybridMultilevel"/>
    <w:tmpl w:val="A1C0C3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75B3203"/>
    <w:multiLevelType w:val="multilevel"/>
    <w:tmpl w:val="6096DEFC"/>
    <w:lvl w:ilvl="0">
      <w:start w:val="1"/>
      <w:numFmt w:val="none"/>
      <w:pStyle w:val="AODocTxt"/>
      <w:suff w:val="nothing"/>
      <w:lvlText w:val=""/>
      <w:lvlJc w:val="left"/>
      <w:rPr>
        <w:rFonts w:cs="Times New Roman"/>
      </w:rPr>
    </w:lvl>
    <w:lvl w:ilvl="1">
      <w:start w:val="1"/>
      <w:numFmt w:val="none"/>
      <w:pStyle w:val="AODocTxtL1"/>
      <w:suff w:val="nothing"/>
      <w:lvlText w:val=""/>
      <w:lvlJc w:val="left"/>
      <w:pPr>
        <w:ind w:left="720"/>
      </w:pPr>
      <w:rPr>
        <w:rFonts w:cs="Times New Roman"/>
      </w:rPr>
    </w:lvl>
    <w:lvl w:ilvl="2">
      <w:start w:val="1"/>
      <w:numFmt w:val="none"/>
      <w:pStyle w:val="AODocTxtL2"/>
      <w:suff w:val="nothing"/>
      <w:lvlText w:val=""/>
      <w:lvlJc w:val="left"/>
      <w:pPr>
        <w:ind w:left="1440"/>
      </w:pPr>
      <w:rPr>
        <w:rFonts w:cs="Times New Roman"/>
      </w:rPr>
    </w:lvl>
    <w:lvl w:ilvl="3">
      <w:start w:val="1"/>
      <w:numFmt w:val="none"/>
      <w:pStyle w:val="AODocTxtL3"/>
      <w:suff w:val="nothing"/>
      <w:lvlText w:val=""/>
      <w:lvlJc w:val="left"/>
      <w:pPr>
        <w:ind w:left="2160"/>
      </w:pPr>
      <w:rPr>
        <w:rFonts w:cs="Times New Roman"/>
      </w:rPr>
    </w:lvl>
    <w:lvl w:ilvl="4">
      <w:start w:val="1"/>
      <w:numFmt w:val="none"/>
      <w:pStyle w:val="AODocTxtL4"/>
      <w:suff w:val="nothing"/>
      <w:lvlText w:val=""/>
      <w:lvlJc w:val="left"/>
      <w:pPr>
        <w:ind w:left="2880"/>
      </w:pPr>
      <w:rPr>
        <w:rFonts w:cs="Times New Roman"/>
      </w:rPr>
    </w:lvl>
    <w:lvl w:ilvl="5">
      <w:start w:val="1"/>
      <w:numFmt w:val="none"/>
      <w:pStyle w:val="AODocTxtL5"/>
      <w:suff w:val="nothing"/>
      <w:lvlText w:val=""/>
      <w:lvlJc w:val="left"/>
      <w:pPr>
        <w:ind w:left="3600"/>
      </w:pPr>
      <w:rPr>
        <w:rFonts w:cs="Times New Roman"/>
      </w:rPr>
    </w:lvl>
    <w:lvl w:ilvl="6">
      <w:start w:val="1"/>
      <w:numFmt w:val="none"/>
      <w:pStyle w:val="AODocTxtL6"/>
      <w:suff w:val="nothing"/>
      <w:lvlText w:val=""/>
      <w:lvlJc w:val="left"/>
      <w:pPr>
        <w:ind w:left="4320"/>
      </w:pPr>
      <w:rPr>
        <w:rFonts w:cs="Times New Roman"/>
      </w:rPr>
    </w:lvl>
    <w:lvl w:ilvl="7">
      <w:start w:val="1"/>
      <w:numFmt w:val="none"/>
      <w:pStyle w:val="AODocTxtL7"/>
      <w:suff w:val="nothing"/>
      <w:lvlText w:val=""/>
      <w:lvlJc w:val="left"/>
      <w:pPr>
        <w:ind w:left="5040"/>
      </w:pPr>
      <w:rPr>
        <w:rFonts w:cs="Times New Roman"/>
      </w:rPr>
    </w:lvl>
    <w:lvl w:ilvl="8">
      <w:start w:val="1"/>
      <w:numFmt w:val="none"/>
      <w:pStyle w:val="AODocTxtL8"/>
      <w:suff w:val="nothing"/>
      <w:lvlText w:val=""/>
      <w:lvlJc w:val="left"/>
      <w:pPr>
        <w:ind w:left="5760"/>
      </w:pPr>
      <w:rPr>
        <w:rFonts w:cs="Times New Roman"/>
      </w:rPr>
    </w:lvl>
  </w:abstractNum>
  <w:abstractNum w:abstractNumId="18" w15:restartNumberingAfterBreak="0">
    <w:nsid w:val="49F3280C"/>
    <w:multiLevelType w:val="multilevel"/>
    <w:tmpl w:val="35C40308"/>
    <w:lvl w:ilvl="0">
      <w:start w:val="1"/>
      <w:numFmt w:val="decimal"/>
      <w:pStyle w:val="Heading1"/>
      <w:lvlText w:val="%1"/>
      <w:lvlJc w:val="left"/>
      <w:pPr>
        <w:ind w:left="432" w:hanging="432"/>
      </w:pPr>
      <w:rPr>
        <w:rFonts w:hint="eastAsia"/>
        <w:lang w:val="en-US"/>
      </w:rPr>
    </w:lvl>
    <w:lvl w:ilvl="1">
      <w:start w:val="1"/>
      <w:numFmt w:val="decimal"/>
      <w:pStyle w:val="Heading2"/>
      <w:lvlText w:val="%1.%2"/>
      <w:lvlJc w:val="left"/>
      <w:pPr>
        <w:ind w:left="576" w:hanging="576"/>
      </w:pPr>
      <w:rPr>
        <w:rFonts w:cs="Times New Roman" w:hint="eastAsia"/>
        <w:b/>
        <w:bCs w:val="0"/>
        <w:i w:val="0"/>
        <w:iCs w:val="0"/>
        <w:caps w:val="0"/>
        <w:smallCaps w:val="0"/>
        <w:strike w:val="0"/>
        <w:dstrike w:val="0"/>
        <w:noProof w:val="0"/>
        <w:vanish w:val="0"/>
        <w:spacing w:val="0"/>
        <w:kern w:val="0"/>
        <w:position w:val="0"/>
        <w:u w:val="none"/>
        <w:vertAlign w:val="baseline"/>
        <w:em w:val="none"/>
      </w:rPr>
    </w:lvl>
    <w:lvl w:ilvl="2">
      <w:start w:val="1"/>
      <w:numFmt w:val="decimal"/>
      <w:pStyle w:val="Heading3"/>
      <w:lvlText w:val="%1.%2.%3"/>
      <w:lvlJc w:val="left"/>
      <w:pPr>
        <w:ind w:left="1996" w:hanging="720"/>
      </w:pPr>
      <w:rPr>
        <w:rFonts w:asciiTheme="minorHAnsi" w:hAnsiTheme="minorHAnsi" w:cstheme="minorHAnsi"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1.%2.%3.%4"/>
      <w:lvlJc w:val="left"/>
      <w:pPr>
        <w:ind w:left="1856" w:hanging="864"/>
      </w:pPr>
      <w:rPr>
        <w:rFonts w:hint="eastAsia"/>
      </w:rPr>
    </w:lvl>
    <w:lvl w:ilvl="4">
      <w:start w:val="1"/>
      <w:numFmt w:val="lowerLetter"/>
      <w:pStyle w:val="Heading5"/>
      <w:lvlText w:val="%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19" w15:restartNumberingAfterBreak="0">
    <w:nsid w:val="4CD3703A"/>
    <w:multiLevelType w:val="hybridMultilevel"/>
    <w:tmpl w:val="66C645D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D642980"/>
    <w:multiLevelType w:val="hybridMultilevel"/>
    <w:tmpl w:val="844CE9AA"/>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528C022F"/>
    <w:multiLevelType w:val="hybridMultilevel"/>
    <w:tmpl w:val="F498F2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2EC6A24"/>
    <w:multiLevelType w:val="hybridMultilevel"/>
    <w:tmpl w:val="B170AC34"/>
    <w:lvl w:ilvl="0" w:tplc="FCAABC38">
      <w:start w:val="1"/>
      <w:numFmt w:val="bullet"/>
      <w:pStyle w:val="bullet"/>
      <w:lvlText w:val=""/>
      <w:lvlJc w:val="left"/>
      <w:pPr>
        <w:tabs>
          <w:tab w:val="num" w:pos="1494"/>
        </w:tabs>
        <w:ind w:left="1494" w:hanging="360"/>
      </w:pPr>
      <w:rPr>
        <w:rFonts w:ascii="Symbol" w:hAnsi="Symbol" w:hint="default"/>
        <w:sz w:val="22"/>
      </w:rPr>
    </w:lvl>
    <w:lvl w:ilvl="1" w:tplc="42C28A30" w:tentative="1">
      <w:start w:val="1"/>
      <w:numFmt w:val="bullet"/>
      <w:lvlText w:val="o"/>
      <w:lvlJc w:val="left"/>
      <w:pPr>
        <w:tabs>
          <w:tab w:val="num" w:pos="2007"/>
        </w:tabs>
        <w:ind w:left="2007" w:hanging="360"/>
      </w:pPr>
      <w:rPr>
        <w:rFonts w:ascii="Courier New" w:hAnsi="Courier New" w:hint="default"/>
      </w:rPr>
    </w:lvl>
    <w:lvl w:ilvl="2" w:tplc="BABA26E2" w:tentative="1">
      <w:start w:val="1"/>
      <w:numFmt w:val="bullet"/>
      <w:lvlText w:val=""/>
      <w:lvlJc w:val="left"/>
      <w:pPr>
        <w:tabs>
          <w:tab w:val="num" w:pos="2727"/>
        </w:tabs>
        <w:ind w:left="2727" w:hanging="360"/>
      </w:pPr>
      <w:rPr>
        <w:rFonts w:ascii="Wingdings" w:hAnsi="Wingdings" w:hint="default"/>
      </w:rPr>
    </w:lvl>
    <w:lvl w:ilvl="3" w:tplc="12E4121E" w:tentative="1">
      <w:start w:val="1"/>
      <w:numFmt w:val="bullet"/>
      <w:lvlText w:val=""/>
      <w:lvlJc w:val="left"/>
      <w:pPr>
        <w:tabs>
          <w:tab w:val="num" w:pos="3447"/>
        </w:tabs>
        <w:ind w:left="3447" w:hanging="360"/>
      </w:pPr>
      <w:rPr>
        <w:rFonts w:ascii="Symbol" w:hAnsi="Symbol" w:hint="default"/>
      </w:rPr>
    </w:lvl>
    <w:lvl w:ilvl="4" w:tplc="7E8E7A96" w:tentative="1">
      <w:start w:val="1"/>
      <w:numFmt w:val="bullet"/>
      <w:lvlText w:val="o"/>
      <w:lvlJc w:val="left"/>
      <w:pPr>
        <w:tabs>
          <w:tab w:val="num" w:pos="4167"/>
        </w:tabs>
        <w:ind w:left="4167" w:hanging="360"/>
      </w:pPr>
      <w:rPr>
        <w:rFonts w:ascii="Courier New" w:hAnsi="Courier New" w:hint="default"/>
      </w:rPr>
    </w:lvl>
    <w:lvl w:ilvl="5" w:tplc="34EA6776" w:tentative="1">
      <w:start w:val="1"/>
      <w:numFmt w:val="bullet"/>
      <w:lvlText w:val=""/>
      <w:lvlJc w:val="left"/>
      <w:pPr>
        <w:tabs>
          <w:tab w:val="num" w:pos="4887"/>
        </w:tabs>
        <w:ind w:left="4887" w:hanging="360"/>
      </w:pPr>
      <w:rPr>
        <w:rFonts w:ascii="Wingdings" w:hAnsi="Wingdings" w:hint="default"/>
      </w:rPr>
    </w:lvl>
    <w:lvl w:ilvl="6" w:tplc="A5D684F8" w:tentative="1">
      <w:start w:val="1"/>
      <w:numFmt w:val="bullet"/>
      <w:lvlText w:val=""/>
      <w:lvlJc w:val="left"/>
      <w:pPr>
        <w:tabs>
          <w:tab w:val="num" w:pos="5607"/>
        </w:tabs>
        <w:ind w:left="5607" w:hanging="360"/>
      </w:pPr>
      <w:rPr>
        <w:rFonts w:ascii="Symbol" w:hAnsi="Symbol" w:hint="default"/>
      </w:rPr>
    </w:lvl>
    <w:lvl w:ilvl="7" w:tplc="B3007728" w:tentative="1">
      <w:start w:val="1"/>
      <w:numFmt w:val="bullet"/>
      <w:lvlText w:val="o"/>
      <w:lvlJc w:val="left"/>
      <w:pPr>
        <w:tabs>
          <w:tab w:val="num" w:pos="6327"/>
        </w:tabs>
        <w:ind w:left="6327" w:hanging="360"/>
      </w:pPr>
      <w:rPr>
        <w:rFonts w:ascii="Courier New" w:hAnsi="Courier New" w:hint="default"/>
      </w:rPr>
    </w:lvl>
    <w:lvl w:ilvl="8" w:tplc="B11E6CE6" w:tentative="1">
      <w:start w:val="1"/>
      <w:numFmt w:val="bullet"/>
      <w:lvlText w:val=""/>
      <w:lvlJc w:val="left"/>
      <w:pPr>
        <w:tabs>
          <w:tab w:val="num" w:pos="7047"/>
        </w:tabs>
        <w:ind w:left="7047" w:hanging="360"/>
      </w:pPr>
      <w:rPr>
        <w:rFonts w:ascii="Wingdings" w:hAnsi="Wingdings" w:hint="default"/>
      </w:rPr>
    </w:lvl>
  </w:abstractNum>
  <w:abstractNum w:abstractNumId="23" w15:restartNumberingAfterBreak="0">
    <w:nsid w:val="53D96111"/>
    <w:multiLevelType w:val="hybridMultilevel"/>
    <w:tmpl w:val="321473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75E6EE5"/>
    <w:multiLevelType w:val="hybridMultilevel"/>
    <w:tmpl w:val="F1866B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BB202EB"/>
    <w:multiLevelType w:val="hybridMultilevel"/>
    <w:tmpl w:val="F1866B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CF207B0"/>
    <w:multiLevelType w:val="multilevel"/>
    <w:tmpl w:val="EF9A94D2"/>
    <w:styleLink w:val="Appendix"/>
    <w:lvl w:ilvl="0">
      <w:start w:val="1"/>
      <w:numFmt w:val="upperLetter"/>
      <w:pStyle w:val="Appendix1"/>
      <w:lvlText w:val="Appendix %1"/>
      <w:lvlJc w:val="left"/>
      <w:pPr>
        <w:ind w:left="432" w:hanging="432"/>
      </w:pPr>
      <w:rPr>
        <w:rFonts w:hint="eastAsia"/>
        <w:lang w:val="en-US"/>
      </w:rPr>
    </w:lvl>
    <w:lvl w:ilvl="1">
      <w:start w:val="1"/>
      <w:numFmt w:val="decimal"/>
      <w:pStyle w:val="Appendix2"/>
      <w:lvlText w:val="%1.%2"/>
      <w:lvlJc w:val="left"/>
      <w:pPr>
        <w:ind w:left="576" w:hanging="576"/>
      </w:pPr>
      <w:rPr>
        <w:rFonts w:cs="Times New Roman" w:hint="eastAsia"/>
        <w:b/>
        <w:bCs w:val="0"/>
        <w:i w:val="0"/>
        <w:iCs w:val="0"/>
        <w:caps w:val="0"/>
        <w:smallCaps w:val="0"/>
        <w:strike w:val="0"/>
        <w:dstrike w:val="0"/>
        <w:noProof w:val="0"/>
        <w:vanish w:val="0"/>
        <w:spacing w:val="0"/>
        <w:kern w:val="0"/>
        <w:position w:val="0"/>
        <w:u w:val="none"/>
        <w:vertAlign w:val="baseline"/>
        <w:em w:val="none"/>
      </w:rPr>
    </w:lvl>
    <w:lvl w:ilvl="2">
      <w:start w:val="1"/>
      <w:numFmt w:val="decimal"/>
      <w:lvlText w:val="%1.%2.%3"/>
      <w:lvlJc w:val="left"/>
      <w:pPr>
        <w:ind w:left="720" w:hanging="720"/>
      </w:pPr>
      <w:rPr>
        <w:rFonts w:ascii="Times New Roman" w:hAnsi="Times New Roman" w:cs="Times New Roman" w:hint="eastAsia"/>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7" w15:restartNumberingAfterBreak="0">
    <w:nsid w:val="61BA57DB"/>
    <w:multiLevelType w:val="hybridMultilevel"/>
    <w:tmpl w:val="4C3875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9B3406B"/>
    <w:multiLevelType w:val="hybridMultilevel"/>
    <w:tmpl w:val="F92E02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CD86362"/>
    <w:multiLevelType w:val="hybridMultilevel"/>
    <w:tmpl w:val="E5128A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1267D0A"/>
    <w:multiLevelType w:val="hybridMultilevel"/>
    <w:tmpl w:val="F1866BA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72213C9A"/>
    <w:multiLevelType w:val="hybridMultilevel"/>
    <w:tmpl w:val="65A85D1C"/>
    <w:lvl w:ilvl="0" w:tplc="20000001">
      <w:start w:val="1"/>
      <w:numFmt w:val="bullet"/>
      <w:lvlText w:val=""/>
      <w:lvlJc w:val="left"/>
      <w:pPr>
        <w:ind w:left="792" w:hanging="360"/>
      </w:pPr>
      <w:rPr>
        <w:rFonts w:ascii="Symbol" w:hAnsi="Symbol" w:hint="default"/>
      </w:rPr>
    </w:lvl>
    <w:lvl w:ilvl="1" w:tplc="20000003" w:tentative="1">
      <w:start w:val="1"/>
      <w:numFmt w:val="bullet"/>
      <w:lvlText w:val="o"/>
      <w:lvlJc w:val="left"/>
      <w:pPr>
        <w:ind w:left="1512" w:hanging="360"/>
      </w:pPr>
      <w:rPr>
        <w:rFonts w:ascii="Courier New" w:hAnsi="Courier New" w:cs="Courier New" w:hint="default"/>
      </w:rPr>
    </w:lvl>
    <w:lvl w:ilvl="2" w:tplc="20000005" w:tentative="1">
      <w:start w:val="1"/>
      <w:numFmt w:val="bullet"/>
      <w:lvlText w:val=""/>
      <w:lvlJc w:val="left"/>
      <w:pPr>
        <w:ind w:left="2232" w:hanging="360"/>
      </w:pPr>
      <w:rPr>
        <w:rFonts w:ascii="Wingdings" w:hAnsi="Wingdings" w:hint="default"/>
      </w:rPr>
    </w:lvl>
    <w:lvl w:ilvl="3" w:tplc="20000001" w:tentative="1">
      <w:start w:val="1"/>
      <w:numFmt w:val="bullet"/>
      <w:lvlText w:val=""/>
      <w:lvlJc w:val="left"/>
      <w:pPr>
        <w:ind w:left="2952" w:hanging="360"/>
      </w:pPr>
      <w:rPr>
        <w:rFonts w:ascii="Symbol" w:hAnsi="Symbol" w:hint="default"/>
      </w:rPr>
    </w:lvl>
    <w:lvl w:ilvl="4" w:tplc="20000003" w:tentative="1">
      <w:start w:val="1"/>
      <w:numFmt w:val="bullet"/>
      <w:lvlText w:val="o"/>
      <w:lvlJc w:val="left"/>
      <w:pPr>
        <w:ind w:left="3672" w:hanging="360"/>
      </w:pPr>
      <w:rPr>
        <w:rFonts w:ascii="Courier New" w:hAnsi="Courier New" w:cs="Courier New" w:hint="default"/>
      </w:rPr>
    </w:lvl>
    <w:lvl w:ilvl="5" w:tplc="20000005" w:tentative="1">
      <w:start w:val="1"/>
      <w:numFmt w:val="bullet"/>
      <w:lvlText w:val=""/>
      <w:lvlJc w:val="left"/>
      <w:pPr>
        <w:ind w:left="4392" w:hanging="360"/>
      </w:pPr>
      <w:rPr>
        <w:rFonts w:ascii="Wingdings" w:hAnsi="Wingdings" w:hint="default"/>
      </w:rPr>
    </w:lvl>
    <w:lvl w:ilvl="6" w:tplc="20000001" w:tentative="1">
      <w:start w:val="1"/>
      <w:numFmt w:val="bullet"/>
      <w:lvlText w:val=""/>
      <w:lvlJc w:val="left"/>
      <w:pPr>
        <w:ind w:left="5112" w:hanging="360"/>
      </w:pPr>
      <w:rPr>
        <w:rFonts w:ascii="Symbol" w:hAnsi="Symbol" w:hint="default"/>
      </w:rPr>
    </w:lvl>
    <w:lvl w:ilvl="7" w:tplc="20000003" w:tentative="1">
      <w:start w:val="1"/>
      <w:numFmt w:val="bullet"/>
      <w:lvlText w:val="o"/>
      <w:lvlJc w:val="left"/>
      <w:pPr>
        <w:ind w:left="5832" w:hanging="360"/>
      </w:pPr>
      <w:rPr>
        <w:rFonts w:ascii="Courier New" w:hAnsi="Courier New" w:cs="Courier New" w:hint="default"/>
      </w:rPr>
    </w:lvl>
    <w:lvl w:ilvl="8" w:tplc="20000005" w:tentative="1">
      <w:start w:val="1"/>
      <w:numFmt w:val="bullet"/>
      <w:lvlText w:val=""/>
      <w:lvlJc w:val="left"/>
      <w:pPr>
        <w:ind w:left="6552" w:hanging="360"/>
      </w:pPr>
      <w:rPr>
        <w:rFonts w:ascii="Wingdings" w:hAnsi="Wingdings" w:hint="default"/>
      </w:rPr>
    </w:lvl>
  </w:abstractNum>
  <w:abstractNum w:abstractNumId="32" w15:restartNumberingAfterBreak="0">
    <w:nsid w:val="73FC5872"/>
    <w:multiLevelType w:val="multilevel"/>
    <w:tmpl w:val="DA2696E6"/>
    <w:lvl w:ilvl="0">
      <w:start w:val="1"/>
      <w:numFmt w:val="decimal"/>
      <w:pStyle w:val="INGLevel1Numbered"/>
      <w:lvlText w:val="%1."/>
      <w:lvlJc w:val="left"/>
      <w:pPr>
        <w:tabs>
          <w:tab w:val="num" w:pos="851"/>
        </w:tabs>
        <w:ind w:left="851" w:hanging="851"/>
      </w:pPr>
      <w:rPr>
        <w:rFonts w:cs="Times New Roman" w:hint="default"/>
      </w:rPr>
    </w:lvl>
    <w:lvl w:ilvl="1">
      <w:start w:val="1"/>
      <w:numFmt w:val="decimal"/>
      <w:pStyle w:val="INGLevel2Numbered"/>
      <w:lvlText w:val="%1.%2."/>
      <w:lvlJc w:val="left"/>
      <w:pPr>
        <w:tabs>
          <w:tab w:val="num" w:pos="993"/>
        </w:tabs>
        <w:ind w:left="993" w:hanging="851"/>
      </w:pPr>
      <w:rPr>
        <w:rFonts w:cs="Times New Roman" w:hint="default"/>
      </w:rPr>
    </w:lvl>
    <w:lvl w:ilvl="2">
      <w:start w:val="1"/>
      <w:numFmt w:val="decimal"/>
      <w:pStyle w:val="INGLevel3Numbered"/>
      <w:lvlText w:val="%1.%2.%3."/>
      <w:lvlJc w:val="left"/>
      <w:pPr>
        <w:tabs>
          <w:tab w:val="num" w:pos="851"/>
        </w:tabs>
        <w:ind w:left="851" w:hanging="851"/>
      </w:pPr>
      <w:rPr>
        <w:rFonts w:cs="Times New Roman" w:hint="default"/>
      </w:rPr>
    </w:lvl>
    <w:lvl w:ilvl="3">
      <w:start w:val="1"/>
      <w:numFmt w:val="decimal"/>
      <w:pStyle w:val="INGLevel4Numbered"/>
      <w:lvlText w:val="%1.%2.%3.%4."/>
      <w:lvlJc w:val="left"/>
      <w:pPr>
        <w:tabs>
          <w:tab w:val="num" w:pos="851"/>
        </w:tabs>
        <w:ind w:left="851" w:hanging="851"/>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3" w15:restartNumberingAfterBreak="0">
    <w:nsid w:val="743B593E"/>
    <w:multiLevelType w:val="hybridMultilevel"/>
    <w:tmpl w:val="F1866B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FD25E91"/>
    <w:multiLevelType w:val="hybridMultilevel"/>
    <w:tmpl w:val="6674DD04"/>
    <w:lvl w:ilvl="0" w:tplc="2000000F">
      <w:start w:val="1"/>
      <w:numFmt w:val="decimal"/>
      <w:lvlText w:val="%1."/>
      <w:lvlJc w:val="left"/>
      <w:pPr>
        <w:ind w:left="72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13105452">
    <w:abstractNumId w:val="10"/>
  </w:num>
  <w:num w:numId="2" w16cid:durableId="1938438382">
    <w:abstractNumId w:val="22"/>
  </w:num>
  <w:num w:numId="3" w16cid:durableId="1358002225">
    <w:abstractNumId w:val="26"/>
  </w:num>
  <w:num w:numId="4" w16cid:durableId="1671642042">
    <w:abstractNumId w:val="32"/>
  </w:num>
  <w:num w:numId="5" w16cid:durableId="1375082500">
    <w:abstractNumId w:val="17"/>
  </w:num>
  <w:num w:numId="6" w16cid:durableId="1108770724">
    <w:abstractNumId w:val="12"/>
  </w:num>
  <w:num w:numId="7" w16cid:durableId="2035034252">
    <w:abstractNumId w:val="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47656342">
    <w:abstractNumId w:val="18"/>
  </w:num>
  <w:num w:numId="9" w16cid:durableId="1970621629">
    <w:abstractNumId w:val="15"/>
  </w:num>
  <w:num w:numId="10" w16cid:durableId="4019893">
    <w:abstractNumId w:val="9"/>
  </w:num>
  <w:num w:numId="11" w16cid:durableId="666831681">
    <w:abstractNumId w:val="11"/>
  </w:num>
  <w:num w:numId="12" w16cid:durableId="1122652574">
    <w:abstractNumId w:val="3"/>
  </w:num>
  <w:num w:numId="13" w16cid:durableId="232204002">
    <w:abstractNumId w:val="23"/>
  </w:num>
  <w:num w:numId="14" w16cid:durableId="2024671867">
    <w:abstractNumId w:val="16"/>
  </w:num>
  <w:num w:numId="15" w16cid:durableId="1123883073">
    <w:abstractNumId w:val="4"/>
  </w:num>
  <w:num w:numId="16" w16cid:durableId="876311235">
    <w:abstractNumId w:val="8"/>
  </w:num>
  <w:num w:numId="17" w16cid:durableId="182478619">
    <w:abstractNumId w:val="31"/>
  </w:num>
  <w:num w:numId="18" w16cid:durableId="1135640196">
    <w:abstractNumId w:val="20"/>
  </w:num>
  <w:num w:numId="19" w16cid:durableId="2132047390">
    <w:abstractNumId w:val="7"/>
  </w:num>
  <w:num w:numId="20" w16cid:durableId="1234002284">
    <w:abstractNumId w:val="13"/>
  </w:num>
  <w:num w:numId="21" w16cid:durableId="65495436">
    <w:abstractNumId w:val="2"/>
  </w:num>
  <w:num w:numId="22" w16cid:durableId="101724401">
    <w:abstractNumId w:val="14"/>
  </w:num>
  <w:num w:numId="23" w16cid:durableId="1937514785">
    <w:abstractNumId w:val="5"/>
  </w:num>
  <w:num w:numId="24" w16cid:durableId="1487361886">
    <w:abstractNumId w:val="30"/>
  </w:num>
  <w:num w:numId="25" w16cid:durableId="758059390">
    <w:abstractNumId w:val="1"/>
  </w:num>
  <w:num w:numId="26" w16cid:durableId="767970510">
    <w:abstractNumId w:val="0"/>
  </w:num>
  <w:num w:numId="27" w16cid:durableId="2123917790">
    <w:abstractNumId w:val="29"/>
  </w:num>
  <w:num w:numId="28" w16cid:durableId="1409881971">
    <w:abstractNumId w:val="19"/>
  </w:num>
  <w:num w:numId="29" w16cid:durableId="497769252">
    <w:abstractNumId w:val="25"/>
  </w:num>
  <w:num w:numId="30" w16cid:durableId="346058094">
    <w:abstractNumId w:val="27"/>
  </w:num>
  <w:num w:numId="31" w16cid:durableId="1174765374">
    <w:abstractNumId w:val="34"/>
  </w:num>
  <w:num w:numId="32" w16cid:durableId="112098113">
    <w:abstractNumId w:val="24"/>
  </w:num>
  <w:num w:numId="33" w16cid:durableId="1251499218">
    <w:abstractNumId w:val="6"/>
  </w:num>
  <w:num w:numId="34" w16cid:durableId="1771192891">
    <w:abstractNumId w:val="33"/>
  </w:num>
  <w:num w:numId="35" w16cid:durableId="1462847244">
    <w:abstractNumId w:val="21"/>
  </w:num>
  <w:num w:numId="36" w16cid:durableId="1892955829">
    <w:abstractNumId w:val="28"/>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lle Van Rethy">
    <w15:presenceInfo w15:providerId="AD" w15:userId="S::jelle.vanrethy@magics.tech::b31072fa-bd79-40c0-bcae-08075d043de9"/>
  </w15:person>
  <w15:person w15:author="Jonathan Vanden Berk">
    <w15:presenceInfo w15:providerId="AD" w15:userId="S::jonathan.vandenberk@magics.tech::bebb3ce0-f5fe-4b3a-a1bc-1684034cb10e"/>
  </w15:person>
  <w15:person w15:author="Seppe Servotte">
    <w15:presenceInfo w15:providerId="AD" w15:userId="S::seppe.servotte@magics.tech::21609288-2a83-43a8-9dfe-07656a5b31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de-DE" w:vendorID="64" w:dllVersion="0" w:nlCheck="1" w:checkStyle="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720"/>
  <w:hyphenationZone w:val="425"/>
  <w:drawingGridHorizontalSpacing w:val="189"/>
  <w:drawingGridVerticalSpacing w:val="357"/>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AwMTEyMDcDMswMDZR0lIJTi4sz8/NACgxrATGTzdEsAAAA"/>
  </w:docVars>
  <w:rsids>
    <w:rsidRoot w:val="006D4688"/>
    <w:rsid w:val="000001A8"/>
    <w:rsid w:val="00000B92"/>
    <w:rsid w:val="00000BF0"/>
    <w:rsid w:val="00000D62"/>
    <w:rsid w:val="00000DB8"/>
    <w:rsid w:val="00000E98"/>
    <w:rsid w:val="00000FCA"/>
    <w:rsid w:val="00001184"/>
    <w:rsid w:val="00001744"/>
    <w:rsid w:val="0000196C"/>
    <w:rsid w:val="00001990"/>
    <w:rsid w:val="00001BE7"/>
    <w:rsid w:val="00001C5A"/>
    <w:rsid w:val="00001F51"/>
    <w:rsid w:val="00002042"/>
    <w:rsid w:val="00002047"/>
    <w:rsid w:val="000020B9"/>
    <w:rsid w:val="00002A0D"/>
    <w:rsid w:val="00002B2F"/>
    <w:rsid w:val="000031EE"/>
    <w:rsid w:val="000032CB"/>
    <w:rsid w:val="0000333A"/>
    <w:rsid w:val="0000340A"/>
    <w:rsid w:val="00003655"/>
    <w:rsid w:val="00003824"/>
    <w:rsid w:val="000038B2"/>
    <w:rsid w:val="00003D0F"/>
    <w:rsid w:val="00003DAF"/>
    <w:rsid w:val="00003EE0"/>
    <w:rsid w:val="00004110"/>
    <w:rsid w:val="00004285"/>
    <w:rsid w:val="000046DE"/>
    <w:rsid w:val="00004A5C"/>
    <w:rsid w:val="00004A62"/>
    <w:rsid w:val="00004CC0"/>
    <w:rsid w:val="00004D5D"/>
    <w:rsid w:val="0000507B"/>
    <w:rsid w:val="000051C9"/>
    <w:rsid w:val="0000523A"/>
    <w:rsid w:val="0000529D"/>
    <w:rsid w:val="000052CE"/>
    <w:rsid w:val="00005409"/>
    <w:rsid w:val="000054E4"/>
    <w:rsid w:val="00005B02"/>
    <w:rsid w:val="00005CB5"/>
    <w:rsid w:val="00005CF0"/>
    <w:rsid w:val="00005E71"/>
    <w:rsid w:val="00005E97"/>
    <w:rsid w:val="0000640A"/>
    <w:rsid w:val="000066A8"/>
    <w:rsid w:val="00006A59"/>
    <w:rsid w:val="00006A60"/>
    <w:rsid w:val="00006AA5"/>
    <w:rsid w:val="00006C89"/>
    <w:rsid w:val="00006D1F"/>
    <w:rsid w:val="00006DD2"/>
    <w:rsid w:val="00006EBA"/>
    <w:rsid w:val="0000717C"/>
    <w:rsid w:val="000075D4"/>
    <w:rsid w:val="0000790D"/>
    <w:rsid w:val="00007935"/>
    <w:rsid w:val="00007A40"/>
    <w:rsid w:val="00007B95"/>
    <w:rsid w:val="00007D5C"/>
    <w:rsid w:val="00007F4D"/>
    <w:rsid w:val="00010045"/>
    <w:rsid w:val="000100F1"/>
    <w:rsid w:val="000101B9"/>
    <w:rsid w:val="000102C9"/>
    <w:rsid w:val="00010335"/>
    <w:rsid w:val="0001056F"/>
    <w:rsid w:val="00010644"/>
    <w:rsid w:val="000106DA"/>
    <w:rsid w:val="000109B5"/>
    <w:rsid w:val="00010AA6"/>
    <w:rsid w:val="00010B6F"/>
    <w:rsid w:val="00010E6F"/>
    <w:rsid w:val="00011171"/>
    <w:rsid w:val="000112AF"/>
    <w:rsid w:val="00011457"/>
    <w:rsid w:val="0001190D"/>
    <w:rsid w:val="00011C96"/>
    <w:rsid w:val="00011D08"/>
    <w:rsid w:val="00011EE4"/>
    <w:rsid w:val="000121A1"/>
    <w:rsid w:val="000128E4"/>
    <w:rsid w:val="00012AC4"/>
    <w:rsid w:val="00012BED"/>
    <w:rsid w:val="00012C11"/>
    <w:rsid w:val="00012DD9"/>
    <w:rsid w:val="00012EBD"/>
    <w:rsid w:val="00013055"/>
    <w:rsid w:val="0001308D"/>
    <w:rsid w:val="00013281"/>
    <w:rsid w:val="000133A6"/>
    <w:rsid w:val="000133F1"/>
    <w:rsid w:val="000136A5"/>
    <w:rsid w:val="000136AE"/>
    <w:rsid w:val="00013789"/>
    <w:rsid w:val="000138CE"/>
    <w:rsid w:val="00013AB3"/>
    <w:rsid w:val="00013BDE"/>
    <w:rsid w:val="00013C14"/>
    <w:rsid w:val="00013D2A"/>
    <w:rsid w:val="00013D71"/>
    <w:rsid w:val="00013EC4"/>
    <w:rsid w:val="00013FD4"/>
    <w:rsid w:val="00014EBC"/>
    <w:rsid w:val="0001515D"/>
    <w:rsid w:val="000152A4"/>
    <w:rsid w:val="0001569D"/>
    <w:rsid w:val="00015DA8"/>
    <w:rsid w:val="00015E51"/>
    <w:rsid w:val="00015F0A"/>
    <w:rsid w:val="0001607B"/>
    <w:rsid w:val="00016145"/>
    <w:rsid w:val="0001636C"/>
    <w:rsid w:val="00016798"/>
    <w:rsid w:val="000167B2"/>
    <w:rsid w:val="00016B95"/>
    <w:rsid w:val="00016BA6"/>
    <w:rsid w:val="00016FFE"/>
    <w:rsid w:val="00017748"/>
    <w:rsid w:val="0001781F"/>
    <w:rsid w:val="00017908"/>
    <w:rsid w:val="00017F4C"/>
    <w:rsid w:val="000200FA"/>
    <w:rsid w:val="0002032C"/>
    <w:rsid w:val="00020341"/>
    <w:rsid w:val="000204F7"/>
    <w:rsid w:val="0002054A"/>
    <w:rsid w:val="000207E7"/>
    <w:rsid w:val="000209AF"/>
    <w:rsid w:val="00020C92"/>
    <w:rsid w:val="00020DA2"/>
    <w:rsid w:val="00020E21"/>
    <w:rsid w:val="00020FD6"/>
    <w:rsid w:val="00020FFD"/>
    <w:rsid w:val="000215FE"/>
    <w:rsid w:val="00021BB6"/>
    <w:rsid w:val="00021C94"/>
    <w:rsid w:val="00021FE2"/>
    <w:rsid w:val="0002207C"/>
    <w:rsid w:val="000221BF"/>
    <w:rsid w:val="00022809"/>
    <w:rsid w:val="000228A4"/>
    <w:rsid w:val="00022997"/>
    <w:rsid w:val="00022B69"/>
    <w:rsid w:val="00022C78"/>
    <w:rsid w:val="00023097"/>
    <w:rsid w:val="000230EB"/>
    <w:rsid w:val="000230F9"/>
    <w:rsid w:val="000231AF"/>
    <w:rsid w:val="0002325D"/>
    <w:rsid w:val="000233D9"/>
    <w:rsid w:val="000236A1"/>
    <w:rsid w:val="0002375B"/>
    <w:rsid w:val="0002396B"/>
    <w:rsid w:val="000239E0"/>
    <w:rsid w:val="00023AD6"/>
    <w:rsid w:val="00023AE9"/>
    <w:rsid w:val="00023CE2"/>
    <w:rsid w:val="00023D07"/>
    <w:rsid w:val="00023D56"/>
    <w:rsid w:val="00023E5F"/>
    <w:rsid w:val="00023F51"/>
    <w:rsid w:val="00024046"/>
    <w:rsid w:val="000242BB"/>
    <w:rsid w:val="000243EE"/>
    <w:rsid w:val="00024596"/>
    <w:rsid w:val="000245E0"/>
    <w:rsid w:val="00024630"/>
    <w:rsid w:val="000247D0"/>
    <w:rsid w:val="00024842"/>
    <w:rsid w:val="00024C99"/>
    <w:rsid w:val="00024D1E"/>
    <w:rsid w:val="00024DF9"/>
    <w:rsid w:val="00024E15"/>
    <w:rsid w:val="0002500A"/>
    <w:rsid w:val="000250D3"/>
    <w:rsid w:val="00025184"/>
    <w:rsid w:val="000255B7"/>
    <w:rsid w:val="000256D8"/>
    <w:rsid w:val="000259D6"/>
    <w:rsid w:val="00025DB9"/>
    <w:rsid w:val="00025F3A"/>
    <w:rsid w:val="000261E1"/>
    <w:rsid w:val="000266B6"/>
    <w:rsid w:val="000266DF"/>
    <w:rsid w:val="00026C7F"/>
    <w:rsid w:val="0002743A"/>
    <w:rsid w:val="00027443"/>
    <w:rsid w:val="000274FE"/>
    <w:rsid w:val="00027589"/>
    <w:rsid w:val="0002769C"/>
    <w:rsid w:val="000276B9"/>
    <w:rsid w:val="000276CE"/>
    <w:rsid w:val="000276E3"/>
    <w:rsid w:val="000278BA"/>
    <w:rsid w:val="000278E6"/>
    <w:rsid w:val="00027904"/>
    <w:rsid w:val="00027930"/>
    <w:rsid w:val="000301E6"/>
    <w:rsid w:val="00030388"/>
    <w:rsid w:val="000305EE"/>
    <w:rsid w:val="0003085C"/>
    <w:rsid w:val="00030E27"/>
    <w:rsid w:val="00030FE7"/>
    <w:rsid w:val="0003119F"/>
    <w:rsid w:val="0003126D"/>
    <w:rsid w:val="00031660"/>
    <w:rsid w:val="00031B8A"/>
    <w:rsid w:val="00031DA3"/>
    <w:rsid w:val="00032505"/>
    <w:rsid w:val="00032848"/>
    <w:rsid w:val="0003293D"/>
    <w:rsid w:val="00032B60"/>
    <w:rsid w:val="00032FEB"/>
    <w:rsid w:val="00033412"/>
    <w:rsid w:val="00033628"/>
    <w:rsid w:val="0003369D"/>
    <w:rsid w:val="000336B0"/>
    <w:rsid w:val="000337CB"/>
    <w:rsid w:val="00033A17"/>
    <w:rsid w:val="00033B46"/>
    <w:rsid w:val="00033FF5"/>
    <w:rsid w:val="000340A2"/>
    <w:rsid w:val="0003411B"/>
    <w:rsid w:val="000341A3"/>
    <w:rsid w:val="00034399"/>
    <w:rsid w:val="00034452"/>
    <w:rsid w:val="000346C6"/>
    <w:rsid w:val="000348F9"/>
    <w:rsid w:val="00034959"/>
    <w:rsid w:val="00034BD0"/>
    <w:rsid w:val="00034C1A"/>
    <w:rsid w:val="00034D08"/>
    <w:rsid w:val="00034E15"/>
    <w:rsid w:val="00034E82"/>
    <w:rsid w:val="00035124"/>
    <w:rsid w:val="00035328"/>
    <w:rsid w:val="000353C4"/>
    <w:rsid w:val="00035500"/>
    <w:rsid w:val="000355E6"/>
    <w:rsid w:val="00035BD9"/>
    <w:rsid w:val="00035C48"/>
    <w:rsid w:val="00036186"/>
    <w:rsid w:val="000362A1"/>
    <w:rsid w:val="000363E6"/>
    <w:rsid w:val="00036829"/>
    <w:rsid w:val="0003693B"/>
    <w:rsid w:val="0003696D"/>
    <w:rsid w:val="00036B3E"/>
    <w:rsid w:val="00036C27"/>
    <w:rsid w:val="00036C4C"/>
    <w:rsid w:val="00036FFE"/>
    <w:rsid w:val="000370BC"/>
    <w:rsid w:val="000370C6"/>
    <w:rsid w:val="00037193"/>
    <w:rsid w:val="00037516"/>
    <w:rsid w:val="000378B0"/>
    <w:rsid w:val="0003790B"/>
    <w:rsid w:val="00037BE3"/>
    <w:rsid w:val="00037E00"/>
    <w:rsid w:val="00037ECC"/>
    <w:rsid w:val="0004005D"/>
    <w:rsid w:val="00040116"/>
    <w:rsid w:val="00040140"/>
    <w:rsid w:val="000401E1"/>
    <w:rsid w:val="0004026C"/>
    <w:rsid w:val="000405AB"/>
    <w:rsid w:val="000407C6"/>
    <w:rsid w:val="0004091C"/>
    <w:rsid w:val="000409D5"/>
    <w:rsid w:val="00040E55"/>
    <w:rsid w:val="00040E74"/>
    <w:rsid w:val="00041253"/>
    <w:rsid w:val="0004134C"/>
    <w:rsid w:val="00041620"/>
    <w:rsid w:val="000419B3"/>
    <w:rsid w:val="00041D9F"/>
    <w:rsid w:val="00041EA3"/>
    <w:rsid w:val="0004203E"/>
    <w:rsid w:val="0004230F"/>
    <w:rsid w:val="00042478"/>
    <w:rsid w:val="00042496"/>
    <w:rsid w:val="000424C2"/>
    <w:rsid w:val="00042594"/>
    <w:rsid w:val="00042A33"/>
    <w:rsid w:val="00042A7E"/>
    <w:rsid w:val="00042B13"/>
    <w:rsid w:val="00042CB2"/>
    <w:rsid w:val="00043269"/>
    <w:rsid w:val="00043577"/>
    <w:rsid w:val="000436B8"/>
    <w:rsid w:val="00043857"/>
    <w:rsid w:val="0004390E"/>
    <w:rsid w:val="00043A5B"/>
    <w:rsid w:val="00043AEC"/>
    <w:rsid w:val="00043E3F"/>
    <w:rsid w:val="00043FE3"/>
    <w:rsid w:val="000441A1"/>
    <w:rsid w:val="0004425C"/>
    <w:rsid w:val="000446CF"/>
    <w:rsid w:val="000447AC"/>
    <w:rsid w:val="000447AF"/>
    <w:rsid w:val="000449A0"/>
    <w:rsid w:val="00044BF2"/>
    <w:rsid w:val="00044E39"/>
    <w:rsid w:val="000452C4"/>
    <w:rsid w:val="00045388"/>
    <w:rsid w:val="000454DB"/>
    <w:rsid w:val="00045727"/>
    <w:rsid w:val="0004587E"/>
    <w:rsid w:val="00045BDE"/>
    <w:rsid w:val="00045CDF"/>
    <w:rsid w:val="000461D1"/>
    <w:rsid w:val="0004655A"/>
    <w:rsid w:val="00046603"/>
    <w:rsid w:val="000468CF"/>
    <w:rsid w:val="00046972"/>
    <w:rsid w:val="00046B9D"/>
    <w:rsid w:val="00046D21"/>
    <w:rsid w:val="00046DD5"/>
    <w:rsid w:val="00046FEA"/>
    <w:rsid w:val="000471BC"/>
    <w:rsid w:val="000471D3"/>
    <w:rsid w:val="000472CC"/>
    <w:rsid w:val="00047401"/>
    <w:rsid w:val="000475DA"/>
    <w:rsid w:val="00047905"/>
    <w:rsid w:val="00047EDA"/>
    <w:rsid w:val="00047F62"/>
    <w:rsid w:val="00050151"/>
    <w:rsid w:val="0005025B"/>
    <w:rsid w:val="000502FB"/>
    <w:rsid w:val="00050845"/>
    <w:rsid w:val="0005087F"/>
    <w:rsid w:val="00050F19"/>
    <w:rsid w:val="00050FC3"/>
    <w:rsid w:val="00051086"/>
    <w:rsid w:val="00051135"/>
    <w:rsid w:val="0005173C"/>
    <w:rsid w:val="0005174E"/>
    <w:rsid w:val="00051804"/>
    <w:rsid w:val="00051B00"/>
    <w:rsid w:val="00051E72"/>
    <w:rsid w:val="00051F51"/>
    <w:rsid w:val="00051F82"/>
    <w:rsid w:val="000522FE"/>
    <w:rsid w:val="0005253D"/>
    <w:rsid w:val="00052578"/>
    <w:rsid w:val="00052745"/>
    <w:rsid w:val="00052A7E"/>
    <w:rsid w:val="00052C28"/>
    <w:rsid w:val="00052ED4"/>
    <w:rsid w:val="00052F66"/>
    <w:rsid w:val="00052FA4"/>
    <w:rsid w:val="00053062"/>
    <w:rsid w:val="000532AB"/>
    <w:rsid w:val="0005359A"/>
    <w:rsid w:val="0005366B"/>
    <w:rsid w:val="0005371E"/>
    <w:rsid w:val="000537D3"/>
    <w:rsid w:val="00053AC8"/>
    <w:rsid w:val="00053BED"/>
    <w:rsid w:val="00053ED8"/>
    <w:rsid w:val="00053F1A"/>
    <w:rsid w:val="00054247"/>
    <w:rsid w:val="0005424D"/>
    <w:rsid w:val="00054376"/>
    <w:rsid w:val="00054900"/>
    <w:rsid w:val="00054E10"/>
    <w:rsid w:val="00054EA9"/>
    <w:rsid w:val="00054F87"/>
    <w:rsid w:val="00055312"/>
    <w:rsid w:val="0005546F"/>
    <w:rsid w:val="00055585"/>
    <w:rsid w:val="00055707"/>
    <w:rsid w:val="0005589F"/>
    <w:rsid w:val="00055AEA"/>
    <w:rsid w:val="00055B40"/>
    <w:rsid w:val="00055BA7"/>
    <w:rsid w:val="00055C43"/>
    <w:rsid w:val="00055C54"/>
    <w:rsid w:val="00055E34"/>
    <w:rsid w:val="00056378"/>
    <w:rsid w:val="00056899"/>
    <w:rsid w:val="00056A99"/>
    <w:rsid w:val="00056DB1"/>
    <w:rsid w:val="000570AC"/>
    <w:rsid w:val="0005731D"/>
    <w:rsid w:val="000573C9"/>
    <w:rsid w:val="000573EE"/>
    <w:rsid w:val="00057414"/>
    <w:rsid w:val="00057812"/>
    <w:rsid w:val="00057AC0"/>
    <w:rsid w:val="00057BA3"/>
    <w:rsid w:val="00057BBF"/>
    <w:rsid w:val="00057BF2"/>
    <w:rsid w:val="00057DE6"/>
    <w:rsid w:val="00057E42"/>
    <w:rsid w:val="0006020C"/>
    <w:rsid w:val="00060476"/>
    <w:rsid w:val="00060563"/>
    <w:rsid w:val="0006060A"/>
    <w:rsid w:val="000607D8"/>
    <w:rsid w:val="00060844"/>
    <w:rsid w:val="00060B20"/>
    <w:rsid w:val="00060BE9"/>
    <w:rsid w:val="00060C98"/>
    <w:rsid w:val="00060EF7"/>
    <w:rsid w:val="00060F97"/>
    <w:rsid w:val="00060FB5"/>
    <w:rsid w:val="0006116A"/>
    <w:rsid w:val="00061680"/>
    <w:rsid w:val="00061687"/>
    <w:rsid w:val="00061739"/>
    <w:rsid w:val="00061805"/>
    <w:rsid w:val="00061C6A"/>
    <w:rsid w:val="00061F81"/>
    <w:rsid w:val="00061F9F"/>
    <w:rsid w:val="0006254B"/>
    <w:rsid w:val="0006276A"/>
    <w:rsid w:val="0006292A"/>
    <w:rsid w:val="00062C94"/>
    <w:rsid w:val="00062D45"/>
    <w:rsid w:val="00063066"/>
    <w:rsid w:val="0006309E"/>
    <w:rsid w:val="00063124"/>
    <w:rsid w:val="00063A19"/>
    <w:rsid w:val="00063B84"/>
    <w:rsid w:val="00063C2B"/>
    <w:rsid w:val="00063EF3"/>
    <w:rsid w:val="00063F0C"/>
    <w:rsid w:val="00063FDF"/>
    <w:rsid w:val="0006404C"/>
    <w:rsid w:val="0006425E"/>
    <w:rsid w:val="00064408"/>
    <w:rsid w:val="0006470F"/>
    <w:rsid w:val="000648F3"/>
    <w:rsid w:val="00064960"/>
    <w:rsid w:val="00064A25"/>
    <w:rsid w:val="00065072"/>
    <w:rsid w:val="00065125"/>
    <w:rsid w:val="0006513D"/>
    <w:rsid w:val="000651C0"/>
    <w:rsid w:val="000652FE"/>
    <w:rsid w:val="000654C2"/>
    <w:rsid w:val="00065728"/>
    <w:rsid w:val="000658EF"/>
    <w:rsid w:val="000659B0"/>
    <w:rsid w:val="000659E3"/>
    <w:rsid w:val="00065B4E"/>
    <w:rsid w:val="00065C06"/>
    <w:rsid w:val="00065E30"/>
    <w:rsid w:val="00065F19"/>
    <w:rsid w:val="00066095"/>
    <w:rsid w:val="00066199"/>
    <w:rsid w:val="00066284"/>
    <w:rsid w:val="00066682"/>
    <w:rsid w:val="00066856"/>
    <w:rsid w:val="00066C2A"/>
    <w:rsid w:val="00066D07"/>
    <w:rsid w:val="00066DB2"/>
    <w:rsid w:val="0006708D"/>
    <w:rsid w:val="00067103"/>
    <w:rsid w:val="000673CC"/>
    <w:rsid w:val="00067A42"/>
    <w:rsid w:val="000700A0"/>
    <w:rsid w:val="000705F7"/>
    <w:rsid w:val="0007064F"/>
    <w:rsid w:val="00070834"/>
    <w:rsid w:val="00070A7D"/>
    <w:rsid w:val="00070AB1"/>
    <w:rsid w:val="00070B8D"/>
    <w:rsid w:val="00070C7C"/>
    <w:rsid w:val="00070F93"/>
    <w:rsid w:val="000713B8"/>
    <w:rsid w:val="00071670"/>
    <w:rsid w:val="000717B1"/>
    <w:rsid w:val="00071917"/>
    <w:rsid w:val="00071A6F"/>
    <w:rsid w:val="00071B16"/>
    <w:rsid w:val="00072064"/>
    <w:rsid w:val="000726AB"/>
    <w:rsid w:val="00072A83"/>
    <w:rsid w:val="000730B7"/>
    <w:rsid w:val="00073123"/>
    <w:rsid w:val="00073440"/>
    <w:rsid w:val="00073519"/>
    <w:rsid w:val="00073565"/>
    <w:rsid w:val="000736AE"/>
    <w:rsid w:val="000738FE"/>
    <w:rsid w:val="00073BD6"/>
    <w:rsid w:val="00073D32"/>
    <w:rsid w:val="00073F8F"/>
    <w:rsid w:val="00073F92"/>
    <w:rsid w:val="0007402B"/>
    <w:rsid w:val="000743FB"/>
    <w:rsid w:val="0007442F"/>
    <w:rsid w:val="00074439"/>
    <w:rsid w:val="00074793"/>
    <w:rsid w:val="0007482E"/>
    <w:rsid w:val="0007490C"/>
    <w:rsid w:val="0007492E"/>
    <w:rsid w:val="000749D0"/>
    <w:rsid w:val="00074DE2"/>
    <w:rsid w:val="00075089"/>
    <w:rsid w:val="000751B8"/>
    <w:rsid w:val="000752D7"/>
    <w:rsid w:val="000754DA"/>
    <w:rsid w:val="0007587A"/>
    <w:rsid w:val="00075A0E"/>
    <w:rsid w:val="00075BA3"/>
    <w:rsid w:val="00075C0E"/>
    <w:rsid w:val="00075C99"/>
    <w:rsid w:val="00075CA7"/>
    <w:rsid w:val="00075DE9"/>
    <w:rsid w:val="00076320"/>
    <w:rsid w:val="0007670A"/>
    <w:rsid w:val="00076A62"/>
    <w:rsid w:val="00076AE2"/>
    <w:rsid w:val="00076AF4"/>
    <w:rsid w:val="00076B59"/>
    <w:rsid w:val="00076C29"/>
    <w:rsid w:val="00076C94"/>
    <w:rsid w:val="00077056"/>
    <w:rsid w:val="00077549"/>
    <w:rsid w:val="00077574"/>
    <w:rsid w:val="000776FE"/>
    <w:rsid w:val="000777AA"/>
    <w:rsid w:val="000777FA"/>
    <w:rsid w:val="00077AA1"/>
    <w:rsid w:val="00077AF0"/>
    <w:rsid w:val="00077F45"/>
    <w:rsid w:val="000800F7"/>
    <w:rsid w:val="000802C8"/>
    <w:rsid w:val="000802F8"/>
    <w:rsid w:val="0008051A"/>
    <w:rsid w:val="00080582"/>
    <w:rsid w:val="00080857"/>
    <w:rsid w:val="00080AF3"/>
    <w:rsid w:val="00080C8F"/>
    <w:rsid w:val="00080E5A"/>
    <w:rsid w:val="0008173A"/>
    <w:rsid w:val="000818DC"/>
    <w:rsid w:val="00081A91"/>
    <w:rsid w:val="00081BAD"/>
    <w:rsid w:val="00081C2F"/>
    <w:rsid w:val="00081C9D"/>
    <w:rsid w:val="00081CB2"/>
    <w:rsid w:val="00081CCE"/>
    <w:rsid w:val="00082059"/>
    <w:rsid w:val="0008259D"/>
    <w:rsid w:val="00082978"/>
    <w:rsid w:val="00082C66"/>
    <w:rsid w:val="00082DD3"/>
    <w:rsid w:val="00082EED"/>
    <w:rsid w:val="000830B6"/>
    <w:rsid w:val="00083287"/>
    <w:rsid w:val="0008364C"/>
    <w:rsid w:val="0008376D"/>
    <w:rsid w:val="000837E1"/>
    <w:rsid w:val="00083B50"/>
    <w:rsid w:val="00083D59"/>
    <w:rsid w:val="00083E7C"/>
    <w:rsid w:val="00083F18"/>
    <w:rsid w:val="00083F30"/>
    <w:rsid w:val="00084096"/>
    <w:rsid w:val="0008420E"/>
    <w:rsid w:val="0008432A"/>
    <w:rsid w:val="00084609"/>
    <w:rsid w:val="00084ABB"/>
    <w:rsid w:val="00084BA8"/>
    <w:rsid w:val="00084D67"/>
    <w:rsid w:val="00084DCA"/>
    <w:rsid w:val="00084FB8"/>
    <w:rsid w:val="00084FED"/>
    <w:rsid w:val="000851A7"/>
    <w:rsid w:val="00085371"/>
    <w:rsid w:val="000855F4"/>
    <w:rsid w:val="000859F8"/>
    <w:rsid w:val="00085DBF"/>
    <w:rsid w:val="00085F89"/>
    <w:rsid w:val="00085F8A"/>
    <w:rsid w:val="00086061"/>
    <w:rsid w:val="000860B9"/>
    <w:rsid w:val="000863A6"/>
    <w:rsid w:val="000864C3"/>
    <w:rsid w:val="0008687E"/>
    <w:rsid w:val="00086881"/>
    <w:rsid w:val="000869FA"/>
    <w:rsid w:val="00086AB5"/>
    <w:rsid w:val="00086BD6"/>
    <w:rsid w:val="00086E4D"/>
    <w:rsid w:val="00086F2F"/>
    <w:rsid w:val="0008719C"/>
    <w:rsid w:val="00087761"/>
    <w:rsid w:val="00087979"/>
    <w:rsid w:val="000879E6"/>
    <w:rsid w:val="00087B44"/>
    <w:rsid w:val="00087C4F"/>
    <w:rsid w:val="000901CC"/>
    <w:rsid w:val="00090258"/>
    <w:rsid w:val="0009025F"/>
    <w:rsid w:val="00090608"/>
    <w:rsid w:val="00090695"/>
    <w:rsid w:val="00090775"/>
    <w:rsid w:val="00090912"/>
    <w:rsid w:val="00090EE7"/>
    <w:rsid w:val="00090F0B"/>
    <w:rsid w:val="00091123"/>
    <w:rsid w:val="000911AD"/>
    <w:rsid w:val="000918B9"/>
    <w:rsid w:val="0009195A"/>
    <w:rsid w:val="00091A47"/>
    <w:rsid w:val="00091AE7"/>
    <w:rsid w:val="00091BDE"/>
    <w:rsid w:val="00091C69"/>
    <w:rsid w:val="00091E26"/>
    <w:rsid w:val="00091EBB"/>
    <w:rsid w:val="0009214A"/>
    <w:rsid w:val="000925F0"/>
    <w:rsid w:val="00092631"/>
    <w:rsid w:val="00092665"/>
    <w:rsid w:val="0009278B"/>
    <w:rsid w:val="0009286E"/>
    <w:rsid w:val="0009286F"/>
    <w:rsid w:val="00092872"/>
    <w:rsid w:val="00092943"/>
    <w:rsid w:val="00092DC8"/>
    <w:rsid w:val="00093210"/>
    <w:rsid w:val="000933AF"/>
    <w:rsid w:val="0009359C"/>
    <w:rsid w:val="00093931"/>
    <w:rsid w:val="00093BAC"/>
    <w:rsid w:val="00093BCA"/>
    <w:rsid w:val="00093EAC"/>
    <w:rsid w:val="00094132"/>
    <w:rsid w:val="0009415A"/>
    <w:rsid w:val="00094626"/>
    <w:rsid w:val="0009468D"/>
    <w:rsid w:val="00094C3C"/>
    <w:rsid w:val="00094EB5"/>
    <w:rsid w:val="0009550D"/>
    <w:rsid w:val="00095531"/>
    <w:rsid w:val="00095544"/>
    <w:rsid w:val="000957E8"/>
    <w:rsid w:val="00095F15"/>
    <w:rsid w:val="000961E2"/>
    <w:rsid w:val="000962BD"/>
    <w:rsid w:val="00096542"/>
    <w:rsid w:val="0009670F"/>
    <w:rsid w:val="000969BC"/>
    <w:rsid w:val="000969E4"/>
    <w:rsid w:val="00096B03"/>
    <w:rsid w:val="00096B08"/>
    <w:rsid w:val="00096CCF"/>
    <w:rsid w:val="00096E66"/>
    <w:rsid w:val="00096F07"/>
    <w:rsid w:val="00097028"/>
    <w:rsid w:val="000973D4"/>
    <w:rsid w:val="000974E1"/>
    <w:rsid w:val="000978F6"/>
    <w:rsid w:val="00097D5D"/>
    <w:rsid w:val="000A005E"/>
    <w:rsid w:val="000A00A1"/>
    <w:rsid w:val="000A03A4"/>
    <w:rsid w:val="000A0D18"/>
    <w:rsid w:val="000A0DFE"/>
    <w:rsid w:val="000A0E14"/>
    <w:rsid w:val="000A1124"/>
    <w:rsid w:val="000A125D"/>
    <w:rsid w:val="000A12A7"/>
    <w:rsid w:val="000A12DC"/>
    <w:rsid w:val="000A1343"/>
    <w:rsid w:val="000A1372"/>
    <w:rsid w:val="000A167D"/>
    <w:rsid w:val="000A16F4"/>
    <w:rsid w:val="000A185B"/>
    <w:rsid w:val="000A1B67"/>
    <w:rsid w:val="000A1D49"/>
    <w:rsid w:val="000A1D83"/>
    <w:rsid w:val="000A1D89"/>
    <w:rsid w:val="000A1F21"/>
    <w:rsid w:val="000A28A3"/>
    <w:rsid w:val="000A2953"/>
    <w:rsid w:val="000A2A86"/>
    <w:rsid w:val="000A2BA8"/>
    <w:rsid w:val="000A2BC0"/>
    <w:rsid w:val="000A2C62"/>
    <w:rsid w:val="000A3A42"/>
    <w:rsid w:val="000A42F7"/>
    <w:rsid w:val="000A4476"/>
    <w:rsid w:val="000A463B"/>
    <w:rsid w:val="000A47E8"/>
    <w:rsid w:val="000A4921"/>
    <w:rsid w:val="000A4A91"/>
    <w:rsid w:val="000A4B86"/>
    <w:rsid w:val="000A4BD9"/>
    <w:rsid w:val="000A4C1E"/>
    <w:rsid w:val="000A4C80"/>
    <w:rsid w:val="000A4CA4"/>
    <w:rsid w:val="000A4D56"/>
    <w:rsid w:val="000A4E46"/>
    <w:rsid w:val="000A4F7C"/>
    <w:rsid w:val="000A5009"/>
    <w:rsid w:val="000A5625"/>
    <w:rsid w:val="000A57B8"/>
    <w:rsid w:val="000A5871"/>
    <w:rsid w:val="000A59F0"/>
    <w:rsid w:val="000A5AD8"/>
    <w:rsid w:val="000A5D54"/>
    <w:rsid w:val="000A61AE"/>
    <w:rsid w:val="000A643C"/>
    <w:rsid w:val="000A65A6"/>
    <w:rsid w:val="000A6613"/>
    <w:rsid w:val="000A6864"/>
    <w:rsid w:val="000A6B8C"/>
    <w:rsid w:val="000A6F93"/>
    <w:rsid w:val="000A6FE8"/>
    <w:rsid w:val="000A7656"/>
    <w:rsid w:val="000A783D"/>
    <w:rsid w:val="000A7971"/>
    <w:rsid w:val="000A79D1"/>
    <w:rsid w:val="000A7BBE"/>
    <w:rsid w:val="000A7D62"/>
    <w:rsid w:val="000A7EAF"/>
    <w:rsid w:val="000B0370"/>
    <w:rsid w:val="000B04F8"/>
    <w:rsid w:val="000B0626"/>
    <w:rsid w:val="000B073D"/>
    <w:rsid w:val="000B088F"/>
    <w:rsid w:val="000B08DE"/>
    <w:rsid w:val="000B098E"/>
    <w:rsid w:val="000B09A1"/>
    <w:rsid w:val="000B09D5"/>
    <w:rsid w:val="000B0A46"/>
    <w:rsid w:val="000B0A56"/>
    <w:rsid w:val="000B0A6E"/>
    <w:rsid w:val="000B1257"/>
    <w:rsid w:val="000B1297"/>
    <w:rsid w:val="000B1413"/>
    <w:rsid w:val="000B16EF"/>
    <w:rsid w:val="000B1743"/>
    <w:rsid w:val="000B17AD"/>
    <w:rsid w:val="000B19A6"/>
    <w:rsid w:val="000B1B6B"/>
    <w:rsid w:val="000B1C1A"/>
    <w:rsid w:val="000B220A"/>
    <w:rsid w:val="000B223C"/>
    <w:rsid w:val="000B25CA"/>
    <w:rsid w:val="000B26A2"/>
    <w:rsid w:val="000B2809"/>
    <w:rsid w:val="000B2A2E"/>
    <w:rsid w:val="000B2A44"/>
    <w:rsid w:val="000B2AFD"/>
    <w:rsid w:val="000B2BC4"/>
    <w:rsid w:val="000B2D67"/>
    <w:rsid w:val="000B2EAB"/>
    <w:rsid w:val="000B2F24"/>
    <w:rsid w:val="000B3167"/>
    <w:rsid w:val="000B3310"/>
    <w:rsid w:val="000B3502"/>
    <w:rsid w:val="000B35C0"/>
    <w:rsid w:val="000B3685"/>
    <w:rsid w:val="000B37B4"/>
    <w:rsid w:val="000B3994"/>
    <w:rsid w:val="000B3A58"/>
    <w:rsid w:val="000B3BCB"/>
    <w:rsid w:val="000B3C44"/>
    <w:rsid w:val="000B3E19"/>
    <w:rsid w:val="000B3E77"/>
    <w:rsid w:val="000B3E87"/>
    <w:rsid w:val="000B3FF5"/>
    <w:rsid w:val="000B43E7"/>
    <w:rsid w:val="000B4417"/>
    <w:rsid w:val="000B4474"/>
    <w:rsid w:val="000B4A82"/>
    <w:rsid w:val="000B4E8E"/>
    <w:rsid w:val="000B4F81"/>
    <w:rsid w:val="000B55A9"/>
    <w:rsid w:val="000B5675"/>
    <w:rsid w:val="000B5840"/>
    <w:rsid w:val="000B5845"/>
    <w:rsid w:val="000B586C"/>
    <w:rsid w:val="000B5A73"/>
    <w:rsid w:val="000B5BBD"/>
    <w:rsid w:val="000B5DB6"/>
    <w:rsid w:val="000B645C"/>
    <w:rsid w:val="000B6594"/>
    <w:rsid w:val="000B667E"/>
    <w:rsid w:val="000B66C3"/>
    <w:rsid w:val="000B66EA"/>
    <w:rsid w:val="000B68D4"/>
    <w:rsid w:val="000B6A62"/>
    <w:rsid w:val="000B6AD2"/>
    <w:rsid w:val="000B6B45"/>
    <w:rsid w:val="000B6B80"/>
    <w:rsid w:val="000B6C33"/>
    <w:rsid w:val="000B72D2"/>
    <w:rsid w:val="000B77DA"/>
    <w:rsid w:val="000B788A"/>
    <w:rsid w:val="000B7933"/>
    <w:rsid w:val="000B7AA3"/>
    <w:rsid w:val="000B7AE6"/>
    <w:rsid w:val="000B7E0C"/>
    <w:rsid w:val="000B7EFF"/>
    <w:rsid w:val="000B7F59"/>
    <w:rsid w:val="000B7FAE"/>
    <w:rsid w:val="000C035E"/>
    <w:rsid w:val="000C037B"/>
    <w:rsid w:val="000C04D7"/>
    <w:rsid w:val="000C05EC"/>
    <w:rsid w:val="000C0A3B"/>
    <w:rsid w:val="000C0CD0"/>
    <w:rsid w:val="000C0E12"/>
    <w:rsid w:val="000C124F"/>
    <w:rsid w:val="000C12A3"/>
    <w:rsid w:val="000C13FA"/>
    <w:rsid w:val="000C14DF"/>
    <w:rsid w:val="000C1724"/>
    <w:rsid w:val="000C17E5"/>
    <w:rsid w:val="000C19B5"/>
    <w:rsid w:val="000C1BB8"/>
    <w:rsid w:val="000C1C07"/>
    <w:rsid w:val="000C21AC"/>
    <w:rsid w:val="000C2299"/>
    <w:rsid w:val="000C232D"/>
    <w:rsid w:val="000C23D7"/>
    <w:rsid w:val="000C2722"/>
    <w:rsid w:val="000C284A"/>
    <w:rsid w:val="000C2CB6"/>
    <w:rsid w:val="000C2D95"/>
    <w:rsid w:val="000C2FEB"/>
    <w:rsid w:val="000C315D"/>
    <w:rsid w:val="000C3386"/>
    <w:rsid w:val="000C3428"/>
    <w:rsid w:val="000C347B"/>
    <w:rsid w:val="000C37B8"/>
    <w:rsid w:val="000C3EB5"/>
    <w:rsid w:val="000C4280"/>
    <w:rsid w:val="000C43BE"/>
    <w:rsid w:val="000C4401"/>
    <w:rsid w:val="000C451B"/>
    <w:rsid w:val="000C461B"/>
    <w:rsid w:val="000C4750"/>
    <w:rsid w:val="000C498B"/>
    <w:rsid w:val="000C4D92"/>
    <w:rsid w:val="000C4F51"/>
    <w:rsid w:val="000C4F5F"/>
    <w:rsid w:val="000C50F6"/>
    <w:rsid w:val="000C513C"/>
    <w:rsid w:val="000C51D0"/>
    <w:rsid w:val="000C5484"/>
    <w:rsid w:val="000C549B"/>
    <w:rsid w:val="000C54D3"/>
    <w:rsid w:val="000C56B9"/>
    <w:rsid w:val="000C56CA"/>
    <w:rsid w:val="000C5D12"/>
    <w:rsid w:val="000C5E18"/>
    <w:rsid w:val="000C5E62"/>
    <w:rsid w:val="000C631A"/>
    <w:rsid w:val="000C6346"/>
    <w:rsid w:val="000C6425"/>
    <w:rsid w:val="000C66EC"/>
    <w:rsid w:val="000C66F7"/>
    <w:rsid w:val="000C672F"/>
    <w:rsid w:val="000C6883"/>
    <w:rsid w:val="000C6C20"/>
    <w:rsid w:val="000C6DCC"/>
    <w:rsid w:val="000C6E83"/>
    <w:rsid w:val="000C6EFA"/>
    <w:rsid w:val="000C7347"/>
    <w:rsid w:val="000C77E9"/>
    <w:rsid w:val="000C7884"/>
    <w:rsid w:val="000C78A8"/>
    <w:rsid w:val="000C78B2"/>
    <w:rsid w:val="000C7BAC"/>
    <w:rsid w:val="000C7D72"/>
    <w:rsid w:val="000C7FA5"/>
    <w:rsid w:val="000D01CA"/>
    <w:rsid w:val="000D01CC"/>
    <w:rsid w:val="000D0359"/>
    <w:rsid w:val="000D04F2"/>
    <w:rsid w:val="000D055E"/>
    <w:rsid w:val="000D0706"/>
    <w:rsid w:val="000D09DA"/>
    <w:rsid w:val="000D0AA7"/>
    <w:rsid w:val="000D0D73"/>
    <w:rsid w:val="000D0F9B"/>
    <w:rsid w:val="000D17C3"/>
    <w:rsid w:val="000D1A03"/>
    <w:rsid w:val="000D1CCE"/>
    <w:rsid w:val="000D1EF0"/>
    <w:rsid w:val="000D21C3"/>
    <w:rsid w:val="000D24B0"/>
    <w:rsid w:val="000D25B4"/>
    <w:rsid w:val="000D25C9"/>
    <w:rsid w:val="000D2650"/>
    <w:rsid w:val="000D26A5"/>
    <w:rsid w:val="000D30D5"/>
    <w:rsid w:val="000D33F8"/>
    <w:rsid w:val="000D371C"/>
    <w:rsid w:val="000D3785"/>
    <w:rsid w:val="000D37F6"/>
    <w:rsid w:val="000D3839"/>
    <w:rsid w:val="000D3A89"/>
    <w:rsid w:val="000D3FC0"/>
    <w:rsid w:val="000D4015"/>
    <w:rsid w:val="000D401A"/>
    <w:rsid w:val="000D4244"/>
    <w:rsid w:val="000D430D"/>
    <w:rsid w:val="000D4505"/>
    <w:rsid w:val="000D462D"/>
    <w:rsid w:val="000D46B1"/>
    <w:rsid w:val="000D4894"/>
    <w:rsid w:val="000D4A75"/>
    <w:rsid w:val="000D4E05"/>
    <w:rsid w:val="000D4F2D"/>
    <w:rsid w:val="000D4F6F"/>
    <w:rsid w:val="000D5071"/>
    <w:rsid w:val="000D50A3"/>
    <w:rsid w:val="000D50B9"/>
    <w:rsid w:val="000D5391"/>
    <w:rsid w:val="000D53EC"/>
    <w:rsid w:val="000D54E8"/>
    <w:rsid w:val="000D5FE0"/>
    <w:rsid w:val="000D62A7"/>
    <w:rsid w:val="000D656A"/>
    <w:rsid w:val="000D656F"/>
    <w:rsid w:val="000D65AB"/>
    <w:rsid w:val="000D669B"/>
    <w:rsid w:val="000D6781"/>
    <w:rsid w:val="000D6873"/>
    <w:rsid w:val="000D6E13"/>
    <w:rsid w:val="000D71B0"/>
    <w:rsid w:val="000D72E3"/>
    <w:rsid w:val="000D75C7"/>
    <w:rsid w:val="000D76EB"/>
    <w:rsid w:val="000D7797"/>
    <w:rsid w:val="000D7A66"/>
    <w:rsid w:val="000D7B83"/>
    <w:rsid w:val="000D7D16"/>
    <w:rsid w:val="000D7E79"/>
    <w:rsid w:val="000D7F54"/>
    <w:rsid w:val="000D7FE6"/>
    <w:rsid w:val="000E042A"/>
    <w:rsid w:val="000E0446"/>
    <w:rsid w:val="000E065B"/>
    <w:rsid w:val="000E07C2"/>
    <w:rsid w:val="000E07E0"/>
    <w:rsid w:val="000E0836"/>
    <w:rsid w:val="000E0912"/>
    <w:rsid w:val="000E0ABF"/>
    <w:rsid w:val="000E0D03"/>
    <w:rsid w:val="000E0FF8"/>
    <w:rsid w:val="000E10EC"/>
    <w:rsid w:val="000E13AA"/>
    <w:rsid w:val="000E140E"/>
    <w:rsid w:val="000E1539"/>
    <w:rsid w:val="000E1B30"/>
    <w:rsid w:val="000E1BD5"/>
    <w:rsid w:val="000E1C2C"/>
    <w:rsid w:val="000E1CD7"/>
    <w:rsid w:val="000E1DB7"/>
    <w:rsid w:val="000E1E3A"/>
    <w:rsid w:val="000E1EB0"/>
    <w:rsid w:val="000E1FFD"/>
    <w:rsid w:val="000E22A9"/>
    <w:rsid w:val="000E22EB"/>
    <w:rsid w:val="000E2329"/>
    <w:rsid w:val="000E2473"/>
    <w:rsid w:val="000E24AD"/>
    <w:rsid w:val="000E271A"/>
    <w:rsid w:val="000E2837"/>
    <w:rsid w:val="000E2AEE"/>
    <w:rsid w:val="000E2C30"/>
    <w:rsid w:val="000E2D22"/>
    <w:rsid w:val="000E32BE"/>
    <w:rsid w:val="000E3362"/>
    <w:rsid w:val="000E3956"/>
    <w:rsid w:val="000E3D90"/>
    <w:rsid w:val="000E3E90"/>
    <w:rsid w:val="000E4043"/>
    <w:rsid w:val="000E41D0"/>
    <w:rsid w:val="000E43D9"/>
    <w:rsid w:val="000E4514"/>
    <w:rsid w:val="000E4BD0"/>
    <w:rsid w:val="000E4CF1"/>
    <w:rsid w:val="000E4F6F"/>
    <w:rsid w:val="000E5320"/>
    <w:rsid w:val="000E5675"/>
    <w:rsid w:val="000E5682"/>
    <w:rsid w:val="000E5944"/>
    <w:rsid w:val="000E5A48"/>
    <w:rsid w:val="000E5A4B"/>
    <w:rsid w:val="000E5B45"/>
    <w:rsid w:val="000E5B74"/>
    <w:rsid w:val="000E5D5C"/>
    <w:rsid w:val="000E5E2A"/>
    <w:rsid w:val="000E5E47"/>
    <w:rsid w:val="000E606B"/>
    <w:rsid w:val="000E6418"/>
    <w:rsid w:val="000E656C"/>
    <w:rsid w:val="000E6740"/>
    <w:rsid w:val="000E6881"/>
    <w:rsid w:val="000E6A97"/>
    <w:rsid w:val="000E6ABB"/>
    <w:rsid w:val="000E6AEA"/>
    <w:rsid w:val="000E6BC2"/>
    <w:rsid w:val="000E6BCE"/>
    <w:rsid w:val="000E73D0"/>
    <w:rsid w:val="000E76B6"/>
    <w:rsid w:val="000E77C0"/>
    <w:rsid w:val="000E7975"/>
    <w:rsid w:val="000E7F19"/>
    <w:rsid w:val="000F02EE"/>
    <w:rsid w:val="000F0405"/>
    <w:rsid w:val="000F0416"/>
    <w:rsid w:val="000F0563"/>
    <w:rsid w:val="000F05E9"/>
    <w:rsid w:val="000F08DB"/>
    <w:rsid w:val="000F09CD"/>
    <w:rsid w:val="000F09F0"/>
    <w:rsid w:val="000F0C7F"/>
    <w:rsid w:val="000F0D1F"/>
    <w:rsid w:val="000F0E41"/>
    <w:rsid w:val="000F1323"/>
    <w:rsid w:val="000F1738"/>
    <w:rsid w:val="000F189D"/>
    <w:rsid w:val="000F18E5"/>
    <w:rsid w:val="000F1981"/>
    <w:rsid w:val="000F1C60"/>
    <w:rsid w:val="000F1CD9"/>
    <w:rsid w:val="000F1F44"/>
    <w:rsid w:val="000F1FF3"/>
    <w:rsid w:val="000F2053"/>
    <w:rsid w:val="000F246B"/>
    <w:rsid w:val="000F24B8"/>
    <w:rsid w:val="000F256F"/>
    <w:rsid w:val="000F26A8"/>
    <w:rsid w:val="000F2751"/>
    <w:rsid w:val="000F27CD"/>
    <w:rsid w:val="000F282F"/>
    <w:rsid w:val="000F294C"/>
    <w:rsid w:val="000F2B1A"/>
    <w:rsid w:val="000F2CBF"/>
    <w:rsid w:val="000F2FEE"/>
    <w:rsid w:val="000F313A"/>
    <w:rsid w:val="000F3209"/>
    <w:rsid w:val="000F33C3"/>
    <w:rsid w:val="000F34C5"/>
    <w:rsid w:val="000F367B"/>
    <w:rsid w:val="000F3A50"/>
    <w:rsid w:val="000F3A75"/>
    <w:rsid w:val="000F3C63"/>
    <w:rsid w:val="000F3CB7"/>
    <w:rsid w:val="000F3DAA"/>
    <w:rsid w:val="000F3DF4"/>
    <w:rsid w:val="000F40DE"/>
    <w:rsid w:val="000F40F3"/>
    <w:rsid w:val="000F430C"/>
    <w:rsid w:val="000F4325"/>
    <w:rsid w:val="000F462C"/>
    <w:rsid w:val="000F4646"/>
    <w:rsid w:val="000F4789"/>
    <w:rsid w:val="000F4C1D"/>
    <w:rsid w:val="000F4EA8"/>
    <w:rsid w:val="000F5011"/>
    <w:rsid w:val="000F527C"/>
    <w:rsid w:val="000F5287"/>
    <w:rsid w:val="000F52B5"/>
    <w:rsid w:val="000F53BD"/>
    <w:rsid w:val="000F54B4"/>
    <w:rsid w:val="000F5601"/>
    <w:rsid w:val="000F5630"/>
    <w:rsid w:val="000F5720"/>
    <w:rsid w:val="000F5916"/>
    <w:rsid w:val="000F5AD2"/>
    <w:rsid w:val="000F5B5F"/>
    <w:rsid w:val="000F5BB0"/>
    <w:rsid w:val="000F5BDD"/>
    <w:rsid w:val="000F5C36"/>
    <w:rsid w:val="000F5C53"/>
    <w:rsid w:val="000F5CF8"/>
    <w:rsid w:val="000F5DEF"/>
    <w:rsid w:val="000F5FF8"/>
    <w:rsid w:val="000F6055"/>
    <w:rsid w:val="000F607D"/>
    <w:rsid w:val="000F61A4"/>
    <w:rsid w:val="000F6904"/>
    <w:rsid w:val="000F694B"/>
    <w:rsid w:val="000F6982"/>
    <w:rsid w:val="000F6B4F"/>
    <w:rsid w:val="000F6EAD"/>
    <w:rsid w:val="000F6EF2"/>
    <w:rsid w:val="000F6F67"/>
    <w:rsid w:val="000F6FC0"/>
    <w:rsid w:val="000F70AD"/>
    <w:rsid w:val="000F741D"/>
    <w:rsid w:val="000F7666"/>
    <w:rsid w:val="000F76A2"/>
    <w:rsid w:val="000F7A81"/>
    <w:rsid w:val="000F7DDF"/>
    <w:rsid w:val="000F7ECF"/>
    <w:rsid w:val="000F7ED8"/>
    <w:rsid w:val="001000A8"/>
    <w:rsid w:val="001001E5"/>
    <w:rsid w:val="00100526"/>
    <w:rsid w:val="001007A3"/>
    <w:rsid w:val="00100A25"/>
    <w:rsid w:val="00100D51"/>
    <w:rsid w:val="00100DE4"/>
    <w:rsid w:val="00101202"/>
    <w:rsid w:val="00101589"/>
    <w:rsid w:val="001016B9"/>
    <w:rsid w:val="001016CC"/>
    <w:rsid w:val="00101795"/>
    <w:rsid w:val="0010179F"/>
    <w:rsid w:val="0010198D"/>
    <w:rsid w:val="001019A4"/>
    <w:rsid w:val="00101B90"/>
    <w:rsid w:val="00101C86"/>
    <w:rsid w:val="00101E7D"/>
    <w:rsid w:val="00101EA8"/>
    <w:rsid w:val="00102009"/>
    <w:rsid w:val="00102091"/>
    <w:rsid w:val="00102282"/>
    <w:rsid w:val="001023A5"/>
    <w:rsid w:val="001026F6"/>
    <w:rsid w:val="00102758"/>
    <w:rsid w:val="00102855"/>
    <w:rsid w:val="00102BE5"/>
    <w:rsid w:val="00103105"/>
    <w:rsid w:val="0010318A"/>
    <w:rsid w:val="001031E4"/>
    <w:rsid w:val="001038A4"/>
    <w:rsid w:val="001038FB"/>
    <w:rsid w:val="0010392B"/>
    <w:rsid w:val="00103950"/>
    <w:rsid w:val="00103BDF"/>
    <w:rsid w:val="00103C1B"/>
    <w:rsid w:val="00103E4A"/>
    <w:rsid w:val="001040D5"/>
    <w:rsid w:val="001041CD"/>
    <w:rsid w:val="001042BF"/>
    <w:rsid w:val="0010451A"/>
    <w:rsid w:val="00104573"/>
    <w:rsid w:val="0010491B"/>
    <w:rsid w:val="0010499A"/>
    <w:rsid w:val="001049A0"/>
    <w:rsid w:val="00104A83"/>
    <w:rsid w:val="00104B50"/>
    <w:rsid w:val="00104C62"/>
    <w:rsid w:val="00104DDD"/>
    <w:rsid w:val="00104F0B"/>
    <w:rsid w:val="00105296"/>
    <w:rsid w:val="001052E9"/>
    <w:rsid w:val="001053E2"/>
    <w:rsid w:val="00105518"/>
    <w:rsid w:val="00105535"/>
    <w:rsid w:val="001055FF"/>
    <w:rsid w:val="001057ED"/>
    <w:rsid w:val="001057F1"/>
    <w:rsid w:val="001059C2"/>
    <w:rsid w:val="00105A42"/>
    <w:rsid w:val="00105B0E"/>
    <w:rsid w:val="00105B91"/>
    <w:rsid w:val="0010613E"/>
    <w:rsid w:val="001061B5"/>
    <w:rsid w:val="00106215"/>
    <w:rsid w:val="00106255"/>
    <w:rsid w:val="00106363"/>
    <w:rsid w:val="00106372"/>
    <w:rsid w:val="0010638B"/>
    <w:rsid w:val="0010650B"/>
    <w:rsid w:val="00106516"/>
    <w:rsid w:val="0010671F"/>
    <w:rsid w:val="00106994"/>
    <w:rsid w:val="00106C08"/>
    <w:rsid w:val="00106E74"/>
    <w:rsid w:val="0010714F"/>
    <w:rsid w:val="0010717D"/>
    <w:rsid w:val="001074E7"/>
    <w:rsid w:val="0010751D"/>
    <w:rsid w:val="001075F9"/>
    <w:rsid w:val="00107604"/>
    <w:rsid w:val="00107657"/>
    <w:rsid w:val="00107704"/>
    <w:rsid w:val="0010770B"/>
    <w:rsid w:val="001078C6"/>
    <w:rsid w:val="001078DD"/>
    <w:rsid w:val="0010791D"/>
    <w:rsid w:val="00107C7B"/>
    <w:rsid w:val="00107DE6"/>
    <w:rsid w:val="00107E3E"/>
    <w:rsid w:val="00107F09"/>
    <w:rsid w:val="00107F1C"/>
    <w:rsid w:val="001102E5"/>
    <w:rsid w:val="0011067A"/>
    <w:rsid w:val="0011079B"/>
    <w:rsid w:val="001107C7"/>
    <w:rsid w:val="001107D7"/>
    <w:rsid w:val="00110949"/>
    <w:rsid w:val="00110F9A"/>
    <w:rsid w:val="001112D1"/>
    <w:rsid w:val="0011147C"/>
    <w:rsid w:val="00111497"/>
    <w:rsid w:val="001114E7"/>
    <w:rsid w:val="0011150D"/>
    <w:rsid w:val="001117CB"/>
    <w:rsid w:val="00111927"/>
    <w:rsid w:val="0011196A"/>
    <w:rsid w:val="00111998"/>
    <w:rsid w:val="00111B48"/>
    <w:rsid w:val="00111C49"/>
    <w:rsid w:val="00111F44"/>
    <w:rsid w:val="00111F9D"/>
    <w:rsid w:val="00112018"/>
    <w:rsid w:val="0011211B"/>
    <w:rsid w:val="00112187"/>
    <w:rsid w:val="0011258C"/>
    <w:rsid w:val="001128E5"/>
    <w:rsid w:val="00112B6A"/>
    <w:rsid w:val="001130D0"/>
    <w:rsid w:val="00113335"/>
    <w:rsid w:val="001136D1"/>
    <w:rsid w:val="00113953"/>
    <w:rsid w:val="00113C35"/>
    <w:rsid w:val="00113C47"/>
    <w:rsid w:val="00113CBF"/>
    <w:rsid w:val="00113DCE"/>
    <w:rsid w:val="001140A7"/>
    <w:rsid w:val="0011413B"/>
    <w:rsid w:val="00114496"/>
    <w:rsid w:val="00114804"/>
    <w:rsid w:val="001149E8"/>
    <w:rsid w:val="00114D04"/>
    <w:rsid w:val="00114D13"/>
    <w:rsid w:val="00114D65"/>
    <w:rsid w:val="00114F03"/>
    <w:rsid w:val="001151C0"/>
    <w:rsid w:val="001152B1"/>
    <w:rsid w:val="00115354"/>
    <w:rsid w:val="001154C1"/>
    <w:rsid w:val="001155D9"/>
    <w:rsid w:val="001157EC"/>
    <w:rsid w:val="001158B1"/>
    <w:rsid w:val="00115BD4"/>
    <w:rsid w:val="00115EC1"/>
    <w:rsid w:val="00115EF2"/>
    <w:rsid w:val="00115FEB"/>
    <w:rsid w:val="00116277"/>
    <w:rsid w:val="0011628A"/>
    <w:rsid w:val="00116590"/>
    <w:rsid w:val="00116AC2"/>
    <w:rsid w:val="00116D90"/>
    <w:rsid w:val="00116E73"/>
    <w:rsid w:val="0011741E"/>
    <w:rsid w:val="0011759E"/>
    <w:rsid w:val="001175D1"/>
    <w:rsid w:val="001175DF"/>
    <w:rsid w:val="001179E9"/>
    <w:rsid w:val="00117A62"/>
    <w:rsid w:val="00117DA8"/>
    <w:rsid w:val="00117E87"/>
    <w:rsid w:val="00117F67"/>
    <w:rsid w:val="0012008A"/>
    <w:rsid w:val="00120794"/>
    <w:rsid w:val="00120888"/>
    <w:rsid w:val="00120ADF"/>
    <w:rsid w:val="00120C80"/>
    <w:rsid w:val="001210B1"/>
    <w:rsid w:val="00121173"/>
    <w:rsid w:val="00121308"/>
    <w:rsid w:val="00121330"/>
    <w:rsid w:val="001215BF"/>
    <w:rsid w:val="001215D1"/>
    <w:rsid w:val="00121840"/>
    <w:rsid w:val="00121A35"/>
    <w:rsid w:val="00121A76"/>
    <w:rsid w:val="00121B3F"/>
    <w:rsid w:val="00121DDD"/>
    <w:rsid w:val="00121E0D"/>
    <w:rsid w:val="00121EE0"/>
    <w:rsid w:val="00121F36"/>
    <w:rsid w:val="00121F79"/>
    <w:rsid w:val="00122146"/>
    <w:rsid w:val="001222C7"/>
    <w:rsid w:val="0012234E"/>
    <w:rsid w:val="0012240A"/>
    <w:rsid w:val="00122744"/>
    <w:rsid w:val="001228B3"/>
    <w:rsid w:val="001228DE"/>
    <w:rsid w:val="001229F2"/>
    <w:rsid w:val="00122ADD"/>
    <w:rsid w:val="00122C97"/>
    <w:rsid w:val="00122D17"/>
    <w:rsid w:val="00122DCE"/>
    <w:rsid w:val="00122DF5"/>
    <w:rsid w:val="001231A9"/>
    <w:rsid w:val="001234DF"/>
    <w:rsid w:val="0012354D"/>
    <w:rsid w:val="0012354F"/>
    <w:rsid w:val="00123748"/>
    <w:rsid w:val="00123A44"/>
    <w:rsid w:val="00123B4A"/>
    <w:rsid w:val="00123E9F"/>
    <w:rsid w:val="001240EA"/>
    <w:rsid w:val="001242F9"/>
    <w:rsid w:val="00124919"/>
    <w:rsid w:val="0012517F"/>
    <w:rsid w:val="00125280"/>
    <w:rsid w:val="0012548C"/>
    <w:rsid w:val="001254B0"/>
    <w:rsid w:val="00125735"/>
    <w:rsid w:val="001258E2"/>
    <w:rsid w:val="001258FD"/>
    <w:rsid w:val="00125BA1"/>
    <w:rsid w:val="00125CF7"/>
    <w:rsid w:val="00125ED3"/>
    <w:rsid w:val="001260A5"/>
    <w:rsid w:val="00126722"/>
    <w:rsid w:val="00126ABA"/>
    <w:rsid w:val="00126C6D"/>
    <w:rsid w:val="00126C85"/>
    <w:rsid w:val="00126D59"/>
    <w:rsid w:val="00126D77"/>
    <w:rsid w:val="00126DAE"/>
    <w:rsid w:val="00126EE2"/>
    <w:rsid w:val="00127099"/>
    <w:rsid w:val="001274C4"/>
    <w:rsid w:val="00127543"/>
    <w:rsid w:val="001275F4"/>
    <w:rsid w:val="001278AD"/>
    <w:rsid w:val="001278E6"/>
    <w:rsid w:val="00127A39"/>
    <w:rsid w:val="00127A54"/>
    <w:rsid w:val="00127AC3"/>
    <w:rsid w:val="00127ACD"/>
    <w:rsid w:val="00127C16"/>
    <w:rsid w:val="00127C51"/>
    <w:rsid w:val="00127E36"/>
    <w:rsid w:val="00127E4F"/>
    <w:rsid w:val="001302F7"/>
    <w:rsid w:val="001306DB"/>
    <w:rsid w:val="00130720"/>
    <w:rsid w:val="001307B0"/>
    <w:rsid w:val="00130949"/>
    <w:rsid w:val="00130BB1"/>
    <w:rsid w:val="00130CAB"/>
    <w:rsid w:val="00130DAF"/>
    <w:rsid w:val="00130FA2"/>
    <w:rsid w:val="0013105B"/>
    <w:rsid w:val="0013151B"/>
    <w:rsid w:val="001315A7"/>
    <w:rsid w:val="00131AFE"/>
    <w:rsid w:val="001320A8"/>
    <w:rsid w:val="0013211E"/>
    <w:rsid w:val="00132160"/>
    <w:rsid w:val="0013237B"/>
    <w:rsid w:val="001324F3"/>
    <w:rsid w:val="00132976"/>
    <w:rsid w:val="00132D56"/>
    <w:rsid w:val="00132DF5"/>
    <w:rsid w:val="00132E67"/>
    <w:rsid w:val="00132F7B"/>
    <w:rsid w:val="00133491"/>
    <w:rsid w:val="001335C7"/>
    <w:rsid w:val="00133648"/>
    <w:rsid w:val="00133E6F"/>
    <w:rsid w:val="00134536"/>
    <w:rsid w:val="00134584"/>
    <w:rsid w:val="001346E9"/>
    <w:rsid w:val="001346F0"/>
    <w:rsid w:val="00134992"/>
    <w:rsid w:val="001349D5"/>
    <w:rsid w:val="001350FD"/>
    <w:rsid w:val="00135190"/>
    <w:rsid w:val="001353B6"/>
    <w:rsid w:val="0013540C"/>
    <w:rsid w:val="001355A9"/>
    <w:rsid w:val="001355AA"/>
    <w:rsid w:val="00135646"/>
    <w:rsid w:val="00135686"/>
    <w:rsid w:val="00135A93"/>
    <w:rsid w:val="00135BA4"/>
    <w:rsid w:val="00135DD8"/>
    <w:rsid w:val="001361C8"/>
    <w:rsid w:val="00136569"/>
    <w:rsid w:val="001366B6"/>
    <w:rsid w:val="00136776"/>
    <w:rsid w:val="00136BE7"/>
    <w:rsid w:val="00136BFB"/>
    <w:rsid w:val="00136EC7"/>
    <w:rsid w:val="001371E1"/>
    <w:rsid w:val="00137306"/>
    <w:rsid w:val="0013733C"/>
    <w:rsid w:val="001373CF"/>
    <w:rsid w:val="00137440"/>
    <w:rsid w:val="0013778D"/>
    <w:rsid w:val="00137B02"/>
    <w:rsid w:val="00137DB2"/>
    <w:rsid w:val="00137E84"/>
    <w:rsid w:val="00140024"/>
    <w:rsid w:val="00140102"/>
    <w:rsid w:val="0014011C"/>
    <w:rsid w:val="001401D1"/>
    <w:rsid w:val="001402FA"/>
    <w:rsid w:val="0014032D"/>
    <w:rsid w:val="0014039A"/>
    <w:rsid w:val="0014050B"/>
    <w:rsid w:val="00140595"/>
    <w:rsid w:val="001406ED"/>
    <w:rsid w:val="001409D3"/>
    <w:rsid w:val="00140D1F"/>
    <w:rsid w:val="00140EE6"/>
    <w:rsid w:val="0014174B"/>
    <w:rsid w:val="001419AE"/>
    <w:rsid w:val="001419C9"/>
    <w:rsid w:val="001419ED"/>
    <w:rsid w:val="00141AFC"/>
    <w:rsid w:val="00141E6F"/>
    <w:rsid w:val="00141FE6"/>
    <w:rsid w:val="00142193"/>
    <w:rsid w:val="001429A4"/>
    <w:rsid w:val="00142B29"/>
    <w:rsid w:val="00142BF8"/>
    <w:rsid w:val="00142C0F"/>
    <w:rsid w:val="00142C17"/>
    <w:rsid w:val="00142D66"/>
    <w:rsid w:val="001431A8"/>
    <w:rsid w:val="00143385"/>
    <w:rsid w:val="001433C3"/>
    <w:rsid w:val="001433CF"/>
    <w:rsid w:val="001436C1"/>
    <w:rsid w:val="00143ABA"/>
    <w:rsid w:val="00143B82"/>
    <w:rsid w:val="00143C64"/>
    <w:rsid w:val="00143E5A"/>
    <w:rsid w:val="00143F22"/>
    <w:rsid w:val="00143F3F"/>
    <w:rsid w:val="0014421C"/>
    <w:rsid w:val="001443B1"/>
    <w:rsid w:val="001445AE"/>
    <w:rsid w:val="00144673"/>
    <w:rsid w:val="001446A0"/>
    <w:rsid w:val="001446FE"/>
    <w:rsid w:val="001447BF"/>
    <w:rsid w:val="001448F0"/>
    <w:rsid w:val="00144E84"/>
    <w:rsid w:val="001450BA"/>
    <w:rsid w:val="00145138"/>
    <w:rsid w:val="0014513D"/>
    <w:rsid w:val="0014515C"/>
    <w:rsid w:val="001452C7"/>
    <w:rsid w:val="0014533A"/>
    <w:rsid w:val="00145484"/>
    <w:rsid w:val="00145642"/>
    <w:rsid w:val="00145915"/>
    <w:rsid w:val="00145BAE"/>
    <w:rsid w:val="00145C13"/>
    <w:rsid w:val="00145E82"/>
    <w:rsid w:val="001460F3"/>
    <w:rsid w:val="0014621F"/>
    <w:rsid w:val="0014636D"/>
    <w:rsid w:val="0014649E"/>
    <w:rsid w:val="0014656F"/>
    <w:rsid w:val="00146992"/>
    <w:rsid w:val="0014701F"/>
    <w:rsid w:val="00147074"/>
    <w:rsid w:val="00147153"/>
    <w:rsid w:val="0014726B"/>
    <w:rsid w:val="001473C0"/>
    <w:rsid w:val="001473F2"/>
    <w:rsid w:val="001474A3"/>
    <w:rsid w:val="0014753F"/>
    <w:rsid w:val="001476B2"/>
    <w:rsid w:val="00147737"/>
    <w:rsid w:val="001477B3"/>
    <w:rsid w:val="001477FE"/>
    <w:rsid w:val="00147AF4"/>
    <w:rsid w:val="00147C33"/>
    <w:rsid w:val="00147D15"/>
    <w:rsid w:val="00147DC1"/>
    <w:rsid w:val="00147F14"/>
    <w:rsid w:val="00147FD6"/>
    <w:rsid w:val="001500AF"/>
    <w:rsid w:val="00150110"/>
    <w:rsid w:val="00150268"/>
    <w:rsid w:val="001502F9"/>
    <w:rsid w:val="001503D0"/>
    <w:rsid w:val="0015045B"/>
    <w:rsid w:val="001504FF"/>
    <w:rsid w:val="0015053C"/>
    <w:rsid w:val="00150941"/>
    <w:rsid w:val="00150A3F"/>
    <w:rsid w:val="00150AD7"/>
    <w:rsid w:val="00150B4C"/>
    <w:rsid w:val="00150CEC"/>
    <w:rsid w:val="00150F4E"/>
    <w:rsid w:val="00150FDC"/>
    <w:rsid w:val="00151072"/>
    <w:rsid w:val="001510F7"/>
    <w:rsid w:val="0015131A"/>
    <w:rsid w:val="001515A1"/>
    <w:rsid w:val="00151858"/>
    <w:rsid w:val="0015188B"/>
    <w:rsid w:val="00151C1F"/>
    <w:rsid w:val="00151D61"/>
    <w:rsid w:val="00151F48"/>
    <w:rsid w:val="00151FA3"/>
    <w:rsid w:val="0015215F"/>
    <w:rsid w:val="00152188"/>
    <w:rsid w:val="001521B4"/>
    <w:rsid w:val="00152283"/>
    <w:rsid w:val="001522C5"/>
    <w:rsid w:val="00152562"/>
    <w:rsid w:val="00152611"/>
    <w:rsid w:val="0015261E"/>
    <w:rsid w:val="00152643"/>
    <w:rsid w:val="001528D8"/>
    <w:rsid w:val="00152982"/>
    <w:rsid w:val="00152C1C"/>
    <w:rsid w:val="00152EE0"/>
    <w:rsid w:val="00153192"/>
    <w:rsid w:val="00153223"/>
    <w:rsid w:val="00153290"/>
    <w:rsid w:val="00153610"/>
    <w:rsid w:val="00153630"/>
    <w:rsid w:val="00153AA0"/>
    <w:rsid w:val="00153D13"/>
    <w:rsid w:val="00153F1F"/>
    <w:rsid w:val="00153F62"/>
    <w:rsid w:val="00153F6E"/>
    <w:rsid w:val="00154022"/>
    <w:rsid w:val="001543DC"/>
    <w:rsid w:val="001545FA"/>
    <w:rsid w:val="00154F8F"/>
    <w:rsid w:val="001555A8"/>
    <w:rsid w:val="001555BA"/>
    <w:rsid w:val="00155ACD"/>
    <w:rsid w:val="00155B0E"/>
    <w:rsid w:val="00155BAD"/>
    <w:rsid w:val="00155D46"/>
    <w:rsid w:val="00155D92"/>
    <w:rsid w:val="00155E61"/>
    <w:rsid w:val="00155F20"/>
    <w:rsid w:val="001564C3"/>
    <w:rsid w:val="00156647"/>
    <w:rsid w:val="0015677A"/>
    <w:rsid w:val="001567F5"/>
    <w:rsid w:val="001568DC"/>
    <w:rsid w:val="00156A6F"/>
    <w:rsid w:val="00156C54"/>
    <w:rsid w:val="00156D20"/>
    <w:rsid w:val="00156D5C"/>
    <w:rsid w:val="00156F84"/>
    <w:rsid w:val="001570BE"/>
    <w:rsid w:val="001571ED"/>
    <w:rsid w:val="001573C0"/>
    <w:rsid w:val="00157465"/>
    <w:rsid w:val="001574FA"/>
    <w:rsid w:val="001576D3"/>
    <w:rsid w:val="00157B27"/>
    <w:rsid w:val="0016004C"/>
    <w:rsid w:val="00160156"/>
    <w:rsid w:val="001604F9"/>
    <w:rsid w:val="001605DC"/>
    <w:rsid w:val="001609A7"/>
    <w:rsid w:val="001609B3"/>
    <w:rsid w:val="00160BB0"/>
    <w:rsid w:val="00160D57"/>
    <w:rsid w:val="0016102A"/>
    <w:rsid w:val="00161453"/>
    <w:rsid w:val="001616C8"/>
    <w:rsid w:val="00161776"/>
    <w:rsid w:val="00161C2D"/>
    <w:rsid w:val="00161DCB"/>
    <w:rsid w:val="00162087"/>
    <w:rsid w:val="00162088"/>
    <w:rsid w:val="00162160"/>
    <w:rsid w:val="0016241C"/>
    <w:rsid w:val="001629D8"/>
    <w:rsid w:val="001629F9"/>
    <w:rsid w:val="00162B5C"/>
    <w:rsid w:val="00162BAA"/>
    <w:rsid w:val="00162DE6"/>
    <w:rsid w:val="00162DEC"/>
    <w:rsid w:val="001630F0"/>
    <w:rsid w:val="00163216"/>
    <w:rsid w:val="0016329A"/>
    <w:rsid w:val="00163442"/>
    <w:rsid w:val="001634C3"/>
    <w:rsid w:val="00163574"/>
    <w:rsid w:val="00163897"/>
    <w:rsid w:val="001639EA"/>
    <w:rsid w:val="00163C93"/>
    <w:rsid w:val="001645C0"/>
    <w:rsid w:val="0016468F"/>
    <w:rsid w:val="00164BB6"/>
    <w:rsid w:val="00164BD7"/>
    <w:rsid w:val="00164C3E"/>
    <w:rsid w:val="00164C52"/>
    <w:rsid w:val="00164EEE"/>
    <w:rsid w:val="001654C7"/>
    <w:rsid w:val="0016564E"/>
    <w:rsid w:val="00165692"/>
    <w:rsid w:val="00165709"/>
    <w:rsid w:val="001658F9"/>
    <w:rsid w:val="00165A57"/>
    <w:rsid w:val="00165A85"/>
    <w:rsid w:val="00165B89"/>
    <w:rsid w:val="00165BF4"/>
    <w:rsid w:val="00165C6F"/>
    <w:rsid w:val="00165F96"/>
    <w:rsid w:val="00165F9A"/>
    <w:rsid w:val="0016691A"/>
    <w:rsid w:val="0016692D"/>
    <w:rsid w:val="00166930"/>
    <w:rsid w:val="00166A7E"/>
    <w:rsid w:val="00166AA2"/>
    <w:rsid w:val="00166AB4"/>
    <w:rsid w:val="00166E7D"/>
    <w:rsid w:val="0016713D"/>
    <w:rsid w:val="001671C7"/>
    <w:rsid w:val="00167745"/>
    <w:rsid w:val="00167973"/>
    <w:rsid w:val="00167CD5"/>
    <w:rsid w:val="00167DD8"/>
    <w:rsid w:val="00170247"/>
    <w:rsid w:val="001702DC"/>
    <w:rsid w:val="001702FA"/>
    <w:rsid w:val="0017037C"/>
    <w:rsid w:val="001705C0"/>
    <w:rsid w:val="001707A6"/>
    <w:rsid w:val="00170989"/>
    <w:rsid w:val="00170D0E"/>
    <w:rsid w:val="00170D69"/>
    <w:rsid w:val="00170D9A"/>
    <w:rsid w:val="001711A8"/>
    <w:rsid w:val="00171220"/>
    <w:rsid w:val="00171295"/>
    <w:rsid w:val="001712FF"/>
    <w:rsid w:val="001713AB"/>
    <w:rsid w:val="0017146B"/>
    <w:rsid w:val="0017166A"/>
    <w:rsid w:val="00171A58"/>
    <w:rsid w:val="00171D74"/>
    <w:rsid w:val="00171E03"/>
    <w:rsid w:val="00171FF7"/>
    <w:rsid w:val="0017211C"/>
    <w:rsid w:val="001721D7"/>
    <w:rsid w:val="001726B6"/>
    <w:rsid w:val="00172D08"/>
    <w:rsid w:val="00172DCC"/>
    <w:rsid w:val="00172E9A"/>
    <w:rsid w:val="00173228"/>
    <w:rsid w:val="00173256"/>
    <w:rsid w:val="001732B3"/>
    <w:rsid w:val="0017340C"/>
    <w:rsid w:val="00173AFF"/>
    <w:rsid w:val="00173DAB"/>
    <w:rsid w:val="001743A6"/>
    <w:rsid w:val="00174686"/>
    <w:rsid w:val="0017496D"/>
    <w:rsid w:val="001749B3"/>
    <w:rsid w:val="00175012"/>
    <w:rsid w:val="0017531B"/>
    <w:rsid w:val="001755A0"/>
    <w:rsid w:val="00175624"/>
    <w:rsid w:val="001756C0"/>
    <w:rsid w:val="00175C85"/>
    <w:rsid w:val="00175D69"/>
    <w:rsid w:val="0017613F"/>
    <w:rsid w:val="001763E3"/>
    <w:rsid w:val="00176489"/>
    <w:rsid w:val="0017662C"/>
    <w:rsid w:val="001768B6"/>
    <w:rsid w:val="0017691B"/>
    <w:rsid w:val="00176B4A"/>
    <w:rsid w:val="00176E7F"/>
    <w:rsid w:val="00176EA3"/>
    <w:rsid w:val="00176F4E"/>
    <w:rsid w:val="00176F63"/>
    <w:rsid w:val="0017719F"/>
    <w:rsid w:val="0017739C"/>
    <w:rsid w:val="001773D9"/>
    <w:rsid w:val="00177644"/>
    <w:rsid w:val="0017799B"/>
    <w:rsid w:val="00177E00"/>
    <w:rsid w:val="00180101"/>
    <w:rsid w:val="001801C2"/>
    <w:rsid w:val="00180245"/>
    <w:rsid w:val="00180380"/>
    <w:rsid w:val="001804F7"/>
    <w:rsid w:val="00180560"/>
    <w:rsid w:val="0018063C"/>
    <w:rsid w:val="00180991"/>
    <w:rsid w:val="00180F9D"/>
    <w:rsid w:val="0018117A"/>
    <w:rsid w:val="001811C4"/>
    <w:rsid w:val="00181219"/>
    <w:rsid w:val="00181268"/>
    <w:rsid w:val="0018142C"/>
    <w:rsid w:val="0018146A"/>
    <w:rsid w:val="00181625"/>
    <w:rsid w:val="00181826"/>
    <w:rsid w:val="001818C1"/>
    <w:rsid w:val="00181982"/>
    <w:rsid w:val="00181A85"/>
    <w:rsid w:val="00181C78"/>
    <w:rsid w:val="00181DBB"/>
    <w:rsid w:val="0018220B"/>
    <w:rsid w:val="0018251F"/>
    <w:rsid w:val="001825B5"/>
    <w:rsid w:val="001825EB"/>
    <w:rsid w:val="0018266E"/>
    <w:rsid w:val="001826C5"/>
    <w:rsid w:val="00183131"/>
    <w:rsid w:val="00183147"/>
    <w:rsid w:val="001832BB"/>
    <w:rsid w:val="00183321"/>
    <w:rsid w:val="0018377B"/>
    <w:rsid w:val="001837B2"/>
    <w:rsid w:val="00183ADD"/>
    <w:rsid w:val="00183C7B"/>
    <w:rsid w:val="001842C8"/>
    <w:rsid w:val="0018452E"/>
    <w:rsid w:val="0018452F"/>
    <w:rsid w:val="0018469B"/>
    <w:rsid w:val="00184A71"/>
    <w:rsid w:val="00184A96"/>
    <w:rsid w:val="00184B64"/>
    <w:rsid w:val="00184BEC"/>
    <w:rsid w:val="00184C39"/>
    <w:rsid w:val="001852EF"/>
    <w:rsid w:val="001856EE"/>
    <w:rsid w:val="00185A74"/>
    <w:rsid w:val="00185B18"/>
    <w:rsid w:val="00185DBD"/>
    <w:rsid w:val="001869BA"/>
    <w:rsid w:val="00186A78"/>
    <w:rsid w:val="00186B0F"/>
    <w:rsid w:val="00186CD4"/>
    <w:rsid w:val="00186D24"/>
    <w:rsid w:val="00186EE0"/>
    <w:rsid w:val="001871F9"/>
    <w:rsid w:val="00187270"/>
    <w:rsid w:val="00187342"/>
    <w:rsid w:val="00187438"/>
    <w:rsid w:val="00187538"/>
    <w:rsid w:val="0018757E"/>
    <w:rsid w:val="00187866"/>
    <w:rsid w:val="00187B03"/>
    <w:rsid w:val="00187BC5"/>
    <w:rsid w:val="00187E53"/>
    <w:rsid w:val="00187F3C"/>
    <w:rsid w:val="00187F51"/>
    <w:rsid w:val="00190103"/>
    <w:rsid w:val="00190501"/>
    <w:rsid w:val="0019057A"/>
    <w:rsid w:val="00190635"/>
    <w:rsid w:val="00190667"/>
    <w:rsid w:val="00190698"/>
    <w:rsid w:val="001908AD"/>
    <w:rsid w:val="0019094E"/>
    <w:rsid w:val="00190AA2"/>
    <w:rsid w:val="00190BE1"/>
    <w:rsid w:val="00190DEC"/>
    <w:rsid w:val="00190ECA"/>
    <w:rsid w:val="001911E5"/>
    <w:rsid w:val="001913C9"/>
    <w:rsid w:val="001915C6"/>
    <w:rsid w:val="00191785"/>
    <w:rsid w:val="0019193F"/>
    <w:rsid w:val="001919B3"/>
    <w:rsid w:val="00191C2E"/>
    <w:rsid w:val="00191EEE"/>
    <w:rsid w:val="001921DF"/>
    <w:rsid w:val="001922F0"/>
    <w:rsid w:val="0019233F"/>
    <w:rsid w:val="0019261D"/>
    <w:rsid w:val="001926A1"/>
    <w:rsid w:val="0019279A"/>
    <w:rsid w:val="00192917"/>
    <w:rsid w:val="0019299E"/>
    <w:rsid w:val="00192BA9"/>
    <w:rsid w:val="00192BF4"/>
    <w:rsid w:val="00192CCA"/>
    <w:rsid w:val="00192DAE"/>
    <w:rsid w:val="00192DB5"/>
    <w:rsid w:val="0019361C"/>
    <w:rsid w:val="0019390C"/>
    <w:rsid w:val="0019395C"/>
    <w:rsid w:val="00193B0F"/>
    <w:rsid w:val="00193B27"/>
    <w:rsid w:val="00193D4D"/>
    <w:rsid w:val="00193E01"/>
    <w:rsid w:val="00193F87"/>
    <w:rsid w:val="0019412A"/>
    <w:rsid w:val="001941D9"/>
    <w:rsid w:val="001941FC"/>
    <w:rsid w:val="00194262"/>
    <w:rsid w:val="001942A1"/>
    <w:rsid w:val="00194699"/>
    <w:rsid w:val="001946C2"/>
    <w:rsid w:val="0019475C"/>
    <w:rsid w:val="00194841"/>
    <w:rsid w:val="001948F3"/>
    <w:rsid w:val="00194C77"/>
    <w:rsid w:val="00194EDC"/>
    <w:rsid w:val="00194EDE"/>
    <w:rsid w:val="001953B8"/>
    <w:rsid w:val="001955B5"/>
    <w:rsid w:val="00195772"/>
    <w:rsid w:val="001958EC"/>
    <w:rsid w:val="00195A37"/>
    <w:rsid w:val="00195C05"/>
    <w:rsid w:val="00195F2F"/>
    <w:rsid w:val="00196026"/>
    <w:rsid w:val="001962D6"/>
    <w:rsid w:val="00196348"/>
    <w:rsid w:val="001965EB"/>
    <w:rsid w:val="00196865"/>
    <w:rsid w:val="00196BB8"/>
    <w:rsid w:val="00196FA0"/>
    <w:rsid w:val="00196FDE"/>
    <w:rsid w:val="00197107"/>
    <w:rsid w:val="00197161"/>
    <w:rsid w:val="001975B1"/>
    <w:rsid w:val="001975E7"/>
    <w:rsid w:val="0019798D"/>
    <w:rsid w:val="00197C54"/>
    <w:rsid w:val="00197E8F"/>
    <w:rsid w:val="001A0003"/>
    <w:rsid w:val="001A0044"/>
    <w:rsid w:val="001A030E"/>
    <w:rsid w:val="001A0403"/>
    <w:rsid w:val="001A0497"/>
    <w:rsid w:val="001A0612"/>
    <w:rsid w:val="001A073B"/>
    <w:rsid w:val="001A0900"/>
    <w:rsid w:val="001A0C6F"/>
    <w:rsid w:val="001A0E08"/>
    <w:rsid w:val="001A0EBB"/>
    <w:rsid w:val="001A0ED6"/>
    <w:rsid w:val="001A0F73"/>
    <w:rsid w:val="001A105E"/>
    <w:rsid w:val="001A12DE"/>
    <w:rsid w:val="001A165F"/>
    <w:rsid w:val="001A1909"/>
    <w:rsid w:val="001A1912"/>
    <w:rsid w:val="001A197A"/>
    <w:rsid w:val="001A1B5D"/>
    <w:rsid w:val="001A1D87"/>
    <w:rsid w:val="001A1DB3"/>
    <w:rsid w:val="001A210F"/>
    <w:rsid w:val="001A2129"/>
    <w:rsid w:val="001A21A7"/>
    <w:rsid w:val="001A2894"/>
    <w:rsid w:val="001A29B3"/>
    <w:rsid w:val="001A2A1E"/>
    <w:rsid w:val="001A2B4A"/>
    <w:rsid w:val="001A2BB1"/>
    <w:rsid w:val="001A2C30"/>
    <w:rsid w:val="001A2E79"/>
    <w:rsid w:val="001A2E98"/>
    <w:rsid w:val="001A33B8"/>
    <w:rsid w:val="001A3434"/>
    <w:rsid w:val="001A3525"/>
    <w:rsid w:val="001A392E"/>
    <w:rsid w:val="001A3A27"/>
    <w:rsid w:val="001A3AA3"/>
    <w:rsid w:val="001A3C3B"/>
    <w:rsid w:val="001A3D14"/>
    <w:rsid w:val="001A3EAA"/>
    <w:rsid w:val="001A3F55"/>
    <w:rsid w:val="001A40C4"/>
    <w:rsid w:val="001A424A"/>
    <w:rsid w:val="001A42E8"/>
    <w:rsid w:val="001A44A7"/>
    <w:rsid w:val="001A45F0"/>
    <w:rsid w:val="001A46AE"/>
    <w:rsid w:val="001A4721"/>
    <w:rsid w:val="001A47E9"/>
    <w:rsid w:val="001A485D"/>
    <w:rsid w:val="001A4904"/>
    <w:rsid w:val="001A492F"/>
    <w:rsid w:val="001A4AC7"/>
    <w:rsid w:val="001A4F0F"/>
    <w:rsid w:val="001A51B6"/>
    <w:rsid w:val="001A527D"/>
    <w:rsid w:val="001A52DD"/>
    <w:rsid w:val="001A5348"/>
    <w:rsid w:val="001A5404"/>
    <w:rsid w:val="001A579E"/>
    <w:rsid w:val="001A58A9"/>
    <w:rsid w:val="001A59AF"/>
    <w:rsid w:val="001A5A63"/>
    <w:rsid w:val="001A5A97"/>
    <w:rsid w:val="001A5BD0"/>
    <w:rsid w:val="001A5C13"/>
    <w:rsid w:val="001A68D4"/>
    <w:rsid w:val="001A6976"/>
    <w:rsid w:val="001A6A6C"/>
    <w:rsid w:val="001A6D15"/>
    <w:rsid w:val="001A6D43"/>
    <w:rsid w:val="001A6DE5"/>
    <w:rsid w:val="001A6FB2"/>
    <w:rsid w:val="001A705F"/>
    <w:rsid w:val="001A73CE"/>
    <w:rsid w:val="001A7626"/>
    <w:rsid w:val="001A7690"/>
    <w:rsid w:val="001A7794"/>
    <w:rsid w:val="001A7801"/>
    <w:rsid w:val="001A7825"/>
    <w:rsid w:val="001A7845"/>
    <w:rsid w:val="001A7B73"/>
    <w:rsid w:val="001A7DCB"/>
    <w:rsid w:val="001A7E06"/>
    <w:rsid w:val="001A7E7B"/>
    <w:rsid w:val="001B002C"/>
    <w:rsid w:val="001B02E5"/>
    <w:rsid w:val="001B07BB"/>
    <w:rsid w:val="001B0829"/>
    <w:rsid w:val="001B0838"/>
    <w:rsid w:val="001B08C6"/>
    <w:rsid w:val="001B0A07"/>
    <w:rsid w:val="001B0A32"/>
    <w:rsid w:val="001B0CE1"/>
    <w:rsid w:val="001B0F9D"/>
    <w:rsid w:val="001B0FE4"/>
    <w:rsid w:val="001B1567"/>
    <w:rsid w:val="001B1756"/>
    <w:rsid w:val="001B188B"/>
    <w:rsid w:val="001B18F1"/>
    <w:rsid w:val="001B1AF1"/>
    <w:rsid w:val="001B1D5B"/>
    <w:rsid w:val="001B1E38"/>
    <w:rsid w:val="001B1F02"/>
    <w:rsid w:val="001B2060"/>
    <w:rsid w:val="001B26B1"/>
    <w:rsid w:val="001B2801"/>
    <w:rsid w:val="001B2ED6"/>
    <w:rsid w:val="001B2F9B"/>
    <w:rsid w:val="001B2FC5"/>
    <w:rsid w:val="001B31CC"/>
    <w:rsid w:val="001B358B"/>
    <w:rsid w:val="001B35FC"/>
    <w:rsid w:val="001B36C2"/>
    <w:rsid w:val="001B37CB"/>
    <w:rsid w:val="001B39DD"/>
    <w:rsid w:val="001B3A36"/>
    <w:rsid w:val="001B3AF8"/>
    <w:rsid w:val="001B3B03"/>
    <w:rsid w:val="001B3F10"/>
    <w:rsid w:val="001B4179"/>
    <w:rsid w:val="001B4228"/>
    <w:rsid w:val="001B4253"/>
    <w:rsid w:val="001B445C"/>
    <w:rsid w:val="001B44DC"/>
    <w:rsid w:val="001B4918"/>
    <w:rsid w:val="001B4AEE"/>
    <w:rsid w:val="001B4C8D"/>
    <w:rsid w:val="001B4E1F"/>
    <w:rsid w:val="001B4F39"/>
    <w:rsid w:val="001B5043"/>
    <w:rsid w:val="001B5733"/>
    <w:rsid w:val="001B58DF"/>
    <w:rsid w:val="001B591B"/>
    <w:rsid w:val="001B5964"/>
    <w:rsid w:val="001B5987"/>
    <w:rsid w:val="001B5A13"/>
    <w:rsid w:val="001B5D51"/>
    <w:rsid w:val="001B6228"/>
    <w:rsid w:val="001B6241"/>
    <w:rsid w:val="001B67D4"/>
    <w:rsid w:val="001B69B1"/>
    <w:rsid w:val="001B735F"/>
    <w:rsid w:val="001B74F4"/>
    <w:rsid w:val="001B75CC"/>
    <w:rsid w:val="001B7CA9"/>
    <w:rsid w:val="001B7CD5"/>
    <w:rsid w:val="001B7FB5"/>
    <w:rsid w:val="001B7FF5"/>
    <w:rsid w:val="001C007B"/>
    <w:rsid w:val="001C00E4"/>
    <w:rsid w:val="001C0231"/>
    <w:rsid w:val="001C05BF"/>
    <w:rsid w:val="001C05E8"/>
    <w:rsid w:val="001C08D4"/>
    <w:rsid w:val="001C0AEB"/>
    <w:rsid w:val="001C0E67"/>
    <w:rsid w:val="001C0EC1"/>
    <w:rsid w:val="001C0F88"/>
    <w:rsid w:val="001C11D7"/>
    <w:rsid w:val="001C1AFF"/>
    <w:rsid w:val="001C1FE9"/>
    <w:rsid w:val="001C2137"/>
    <w:rsid w:val="001C2273"/>
    <w:rsid w:val="001C231D"/>
    <w:rsid w:val="001C2585"/>
    <w:rsid w:val="001C2BDF"/>
    <w:rsid w:val="001C2DBD"/>
    <w:rsid w:val="001C309B"/>
    <w:rsid w:val="001C30D6"/>
    <w:rsid w:val="001C329B"/>
    <w:rsid w:val="001C3513"/>
    <w:rsid w:val="001C3529"/>
    <w:rsid w:val="001C394D"/>
    <w:rsid w:val="001C3A16"/>
    <w:rsid w:val="001C4056"/>
    <w:rsid w:val="001C4223"/>
    <w:rsid w:val="001C4341"/>
    <w:rsid w:val="001C443C"/>
    <w:rsid w:val="001C445F"/>
    <w:rsid w:val="001C46BA"/>
    <w:rsid w:val="001C46D6"/>
    <w:rsid w:val="001C471B"/>
    <w:rsid w:val="001C47B1"/>
    <w:rsid w:val="001C4818"/>
    <w:rsid w:val="001C4C8E"/>
    <w:rsid w:val="001C4E02"/>
    <w:rsid w:val="001C4F56"/>
    <w:rsid w:val="001C50AE"/>
    <w:rsid w:val="001C50F5"/>
    <w:rsid w:val="001C5571"/>
    <w:rsid w:val="001C583B"/>
    <w:rsid w:val="001C58A6"/>
    <w:rsid w:val="001C59A7"/>
    <w:rsid w:val="001C5A76"/>
    <w:rsid w:val="001C5D44"/>
    <w:rsid w:val="001C5FD3"/>
    <w:rsid w:val="001C604B"/>
    <w:rsid w:val="001C63B5"/>
    <w:rsid w:val="001C6508"/>
    <w:rsid w:val="001C66FB"/>
    <w:rsid w:val="001C6790"/>
    <w:rsid w:val="001C679A"/>
    <w:rsid w:val="001C6913"/>
    <w:rsid w:val="001C69BD"/>
    <w:rsid w:val="001C6F09"/>
    <w:rsid w:val="001C6FD6"/>
    <w:rsid w:val="001C7396"/>
    <w:rsid w:val="001C7911"/>
    <w:rsid w:val="001C79CA"/>
    <w:rsid w:val="001C7A35"/>
    <w:rsid w:val="001C7D35"/>
    <w:rsid w:val="001C7D62"/>
    <w:rsid w:val="001C7DA0"/>
    <w:rsid w:val="001D022A"/>
    <w:rsid w:val="001D0410"/>
    <w:rsid w:val="001D0520"/>
    <w:rsid w:val="001D0551"/>
    <w:rsid w:val="001D0907"/>
    <w:rsid w:val="001D096F"/>
    <w:rsid w:val="001D0BCD"/>
    <w:rsid w:val="001D0BF0"/>
    <w:rsid w:val="001D0D8E"/>
    <w:rsid w:val="001D0E54"/>
    <w:rsid w:val="001D0E78"/>
    <w:rsid w:val="001D1350"/>
    <w:rsid w:val="001D15A2"/>
    <w:rsid w:val="001D15E2"/>
    <w:rsid w:val="001D16B5"/>
    <w:rsid w:val="001D17AE"/>
    <w:rsid w:val="001D182D"/>
    <w:rsid w:val="001D19DA"/>
    <w:rsid w:val="001D1A11"/>
    <w:rsid w:val="001D1D18"/>
    <w:rsid w:val="001D1EAE"/>
    <w:rsid w:val="001D1F24"/>
    <w:rsid w:val="001D20FC"/>
    <w:rsid w:val="001D21FE"/>
    <w:rsid w:val="001D2272"/>
    <w:rsid w:val="001D234D"/>
    <w:rsid w:val="001D246A"/>
    <w:rsid w:val="001D27E4"/>
    <w:rsid w:val="001D28A2"/>
    <w:rsid w:val="001D28F9"/>
    <w:rsid w:val="001D29E4"/>
    <w:rsid w:val="001D2B22"/>
    <w:rsid w:val="001D2C66"/>
    <w:rsid w:val="001D300F"/>
    <w:rsid w:val="001D3161"/>
    <w:rsid w:val="001D31ED"/>
    <w:rsid w:val="001D3315"/>
    <w:rsid w:val="001D3467"/>
    <w:rsid w:val="001D3561"/>
    <w:rsid w:val="001D373B"/>
    <w:rsid w:val="001D3B59"/>
    <w:rsid w:val="001D3D59"/>
    <w:rsid w:val="001D3F6F"/>
    <w:rsid w:val="001D41A9"/>
    <w:rsid w:val="001D41BF"/>
    <w:rsid w:val="001D423F"/>
    <w:rsid w:val="001D42D9"/>
    <w:rsid w:val="001D434D"/>
    <w:rsid w:val="001D4489"/>
    <w:rsid w:val="001D4696"/>
    <w:rsid w:val="001D49A0"/>
    <w:rsid w:val="001D4C1F"/>
    <w:rsid w:val="001D4C3D"/>
    <w:rsid w:val="001D4CB2"/>
    <w:rsid w:val="001D4DA6"/>
    <w:rsid w:val="001D4EC9"/>
    <w:rsid w:val="001D4FB2"/>
    <w:rsid w:val="001D50F4"/>
    <w:rsid w:val="001D51E2"/>
    <w:rsid w:val="001D5234"/>
    <w:rsid w:val="001D5262"/>
    <w:rsid w:val="001D52DD"/>
    <w:rsid w:val="001D5388"/>
    <w:rsid w:val="001D560E"/>
    <w:rsid w:val="001D56FF"/>
    <w:rsid w:val="001D5748"/>
    <w:rsid w:val="001D5784"/>
    <w:rsid w:val="001D58F1"/>
    <w:rsid w:val="001D5A33"/>
    <w:rsid w:val="001D5DD0"/>
    <w:rsid w:val="001D60FD"/>
    <w:rsid w:val="001D6472"/>
    <w:rsid w:val="001D6693"/>
    <w:rsid w:val="001D6823"/>
    <w:rsid w:val="001D6B62"/>
    <w:rsid w:val="001D6C34"/>
    <w:rsid w:val="001D6CFF"/>
    <w:rsid w:val="001D6FE2"/>
    <w:rsid w:val="001D7185"/>
    <w:rsid w:val="001D74EF"/>
    <w:rsid w:val="001D752E"/>
    <w:rsid w:val="001D75B7"/>
    <w:rsid w:val="001D7C9A"/>
    <w:rsid w:val="001D7D9C"/>
    <w:rsid w:val="001D7DE0"/>
    <w:rsid w:val="001E00A1"/>
    <w:rsid w:val="001E01D9"/>
    <w:rsid w:val="001E0299"/>
    <w:rsid w:val="001E0489"/>
    <w:rsid w:val="001E0771"/>
    <w:rsid w:val="001E0A05"/>
    <w:rsid w:val="001E0B4C"/>
    <w:rsid w:val="001E0BC5"/>
    <w:rsid w:val="001E1062"/>
    <w:rsid w:val="001E10C3"/>
    <w:rsid w:val="001E12A6"/>
    <w:rsid w:val="001E13A1"/>
    <w:rsid w:val="001E1462"/>
    <w:rsid w:val="001E1524"/>
    <w:rsid w:val="001E1547"/>
    <w:rsid w:val="001E1614"/>
    <w:rsid w:val="001E1758"/>
    <w:rsid w:val="001E1759"/>
    <w:rsid w:val="001E196F"/>
    <w:rsid w:val="001E1F42"/>
    <w:rsid w:val="001E1F6E"/>
    <w:rsid w:val="001E1FF4"/>
    <w:rsid w:val="001E20FF"/>
    <w:rsid w:val="001E23DE"/>
    <w:rsid w:val="001E2740"/>
    <w:rsid w:val="001E2850"/>
    <w:rsid w:val="001E2C36"/>
    <w:rsid w:val="001E2CC1"/>
    <w:rsid w:val="001E31B4"/>
    <w:rsid w:val="001E3311"/>
    <w:rsid w:val="001E3335"/>
    <w:rsid w:val="001E348A"/>
    <w:rsid w:val="001E34A2"/>
    <w:rsid w:val="001E3D7B"/>
    <w:rsid w:val="001E3EC0"/>
    <w:rsid w:val="001E3F93"/>
    <w:rsid w:val="001E403B"/>
    <w:rsid w:val="001E41B6"/>
    <w:rsid w:val="001E4425"/>
    <w:rsid w:val="001E45AA"/>
    <w:rsid w:val="001E4697"/>
    <w:rsid w:val="001E47D4"/>
    <w:rsid w:val="001E491A"/>
    <w:rsid w:val="001E49BE"/>
    <w:rsid w:val="001E4BF5"/>
    <w:rsid w:val="001E52D1"/>
    <w:rsid w:val="001E532A"/>
    <w:rsid w:val="001E532F"/>
    <w:rsid w:val="001E538A"/>
    <w:rsid w:val="001E53F3"/>
    <w:rsid w:val="001E5579"/>
    <w:rsid w:val="001E56F3"/>
    <w:rsid w:val="001E59AB"/>
    <w:rsid w:val="001E5DAF"/>
    <w:rsid w:val="001E5E13"/>
    <w:rsid w:val="001E5E8F"/>
    <w:rsid w:val="001E5EFE"/>
    <w:rsid w:val="001E5F09"/>
    <w:rsid w:val="001E63EB"/>
    <w:rsid w:val="001E670E"/>
    <w:rsid w:val="001E6752"/>
    <w:rsid w:val="001E68AC"/>
    <w:rsid w:val="001E6C41"/>
    <w:rsid w:val="001E6F4A"/>
    <w:rsid w:val="001E6FA3"/>
    <w:rsid w:val="001E7057"/>
    <w:rsid w:val="001E716D"/>
    <w:rsid w:val="001E7519"/>
    <w:rsid w:val="001E75D8"/>
    <w:rsid w:val="001E77EC"/>
    <w:rsid w:val="001E7B38"/>
    <w:rsid w:val="001E7C5C"/>
    <w:rsid w:val="001E7D22"/>
    <w:rsid w:val="001E7F38"/>
    <w:rsid w:val="001F01AD"/>
    <w:rsid w:val="001F0255"/>
    <w:rsid w:val="001F0383"/>
    <w:rsid w:val="001F0424"/>
    <w:rsid w:val="001F066C"/>
    <w:rsid w:val="001F066F"/>
    <w:rsid w:val="001F0851"/>
    <w:rsid w:val="001F090F"/>
    <w:rsid w:val="001F09B0"/>
    <w:rsid w:val="001F0C3E"/>
    <w:rsid w:val="001F0DFD"/>
    <w:rsid w:val="001F15F5"/>
    <w:rsid w:val="001F174F"/>
    <w:rsid w:val="001F17CE"/>
    <w:rsid w:val="001F190E"/>
    <w:rsid w:val="001F1954"/>
    <w:rsid w:val="001F1CD1"/>
    <w:rsid w:val="001F1D77"/>
    <w:rsid w:val="001F1DEA"/>
    <w:rsid w:val="001F222F"/>
    <w:rsid w:val="001F243F"/>
    <w:rsid w:val="001F24AD"/>
    <w:rsid w:val="001F25B3"/>
    <w:rsid w:val="001F2823"/>
    <w:rsid w:val="001F2841"/>
    <w:rsid w:val="001F29A4"/>
    <w:rsid w:val="001F29DA"/>
    <w:rsid w:val="001F2C13"/>
    <w:rsid w:val="001F2CAA"/>
    <w:rsid w:val="001F2E5D"/>
    <w:rsid w:val="001F31C9"/>
    <w:rsid w:val="001F3200"/>
    <w:rsid w:val="001F3506"/>
    <w:rsid w:val="001F3588"/>
    <w:rsid w:val="001F3A54"/>
    <w:rsid w:val="001F3B0E"/>
    <w:rsid w:val="001F3C3F"/>
    <w:rsid w:val="001F4248"/>
    <w:rsid w:val="001F4449"/>
    <w:rsid w:val="001F49D3"/>
    <w:rsid w:val="001F49DB"/>
    <w:rsid w:val="001F4ADB"/>
    <w:rsid w:val="001F4D0C"/>
    <w:rsid w:val="001F57A9"/>
    <w:rsid w:val="001F5B70"/>
    <w:rsid w:val="001F5C04"/>
    <w:rsid w:val="001F5D3B"/>
    <w:rsid w:val="001F62A7"/>
    <w:rsid w:val="001F6373"/>
    <w:rsid w:val="001F63D0"/>
    <w:rsid w:val="001F6474"/>
    <w:rsid w:val="001F6907"/>
    <w:rsid w:val="001F6D21"/>
    <w:rsid w:val="001F6E37"/>
    <w:rsid w:val="001F711E"/>
    <w:rsid w:val="001F71E5"/>
    <w:rsid w:val="001F72A6"/>
    <w:rsid w:val="001F73F1"/>
    <w:rsid w:val="001F774B"/>
    <w:rsid w:val="001F79FD"/>
    <w:rsid w:val="002002F8"/>
    <w:rsid w:val="002003DE"/>
    <w:rsid w:val="00200483"/>
    <w:rsid w:val="00200543"/>
    <w:rsid w:val="00200911"/>
    <w:rsid w:val="00200C2D"/>
    <w:rsid w:val="00200D77"/>
    <w:rsid w:val="00200E00"/>
    <w:rsid w:val="00200E28"/>
    <w:rsid w:val="00200EE5"/>
    <w:rsid w:val="002010F0"/>
    <w:rsid w:val="00201138"/>
    <w:rsid w:val="002013D2"/>
    <w:rsid w:val="0020144C"/>
    <w:rsid w:val="002016DA"/>
    <w:rsid w:val="00201893"/>
    <w:rsid w:val="00201AA1"/>
    <w:rsid w:val="00201AC3"/>
    <w:rsid w:val="00201C06"/>
    <w:rsid w:val="00202101"/>
    <w:rsid w:val="00202151"/>
    <w:rsid w:val="00202430"/>
    <w:rsid w:val="00202518"/>
    <w:rsid w:val="00202531"/>
    <w:rsid w:val="00202599"/>
    <w:rsid w:val="002025AE"/>
    <w:rsid w:val="002025EA"/>
    <w:rsid w:val="002028EC"/>
    <w:rsid w:val="0020290D"/>
    <w:rsid w:val="00202A81"/>
    <w:rsid w:val="00202B07"/>
    <w:rsid w:val="00202C93"/>
    <w:rsid w:val="00202E0B"/>
    <w:rsid w:val="00202FE7"/>
    <w:rsid w:val="00203086"/>
    <w:rsid w:val="002033E9"/>
    <w:rsid w:val="002034CB"/>
    <w:rsid w:val="00203792"/>
    <w:rsid w:val="00203D80"/>
    <w:rsid w:val="00204598"/>
    <w:rsid w:val="00204617"/>
    <w:rsid w:val="00204847"/>
    <w:rsid w:val="00204C0F"/>
    <w:rsid w:val="00204CBC"/>
    <w:rsid w:val="00204D92"/>
    <w:rsid w:val="00204DF1"/>
    <w:rsid w:val="00204FC2"/>
    <w:rsid w:val="00205094"/>
    <w:rsid w:val="00205342"/>
    <w:rsid w:val="0020536E"/>
    <w:rsid w:val="002055A9"/>
    <w:rsid w:val="00205766"/>
    <w:rsid w:val="002058C4"/>
    <w:rsid w:val="00205A91"/>
    <w:rsid w:val="00205C50"/>
    <w:rsid w:val="00205C8C"/>
    <w:rsid w:val="00205D01"/>
    <w:rsid w:val="00205D8C"/>
    <w:rsid w:val="00205DCF"/>
    <w:rsid w:val="00205F72"/>
    <w:rsid w:val="002060C1"/>
    <w:rsid w:val="002064A6"/>
    <w:rsid w:val="00206720"/>
    <w:rsid w:val="002068DA"/>
    <w:rsid w:val="00206A0E"/>
    <w:rsid w:val="00206BB4"/>
    <w:rsid w:val="00206BBB"/>
    <w:rsid w:val="002071E7"/>
    <w:rsid w:val="0020744E"/>
    <w:rsid w:val="00207469"/>
    <w:rsid w:val="0020763D"/>
    <w:rsid w:val="00207698"/>
    <w:rsid w:val="00207AE9"/>
    <w:rsid w:val="00207AEA"/>
    <w:rsid w:val="00207AFB"/>
    <w:rsid w:val="00207BE0"/>
    <w:rsid w:val="00207BE6"/>
    <w:rsid w:val="00207CA6"/>
    <w:rsid w:val="00207CC2"/>
    <w:rsid w:val="00207FFE"/>
    <w:rsid w:val="00210266"/>
    <w:rsid w:val="002102A7"/>
    <w:rsid w:val="002102FC"/>
    <w:rsid w:val="002103A5"/>
    <w:rsid w:val="00210D75"/>
    <w:rsid w:val="00210EE8"/>
    <w:rsid w:val="002116FC"/>
    <w:rsid w:val="00211ADA"/>
    <w:rsid w:val="00211E82"/>
    <w:rsid w:val="00211F3D"/>
    <w:rsid w:val="00212030"/>
    <w:rsid w:val="0021265B"/>
    <w:rsid w:val="00212B1D"/>
    <w:rsid w:val="00212BB8"/>
    <w:rsid w:val="00212BEF"/>
    <w:rsid w:val="00213510"/>
    <w:rsid w:val="0021360B"/>
    <w:rsid w:val="0021368E"/>
    <w:rsid w:val="0021382B"/>
    <w:rsid w:val="002139FD"/>
    <w:rsid w:val="00213EC3"/>
    <w:rsid w:val="002140D2"/>
    <w:rsid w:val="002143D9"/>
    <w:rsid w:val="00214812"/>
    <w:rsid w:val="002148BC"/>
    <w:rsid w:val="00214C89"/>
    <w:rsid w:val="00214D3B"/>
    <w:rsid w:val="00214D4A"/>
    <w:rsid w:val="00214E82"/>
    <w:rsid w:val="002152BC"/>
    <w:rsid w:val="00215482"/>
    <w:rsid w:val="00215A39"/>
    <w:rsid w:val="00215BE2"/>
    <w:rsid w:val="00215DB8"/>
    <w:rsid w:val="00216618"/>
    <w:rsid w:val="002166D8"/>
    <w:rsid w:val="002169C5"/>
    <w:rsid w:val="00216A9C"/>
    <w:rsid w:val="00216AF8"/>
    <w:rsid w:val="00216C46"/>
    <w:rsid w:val="00216E96"/>
    <w:rsid w:val="00216FCB"/>
    <w:rsid w:val="00217049"/>
    <w:rsid w:val="00217167"/>
    <w:rsid w:val="002173E3"/>
    <w:rsid w:val="00217523"/>
    <w:rsid w:val="00217548"/>
    <w:rsid w:val="00217695"/>
    <w:rsid w:val="002178F3"/>
    <w:rsid w:val="002179F0"/>
    <w:rsid w:val="00217C39"/>
    <w:rsid w:val="00217D3F"/>
    <w:rsid w:val="00217DF5"/>
    <w:rsid w:val="002200F5"/>
    <w:rsid w:val="0022021B"/>
    <w:rsid w:val="002202E5"/>
    <w:rsid w:val="00220908"/>
    <w:rsid w:val="0022093D"/>
    <w:rsid w:val="002209B9"/>
    <w:rsid w:val="00220C86"/>
    <w:rsid w:val="00220CD8"/>
    <w:rsid w:val="00220D2A"/>
    <w:rsid w:val="0022120C"/>
    <w:rsid w:val="00221428"/>
    <w:rsid w:val="00221AEF"/>
    <w:rsid w:val="00221B9C"/>
    <w:rsid w:val="00221BDD"/>
    <w:rsid w:val="00221C98"/>
    <w:rsid w:val="00221D27"/>
    <w:rsid w:val="00221D7C"/>
    <w:rsid w:val="00221DB0"/>
    <w:rsid w:val="00222120"/>
    <w:rsid w:val="0022243B"/>
    <w:rsid w:val="002228F9"/>
    <w:rsid w:val="00222AC6"/>
    <w:rsid w:val="00222B9B"/>
    <w:rsid w:val="00222C36"/>
    <w:rsid w:val="00222DCC"/>
    <w:rsid w:val="00222E1D"/>
    <w:rsid w:val="00222E5C"/>
    <w:rsid w:val="002230A5"/>
    <w:rsid w:val="0022329D"/>
    <w:rsid w:val="00223603"/>
    <w:rsid w:val="00223882"/>
    <w:rsid w:val="0022393C"/>
    <w:rsid w:val="0022394B"/>
    <w:rsid w:val="00223A84"/>
    <w:rsid w:val="00223ACA"/>
    <w:rsid w:val="00223B25"/>
    <w:rsid w:val="00223D22"/>
    <w:rsid w:val="00223D40"/>
    <w:rsid w:val="00223DBA"/>
    <w:rsid w:val="00223DC7"/>
    <w:rsid w:val="00224087"/>
    <w:rsid w:val="0022448B"/>
    <w:rsid w:val="00224933"/>
    <w:rsid w:val="00224BA6"/>
    <w:rsid w:val="00224D54"/>
    <w:rsid w:val="00224E8F"/>
    <w:rsid w:val="00224F8E"/>
    <w:rsid w:val="002254C8"/>
    <w:rsid w:val="00225510"/>
    <w:rsid w:val="00225B04"/>
    <w:rsid w:val="00225CBA"/>
    <w:rsid w:val="00225F63"/>
    <w:rsid w:val="00226034"/>
    <w:rsid w:val="00226159"/>
    <w:rsid w:val="0022617F"/>
    <w:rsid w:val="002264FE"/>
    <w:rsid w:val="002267B0"/>
    <w:rsid w:val="00226E8D"/>
    <w:rsid w:val="00226ED5"/>
    <w:rsid w:val="0022766B"/>
    <w:rsid w:val="00227850"/>
    <w:rsid w:val="0022790A"/>
    <w:rsid w:val="00227A0D"/>
    <w:rsid w:val="00227C55"/>
    <w:rsid w:val="00227DAA"/>
    <w:rsid w:val="00227E8A"/>
    <w:rsid w:val="00227F5C"/>
    <w:rsid w:val="00230057"/>
    <w:rsid w:val="002301B6"/>
    <w:rsid w:val="00230631"/>
    <w:rsid w:val="002306E8"/>
    <w:rsid w:val="0023076A"/>
    <w:rsid w:val="0023082A"/>
    <w:rsid w:val="00230977"/>
    <w:rsid w:val="00230B6A"/>
    <w:rsid w:val="0023101A"/>
    <w:rsid w:val="002310D8"/>
    <w:rsid w:val="002311BF"/>
    <w:rsid w:val="0023129E"/>
    <w:rsid w:val="002312AC"/>
    <w:rsid w:val="00231354"/>
    <w:rsid w:val="0023176D"/>
    <w:rsid w:val="0023189E"/>
    <w:rsid w:val="00231927"/>
    <w:rsid w:val="00231A22"/>
    <w:rsid w:val="00231AC0"/>
    <w:rsid w:val="00231BA8"/>
    <w:rsid w:val="00231BED"/>
    <w:rsid w:val="00231E50"/>
    <w:rsid w:val="00231FC9"/>
    <w:rsid w:val="00232077"/>
    <w:rsid w:val="00232120"/>
    <w:rsid w:val="002322C8"/>
    <w:rsid w:val="00232922"/>
    <w:rsid w:val="00232E04"/>
    <w:rsid w:val="002331C5"/>
    <w:rsid w:val="0023383D"/>
    <w:rsid w:val="00233B3F"/>
    <w:rsid w:val="00233B44"/>
    <w:rsid w:val="00233BA9"/>
    <w:rsid w:val="00233BEC"/>
    <w:rsid w:val="00233DFC"/>
    <w:rsid w:val="00233F1C"/>
    <w:rsid w:val="0023430F"/>
    <w:rsid w:val="002343C9"/>
    <w:rsid w:val="00234467"/>
    <w:rsid w:val="00234A69"/>
    <w:rsid w:val="00234FAE"/>
    <w:rsid w:val="00235095"/>
    <w:rsid w:val="002353D0"/>
    <w:rsid w:val="0023555E"/>
    <w:rsid w:val="00235567"/>
    <w:rsid w:val="00235616"/>
    <w:rsid w:val="0023574C"/>
    <w:rsid w:val="0023581C"/>
    <w:rsid w:val="00235826"/>
    <w:rsid w:val="00235AA5"/>
    <w:rsid w:val="00235E7B"/>
    <w:rsid w:val="002361AC"/>
    <w:rsid w:val="0023633D"/>
    <w:rsid w:val="0023639D"/>
    <w:rsid w:val="00236457"/>
    <w:rsid w:val="0023645E"/>
    <w:rsid w:val="00236760"/>
    <w:rsid w:val="00236C39"/>
    <w:rsid w:val="00236CB1"/>
    <w:rsid w:val="00236D6F"/>
    <w:rsid w:val="00236E99"/>
    <w:rsid w:val="002371F8"/>
    <w:rsid w:val="00237648"/>
    <w:rsid w:val="0023778B"/>
    <w:rsid w:val="002379E7"/>
    <w:rsid w:val="00237D2C"/>
    <w:rsid w:val="002401CA"/>
    <w:rsid w:val="002402FC"/>
    <w:rsid w:val="0024041A"/>
    <w:rsid w:val="002405B2"/>
    <w:rsid w:val="0024060E"/>
    <w:rsid w:val="002406F5"/>
    <w:rsid w:val="002407A3"/>
    <w:rsid w:val="002407D6"/>
    <w:rsid w:val="00240909"/>
    <w:rsid w:val="00240AAE"/>
    <w:rsid w:val="00240CF8"/>
    <w:rsid w:val="00240D14"/>
    <w:rsid w:val="00240F98"/>
    <w:rsid w:val="0024134C"/>
    <w:rsid w:val="00241506"/>
    <w:rsid w:val="002418DF"/>
    <w:rsid w:val="00241915"/>
    <w:rsid w:val="0024193E"/>
    <w:rsid w:val="00241C7F"/>
    <w:rsid w:val="00241CC1"/>
    <w:rsid w:val="00241E74"/>
    <w:rsid w:val="002422D3"/>
    <w:rsid w:val="0024237E"/>
    <w:rsid w:val="00242502"/>
    <w:rsid w:val="00242696"/>
    <w:rsid w:val="00242715"/>
    <w:rsid w:val="00242795"/>
    <w:rsid w:val="00242901"/>
    <w:rsid w:val="00242AF0"/>
    <w:rsid w:val="00242CFC"/>
    <w:rsid w:val="00243130"/>
    <w:rsid w:val="0024317A"/>
    <w:rsid w:val="00243481"/>
    <w:rsid w:val="0024353A"/>
    <w:rsid w:val="002435F2"/>
    <w:rsid w:val="002439CA"/>
    <w:rsid w:val="00243BA0"/>
    <w:rsid w:val="00243C40"/>
    <w:rsid w:val="00243ED5"/>
    <w:rsid w:val="0024406A"/>
    <w:rsid w:val="0024430D"/>
    <w:rsid w:val="002444DF"/>
    <w:rsid w:val="002444EC"/>
    <w:rsid w:val="00244546"/>
    <w:rsid w:val="00244575"/>
    <w:rsid w:val="002445CB"/>
    <w:rsid w:val="002448B6"/>
    <w:rsid w:val="00244BFE"/>
    <w:rsid w:val="00244DAF"/>
    <w:rsid w:val="00244EAD"/>
    <w:rsid w:val="00244ECB"/>
    <w:rsid w:val="00244F43"/>
    <w:rsid w:val="00245316"/>
    <w:rsid w:val="0024533D"/>
    <w:rsid w:val="002453AB"/>
    <w:rsid w:val="002454EF"/>
    <w:rsid w:val="00245E8E"/>
    <w:rsid w:val="00245ED4"/>
    <w:rsid w:val="00245F31"/>
    <w:rsid w:val="00245FD4"/>
    <w:rsid w:val="00245FE3"/>
    <w:rsid w:val="0024620D"/>
    <w:rsid w:val="00246359"/>
    <w:rsid w:val="0024642D"/>
    <w:rsid w:val="00246512"/>
    <w:rsid w:val="00246585"/>
    <w:rsid w:val="0024673A"/>
    <w:rsid w:val="0024676F"/>
    <w:rsid w:val="00246E0E"/>
    <w:rsid w:val="00246FC0"/>
    <w:rsid w:val="00247045"/>
    <w:rsid w:val="002470B3"/>
    <w:rsid w:val="002470E2"/>
    <w:rsid w:val="00247147"/>
    <w:rsid w:val="0024733A"/>
    <w:rsid w:val="0024765A"/>
    <w:rsid w:val="002478A8"/>
    <w:rsid w:val="002479BC"/>
    <w:rsid w:val="00247E5D"/>
    <w:rsid w:val="002500A2"/>
    <w:rsid w:val="002502AC"/>
    <w:rsid w:val="002503E8"/>
    <w:rsid w:val="002504B1"/>
    <w:rsid w:val="002504CE"/>
    <w:rsid w:val="0025066D"/>
    <w:rsid w:val="00250683"/>
    <w:rsid w:val="00250B8D"/>
    <w:rsid w:val="0025110E"/>
    <w:rsid w:val="0025143A"/>
    <w:rsid w:val="0025153F"/>
    <w:rsid w:val="00251821"/>
    <w:rsid w:val="00251C25"/>
    <w:rsid w:val="002523D2"/>
    <w:rsid w:val="0025249B"/>
    <w:rsid w:val="00252557"/>
    <w:rsid w:val="002526C5"/>
    <w:rsid w:val="0025277D"/>
    <w:rsid w:val="00252821"/>
    <w:rsid w:val="0025315D"/>
    <w:rsid w:val="00253327"/>
    <w:rsid w:val="0025345F"/>
    <w:rsid w:val="002535F1"/>
    <w:rsid w:val="00253631"/>
    <w:rsid w:val="002538C0"/>
    <w:rsid w:val="00253B01"/>
    <w:rsid w:val="00253C2F"/>
    <w:rsid w:val="00253D27"/>
    <w:rsid w:val="00253E11"/>
    <w:rsid w:val="00253E67"/>
    <w:rsid w:val="00253F3B"/>
    <w:rsid w:val="00253FF8"/>
    <w:rsid w:val="002540D9"/>
    <w:rsid w:val="00254132"/>
    <w:rsid w:val="00254686"/>
    <w:rsid w:val="002548C5"/>
    <w:rsid w:val="00254AEF"/>
    <w:rsid w:val="00254F32"/>
    <w:rsid w:val="00255030"/>
    <w:rsid w:val="002552EB"/>
    <w:rsid w:val="0025533F"/>
    <w:rsid w:val="00255B19"/>
    <w:rsid w:val="00255C34"/>
    <w:rsid w:val="00256056"/>
    <w:rsid w:val="002560F9"/>
    <w:rsid w:val="00256AC4"/>
    <w:rsid w:val="00256B5E"/>
    <w:rsid w:val="00256F01"/>
    <w:rsid w:val="00256F2C"/>
    <w:rsid w:val="00256FCE"/>
    <w:rsid w:val="002570D2"/>
    <w:rsid w:val="002571E1"/>
    <w:rsid w:val="00257475"/>
    <w:rsid w:val="002575A1"/>
    <w:rsid w:val="002575B1"/>
    <w:rsid w:val="00257746"/>
    <w:rsid w:val="0025796A"/>
    <w:rsid w:val="00257A68"/>
    <w:rsid w:val="00257CFA"/>
    <w:rsid w:val="00257E5C"/>
    <w:rsid w:val="00257F59"/>
    <w:rsid w:val="0026006A"/>
    <w:rsid w:val="002600B8"/>
    <w:rsid w:val="0026029B"/>
    <w:rsid w:val="0026053D"/>
    <w:rsid w:val="00260570"/>
    <w:rsid w:val="00260907"/>
    <w:rsid w:val="00260E3B"/>
    <w:rsid w:val="0026129B"/>
    <w:rsid w:val="002612FD"/>
    <w:rsid w:val="002615DF"/>
    <w:rsid w:val="002615E6"/>
    <w:rsid w:val="002617B9"/>
    <w:rsid w:val="00261B58"/>
    <w:rsid w:val="00261D3E"/>
    <w:rsid w:val="00261E3C"/>
    <w:rsid w:val="002621B2"/>
    <w:rsid w:val="0026243A"/>
    <w:rsid w:val="0026246D"/>
    <w:rsid w:val="002627A6"/>
    <w:rsid w:val="00262F73"/>
    <w:rsid w:val="00263053"/>
    <w:rsid w:val="002632A7"/>
    <w:rsid w:val="00263345"/>
    <w:rsid w:val="0026344B"/>
    <w:rsid w:val="0026376D"/>
    <w:rsid w:val="00263770"/>
    <w:rsid w:val="002637C2"/>
    <w:rsid w:val="002639AB"/>
    <w:rsid w:val="00263EE1"/>
    <w:rsid w:val="0026431C"/>
    <w:rsid w:val="002643D5"/>
    <w:rsid w:val="00264603"/>
    <w:rsid w:val="00264641"/>
    <w:rsid w:val="00264961"/>
    <w:rsid w:val="00264A34"/>
    <w:rsid w:val="00264A8F"/>
    <w:rsid w:val="00264B6E"/>
    <w:rsid w:val="00264ED8"/>
    <w:rsid w:val="00265074"/>
    <w:rsid w:val="002650C9"/>
    <w:rsid w:val="002653CF"/>
    <w:rsid w:val="002653E5"/>
    <w:rsid w:val="002654AC"/>
    <w:rsid w:val="0026565F"/>
    <w:rsid w:val="0026570E"/>
    <w:rsid w:val="00265A18"/>
    <w:rsid w:val="00265C31"/>
    <w:rsid w:val="00265D07"/>
    <w:rsid w:val="00265EF5"/>
    <w:rsid w:val="00265F42"/>
    <w:rsid w:val="0026601F"/>
    <w:rsid w:val="0026615F"/>
    <w:rsid w:val="00266257"/>
    <w:rsid w:val="00266295"/>
    <w:rsid w:val="00266460"/>
    <w:rsid w:val="0026649F"/>
    <w:rsid w:val="002666CE"/>
    <w:rsid w:val="00266804"/>
    <w:rsid w:val="0026684D"/>
    <w:rsid w:val="0026697B"/>
    <w:rsid w:val="002669EB"/>
    <w:rsid w:val="00266A88"/>
    <w:rsid w:val="00266C56"/>
    <w:rsid w:val="00266FDC"/>
    <w:rsid w:val="002670DC"/>
    <w:rsid w:val="00267418"/>
    <w:rsid w:val="00267504"/>
    <w:rsid w:val="00267977"/>
    <w:rsid w:val="00267A24"/>
    <w:rsid w:val="00267BCE"/>
    <w:rsid w:val="00267D43"/>
    <w:rsid w:val="00267E51"/>
    <w:rsid w:val="00267E7D"/>
    <w:rsid w:val="00267FCD"/>
    <w:rsid w:val="00270286"/>
    <w:rsid w:val="00270733"/>
    <w:rsid w:val="002709FE"/>
    <w:rsid w:val="00270A21"/>
    <w:rsid w:val="00270BC1"/>
    <w:rsid w:val="00270CF8"/>
    <w:rsid w:val="00270EF9"/>
    <w:rsid w:val="00270FEC"/>
    <w:rsid w:val="00271390"/>
    <w:rsid w:val="002713B4"/>
    <w:rsid w:val="002713D7"/>
    <w:rsid w:val="0027151F"/>
    <w:rsid w:val="002716A0"/>
    <w:rsid w:val="0027182F"/>
    <w:rsid w:val="00271A98"/>
    <w:rsid w:val="00271CEC"/>
    <w:rsid w:val="00271DE1"/>
    <w:rsid w:val="00271F32"/>
    <w:rsid w:val="00271F49"/>
    <w:rsid w:val="00272020"/>
    <w:rsid w:val="002721A3"/>
    <w:rsid w:val="002721FB"/>
    <w:rsid w:val="00272419"/>
    <w:rsid w:val="00272529"/>
    <w:rsid w:val="00272883"/>
    <w:rsid w:val="00272C4F"/>
    <w:rsid w:val="0027301F"/>
    <w:rsid w:val="002731DB"/>
    <w:rsid w:val="00273238"/>
    <w:rsid w:val="0027360A"/>
    <w:rsid w:val="00273631"/>
    <w:rsid w:val="00273792"/>
    <w:rsid w:val="002738CC"/>
    <w:rsid w:val="00273C83"/>
    <w:rsid w:val="00273DB1"/>
    <w:rsid w:val="00274546"/>
    <w:rsid w:val="002745A2"/>
    <w:rsid w:val="00274769"/>
    <w:rsid w:val="00274D1D"/>
    <w:rsid w:val="00274F36"/>
    <w:rsid w:val="0027501C"/>
    <w:rsid w:val="00275421"/>
    <w:rsid w:val="0027548A"/>
    <w:rsid w:val="002756BC"/>
    <w:rsid w:val="00275877"/>
    <w:rsid w:val="00275DDC"/>
    <w:rsid w:val="00275E96"/>
    <w:rsid w:val="0027619A"/>
    <w:rsid w:val="00276228"/>
    <w:rsid w:val="002764EF"/>
    <w:rsid w:val="002767C4"/>
    <w:rsid w:val="002768A1"/>
    <w:rsid w:val="002768C4"/>
    <w:rsid w:val="0027691E"/>
    <w:rsid w:val="002769EA"/>
    <w:rsid w:val="00276B54"/>
    <w:rsid w:val="00276B56"/>
    <w:rsid w:val="00276CCB"/>
    <w:rsid w:val="00276CCC"/>
    <w:rsid w:val="00277199"/>
    <w:rsid w:val="0027719C"/>
    <w:rsid w:val="00277957"/>
    <w:rsid w:val="00277B8C"/>
    <w:rsid w:val="00277E2F"/>
    <w:rsid w:val="00280026"/>
    <w:rsid w:val="00280154"/>
    <w:rsid w:val="00280463"/>
    <w:rsid w:val="00280950"/>
    <w:rsid w:val="00280A43"/>
    <w:rsid w:val="00281175"/>
    <w:rsid w:val="0028119D"/>
    <w:rsid w:val="002811A1"/>
    <w:rsid w:val="00281244"/>
    <w:rsid w:val="00281423"/>
    <w:rsid w:val="00281834"/>
    <w:rsid w:val="00281931"/>
    <w:rsid w:val="002819FB"/>
    <w:rsid w:val="00281C85"/>
    <w:rsid w:val="00281C93"/>
    <w:rsid w:val="00281F18"/>
    <w:rsid w:val="00281FD5"/>
    <w:rsid w:val="00282007"/>
    <w:rsid w:val="00282521"/>
    <w:rsid w:val="002827A4"/>
    <w:rsid w:val="0028280A"/>
    <w:rsid w:val="00282814"/>
    <w:rsid w:val="00282893"/>
    <w:rsid w:val="002829D8"/>
    <w:rsid w:val="00282E6D"/>
    <w:rsid w:val="00282EF6"/>
    <w:rsid w:val="0028355D"/>
    <w:rsid w:val="00283610"/>
    <w:rsid w:val="002836F6"/>
    <w:rsid w:val="00283777"/>
    <w:rsid w:val="002838D5"/>
    <w:rsid w:val="002839FF"/>
    <w:rsid w:val="00284062"/>
    <w:rsid w:val="00284252"/>
    <w:rsid w:val="002843FF"/>
    <w:rsid w:val="002845A7"/>
    <w:rsid w:val="002845F3"/>
    <w:rsid w:val="002846F2"/>
    <w:rsid w:val="0028479D"/>
    <w:rsid w:val="002847B9"/>
    <w:rsid w:val="0028482A"/>
    <w:rsid w:val="0028483B"/>
    <w:rsid w:val="002848C0"/>
    <w:rsid w:val="00284FF9"/>
    <w:rsid w:val="0028509C"/>
    <w:rsid w:val="002850B0"/>
    <w:rsid w:val="00285608"/>
    <w:rsid w:val="0028562E"/>
    <w:rsid w:val="00285637"/>
    <w:rsid w:val="0028564E"/>
    <w:rsid w:val="00285B3C"/>
    <w:rsid w:val="00285B57"/>
    <w:rsid w:val="00285D7A"/>
    <w:rsid w:val="00285F23"/>
    <w:rsid w:val="00285F9E"/>
    <w:rsid w:val="00286388"/>
    <w:rsid w:val="002864C0"/>
    <w:rsid w:val="002867A4"/>
    <w:rsid w:val="002869C3"/>
    <w:rsid w:val="002869FD"/>
    <w:rsid w:val="00286BEE"/>
    <w:rsid w:val="00286C21"/>
    <w:rsid w:val="00286D12"/>
    <w:rsid w:val="00286D5D"/>
    <w:rsid w:val="00286D94"/>
    <w:rsid w:val="00287189"/>
    <w:rsid w:val="00287253"/>
    <w:rsid w:val="00287600"/>
    <w:rsid w:val="0028762F"/>
    <w:rsid w:val="00287699"/>
    <w:rsid w:val="00287945"/>
    <w:rsid w:val="00287AEB"/>
    <w:rsid w:val="00287C1D"/>
    <w:rsid w:val="00287E7D"/>
    <w:rsid w:val="00287E84"/>
    <w:rsid w:val="00290044"/>
    <w:rsid w:val="00290089"/>
    <w:rsid w:val="00290141"/>
    <w:rsid w:val="0029016D"/>
    <w:rsid w:val="00290387"/>
    <w:rsid w:val="002904A8"/>
    <w:rsid w:val="002904BF"/>
    <w:rsid w:val="00290526"/>
    <w:rsid w:val="00290A9F"/>
    <w:rsid w:val="00290C06"/>
    <w:rsid w:val="00290F21"/>
    <w:rsid w:val="00290FF5"/>
    <w:rsid w:val="00291088"/>
    <w:rsid w:val="002912A6"/>
    <w:rsid w:val="00291428"/>
    <w:rsid w:val="00291618"/>
    <w:rsid w:val="002916D3"/>
    <w:rsid w:val="0029189F"/>
    <w:rsid w:val="00291A38"/>
    <w:rsid w:val="00291AE7"/>
    <w:rsid w:val="00291DD9"/>
    <w:rsid w:val="00291F62"/>
    <w:rsid w:val="002923F2"/>
    <w:rsid w:val="00292437"/>
    <w:rsid w:val="00292521"/>
    <w:rsid w:val="00292B8B"/>
    <w:rsid w:val="00292DC2"/>
    <w:rsid w:val="00292DFA"/>
    <w:rsid w:val="00292E53"/>
    <w:rsid w:val="00292F0E"/>
    <w:rsid w:val="0029332A"/>
    <w:rsid w:val="0029338C"/>
    <w:rsid w:val="002933EA"/>
    <w:rsid w:val="00293632"/>
    <w:rsid w:val="002937EA"/>
    <w:rsid w:val="0029399E"/>
    <w:rsid w:val="002939BF"/>
    <w:rsid w:val="002939D3"/>
    <w:rsid w:val="00293A01"/>
    <w:rsid w:val="00293A4D"/>
    <w:rsid w:val="00293AC1"/>
    <w:rsid w:val="00293BF1"/>
    <w:rsid w:val="00293D53"/>
    <w:rsid w:val="00293DC5"/>
    <w:rsid w:val="00293E3F"/>
    <w:rsid w:val="00293F8D"/>
    <w:rsid w:val="002940C3"/>
    <w:rsid w:val="002941D0"/>
    <w:rsid w:val="0029487E"/>
    <w:rsid w:val="00294889"/>
    <w:rsid w:val="00294A18"/>
    <w:rsid w:val="00294C2C"/>
    <w:rsid w:val="00295130"/>
    <w:rsid w:val="002952E7"/>
    <w:rsid w:val="0029545C"/>
    <w:rsid w:val="002954BF"/>
    <w:rsid w:val="00295861"/>
    <w:rsid w:val="0029589E"/>
    <w:rsid w:val="00295A54"/>
    <w:rsid w:val="00295C64"/>
    <w:rsid w:val="00296044"/>
    <w:rsid w:val="00296095"/>
    <w:rsid w:val="00296242"/>
    <w:rsid w:val="002964B0"/>
    <w:rsid w:val="0029664F"/>
    <w:rsid w:val="002968E5"/>
    <w:rsid w:val="00296929"/>
    <w:rsid w:val="002969B8"/>
    <w:rsid w:val="002969DB"/>
    <w:rsid w:val="00296ADC"/>
    <w:rsid w:val="00296BD2"/>
    <w:rsid w:val="00296C8B"/>
    <w:rsid w:val="00296F3C"/>
    <w:rsid w:val="00296F42"/>
    <w:rsid w:val="002974B9"/>
    <w:rsid w:val="00297540"/>
    <w:rsid w:val="002977B7"/>
    <w:rsid w:val="00297838"/>
    <w:rsid w:val="002978BE"/>
    <w:rsid w:val="00297A5A"/>
    <w:rsid w:val="00297E2D"/>
    <w:rsid w:val="00297E4E"/>
    <w:rsid w:val="00297EE9"/>
    <w:rsid w:val="002A00B1"/>
    <w:rsid w:val="002A01E0"/>
    <w:rsid w:val="002A0301"/>
    <w:rsid w:val="002A0474"/>
    <w:rsid w:val="002A04F8"/>
    <w:rsid w:val="002A0517"/>
    <w:rsid w:val="002A0A45"/>
    <w:rsid w:val="002A0A67"/>
    <w:rsid w:val="002A0ADC"/>
    <w:rsid w:val="002A0D18"/>
    <w:rsid w:val="002A0D32"/>
    <w:rsid w:val="002A0F2E"/>
    <w:rsid w:val="002A0F64"/>
    <w:rsid w:val="002A0F7D"/>
    <w:rsid w:val="002A105B"/>
    <w:rsid w:val="002A16EB"/>
    <w:rsid w:val="002A19D7"/>
    <w:rsid w:val="002A1CF9"/>
    <w:rsid w:val="002A1DCD"/>
    <w:rsid w:val="002A1E09"/>
    <w:rsid w:val="002A2785"/>
    <w:rsid w:val="002A27BD"/>
    <w:rsid w:val="002A2D53"/>
    <w:rsid w:val="002A2D76"/>
    <w:rsid w:val="002A2FD5"/>
    <w:rsid w:val="002A39A7"/>
    <w:rsid w:val="002A3B8F"/>
    <w:rsid w:val="002A3C55"/>
    <w:rsid w:val="002A3E55"/>
    <w:rsid w:val="002A3FD5"/>
    <w:rsid w:val="002A4259"/>
    <w:rsid w:val="002A44B5"/>
    <w:rsid w:val="002A4569"/>
    <w:rsid w:val="002A480D"/>
    <w:rsid w:val="002A484A"/>
    <w:rsid w:val="002A48DB"/>
    <w:rsid w:val="002A48F1"/>
    <w:rsid w:val="002A4A3C"/>
    <w:rsid w:val="002A4D2D"/>
    <w:rsid w:val="002A4D75"/>
    <w:rsid w:val="002A4F63"/>
    <w:rsid w:val="002A4F91"/>
    <w:rsid w:val="002A4FFC"/>
    <w:rsid w:val="002A50AF"/>
    <w:rsid w:val="002A58EA"/>
    <w:rsid w:val="002A5977"/>
    <w:rsid w:val="002A5C29"/>
    <w:rsid w:val="002A5ED9"/>
    <w:rsid w:val="002A6353"/>
    <w:rsid w:val="002A645D"/>
    <w:rsid w:val="002A6A19"/>
    <w:rsid w:val="002A6A5B"/>
    <w:rsid w:val="002A6B03"/>
    <w:rsid w:val="002A6C32"/>
    <w:rsid w:val="002A6D6F"/>
    <w:rsid w:val="002A6E69"/>
    <w:rsid w:val="002A6E71"/>
    <w:rsid w:val="002A7185"/>
    <w:rsid w:val="002A7222"/>
    <w:rsid w:val="002A7459"/>
    <w:rsid w:val="002A76E4"/>
    <w:rsid w:val="002A79DC"/>
    <w:rsid w:val="002B00FF"/>
    <w:rsid w:val="002B0133"/>
    <w:rsid w:val="002B050A"/>
    <w:rsid w:val="002B063E"/>
    <w:rsid w:val="002B07F3"/>
    <w:rsid w:val="002B09AB"/>
    <w:rsid w:val="002B0B89"/>
    <w:rsid w:val="002B0F43"/>
    <w:rsid w:val="002B1182"/>
    <w:rsid w:val="002B13AA"/>
    <w:rsid w:val="002B13EC"/>
    <w:rsid w:val="002B15AD"/>
    <w:rsid w:val="002B1744"/>
    <w:rsid w:val="002B19C3"/>
    <w:rsid w:val="002B1A60"/>
    <w:rsid w:val="002B1A74"/>
    <w:rsid w:val="002B1C4F"/>
    <w:rsid w:val="002B1C7E"/>
    <w:rsid w:val="002B1CC4"/>
    <w:rsid w:val="002B1E09"/>
    <w:rsid w:val="002B1E6E"/>
    <w:rsid w:val="002B2238"/>
    <w:rsid w:val="002B2265"/>
    <w:rsid w:val="002B267C"/>
    <w:rsid w:val="002B26A6"/>
    <w:rsid w:val="002B2B09"/>
    <w:rsid w:val="002B301C"/>
    <w:rsid w:val="002B3050"/>
    <w:rsid w:val="002B3142"/>
    <w:rsid w:val="002B3407"/>
    <w:rsid w:val="002B3732"/>
    <w:rsid w:val="002B3876"/>
    <w:rsid w:val="002B3A22"/>
    <w:rsid w:val="002B3CB3"/>
    <w:rsid w:val="002B3DC8"/>
    <w:rsid w:val="002B3E2F"/>
    <w:rsid w:val="002B3FD1"/>
    <w:rsid w:val="002B41CE"/>
    <w:rsid w:val="002B4614"/>
    <w:rsid w:val="002B47E5"/>
    <w:rsid w:val="002B4834"/>
    <w:rsid w:val="002B4969"/>
    <w:rsid w:val="002B4A13"/>
    <w:rsid w:val="002B4A63"/>
    <w:rsid w:val="002B4B4D"/>
    <w:rsid w:val="002B5408"/>
    <w:rsid w:val="002B5425"/>
    <w:rsid w:val="002B5653"/>
    <w:rsid w:val="002B5668"/>
    <w:rsid w:val="002B56B2"/>
    <w:rsid w:val="002B56C8"/>
    <w:rsid w:val="002B56F6"/>
    <w:rsid w:val="002B5794"/>
    <w:rsid w:val="002B5951"/>
    <w:rsid w:val="002B5CD6"/>
    <w:rsid w:val="002B5EC8"/>
    <w:rsid w:val="002B5F4B"/>
    <w:rsid w:val="002B5F9E"/>
    <w:rsid w:val="002B61FC"/>
    <w:rsid w:val="002B62EF"/>
    <w:rsid w:val="002B64CD"/>
    <w:rsid w:val="002B65B2"/>
    <w:rsid w:val="002B677A"/>
    <w:rsid w:val="002B6FBA"/>
    <w:rsid w:val="002B70F1"/>
    <w:rsid w:val="002B714C"/>
    <w:rsid w:val="002B7679"/>
    <w:rsid w:val="002B7763"/>
    <w:rsid w:val="002B77FB"/>
    <w:rsid w:val="002B78B7"/>
    <w:rsid w:val="002B7959"/>
    <w:rsid w:val="002B7A95"/>
    <w:rsid w:val="002B7BD1"/>
    <w:rsid w:val="002B7E6E"/>
    <w:rsid w:val="002C018F"/>
    <w:rsid w:val="002C02F9"/>
    <w:rsid w:val="002C0FA9"/>
    <w:rsid w:val="002C0FD7"/>
    <w:rsid w:val="002C165B"/>
    <w:rsid w:val="002C167C"/>
    <w:rsid w:val="002C1779"/>
    <w:rsid w:val="002C1D86"/>
    <w:rsid w:val="002C1DFE"/>
    <w:rsid w:val="002C1ED6"/>
    <w:rsid w:val="002C23FF"/>
    <w:rsid w:val="002C246E"/>
    <w:rsid w:val="002C251D"/>
    <w:rsid w:val="002C2600"/>
    <w:rsid w:val="002C264C"/>
    <w:rsid w:val="002C26E3"/>
    <w:rsid w:val="002C27F3"/>
    <w:rsid w:val="002C2A0C"/>
    <w:rsid w:val="002C2C95"/>
    <w:rsid w:val="002C2CF4"/>
    <w:rsid w:val="002C2EC0"/>
    <w:rsid w:val="002C30D3"/>
    <w:rsid w:val="002C32D7"/>
    <w:rsid w:val="002C33BF"/>
    <w:rsid w:val="002C3490"/>
    <w:rsid w:val="002C36B2"/>
    <w:rsid w:val="002C36C6"/>
    <w:rsid w:val="002C3910"/>
    <w:rsid w:val="002C3A7B"/>
    <w:rsid w:val="002C3D4F"/>
    <w:rsid w:val="002C3E1F"/>
    <w:rsid w:val="002C3E64"/>
    <w:rsid w:val="002C3FFF"/>
    <w:rsid w:val="002C41D7"/>
    <w:rsid w:val="002C4374"/>
    <w:rsid w:val="002C47E8"/>
    <w:rsid w:val="002C4804"/>
    <w:rsid w:val="002C49BB"/>
    <w:rsid w:val="002C4A48"/>
    <w:rsid w:val="002C4B04"/>
    <w:rsid w:val="002C4CFF"/>
    <w:rsid w:val="002C4D17"/>
    <w:rsid w:val="002C4E36"/>
    <w:rsid w:val="002C4EFF"/>
    <w:rsid w:val="002C4F21"/>
    <w:rsid w:val="002C5201"/>
    <w:rsid w:val="002C5275"/>
    <w:rsid w:val="002C5372"/>
    <w:rsid w:val="002C5683"/>
    <w:rsid w:val="002C56E8"/>
    <w:rsid w:val="002C57AE"/>
    <w:rsid w:val="002C5CDA"/>
    <w:rsid w:val="002C5CFF"/>
    <w:rsid w:val="002C5EE6"/>
    <w:rsid w:val="002C641F"/>
    <w:rsid w:val="002C64E4"/>
    <w:rsid w:val="002C65EF"/>
    <w:rsid w:val="002C674F"/>
    <w:rsid w:val="002C68E9"/>
    <w:rsid w:val="002C6BB0"/>
    <w:rsid w:val="002C6D6A"/>
    <w:rsid w:val="002C70FB"/>
    <w:rsid w:val="002C7159"/>
    <w:rsid w:val="002D01F4"/>
    <w:rsid w:val="002D03D4"/>
    <w:rsid w:val="002D0884"/>
    <w:rsid w:val="002D0BEF"/>
    <w:rsid w:val="002D0FEF"/>
    <w:rsid w:val="002D10D4"/>
    <w:rsid w:val="002D1891"/>
    <w:rsid w:val="002D18B0"/>
    <w:rsid w:val="002D18DE"/>
    <w:rsid w:val="002D18FD"/>
    <w:rsid w:val="002D1958"/>
    <w:rsid w:val="002D1991"/>
    <w:rsid w:val="002D2444"/>
    <w:rsid w:val="002D2527"/>
    <w:rsid w:val="002D293B"/>
    <w:rsid w:val="002D2BF9"/>
    <w:rsid w:val="002D2C77"/>
    <w:rsid w:val="002D2D35"/>
    <w:rsid w:val="002D310D"/>
    <w:rsid w:val="002D330C"/>
    <w:rsid w:val="002D341E"/>
    <w:rsid w:val="002D348E"/>
    <w:rsid w:val="002D359B"/>
    <w:rsid w:val="002D3B0B"/>
    <w:rsid w:val="002D3FB7"/>
    <w:rsid w:val="002D40E8"/>
    <w:rsid w:val="002D40F5"/>
    <w:rsid w:val="002D476E"/>
    <w:rsid w:val="002D4A75"/>
    <w:rsid w:val="002D4B32"/>
    <w:rsid w:val="002D4BD6"/>
    <w:rsid w:val="002D4C60"/>
    <w:rsid w:val="002D4EE0"/>
    <w:rsid w:val="002D5048"/>
    <w:rsid w:val="002D5309"/>
    <w:rsid w:val="002D5364"/>
    <w:rsid w:val="002D567C"/>
    <w:rsid w:val="002D56F3"/>
    <w:rsid w:val="002D58A1"/>
    <w:rsid w:val="002D59A5"/>
    <w:rsid w:val="002D5ABC"/>
    <w:rsid w:val="002D5E73"/>
    <w:rsid w:val="002D5F17"/>
    <w:rsid w:val="002D63AC"/>
    <w:rsid w:val="002D6416"/>
    <w:rsid w:val="002D6550"/>
    <w:rsid w:val="002D68F1"/>
    <w:rsid w:val="002D6943"/>
    <w:rsid w:val="002D697C"/>
    <w:rsid w:val="002D6A1D"/>
    <w:rsid w:val="002D6BB3"/>
    <w:rsid w:val="002D6D59"/>
    <w:rsid w:val="002D7036"/>
    <w:rsid w:val="002D7138"/>
    <w:rsid w:val="002D7455"/>
    <w:rsid w:val="002D7572"/>
    <w:rsid w:val="002D7680"/>
    <w:rsid w:val="002D7A85"/>
    <w:rsid w:val="002E00BF"/>
    <w:rsid w:val="002E00F7"/>
    <w:rsid w:val="002E02A0"/>
    <w:rsid w:val="002E07ED"/>
    <w:rsid w:val="002E08A5"/>
    <w:rsid w:val="002E0D08"/>
    <w:rsid w:val="002E0DCF"/>
    <w:rsid w:val="002E0EC3"/>
    <w:rsid w:val="002E0FE2"/>
    <w:rsid w:val="002E1168"/>
    <w:rsid w:val="002E1181"/>
    <w:rsid w:val="002E131E"/>
    <w:rsid w:val="002E133C"/>
    <w:rsid w:val="002E1588"/>
    <w:rsid w:val="002E1A34"/>
    <w:rsid w:val="002E1AC5"/>
    <w:rsid w:val="002E1C46"/>
    <w:rsid w:val="002E1D5E"/>
    <w:rsid w:val="002E1E4A"/>
    <w:rsid w:val="002E1EB6"/>
    <w:rsid w:val="002E2026"/>
    <w:rsid w:val="002E21AA"/>
    <w:rsid w:val="002E21B8"/>
    <w:rsid w:val="002E22F0"/>
    <w:rsid w:val="002E2685"/>
    <w:rsid w:val="002E2740"/>
    <w:rsid w:val="002E2982"/>
    <w:rsid w:val="002E2B1B"/>
    <w:rsid w:val="002E2D87"/>
    <w:rsid w:val="002E2FA4"/>
    <w:rsid w:val="002E305F"/>
    <w:rsid w:val="002E30BB"/>
    <w:rsid w:val="002E3466"/>
    <w:rsid w:val="002E354B"/>
    <w:rsid w:val="002E35BD"/>
    <w:rsid w:val="002E35C8"/>
    <w:rsid w:val="002E3643"/>
    <w:rsid w:val="002E370D"/>
    <w:rsid w:val="002E3787"/>
    <w:rsid w:val="002E386D"/>
    <w:rsid w:val="002E39BA"/>
    <w:rsid w:val="002E39C2"/>
    <w:rsid w:val="002E3A0E"/>
    <w:rsid w:val="002E3A2D"/>
    <w:rsid w:val="002E3C86"/>
    <w:rsid w:val="002E3C91"/>
    <w:rsid w:val="002E3F30"/>
    <w:rsid w:val="002E449B"/>
    <w:rsid w:val="002E48DC"/>
    <w:rsid w:val="002E492B"/>
    <w:rsid w:val="002E49C9"/>
    <w:rsid w:val="002E4C0D"/>
    <w:rsid w:val="002E4CCE"/>
    <w:rsid w:val="002E4D65"/>
    <w:rsid w:val="002E4D7E"/>
    <w:rsid w:val="002E4FD9"/>
    <w:rsid w:val="002E5069"/>
    <w:rsid w:val="002E50C4"/>
    <w:rsid w:val="002E5277"/>
    <w:rsid w:val="002E54B1"/>
    <w:rsid w:val="002E55D0"/>
    <w:rsid w:val="002E5855"/>
    <w:rsid w:val="002E5918"/>
    <w:rsid w:val="002E597C"/>
    <w:rsid w:val="002E5FAC"/>
    <w:rsid w:val="002E6470"/>
    <w:rsid w:val="002E686E"/>
    <w:rsid w:val="002E6A1F"/>
    <w:rsid w:val="002E6DF3"/>
    <w:rsid w:val="002E6EDD"/>
    <w:rsid w:val="002E7005"/>
    <w:rsid w:val="002E7038"/>
    <w:rsid w:val="002E7121"/>
    <w:rsid w:val="002E712A"/>
    <w:rsid w:val="002E75E0"/>
    <w:rsid w:val="002E774F"/>
    <w:rsid w:val="002E776D"/>
    <w:rsid w:val="002E7898"/>
    <w:rsid w:val="002E789F"/>
    <w:rsid w:val="002E7AEA"/>
    <w:rsid w:val="002E7AF7"/>
    <w:rsid w:val="002E7BB7"/>
    <w:rsid w:val="002E7CA8"/>
    <w:rsid w:val="002E7D03"/>
    <w:rsid w:val="002E7ED9"/>
    <w:rsid w:val="002E7F16"/>
    <w:rsid w:val="002F003B"/>
    <w:rsid w:val="002F013A"/>
    <w:rsid w:val="002F01BD"/>
    <w:rsid w:val="002F0257"/>
    <w:rsid w:val="002F0473"/>
    <w:rsid w:val="002F0641"/>
    <w:rsid w:val="002F066D"/>
    <w:rsid w:val="002F0A0B"/>
    <w:rsid w:val="002F0BC0"/>
    <w:rsid w:val="002F11C7"/>
    <w:rsid w:val="002F127D"/>
    <w:rsid w:val="002F144D"/>
    <w:rsid w:val="002F164A"/>
    <w:rsid w:val="002F1696"/>
    <w:rsid w:val="002F174B"/>
    <w:rsid w:val="002F1806"/>
    <w:rsid w:val="002F197D"/>
    <w:rsid w:val="002F1C4C"/>
    <w:rsid w:val="002F1CC8"/>
    <w:rsid w:val="002F1E33"/>
    <w:rsid w:val="002F1F76"/>
    <w:rsid w:val="002F229E"/>
    <w:rsid w:val="002F26E1"/>
    <w:rsid w:val="002F2955"/>
    <w:rsid w:val="002F2AB5"/>
    <w:rsid w:val="002F2EF7"/>
    <w:rsid w:val="002F2F4F"/>
    <w:rsid w:val="002F32D0"/>
    <w:rsid w:val="002F3839"/>
    <w:rsid w:val="002F38A3"/>
    <w:rsid w:val="002F3A33"/>
    <w:rsid w:val="002F3A6B"/>
    <w:rsid w:val="002F3BB5"/>
    <w:rsid w:val="002F4595"/>
    <w:rsid w:val="002F4780"/>
    <w:rsid w:val="002F48D6"/>
    <w:rsid w:val="002F4AF9"/>
    <w:rsid w:val="002F4B32"/>
    <w:rsid w:val="002F4B89"/>
    <w:rsid w:val="002F4CF7"/>
    <w:rsid w:val="002F4E1B"/>
    <w:rsid w:val="002F504A"/>
    <w:rsid w:val="002F5164"/>
    <w:rsid w:val="002F517D"/>
    <w:rsid w:val="002F52C9"/>
    <w:rsid w:val="002F5626"/>
    <w:rsid w:val="002F581B"/>
    <w:rsid w:val="002F59D0"/>
    <w:rsid w:val="002F5B2B"/>
    <w:rsid w:val="002F5B4C"/>
    <w:rsid w:val="002F5E64"/>
    <w:rsid w:val="002F5FD2"/>
    <w:rsid w:val="002F6272"/>
    <w:rsid w:val="002F6630"/>
    <w:rsid w:val="002F67A4"/>
    <w:rsid w:val="002F6A00"/>
    <w:rsid w:val="002F6A1C"/>
    <w:rsid w:val="002F6A6B"/>
    <w:rsid w:val="002F6D3E"/>
    <w:rsid w:val="002F6EAE"/>
    <w:rsid w:val="002F7201"/>
    <w:rsid w:val="002F74F1"/>
    <w:rsid w:val="002F758A"/>
    <w:rsid w:val="002F7648"/>
    <w:rsid w:val="002F79C2"/>
    <w:rsid w:val="002F79E6"/>
    <w:rsid w:val="002F7C96"/>
    <w:rsid w:val="002F7E63"/>
    <w:rsid w:val="00300006"/>
    <w:rsid w:val="00300139"/>
    <w:rsid w:val="003003F0"/>
    <w:rsid w:val="00300450"/>
    <w:rsid w:val="00300AED"/>
    <w:rsid w:val="00300B5F"/>
    <w:rsid w:val="00300C26"/>
    <w:rsid w:val="00300D25"/>
    <w:rsid w:val="00301170"/>
    <w:rsid w:val="003012EC"/>
    <w:rsid w:val="0030224A"/>
    <w:rsid w:val="00302294"/>
    <w:rsid w:val="0030231A"/>
    <w:rsid w:val="0030249A"/>
    <w:rsid w:val="003024D4"/>
    <w:rsid w:val="003028A6"/>
    <w:rsid w:val="00302951"/>
    <w:rsid w:val="00302987"/>
    <w:rsid w:val="00302C49"/>
    <w:rsid w:val="00302D3A"/>
    <w:rsid w:val="00302EF6"/>
    <w:rsid w:val="00302F5C"/>
    <w:rsid w:val="00303364"/>
    <w:rsid w:val="00303583"/>
    <w:rsid w:val="00303610"/>
    <w:rsid w:val="00303A3F"/>
    <w:rsid w:val="00303C24"/>
    <w:rsid w:val="00303C40"/>
    <w:rsid w:val="0030417A"/>
    <w:rsid w:val="003042FF"/>
    <w:rsid w:val="003045E0"/>
    <w:rsid w:val="003046C6"/>
    <w:rsid w:val="00304966"/>
    <w:rsid w:val="00304DBB"/>
    <w:rsid w:val="00304E88"/>
    <w:rsid w:val="00304F47"/>
    <w:rsid w:val="00304F6A"/>
    <w:rsid w:val="003052BB"/>
    <w:rsid w:val="003055A2"/>
    <w:rsid w:val="003055B0"/>
    <w:rsid w:val="00305861"/>
    <w:rsid w:val="003059B9"/>
    <w:rsid w:val="00305B72"/>
    <w:rsid w:val="00305B75"/>
    <w:rsid w:val="00305BD4"/>
    <w:rsid w:val="00305D3D"/>
    <w:rsid w:val="00306039"/>
    <w:rsid w:val="00306407"/>
    <w:rsid w:val="00306862"/>
    <w:rsid w:val="00306ADA"/>
    <w:rsid w:val="00306C8A"/>
    <w:rsid w:val="00307074"/>
    <w:rsid w:val="0030785D"/>
    <w:rsid w:val="003078B6"/>
    <w:rsid w:val="00307D2F"/>
    <w:rsid w:val="0031000E"/>
    <w:rsid w:val="003100DB"/>
    <w:rsid w:val="003104E9"/>
    <w:rsid w:val="003106DB"/>
    <w:rsid w:val="0031088A"/>
    <w:rsid w:val="003109B8"/>
    <w:rsid w:val="00310A7A"/>
    <w:rsid w:val="00310EB1"/>
    <w:rsid w:val="00311019"/>
    <w:rsid w:val="00311076"/>
    <w:rsid w:val="0031123A"/>
    <w:rsid w:val="00311590"/>
    <w:rsid w:val="003115E0"/>
    <w:rsid w:val="0031162A"/>
    <w:rsid w:val="00311799"/>
    <w:rsid w:val="00311805"/>
    <w:rsid w:val="00312008"/>
    <w:rsid w:val="00312289"/>
    <w:rsid w:val="00312602"/>
    <w:rsid w:val="003128E1"/>
    <w:rsid w:val="003128F7"/>
    <w:rsid w:val="00312B48"/>
    <w:rsid w:val="00312DA6"/>
    <w:rsid w:val="00312ED4"/>
    <w:rsid w:val="003131DE"/>
    <w:rsid w:val="00313560"/>
    <w:rsid w:val="00313788"/>
    <w:rsid w:val="003137B8"/>
    <w:rsid w:val="00313A09"/>
    <w:rsid w:val="00313A67"/>
    <w:rsid w:val="00313AEB"/>
    <w:rsid w:val="00313B46"/>
    <w:rsid w:val="00313B67"/>
    <w:rsid w:val="00313FB2"/>
    <w:rsid w:val="003141C1"/>
    <w:rsid w:val="00314224"/>
    <w:rsid w:val="003142CE"/>
    <w:rsid w:val="00314343"/>
    <w:rsid w:val="0031434A"/>
    <w:rsid w:val="003145F7"/>
    <w:rsid w:val="00314643"/>
    <w:rsid w:val="0031473A"/>
    <w:rsid w:val="003148EC"/>
    <w:rsid w:val="00314BC7"/>
    <w:rsid w:val="00314CA9"/>
    <w:rsid w:val="00314EBC"/>
    <w:rsid w:val="0031506C"/>
    <w:rsid w:val="003150AA"/>
    <w:rsid w:val="003150CA"/>
    <w:rsid w:val="0031516F"/>
    <w:rsid w:val="0031528A"/>
    <w:rsid w:val="00315506"/>
    <w:rsid w:val="00315797"/>
    <w:rsid w:val="0031591D"/>
    <w:rsid w:val="003159DA"/>
    <w:rsid w:val="003159F0"/>
    <w:rsid w:val="00315BA6"/>
    <w:rsid w:val="00315EA6"/>
    <w:rsid w:val="00315ED1"/>
    <w:rsid w:val="00315F3C"/>
    <w:rsid w:val="00316267"/>
    <w:rsid w:val="00316598"/>
    <w:rsid w:val="00316676"/>
    <w:rsid w:val="003166AE"/>
    <w:rsid w:val="00316AE8"/>
    <w:rsid w:val="00316BF6"/>
    <w:rsid w:val="003171E6"/>
    <w:rsid w:val="0031749E"/>
    <w:rsid w:val="00317753"/>
    <w:rsid w:val="00317A2E"/>
    <w:rsid w:val="00317C7A"/>
    <w:rsid w:val="00317DF7"/>
    <w:rsid w:val="00317F04"/>
    <w:rsid w:val="00317F76"/>
    <w:rsid w:val="00320137"/>
    <w:rsid w:val="00320215"/>
    <w:rsid w:val="0032039D"/>
    <w:rsid w:val="003203BC"/>
    <w:rsid w:val="00320472"/>
    <w:rsid w:val="0032052A"/>
    <w:rsid w:val="00320556"/>
    <w:rsid w:val="00320594"/>
    <w:rsid w:val="003206AD"/>
    <w:rsid w:val="00320A7F"/>
    <w:rsid w:val="00320C32"/>
    <w:rsid w:val="00320DBA"/>
    <w:rsid w:val="00320E1F"/>
    <w:rsid w:val="00320E52"/>
    <w:rsid w:val="00320FD6"/>
    <w:rsid w:val="003212D3"/>
    <w:rsid w:val="003214A9"/>
    <w:rsid w:val="00321533"/>
    <w:rsid w:val="003215D3"/>
    <w:rsid w:val="0032176A"/>
    <w:rsid w:val="00321A18"/>
    <w:rsid w:val="00321BE2"/>
    <w:rsid w:val="00321C7E"/>
    <w:rsid w:val="003223FA"/>
    <w:rsid w:val="0032240E"/>
    <w:rsid w:val="00322562"/>
    <w:rsid w:val="003225DE"/>
    <w:rsid w:val="00322750"/>
    <w:rsid w:val="0032294A"/>
    <w:rsid w:val="00322D11"/>
    <w:rsid w:val="00322F65"/>
    <w:rsid w:val="0032364B"/>
    <w:rsid w:val="003236D9"/>
    <w:rsid w:val="003236DE"/>
    <w:rsid w:val="00323736"/>
    <w:rsid w:val="00323907"/>
    <w:rsid w:val="00323B4E"/>
    <w:rsid w:val="00323ED0"/>
    <w:rsid w:val="00324049"/>
    <w:rsid w:val="003243EB"/>
    <w:rsid w:val="00324403"/>
    <w:rsid w:val="00324489"/>
    <w:rsid w:val="003245ED"/>
    <w:rsid w:val="00324A98"/>
    <w:rsid w:val="00324C39"/>
    <w:rsid w:val="00324C7E"/>
    <w:rsid w:val="00324E6F"/>
    <w:rsid w:val="00325373"/>
    <w:rsid w:val="003255E8"/>
    <w:rsid w:val="003255F9"/>
    <w:rsid w:val="00325911"/>
    <w:rsid w:val="00325A0C"/>
    <w:rsid w:val="00325E0C"/>
    <w:rsid w:val="00325EF7"/>
    <w:rsid w:val="00325F8F"/>
    <w:rsid w:val="00325FD4"/>
    <w:rsid w:val="003263D5"/>
    <w:rsid w:val="003263DB"/>
    <w:rsid w:val="003264C3"/>
    <w:rsid w:val="003264D6"/>
    <w:rsid w:val="003264D7"/>
    <w:rsid w:val="00326788"/>
    <w:rsid w:val="003267FD"/>
    <w:rsid w:val="0032699A"/>
    <w:rsid w:val="00326C40"/>
    <w:rsid w:val="00327698"/>
    <w:rsid w:val="00327E86"/>
    <w:rsid w:val="0033008E"/>
    <w:rsid w:val="0033075E"/>
    <w:rsid w:val="00330799"/>
    <w:rsid w:val="0033090B"/>
    <w:rsid w:val="00330A6F"/>
    <w:rsid w:val="00330CB6"/>
    <w:rsid w:val="00331343"/>
    <w:rsid w:val="0033149B"/>
    <w:rsid w:val="003314DE"/>
    <w:rsid w:val="0033153F"/>
    <w:rsid w:val="003315FD"/>
    <w:rsid w:val="0033174F"/>
    <w:rsid w:val="00331950"/>
    <w:rsid w:val="00331982"/>
    <w:rsid w:val="00331B87"/>
    <w:rsid w:val="00331E60"/>
    <w:rsid w:val="003326CA"/>
    <w:rsid w:val="0033277A"/>
    <w:rsid w:val="003327A1"/>
    <w:rsid w:val="00332AD1"/>
    <w:rsid w:val="00332AF3"/>
    <w:rsid w:val="00332C08"/>
    <w:rsid w:val="00332CB9"/>
    <w:rsid w:val="003330B6"/>
    <w:rsid w:val="00333479"/>
    <w:rsid w:val="0033375F"/>
    <w:rsid w:val="00333EAD"/>
    <w:rsid w:val="00334064"/>
    <w:rsid w:val="00334550"/>
    <w:rsid w:val="0033461D"/>
    <w:rsid w:val="00334630"/>
    <w:rsid w:val="00334717"/>
    <w:rsid w:val="00334A9C"/>
    <w:rsid w:val="00334FE4"/>
    <w:rsid w:val="00335063"/>
    <w:rsid w:val="00335110"/>
    <w:rsid w:val="00335540"/>
    <w:rsid w:val="003356CE"/>
    <w:rsid w:val="003356D6"/>
    <w:rsid w:val="003358B3"/>
    <w:rsid w:val="00335AF0"/>
    <w:rsid w:val="00335B27"/>
    <w:rsid w:val="00335F00"/>
    <w:rsid w:val="00335F5D"/>
    <w:rsid w:val="00336386"/>
    <w:rsid w:val="003365B8"/>
    <w:rsid w:val="00336871"/>
    <w:rsid w:val="00336A33"/>
    <w:rsid w:val="00336C58"/>
    <w:rsid w:val="00336E2C"/>
    <w:rsid w:val="003370A8"/>
    <w:rsid w:val="003370D3"/>
    <w:rsid w:val="003371CB"/>
    <w:rsid w:val="003373B4"/>
    <w:rsid w:val="0033772B"/>
    <w:rsid w:val="00337BAD"/>
    <w:rsid w:val="00337EBE"/>
    <w:rsid w:val="003403AC"/>
    <w:rsid w:val="0034088C"/>
    <w:rsid w:val="0034088F"/>
    <w:rsid w:val="00340B05"/>
    <w:rsid w:val="00340DA2"/>
    <w:rsid w:val="00340E0F"/>
    <w:rsid w:val="00340E2D"/>
    <w:rsid w:val="003410A2"/>
    <w:rsid w:val="00341130"/>
    <w:rsid w:val="003411A0"/>
    <w:rsid w:val="00341462"/>
    <w:rsid w:val="0034153A"/>
    <w:rsid w:val="0034158F"/>
    <w:rsid w:val="003416B9"/>
    <w:rsid w:val="00341A4E"/>
    <w:rsid w:val="00341AE3"/>
    <w:rsid w:val="00341ED2"/>
    <w:rsid w:val="0034201B"/>
    <w:rsid w:val="00342127"/>
    <w:rsid w:val="0034220F"/>
    <w:rsid w:val="003422BE"/>
    <w:rsid w:val="003423B5"/>
    <w:rsid w:val="0034253A"/>
    <w:rsid w:val="00342658"/>
    <w:rsid w:val="00342705"/>
    <w:rsid w:val="00342AC0"/>
    <w:rsid w:val="00342D74"/>
    <w:rsid w:val="00342DBE"/>
    <w:rsid w:val="00343092"/>
    <w:rsid w:val="003430B6"/>
    <w:rsid w:val="00343307"/>
    <w:rsid w:val="0034350F"/>
    <w:rsid w:val="00343723"/>
    <w:rsid w:val="003438AF"/>
    <w:rsid w:val="00343C0B"/>
    <w:rsid w:val="00343F25"/>
    <w:rsid w:val="00343FBE"/>
    <w:rsid w:val="00344127"/>
    <w:rsid w:val="00344257"/>
    <w:rsid w:val="003442A9"/>
    <w:rsid w:val="003442C9"/>
    <w:rsid w:val="00344332"/>
    <w:rsid w:val="00344618"/>
    <w:rsid w:val="003446CE"/>
    <w:rsid w:val="00344B74"/>
    <w:rsid w:val="00344C8A"/>
    <w:rsid w:val="00344D7D"/>
    <w:rsid w:val="00344E33"/>
    <w:rsid w:val="00344E4C"/>
    <w:rsid w:val="00344EA9"/>
    <w:rsid w:val="00345069"/>
    <w:rsid w:val="0034522A"/>
    <w:rsid w:val="00345422"/>
    <w:rsid w:val="00345469"/>
    <w:rsid w:val="003454F1"/>
    <w:rsid w:val="003457A2"/>
    <w:rsid w:val="003457ED"/>
    <w:rsid w:val="003458A8"/>
    <w:rsid w:val="00345924"/>
    <w:rsid w:val="00345EA3"/>
    <w:rsid w:val="00346087"/>
    <w:rsid w:val="003465B2"/>
    <w:rsid w:val="00346662"/>
    <w:rsid w:val="00346899"/>
    <w:rsid w:val="00346A9E"/>
    <w:rsid w:val="00346B20"/>
    <w:rsid w:val="00346B99"/>
    <w:rsid w:val="00346C1C"/>
    <w:rsid w:val="00346CC4"/>
    <w:rsid w:val="00346DDD"/>
    <w:rsid w:val="00346F11"/>
    <w:rsid w:val="00346F71"/>
    <w:rsid w:val="00346F75"/>
    <w:rsid w:val="00347075"/>
    <w:rsid w:val="003476F8"/>
    <w:rsid w:val="0034770F"/>
    <w:rsid w:val="0034785E"/>
    <w:rsid w:val="00347B91"/>
    <w:rsid w:val="00347CC9"/>
    <w:rsid w:val="00347FDE"/>
    <w:rsid w:val="003504B3"/>
    <w:rsid w:val="003509CA"/>
    <w:rsid w:val="003509E8"/>
    <w:rsid w:val="00350E1D"/>
    <w:rsid w:val="00350F82"/>
    <w:rsid w:val="00351556"/>
    <w:rsid w:val="00351769"/>
    <w:rsid w:val="00351BFA"/>
    <w:rsid w:val="00351D70"/>
    <w:rsid w:val="00351DDF"/>
    <w:rsid w:val="00351EB1"/>
    <w:rsid w:val="00351FE9"/>
    <w:rsid w:val="00352214"/>
    <w:rsid w:val="00352490"/>
    <w:rsid w:val="00352505"/>
    <w:rsid w:val="00352788"/>
    <w:rsid w:val="0035279D"/>
    <w:rsid w:val="003527B2"/>
    <w:rsid w:val="00352800"/>
    <w:rsid w:val="0035292C"/>
    <w:rsid w:val="00352B53"/>
    <w:rsid w:val="00352B6A"/>
    <w:rsid w:val="00352BC5"/>
    <w:rsid w:val="00352C85"/>
    <w:rsid w:val="00352CCA"/>
    <w:rsid w:val="00352F3A"/>
    <w:rsid w:val="0035300B"/>
    <w:rsid w:val="003535BC"/>
    <w:rsid w:val="003537E4"/>
    <w:rsid w:val="00353CAA"/>
    <w:rsid w:val="0035429C"/>
    <w:rsid w:val="003542E7"/>
    <w:rsid w:val="00354370"/>
    <w:rsid w:val="00354410"/>
    <w:rsid w:val="0035490B"/>
    <w:rsid w:val="00354C15"/>
    <w:rsid w:val="00354D1C"/>
    <w:rsid w:val="00354D8F"/>
    <w:rsid w:val="00355085"/>
    <w:rsid w:val="0035528C"/>
    <w:rsid w:val="00355344"/>
    <w:rsid w:val="003556C9"/>
    <w:rsid w:val="003557A7"/>
    <w:rsid w:val="0035599C"/>
    <w:rsid w:val="00355A7D"/>
    <w:rsid w:val="00355EA5"/>
    <w:rsid w:val="00356485"/>
    <w:rsid w:val="003564DA"/>
    <w:rsid w:val="0035674F"/>
    <w:rsid w:val="0035685A"/>
    <w:rsid w:val="00356973"/>
    <w:rsid w:val="00356D18"/>
    <w:rsid w:val="00356EE6"/>
    <w:rsid w:val="00356EF7"/>
    <w:rsid w:val="00357001"/>
    <w:rsid w:val="003573DF"/>
    <w:rsid w:val="003578AD"/>
    <w:rsid w:val="003578DF"/>
    <w:rsid w:val="003578FF"/>
    <w:rsid w:val="00357C50"/>
    <w:rsid w:val="00357C73"/>
    <w:rsid w:val="00357EFA"/>
    <w:rsid w:val="00357F4A"/>
    <w:rsid w:val="003600CC"/>
    <w:rsid w:val="0036065D"/>
    <w:rsid w:val="00360681"/>
    <w:rsid w:val="0036079C"/>
    <w:rsid w:val="0036124E"/>
    <w:rsid w:val="003612D4"/>
    <w:rsid w:val="003613EE"/>
    <w:rsid w:val="0036144E"/>
    <w:rsid w:val="00361574"/>
    <w:rsid w:val="0036182C"/>
    <w:rsid w:val="0036184D"/>
    <w:rsid w:val="00361BDF"/>
    <w:rsid w:val="00361D31"/>
    <w:rsid w:val="00361FA0"/>
    <w:rsid w:val="003621A0"/>
    <w:rsid w:val="0036227C"/>
    <w:rsid w:val="0036228D"/>
    <w:rsid w:val="00362510"/>
    <w:rsid w:val="00362555"/>
    <w:rsid w:val="00362714"/>
    <w:rsid w:val="00362894"/>
    <w:rsid w:val="00362948"/>
    <w:rsid w:val="00362F13"/>
    <w:rsid w:val="00362FCB"/>
    <w:rsid w:val="003632FA"/>
    <w:rsid w:val="0036368B"/>
    <w:rsid w:val="00363B00"/>
    <w:rsid w:val="00363B8B"/>
    <w:rsid w:val="00363BC4"/>
    <w:rsid w:val="00363FD1"/>
    <w:rsid w:val="00363FEB"/>
    <w:rsid w:val="0036417A"/>
    <w:rsid w:val="003648D7"/>
    <w:rsid w:val="00364C1E"/>
    <w:rsid w:val="00364C23"/>
    <w:rsid w:val="00364C49"/>
    <w:rsid w:val="00364DB0"/>
    <w:rsid w:val="00364E58"/>
    <w:rsid w:val="00365003"/>
    <w:rsid w:val="00365010"/>
    <w:rsid w:val="003650F6"/>
    <w:rsid w:val="0036548A"/>
    <w:rsid w:val="00365582"/>
    <w:rsid w:val="00365C05"/>
    <w:rsid w:val="00365FCF"/>
    <w:rsid w:val="00366348"/>
    <w:rsid w:val="0036647A"/>
    <w:rsid w:val="00366986"/>
    <w:rsid w:val="00366A0A"/>
    <w:rsid w:val="00366A91"/>
    <w:rsid w:val="00366FE2"/>
    <w:rsid w:val="00367179"/>
    <w:rsid w:val="003672C9"/>
    <w:rsid w:val="00367361"/>
    <w:rsid w:val="003675E3"/>
    <w:rsid w:val="003676B2"/>
    <w:rsid w:val="00367811"/>
    <w:rsid w:val="00367868"/>
    <w:rsid w:val="00367901"/>
    <w:rsid w:val="00367A6A"/>
    <w:rsid w:val="00367AE4"/>
    <w:rsid w:val="00367B11"/>
    <w:rsid w:val="00367BEF"/>
    <w:rsid w:val="00367DBC"/>
    <w:rsid w:val="00367DEC"/>
    <w:rsid w:val="003702D5"/>
    <w:rsid w:val="0037055D"/>
    <w:rsid w:val="0037059D"/>
    <w:rsid w:val="00370BBB"/>
    <w:rsid w:val="00370FBB"/>
    <w:rsid w:val="00371222"/>
    <w:rsid w:val="00371433"/>
    <w:rsid w:val="003715D6"/>
    <w:rsid w:val="00371739"/>
    <w:rsid w:val="0037173E"/>
    <w:rsid w:val="00371A43"/>
    <w:rsid w:val="00371B88"/>
    <w:rsid w:val="00371C8B"/>
    <w:rsid w:val="00371DA5"/>
    <w:rsid w:val="00371F0F"/>
    <w:rsid w:val="003723C2"/>
    <w:rsid w:val="003729D9"/>
    <w:rsid w:val="00372B2E"/>
    <w:rsid w:val="00372B59"/>
    <w:rsid w:val="00372FE0"/>
    <w:rsid w:val="003731C9"/>
    <w:rsid w:val="00373246"/>
    <w:rsid w:val="0037347D"/>
    <w:rsid w:val="00373538"/>
    <w:rsid w:val="003739B2"/>
    <w:rsid w:val="00373A00"/>
    <w:rsid w:val="00373D4B"/>
    <w:rsid w:val="00373E1B"/>
    <w:rsid w:val="00373EBA"/>
    <w:rsid w:val="00374124"/>
    <w:rsid w:val="003743A8"/>
    <w:rsid w:val="003743DB"/>
    <w:rsid w:val="00374417"/>
    <w:rsid w:val="0037453A"/>
    <w:rsid w:val="00374778"/>
    <w:rsid w:val="003747D9"/>
    <w:rsid w:val="0037494F"/>
    <w:rsid w:val="00374ADB"/>
    <w:rsid w:val="00374EF3"/>
    <w:rsid w:val="00375127"/>
    <w:rsid w:val="003751DE"/>
    <w:rsid w:val="003751EA"/>
    <w:rsid w:val="0037529D"/>
    <w:rsid w:val="003759C4"/>
    <w:rsid w:val="003759C6"/>
    <w:rsid w:val="00375ACF"/>
    <w:rsid w:val="00375D97"/>
    <w:rsid w:val="00375DF0"/>
    <w:rsid w:val="00375EDE"/>
    <w:rsid w:val="00375FBE"/>
    <w:rsid w:val="00376395"/>
    <w:rsid w:val="003765E2"/>
    <w:rsid w:val="00376656"/>
    <w:rsid w:val="003768A7"/>
    <w:rsid w:val="003769B9"/>
    <w:rsid w:val="003769CC"/>
    <w:rsid w:val="00376B74"/>
    <w:rsid w:val="00376C10"/>
    <w:rsid w:val="00376DA7"/>
    <w:rsid w:val="00376E84"/>
    <w:rsid w:val="00376EBA"/>
    <w:rsid w:val="0037708F"/>
    <w:rsid w:val="00377212"/>
    <w:rsid w:val="0037722A"/>
    <w:rsid w:val="00377341"/>
    <w:rsid w:val="003775CD"/>
    <w:rsid w:val="00377602"/>
    <w:rsid w:val="00377640"/>
    <w:rsid w:val="00377A95"/>
    <w:rsid w:val="00377DEE"/>
    <w:rsid w:val="00380019"/>
    <w:rsid w:val="003802F0"/>
    <w:rsid w:val="0038076A"/>
    <w:rsid w:val="0038081A"/>
    <w:rsid w:val="003809FC"/>
    <w:rsid w:val="00380E2F"/>
    <w:rsid w:val="00380F0A"/>
    <w:rsid w:val="00381001"/>
    <w:rsid w:val="0038105B"/>
    <w:rsid w:val="00381072"/>
    <w:rsid w:val="00381145"/>
    <w:rsid w:val="003811D7"/>
    <w:rsid w:val="00381249"/>
    <w:rsid w:val="003812FF"/>
    <w:rsid w:val="00381420"/>
    <w:rsid w:val="003815D1"/>
    <w:rsid w:val="003815ED"/>
    <w:rsid w:val="00381A1F"/>
    <w:rsid w:val="00381AAC"/>
    <w:rsid w:val="00381ACD"/>
    <w:rsid w:val="00382659"/>
    <w:rsid w:val="00382ABE"/>
    <w:rsid w:val="00382AE5"/>
    <w:rsid w:val="00382B52"/>
    <w:rsid w:val="00382BA2"/>
    <w:rsid w:val="00382D20"/>
    <w:rsid w:val="00382E0E"/>
    <w:rsid w:val="00382E20"/>
    <w:rsid w:val="00382F03"/>
    <w:rsid w:val="00383465"/>
    <w:rsid w:val="00383802"/>
    <w:rsid w:val="00383990"/>
    <w:rsid w:val="00383B15"/>
    <w:rsid w:val="00383BCD"/>
    <w:rsid w:val="00383C14"/>
    <w:rsid w:val="00383DA3"/>
    <w:rsid w:val="00383DC4"/>
    <w:rsid w:val="00383E04"/>
    <w:rsid w:val="00383F3F"/>
    <w:rsid w:val="00383F5A"/>
    <w:rsid w:val="0038405D"/>
    <w:rsid w:val="003840B2"/>
    <w:rsid w:val="003844D2"/>
    <w:rsid w:val="0038450B"/>
    <w:rsid w:val="003846C5"/>
    <w:rsid w:val="00384782"/>
    <w:rsid w:val="00384A2D"/>
    <w:rsid w:val="00384C7C"/>
    <w:rsid w:val="00384F17"/>
    <w:rsid w:val="00385122"/>
    <w:rsid w:val="00385407"/>
    <w:rsid w:val="00385424"/>
    <w:rsid w:val="003854B4"/>
    <w:rsid w:val="003857F7"/>
    <w:rsid w:val="003859A7"/>
    <w:rsid w:val="00385B08"/>
    <w:rsid w:val="00385BE7"/>
    <w:rsid w:val="00385CB2"/>
    <w:rsid w:val="00385DC2"/>
    <w:rsid w:val="00385E78"/>
    <w:rsid w:val="00385E82"/>
    <w:rsid w:val="00385F1D"/>
    <w:rsid w:val="00385F75"/>
    <w:rsid w:val="003861BB"/>
    <w:rsid w:val="003861DB"/>
    <w:rsid w:val="00386222"/>
    <w:rsid w:val="003864B2"/>
    <w:rsid w:val="0038677B"/>
    <w:rsid w:val="00386810"/>
    <w:rsid w:val="00386BC9"/>
    <w:rsid w:val="00386CAC"/>
    <w:rsid w:val="00386EEE"/>
    <w:rsid w:val="00386FC8"/>
    <w:rsid w:val="00386FCB"/>
    <w:rsid w:val="003870ED"/>
    <w:rsid w:val="00387240"/>
    <w:rsid w:val="003873F8"/>
    <w:rsid w:val="003875E9"/>
    <w:rsid w:val="00387878"/>
    <w:rsid w:val="00387DCE"/>
    <w:rsid w:val="00387E83"/>
    <w:rsid w:val="00387F56"/>
    <w:rsid w:val="00390269"/>
    <w:rsid w:val="0039029A"/>
    <w:rsid w:val="0039045A"/>
    <w:rsid w:val="00390581"/>
    <w:rsid w:val="00390738"/>
    <w:rsid w:val="00390B31"/>
    <w:rsid w:val="00390BED"/>
    <w:rsid w:val="00390D25"/>
    <w:rsid w:val="00390FD7"/>
    <w:rsid w:val="003914D0"/>
    <w:rsid w:val="003915B4"/>
    <w:rsid w:val="00391B8B"/>
    <w:rsid w:val="00391DE6"/>
    <w:rsid w:val="00391FDB"/>
    <w:rsid w:val="00392188"/>
    <w:rsid w:val="0039220A"/>
    <w:rsid w:val="0039235F"/>
    <w:rsid w:val="0039269E"/>
    <w:rsid w:val="003927F5"/>
    <w:rsid w:val="00392814"/>
    <w:rsid w:val="0039285C"/>
    <w:rsid w:val="003929D3"/>
    <w:rsid w:val="00392A66"/>
    <w:rsid w:val="00392D9A"/>
    <w:rsid w:val="00392FC3"/>
    <w:rsid w:val="0039329E"/>
    <w:rsid w:val="00393418"/>
    <w:rsid w:val="00393CFF"/>
    <w:rsid w:val="00393E57"/>
    <w:rsid w:val="00393F06"/>
    <w:rsid w:val="00393F4B"/>
    <w:rsid w:val="00393FDF"/>
    <w:rsid w:val="00394043"/>
    <w:rsid w:val="003941AD"/>
    <w:rsid w:val="00394317"/>
    <w:rsid w:val="003943BE"/>
    <w:rsid w:val="00394521"/>
    <w:rsid w:val="003948B3"/>
    <w:rsid w:val="003948D4"/>
    <w:rsid w:val="003948EB"/>
    <w:rsid w:val="00394995"/>
    <w:rsid w:val="00394C9B"/>
    <w:rsid w:val="00394CA4"/>
    <w:rsid w:val="00395178"/>
    <w:rsid w:val="00395224"/>
    <w:rsid w:val="0039528C"/>
    <w:rsid w:val="0039541C"/>
    <w:rsid w:val="003955CC"/>
    <w:rsid w:val="0039591F"/>
    <w:rsid w:val="003959BB"/>
    <w:rsid w:val="00395DAC"/>
    <w:rsid w:val="003960C5"/>
    <w:rsid w:val="00396187"/>
    <w:rsid w:val="00396535"/>
    <w:rsid w:val="00396643"/>
    <w:rsid w:val="00396774"/>
    <w:rsid w:val="003969EB"/>
    <w:rsid w:val="00396A55"/>
    <w:rsid w:val="00396B1E"/>
    <w:rsid w:val="00396BA9"/>
    <w:rsid w:val="00396C51"/>
    <w:rsid w:val="00396C68"/>
    <w:rsid w:val="00396D6F"/>
    <w:rsid w:val="00396EDF"/>
    <w:rsid w:val="0039742A"/>
    <w:rsid w:val="00397604"/>
    <w:rsid w:val="00397713"/>
    <w:rsid w:val="00397B23"/>
    <w:rsid w:val="00397D19"/>
    <w:rsid w:val="00397F44"/>
    <w:rsid w:val="003A010D"/>
    <w:rsid w:val="003A030B"/>
    <w:rsid w:val="003A05B5"/>
    <w:rsid w:val="003A0627"/>
    <w:rsid w:val="003A08BD"/>
    <w:rsid w:val="003A0E2B"/>
    <w:rsid w:val="003A0E9B"/>
    <w:rsid w:val="003A0F31"/>
    <w:rsid w:val="003A0FE6"/>
    <w:rsid w:val="003A13BF"/>
    <w:rsid w:val="003A16C1"/>
    <w:rsid w:val="003A175B"/>
    <w:rsid w:val="003A1B24"/>
    <w:rsid w:val="003A1CB4"/>
    <w:rsid w:val="003A1DCB"/>
    <w:rsid w:val="003A2340"/>
    <w:rsid w:val="003A234D"/>
    <w:rsid w:val="003A2422"/>
    <w:rsid w:val="003A25C5"/>
    <w:rsid w:val="003A266C"/>
    <w:rsid w:val="003A28C2"/>
    <w:rsid w:val="003A29D9"/>
    <w:rsid w:val="003A2A16"/>
    <w:rsid w:val="003A2C37"/>
    <w:rsid w:val="003A2C62"/>
    <w:rsid w:val="003A2DF2"/>
    <w:rsid w:val="003A3018"/>
    <w:rsid w:val="003A30A7"/>
    <w:rsid w:val="003A3507"/>
    <w:rsid w:val="003A35E1"/>
    <w:rsid w:val="003A3AF1"/>
    <w:rsid w:val="003A3B2D"/>
    <w:rsid w:val="003A3C06"/>
    <w:rsid w:val="003A3C64"/>
    <w:rsid w:val="003A3CC3"/>
    <w:rsid w:val="003A3D9D"/>
    <w:rsid w:val="003A436D"/>
    <w:rsid w:val="003A49BC"/>
    <w:rsid w:val="003A4B5F"/>
    <w:rsid w:val="003A4CF3"/>
    <w:rsid w:val="003A4E85"/>
    <w:rsid w:val="003A529A"/>
    <w:rsid w:val="003A52DA"/>
    <w:rsid w:val="003A54D3"/>
    <w:rsid w:val="003A59E2"/>
    <w:rsid w:val="003A5A08"/>
    <w:rsid w:val="003A5CA1"/>
    <w:rsid w:val="003A5D22"/>
    <w:rsid w:val="003A5D53"/>
    <w:rsid w:val="003A5F8B"/>
    <w:rsid w:val="003A5FC0"/>
    <w:rsid w:val="003A6156"/>
    <w:rsid w:val="003A6230"/>
    <w:rsid w:val="003A64AB"/>
    <w:rsid w:val="003A651E"/>
    <w:rsid w:val="003A652B"/>
    <w:rsid w:val="003A6591"/>
    <w:rsid w:val="003A6749"/>
    <w:rsid w:val="003A67DD"/>
    <w:rsid w:val="003A68E9"/>
    <w:rsid w:val="003A7553"/>
    <w:rsid w:val="003A7573"/>
    <w:rsid w:val="003A75C7"/>
    <w:rsid w:val="003A7648"/>
    <w:rsid w:val="003A774E"/>
    <w:rsid w:val="003A7978"/>
    <w:rsid w:val="003A7A5E"/>
    <w:rsid w:val="003A7C51"/>
    <w:rsid w:val="003A7E79"/>
    <w:rsid w:val="003B0108"/>
    <w:rsid w:val="003B010F"/>
    <w:rsid w:val="003B0183"/>
    <w:rsid w:val="003B03EF"/>
    <w:rsid w:val="003B04B4"/>
    <w:rsid w:val="003B06AD"/>
    <w:rsid w:val="003B06C2"/>
    <w:rsid w:val="003B08FC"/>
    <w:rsid w:val="003B0C6A"/>
    <w:rsid w:val="003B1544"/>
    <w:rsid w:val="003B161D"/>
    <w:rsid w:val="003B17A0"/>
    <w:rsid w:val="003B1B90"/>
    <w:rsid w:val="003B1BD9"/>
    <w:rsid w:val="003B2421"/>
    <w:rsid w:val="003B2595"/>
    <w:rsid w:val="003B2773"/>
    <w:rsid w:val="003B27DF"/>
    <w:rsid w:val="003B291D"/>
    <w:rsid w:val="003B2BB5"/>
    <w:rsid w:val="003B2CEC"/>
    <w:rsid w:val="003B2FD3"/>
    <w:rsid w:val="003B30AC"/>
    <w:rsid w:val="003B3123"/>
    <w:rsid w:val="003B34C4"/>
    <w:rsid w:val="003B35C3"/>
    <w:rsid w:val="003B387E"/>
    <w:rsid w:val="003B39EB"/>
    <w:rsid w:val="003B3BE1"/>
    <w:rsid w:val="003B3D39"/>
    <w:rsid w:val="003B3EA1"/>
    <w:rsid w:val="003B4046"/>
    <w:rsid w:val="003B43EE"/>
    <w:rsid w:val="003B447B"/>
    <w:rsid w:val="003B4563"/>
    <w:rsid w:val="003B4668"/>
    <w:rsid w:val="003B47E0"/>
    <w:rsid w:val="003B47F2"/>
    <w:rsid w:val="003B4876"/>
    <w:rsid w:val="003B4CB8"/>
    <w:rsid w:val="003B4E04"/>
    <w:rsid w:val="003B5428"/>
    <w:rsid w:val="003B54A6"/>
    <w:rsid w:val="003B5628"/>
    <w:rsid w:val="003B56E0"/>
    <w:rsid w:val="003B570B"/>
    <w:rsid w:val="003B5A16"/>
    <w:rsid w:val="003B5BA5"/>
    <w:rsid w:val="003B5BBB"/>
    <w:rsid w:val="003B5CDB"/>
    <w:rsid w:val="003B5DD3"/>
    <w:rsid w:val="003B5E07"/>
    <w:rsid w:val="003B5EB5"/>
    <w:rsid w:val="003B60D2"/>
    <w:rsid w:val="003B6261"/>
    <w:rsid w:val="003B62D9"/>
    <w:rsid w:val="003B648E"/>
    <w:rsid w:val="003B6609"/>
    <w:rsid w:val="003B6908"/>
    <w:rsid w:val="003B69B4"/>
    <w:rsid w:val="003B6ABF"/>
    <w:rsid w:val="003B6BFF"/>
    <w:rsid w:val="003B6DB2"/>
    <w:rsid w:val="003B701C"/>
    <w:rsid w:val="003B706C"/>
    <w:rsid w:val="003B7515"/>
    <w:rsid w:val="003B7621"/>
    <w:rsid w:val="003B78D3"/>
    <w:rsid w:val="003B7A03"/>
    <w:rsid w:val="003B7A33"/>
    <w:rsid w:val="003B7CDA"/>
    <w:rsid w:val="003B7D2E"/>
    <w:rsid w:val="003B7E64"/>
    <w:rsid w:val="003B7EB0"/>
    <w:rsid w:val="003B7FFE"/>
    <w:rsid w:val="003C0015"/>
    <w:rsid w:val="003C03F3"/>
    <w:rsid w:val="003C056C"/>
    <w:rsid w:val="003C0665"/>
    <w:rsid w:val="003C066D"/>
    <w:rsid w:val="003C0961"/>
    <w:rsid w:val="003C0BC2"/>
    <w:rsid w:val="003C0C0B"/>
    <w:rsid w:val="003C0E78"/>
    <w:rsid w:val="003C0F5E"/>
    <w:rsid w:val="003C1376"/>
    <w:rsid w:val="003C18C3"/>
    <w:rsid w:val="003C1AC3"/>
    <w:rsid w:val="003C1BB3"/>
    <w:rsid w:val="003C1C5A"/>
    <w:rsid w:val="003C1E15"/>
    <w:rsid w:val="003C206E"/>
    <w:rsid w:val="003C20E0"/>
    <w:rsid w:val="003C2383"/>
    <w:rsid w:val="003C244F"/>
    <w:rsid w:val="003C2624"/>
    <w:rsid w:val="003C2E11"/>
    <w:rsid w:val="003C2FE9"/>
    <w:rsid w:val="003C337E"/>
    <w:rsid w:val="003C3735"/>
    <w:rsid w:val="003C3904"/>
    <w:rsid w:val="003C39C5"/>
    <w:rsid w:val="003C3A26"/>
    <w:rsid w:val="003C3B81"/>
    <w:rsid w:val="003C3D36"/>
    <w:rsid w:val="003C3EAA"/>
    <w:rsid w:val="003C3F8A"/>
    <w:rsid w:val="003C4117"/>
    <w:rsid w:val="003C4486"/>
    <w:rsid w:val="003C4719"/>
    <w:rsid w:val="003C47F9"/>
    <w:rsid w:val="003C492E"/>
    <w:rsid w:val="003C4948"/>
    <w:rsid w:val="003C4DC5"/>
    <w:rsid w:val="003C51F1"/>
    <w:rsid w:val="003C5320"/>
    <w:rsid w:val="003C5358"/>
    <w:rsid w:val="003C5B2F"/>
    <w:rsid w:val="003C5B7D"/>
    <w:rsid w:val="003C603D"/>
    <w:rsid w:val="003C61CD"/>
    <w:rsid w:val="003C6407"/>
    <w:rsid w:val="003C6442"/>
    <w:rsid w:val="003C655A"/>
    <w:rsid w:val="003C6DE0"/>
    <w:rsid w:val="003C6E5C"/>
    <w:rsid w:val="003C701E"/>
    <w:rsid w:val="003C71DC"/>
    <w:rsid w:val="003C7299"/>
    <w:rsid w:val="003C72C7"/>
    <w:rsid w:val="003C731F"/>
    <w:rsid w:val="003C76CF"/>
    <w:rsid w:val="003C76FC"/>
    <w:rsid w:val="003C777C"/>
    <w:rsid w:val="003C7A5B"/>
    <w:rsid w:val="003C7EED"/>
    <w:rsid w:val="003D0058"/>
    <w:rsid w:val="003D018A"/>
    <w:rsid w:val="003D0801"/>
    <w:rsid w:val="003D08DA"/>
    <w:rsid w:val="003D0AB9"/>
    <w:rsid w:val="003D0F2C"/>
    <w:rsid w:val="003D11D1"/>
    <w:rsid w:val="003D14DB"/>
    <w:rsid w:val="003D16C8"/>
    <w:rsid w:val="003D171B"/>
    <w:rsid w:val="003D1791"/>
    <w:rsid w:val="003D18D2"/>
    <w:rsid w:val="003D1990"/>
    <w:rsid w:val="003D1CD1"/>
    <w:rsid w:val="003D1DC4"/>
    <w:rsid w:val="003D2127"/>
    <w:rsid w:val="003D25A2"/>
    <w:rsid w:val="003D25FA"/>
    <w:rsid w:val="003D2D0B"/>
    <w:rsid w:val="003D2D1D"/>
    <w:rsid w:val="003D2E13"/>
    <w:rsid w:val="003D2E68"/>
    <w:rsid w:val="003D2F75"/>
    <w:rsid w:val="003D2F8C"/>
    <w:rsid w:val="003D3238"/>
    <w:rsid w:val="003D33C8"/>
    <w:rsid w:val="003D3721"/>
    <w:rsid w:val="003D376A"/>
    <w:rsid w:val="003D38AC"/>
    <w:rsid w:val="003D38D4"/>
    <w:rsid w:val="003D3B17"/>
    <w:rsid w:val="003D3DE3"/>
    <w:rsid w:val="003D3FC9"/>
    <w:rsid w:val="003D406B"/>
    <w:rsid w:val="003D4221"/>
    <w:rsid w:val="003D429A"/>
    <w:rsid w:val="003D43B7"/>
    <w:rsid w:val="003D461C"/>
    <w:rsid w:val="003D4780"/>
    <w:rsid w:val="003D47B7"/>
    <w:rsid w:val="003D4DA2"/>
    <w:rsid w:val="003D4FBB"/>
    <w:rsid w:val="003D5283"/>
    <w:rsid w:val="003D5514"/>
    <w:rsid w:val="003D587C"/>
    <w:rsid w:val="003D5A5C"/>
    <w:rsid w:val="003D5CAC"/>
    <w:rsid w:val="003D606C"/>
    <w:rsid w:val="003D684F"/>
    <w:rsid w:val="003D68FD"/>
    <w:rsid w:val="003D6D6C"/>
    <w:rsid w:val="003D6E4F"/>
    <w:rsid w:val="003D70DA"/>
    <w:rsid w:val="003D72AE"/>
    <w:rsid w:val="003D736B"/>
    <w:rsid w:val="003D750D"/>
    <w:rsid w:val="003D7572"/>
    <w:rsid w:val="003D75E8"/>
    <w:rsid w:val="003D76A4"/>
    <w:rsid w:val="003D7789"/>
    <w:rsid w:val="003D793D"/>
    <w:rsid w:val="003D7B4C"/>
    <w:rsid w:val="003D7CF6"/>
    <w:rsid w:val="003E0026"/>
    <w:rsid w:val="003E00A1"/>
    <w:rsid w:val="003E01B4"/>
    <w:rsid w:val="003E06F8"/>
    <w:rsid w:val="003E074B"/>
    <w:rsid w:val="003E07CA"/>
    <w:rsid w:val="003E1108"/>
    <w:rsid w:val="003E11DE"/>
    <w:rsid w:val="003E1222"/>
    <w:rsid w:val="003E1273"/>
    <w:rsid w:val="003E1351"/>
    <w:rsid w:val="003E1372"/>
    <w:rsid w:val="003E13A5"/>
    <w:rsid w:val="003E1511"/>
    <w:rsid w:val="003E1615"/>
    <w:rsid w:val="003E1731"/>
    <w:rsid w:val="003E1FCE"/>
    <w:rsid w:val="003E2839"/>
    <w:rsid w:val="003E2997"/>
    <w:rsid w:val="003E2D4A"/>
    <w:rsid w:val="003E2F34"/>
    <w:rsid w:val="003E2FA7"/>
    <w:rsid w:val="003E3199"/>
    <w:rsid w:val="003E326E"/>
    <w:rsid w:val="003E347D"/>
    <w:rsid w:val="003E360F"/>
    <w:rsid w:val="003E379C"/>
    <w:rsid w:val="003E37F0"/>
    <w:rsid w:val="003E3996"/>
    <w:rsid w:val="003E3A92"/>
    <w:rsid w:val="003E3A9A"/>
    <w:rsid w:val="003E3BB6"/>
    <w:rsid w:val="003E3CF7"/>
    <w:rsid w:val="003E3FA5"/>
    <w:rsid w:val="003E3FE7"/>
    <w:rsid w:val="003E4279"/>
    <w:rsid w:val="003E45D2"/>
    <w:rsid w:val="003E4633"/>
    <w:rsid w:val="003E470C"/>
    <w:rsid w:val="003E471F"/>
    <w:rsid w:val="003E4775"/>
    <w:rsid w:val="003E47C3"/>
    <w:rsid w:val="003E4A30"/>
    <w:rsid w:val="003E4A98"/>
    <w:rsid w:val="003E4C8A"/>
    <w:rsid w:val="003E502E"/>
    <w:rsid w:val="003E5264"/>
    <w:rsid w:val="003E5517"/>
    <w:rsid w:val="003E5944"/>
    <w:rsid w:val="003E5BED"/>
    <w:rsid w:val="003E5E18"/>
    <w:rsid w:val="003E5E29"/>
    <w:rsid w:val="003E6042"/>
    <w:rsid w:val="003E6156"/>
    <w:rsid w:val="003E6305"/>
    <w:rsid w:val="003E6665"/>
    <w:rsid w:val="003E66E6"/>
    <w:rsid w:val="003E6AE4"/>
    <w:rsid w:val="003E6BF8"/>
    <w:rsid w:val="003E6CE8"/>
    <w:rsid w:val="003E6D05"/>
    <w:rsid w:val="003E6ECA"/>
    <w:rsid w:val="003E6F81"/>
    <w:rsid w:val="003E720E"/>
    <w:rsid w:val="003E73F5"/>
    <w:rsid w:val="003E7653"/>
    <w:rsid w:val="003E7C02"/>
    <w:rsid w:val="003E7E9D"/>
    <w:rsid w:val="003F00F5"/>
    <w:rsid w:val="003F0338"/>
    <w:rsid w:val="003F0430"/>
    <w:rsid w:val="003F0799"/>
    <w:rsid w:val="003F0850"/>
    <w:rsid w:val="003F08A0"/>
    <w:rsid w:val="003F0A75"/>
    <w:rsid w:val="003F0B18"/>
    <w:rsid w:val="003F0BF7"/>
    <w:rsid w:val="003F0D93"/>
    <w:rsid w:val="003F0DB6"/>
    <w:rsid w:val="003F0E27"/>
    <w:rsid w:val="003F0F32"/>
    <w:rsid w:val="003F0FF8"/>
    <w:rsid w:val="003F178C"/>
    <w:rsid w:val="003F1C00"/>
    <w:rsid w:val="003F1CCB"/>
    <w:rsid w:val="003F2013"/>
    <w:rsid w:val="003F2021"/>
    <w:rsid w:val="003F206D"/>
    <w:rsid w:val="003F2332"/>
    <w:rsid w:val="003F2610"/>
    <w:rsid w:val="003F2618"/>
    <w:rsid w:val="003F28F0"/>
    <w:rsid w:val="003F2CF0"/>
    <w:rsid w:val="003F2D23"/>
    <w:rsid w:val="003F2E99"/>
    <w:rsid w:val="003F2F75"/>
    <w:rsid w:val="003F3136"/>
    <w:rsid w:val="003F375E"/>
    <w:rsid w:val="003F376C"/>
    <w:rsid w:val="003F3A0B"/>
    <w:rsid w:val="003F3D8C"/>
    <w:rsid w:val="003F3DE1"/>
    <w:rsid w:val="003F4238"/>
    <w:rsid w:val="003F42BB"/>
    <w:rsid w:val="003F46FF"/>
    <w:rsid w:val="003F49AA"/>
    <w:rsid w:val="003F4A09"/>
    <w:rsid w:val="003F4AAC"/>
    <w:rsid w:val="003F4B37"/>
    <w:rsid w:val="003F4BE0"/>
    <w:rsid w:val="003F4D64"/>
    <w:rsid w:val="003F50BF"/>
    <w:rsid w:val="003F50E0"/>
    <w:rsid w:val="003F5263"/>
    <w:rsid w:val="003F527A"/>
    <w:rsid w:val="003F5372"/>
    <w:rsid w:val="003F53E3"/>
    <w:rsid w:val="003F55DD"/>
    <w:rsid w:val="003F5606"/>
    <w:rsid w:val="003F561E"/>
    <w:rsid w:val="003F5676"/>
    <w:rsid w:val="003F5AEE"/>
    <w:rsid w:val="003F5C15"/>
    <w:rsid w:val="003F5CD2"/>
    <w:rsid w:val="003F5CE4"/>
    <w:rsid w:val="003F62CD"/>
    <w:rsid w:val="003F6341"/>
    <w:rsid w:val="003F63A9"/>
    <w:rsid w:val="003F67D3"/>
    <w:rsid w:val="003F691D"/>
    <w:rsid w:val="003F6B14"/>
    <w:rsid w:val="003F6B94"/>
    <w:rsid w:val="003F6BB7"/>
    <w:rsid w:val="003F6E32"/>
    <w:rsid w:val="003F6E73"/>
    <w:rsid w:val="003F706E"/>
    <w:rsid w:val="003F70FE"/>
    <w:rsid w:val="003F7220"/>
    <w:rsid w:val="003F7612"/>
    <w:rsid w:val="003F785C"/>
    <w:rsid w:val="003F7977"/>
    <w:rsid w:val="003F7D08"/>
    <w:rsid w:val="003F7EC0"/>
    <w:rsid w:val="0040017C"/>
    <w:rsid w:val="00400250"/>
    <w:rsid w:val="0040058C"/>
    <w:rsid w:val="0040059A"/>
    <w:rsid w:val="00400AA2"/>
    <w:rsid w:val="00400BDB"/>
    <w:rsid w:val="00400FDD"/>
    <w:rsid w:val="004011BC"/>
    <w:rsid w:val="0040143C"/>
    <w:rsid w:val="004014B9"/>
    <w:rsid w:val="00401C39"/>
    <w:rsid w:val="00401CDC"/>
    <w:rsid w:val="00401E43"/>
    <w:rsid w:val="00401F8B"/>
    <w:rsid w:val="00401FDE"/>
    <w:rsid w:val="004021A6"/>
    <w:rsid w:val="004021D6"/>
    <w:rsid w:val="00402275"/>
    <w:rsid w:val="004022F1"/>
    <w:rsid w:val="0040249E"/>
    <w:rsid w:val="0040280A"/>
    <w:rsid w:val="00402836"/>
    <w:rsid w:val="00402946"/>
    <w:rsid w:val="00402C45"/>
    <w:rsid w:val="00402C58"/>
    <w:rsid w:val="00402D78"/>
    <w:rsid w:val="00403265"/>
    <w:rsid w:val="004033EF"/>
    <w:rsid w:val="004039A2"/>
    <w:rsid w:val="004039D5"/>
    <w:rsid w:val="00403D6C"/>
    <w:rsid w:val="00404171"/>
    <w:rsid w:val="004041DE"/>
    <w:rsid w:val="004042E8"/>
    <w:rsid w:val="00404321"/>
    <w:rsid w:val="00404487"/>
    <w:rsid w:val="004045EC"/>
    <w:rsid w:val="0040494C"/>
    <w:rsid w:val="00404967"/>
    <w:rsid w:val="0040497B"/>
    <w:rsid w:val="00404A91"/>
    <w:rsid w:val="00404AE6"/>
    <w:rsid w:val="00404B4E"/>
    <w:rsid w:val="00404E6B"/>
    <w:rsid w:val="00404EA5"/>
    <w:rsid w:val="00404EBA"/>
    <w:rsid w:val="00404F39"/>
    <w:rsid w:val="00405184"/>
    <w:rsid w:val="004051B4"/>
    <w:rsid w:val="0040526D"/>
    <w:rsid w:val="00405282"/>
    <w:rsid w:val="00405344"/>
    <w:rsid w:val="00405346"/>
    <w:rsid w:val="00405375"/>
    <w:rsid w:val="004053F0"/>
    <w:rsid w:val="004053F6"/>
    <w:rsid w:val="0040591D"/>
    <w:rsid w:val="00405A4B"/>
    <w:rsid w:val="00405BD4"/>
    <w:rsid w:val="00405C3A"/>
    <w:rsid w:val="00405CA7"/>
    <w:rsid w:val="00405DB4"/>
    <w:rsid w:val="00405F5B"/>
    <w:rsid w:val="00405FD4"/>
    <w:rsid w:val="004062AD"/>
    <w:rsid w:val="00406495"/>
    <w:rsid w:val="0040661F"/>
    <w:rsid w:val="00406B18"/>
    <w:rsid w:val="00407251"/>
    <w:rsid w:val="0040732C"/>
    <w:rsid w:val="004073E3"/>
    <w:rsid w:val="00407799"/>
    <w:rsid w:val="00407BE3"/>
    <w:rsid w:val="00407BE4"/>
    <w:rsid w:val="00407D28"/>
    <w:rsid w:val="00407DFF"/>
    <w:rsid w:val="00407F3A"/>
    <w:rsid w:val="004100B1"/>
    <w:rsid w:val="004100FF"/>
    <w:rsid w:val="004101E2"/>
    <w:rsid w:val="004104AB"/>
    <w:rsid w:val="0041060F"/>
    <w:rsid w:val="00410825"/>
    <w:rsid w:val="0041098F"/>
    <w:rsid w:val="00410F65"/>
    <w:rsid w:val="0041140A"/>
    <w:rsid w:val="00411442"/>
    <w:rsid w:val="00411473"/>
    <w:rsid w:val="00411535"/>
    <w:rsid w:val="0041184B"/>
    <w:rsid w:val="0041193B"/>
    <w:rsid w:val="00411C73"/>
    <w:rsid w:val="00411EB0"/>
    <w:rsid w:val="00411ED0"/>
    <w:rsid w:val="00411FAD"/>
    <w:rsid w:val="004121F0"/>
    <w:rsid w:val="004125C3"/>
    <w:rsid w:val="0041285D"/>
    <w:rsid w:val="00412DA0"/>
    <w:rsid w:val="00412F55"/>
    <w:rsid w:val="00413176"/>
    <w:rsid w:val="00413416"/>
    <w:rsid w:val="004134C4"/>
    <w:rsid w:val="00413712"/>
    <w:rsid w:val="00413935"/>
    <w:rsid w:val="00413A1C"/>
    <w:rsid w:val="00413AD5"/>
    <w:rsid w:val="00413C44"/>
    <w:rsid w:val="00413F69"/>
    <w:rsid w:val="00413FB7"/>
    <w:rsid w:val="004143B0"/>
    <w:rsid w:val="0041463B"/>
    <w:rsid w:val="0041481F"/>
    <w:rsid w:val="00414C21"/>
    <w:rsid w:val="00414D27"/>
    <w:rsid w:val="00414FBA"/>
    <w:rsid w:val="004154D5"/>
    <w:rsid w:val="00415981"/>
    <w:rsid w:val="00415A81"/>
    <w:rsid w:val="00415AF5"/>
    <w:rsid w:val="00415AFF"/>
    <w:rsid w:val="00415B41"/>
    <w:rsid w:val="00415C51"/>
    <w:rsid w:val="00415D42"/>
    <w:rsid w:val="00415D9E"/>
    <w:rsid w:val="00416273"/>
    <w:rsid w:val="00416665"/>
    <w:rsid w:val="0041677D"/>
    <w:rsid w:val="004167D2"/>
    <w:rsid w:val="004168D0"/>
    <w:rsid w:val="00416ACC"/>
    <w:rsid w:val="00416D54"/>
    <w:rsid w:val="00416DE3"/>
    <w:rsid w:val="00416E9E"/>
    <w:rsid w:val="00416FFF"/>
    <w:rsid w:val="00417050"/>
    <w:rsid w:val="00417172"/>
    <w:rsid w:val="004172DC"/>
    <w:rsid w:val="004172EB"/>
    <w:rsid w:val="004173D4"/>
    <w:rsid w:val="00417444"/>
    <w:rsid w:val="004174B5"/>
    <w:rsid w:val="00417558"/>
    <w:rsid w:val="004176A9"/>
    <w:rsid w:val="004177A3"/>
    <w:rsid w:val="0041780A"/>
    <w:rsid w:val="0041792C"/>
    <w:rsid w:val="00417DB9"/>
    <w:rsid w:val="00420171"/>
    <w:rsid w:val="004202CA"/>
    <w:rsid w:val="004205EC"/>
    <w:rsid w:val="004208C0"/>
    <w:rsid w:val="00420926"/>
    <w:rsid w:val="004209A8"/>
    <w:rsid w:val="00420D74"/>
    <w:rsid w:val="00420DDE"/>
    <w:rsid w:val="00420EE4"/>
    <w:rsid w:val="00420EFE"/>
    <w:rsid w:val="00421493"/>
    <w:rsid w:val="00421669"/>
    <w:rsid w:val="00421720"/>
    <w:rsid w:val="004218E7"/>
    <w:rsid w:val="004219DF"/>
    <w:rsid w:val="00421BBB"/>
    <w:rsid w:val="004221C1"/>
    <w:rsid w:val="00422305"/>
    <w:rsid w:val="004223F6"/>
    <w:rsid w:val="004224B0"/>
    <w:rsid w:val="00422508"/>
    <w:rsid w:val="0042253F"/>
    <w:rsid w:val="00422A3C"/>
    <w:rsid w:val="00422A6F"/>
    <w:rsid w:val="00422A84"/>
    <w:rsid w:val="00422D1E"/>
    <w:rsid w:val="00422D22"/>
    <w:rsid w:val="00422DE6"/>
    <w:rsid w:val="00422E5A"/>
    <w:rsid w:val="00423528"/>
    <w:rsid w:val="00423705"/>
    <w:rsid w:val="00423940"/>
    <w:rsid w:val="00423D9E"/>
    <w:rsid w:val="00423DFA"/>
    <w:rsid w:val="00424096"/>
    <w:rsid w:val="0042414F"/>
    <w:rsid w:val="00424188"/>
    <w:rsid w:val="00424281"/>
    <w:rsid w:val="00424A84"/>
    <w:rsid w:val="00424F0A"/>
    <w:rsid w:val="00424F14"/>
    <w:rsid w:val="0042520C"/>
    <w:rsid w:val="0042546D"/>
    <w:rsid w:val="004254BA"/>
    <w:rsid w:val="0042596C"/>
    <w:rsid w:val="00425B04"/>
    <w:rsid w:val="00425BBF"/>
    <w:rsid w:val="00425DC7"/>
    <w:rsid w:val="004260EE"/>
    <w:rsid w:val="004260EF"/>
    <w:rsid w:val="00426212"/>
    <w:rsid w:val="0042672D"/>
    <w:rsid w:val="00426AD7"/>
    <w:rsid w:val="00426FC8"/>
    <w:rsid w:val="00427233"/>
    <w:rsid w:val="00427271"/>
    <w:rsid w:val="004272FB"/>
    <w:rsid w:val="0042737A"/>
    <w:rsid w:val="0042767E"/>
    <w:rsid w:val="0042771B"/>
    <w:rsid w:val="00427787"/>
    <w:rsid w:val="00427934"/>
    <w:rsid w:val="00427B06"/>
    <w:rsid w:val="004300B9"/>
    <w:rsid w:val="00430257"/>
    <w:rsid w:val="00430842"/>
    <w:rsid w:val="00430AC1"/>
    <w:rsid w:val="00430AC5"/>
    <w:rsid w:val="00430DA6"/>
    <w:rsid w:val="00430E9E"/>
    <w:rsid w:val="0043107B"/>
    <w:rsid w:val="00431096"/>
    <w:rsid w:val="0043113E"/>
    <w:rsid w:val="004311BE"/>
    <w:rsid w:val="00431700"/>
    <w:rsid w:val="004318AC"/>
    <w:rsid w:val="00431924"/>
    <w:rsid w:val="00431FC5"/>
    <w:rsid w:val="0043220B"/>
    <w:rsid w:val="00432BFD"/>
    <w:rsid w:val="00432C7E"/>
    <w:rsid w:val="00432EAA"/>
    <w:rsid w:val="0043309C"/>
    <w:rsid w:val="004331BD"/>
    <w:rsid w:val="00433520"/>
    <w:rsid w:val="004338F5"/>
    <w:rsid w:val="00433C09"/>
    <w:rsid w:val="00433EE7"/>
    <w:rsid w:val="00433F97"/>
    <w:rsid w:val="00433FC5"/>
    <w:rsid w:val="00434038"/>
    <w:rsid w:val="00434249"/>
    <w:rsid w:val="00434611"/>
    <w:rsid w:val="00434631"/>
    <w:rsid w:val="0043477A"/>
    <w:rsid w:val="00434950"/>
    <w:rsid w:val="00434A0F"/>
    <w:rsid w:val="00434ABB"/>
    <w:rsid w:val="00434B03"/>
    <w:rsid w:val="00434B04"/>
    <w:rsid w:val="00434C72"/>
    <w:rsid w:val="00434F92"/>
    <w:rsid w:val="00434FAD"/>
    <w:rsid w:val="004351A7"/>
    <w:rsid w:val="004351CC"/>
    <w:rsid w:val="0043529A"/>
    <w:rsid w:val="00435376"/>
    <w:rsid w:val="004357B9"/>
    <w:rsid w:val="00435968"/>
    <w:rsid w:val="00435A9A"/>
    <w:rsid w:val="00435B75"/>
    <w:rsid w:val="00435EEB"/>
    <w:rsid w:val="00436034"/>
    <w:rsid w:val="00436304"/>
    <w:rsid w:val="004364DD"/>
    <w:rsid w:val="00436A17"/>
    <w:rsid w:val="00436C2F"/>
    <w:rsid w:val="00436CA7"/>
    <w:rsid w:val="00436F45"/>
    <w:rsid w:val="00437141"/>
    <w:rsid w:val="004372EE"/>
    <w:rsid w:val="00437401"/>
    <w:rsid w:val="00437455"/>
    <w:rsid w:val="004377EE"/>
    <w:rsid w:val="0043784B"/>
    <w:rsid w:val="00437ACF"/>
    <w:rsid w:val="00437C19"/>
    <w:rsid w:val="00437D83"/>
    <w:rsid w:val="004400CA"/>
    <w:rsid w:val="004403E8"/>
    <w:rsid w:val="00440551"/>
    <w:rsid w:val="00440622"/>
    <w:rsid w:val="00440630"/>
    <w:rsid w:val="004407A4"/>
    <w:rsid w:val="004407AE"/>
    <w:rsid w:val="00440A3A"/>
    <w:rsid w:val="00440C6A"/>
    <w:rsid w:val="00440CC6"/>
    <w:rsid w:val="00440D21"/>
    <w:rsid w:val="004412C1"/>
    <w:rsid w:val="00441458"/>
    <w:rsid w:val="00441530"/>
    <w:rsid w:val="00441B8C"/>
    <w:rsid w:val="00441F16"/>
    <w:rsid w:val="00441FD5"/>
    <w:rsid w:val="004420B1"/>
    <w:rsid w:val="004420D0"/>
    <w:rsid w:val="004422D2"/>
    <w:rsid w:val="004425DB"/>
    <w:rsid w:val="004428E8"/>
    <w:rsid w:val="00442B64"/>
    <w:rsid w:val="00442E14"/>
    <w:rsid w:val="00442FB8"/>
    <w:rsid w:val="00443039"/>
    <w:rsid w:val="0044323B"/>
    <w:rsid w:val="00443363"/>
    <w:rsid w:val="00443392"/>
    <w:rsid w:val="00443B44"/>
    <w:rsid w:val="00443E43"/>
    <w:rsid w:val="00443F68"/>
    <w:rsid w:val="00444070"/>
    <w:rsid w:val="00444221"/>
    <w:rsid w:val="004443E8"/>
    <w:rsid w:val="0044458F"/>
    <w:rsid w:val="004445D2"/>
    <w:rsid w:val="0044461B"/>
    <w:rsid w:val="004449E9"/>
    <w:rsid w:val="00444F91"/>
    <w:rsid w:val="004450A5"/>
    <w:rsid w:val="004450FE"/>
    <w:rsid w:val="00445859"/>
    <w:rsid w:val="0044596C"/>
    <w:rsid w:val="004459AE"/>
    <w:rsid w:val="004459D6"/>
    <w:rsid w:val="00445A2B"/>
    <w:rsid w:val="00445A96"/>
    <w:rsid w:val="00445D0C"/>
    <w:rsid w:val="00445F4F"/>
    <w:rsid w:val="00445F9D"/>
    <w:rsid w:val="00446232"/>
    <w:rsid w:val="0044627B"/>
    <w:rsid w:val="004463BB"/>
    <w:rsid w:val="00446635"/>
    <w:rsid w:val="00446999"/>
    <w:rsid w:val="00446AA0"/>
    <w:rsid w:val="00446BD8"/>
    <w:rsid w:val="00446C20"/>
    <w:rsid w:val="00446D8D"/>
    <w:rsid w:val="0044701A"/>
    <w:rsid w:val="00447101"/>
    <w:rsid w:val="004471F4"/>
    <w:rsid w:val="004474AE"/>
    <w:rsid w:val="0044750C"/>
    <w:rsid w:val="0044757F"/>
    <w:rsid w:val="0044760D"/>
    <w:rsid w:val="004476EC"/>
    <w:rsid w:val="004477C7"/>
    <w:rsid w:val="00447C2C"/>
    <w:rsid w:val="00447C7A"/>
    <w:rsid w:val="00447D70"/>
    <w:rsid w:val="00447F47"/>
    <w:rsid w:val="00447F7B"/>
    <w:rsid w:val="0045008F"/>
    <w:rsid w:val="004501B0"/>
    <w:rsid w:val="00450390"/>
    <w:rsid w:val="004503EC"/>
    <w:rsid w:val="004504C6"/>
    <w:rsid w:val="0045062C"/>
    <w:rsid w:val="0045081A"/>
    <w:rsid w:val="0045099F"/>
    <w:rsid w:val="00450A10"/>
    <w:rsid w:val="00450C0C"/>
    <w:rsid w:val="00450C92"/>
    <w:rsid w:val="00450DF7"/>
    <w:rsid w:val="00451132"/>
    <w:rsid w:val="00451402"/>
    <w:rsid w:val="00451423"/>
    <w:rsid w:val="0045174F"/>
    <w:rsid w:val="004519DB"/>
    <w:rsid w:val="00451D21"/>
    <w:rsid w:val="00451DAA"/>
    <w:rsid w:val="00451DCC"/>
    <w:rsid w:val="00451F08"/>
    <w:rsid w:val="00452047"/>
    <w:rsid w:val="0045207A"/>
    <w:rsid w:val="0045207F"/>
    <w:rsid w:val="0045220D"/>
    <w:rsid w:val="004527B8"/>
    <w:rsid w:val="00452868"/>
    <w:rsid w:val="004528E1"/>
    <w:rsid w:val="00452B74"/>
    <w:rsid w:val="00452C3A"/>
    <w:rsid w:val="00452E57"/>
    <w:rsid w:val="004531B7"/>
    <w:rsid w:val="0045332D"/>
    <w:rsid w:val="004533E6"/>
    <w:rsid w:val="004536FA"/>
    <w:rsid w:val="00453B21"/>
    <w:rsid w:val="00453B61"/>
    <w:rsid w:val="00453BE3"/>
    <w:rsid w:val="004541D0"/>
    <w:rsid w:val="004542AA"/>
    <w:rsid w:val="00454488"/>
    <w:rsid w:val="004544DF"/>
    <w:rsid w:val="00454787"/>
    <w:rsid w:val="00454809"/>
    <w:rsid w:val="0045492D"/>
    <w:rsid w:val="00454A25"/>
    <w:rsid w:val="00454A4F"/>
    <w:rsid w:val="00454F2D"/>
    <w:rsid w:val="00455105"/>
    <w:rsid w:val="004551D3"/>
    <w:rsid w:val="004554BF"/>
    <w:rsid w:val="004554D3"/>
    <w:rsid w:val="004554E3"/>
    <w:rsid w:val="004555D8"/>
    <w:rsid w:val="004555F4"/>
    <w:rsid w:val="0045565B"/>
    <w:rsid w:val="00455A87"/>
    <w:rsid w:val="00455DB5"/>
    <w:rsid w:val="0045610B"/>
    <w:rsid w:val="0045616B"/>
    <w:rsid w:val="00456175"/>
    <w:rsid w:val="004561CD"/>
    <w:rsid w:val="0045624E"/>
    <w:rsid w:val="004562B0"/>
    <w:rsid w:val="00456375"/>
    <w:rsid w:val="0045648C"/>
    <w:rsid w:val="004564E4"/>
    <w:rsid w:val="0045659C"/>
    <w:rsid w:val="004566CC"/>
    <w:rsid w:val="0045670E"/>
    <w:rsid w:val="004567CD"/>
    <w:rsid w:val="00456960"/>
    <w:rsid w:val="00456CC6"/>
    <w:rsid w:val="00456E33"/>
    <w:rsid w:val="00456E72"/>
    <w:rsid w:val="00456E8E"/>
    <w:rsid w:val="00456FAA"/>
    <w:rsid w:val="00457015"/>
    <w:rsid w:val="00457248"/>
    <w:rsid w:val="004572A1"/>
    <w:rsid w:val="00457335"/>
    <w:rsid w:val="004573F5"/>
    <w:rsid w:val="004574D6"/>
    <w:rsid w:val="0045793E"/>
    <w:rsid w:val="004579E7"/>
    <w:rsid w:val="00457EBA"/>
    <w:rsid w:val="00457F6F"/>
    <w:rsid w:val="00460146"/>
    <w:rsid w:val="0046018F"/>
    <w:rsid w:val="00460289"/>
    <w:rsid w:val="00460304"/>
    <w:rsid w:val="004604D0"/>
    <w:rsid w:val="00460585"/>
    <w:rsid w:val="004605C8"/>
    <w:rsid w:val="00460847"/>
    <w:rsid w:val="004609A5"/>
    <w:rsid w:val="00460A5E"/>
    <w:rsid w:val="00460F97"/>
    <w:rsid w:val="0046108A"/>
    <w:rsid w:val="0046115B"/>
    <w:rsid w:val="00461647"/>
    <w:rsid w:val="0046172A"/>
    <w:rsid w:val="00461750"/>
    <w:rsid w:val="004617A4"/>
    <w:rsid w:val="00461ABD"/>
    <w:rsid w:val="00461ACE"/>
    <w:rsid w:val="00461F69"/>
    <w:rsid w:val="00461FED"/>
    <w:rsid w:val="00462178"/>
    <w:rsid w:val="004623DC"/>
    <w:rsid w:val="00462493"/>
    <w:rsid w:val="0046263E"/>
    <w:rsid w:val="00462866"/>
    <w:rsid w:val="004628D6"/>
    <w:rsid w:val="00462AB6"/>
    <w:rsid w:val="00462DEF"/>
    <w:rsid w:val="00462EE1"/>
    <w:rsid w:val="00462F28"/>
    <w:rsid w:val="00463256"/>
    <w:rsid w:val="0046346B"/>
    <w:rsid w:val="0046388E"/>
    <w:rsid w:val="00463B3B"/>
    <w:rsid w:val="00463EA1"/>
    <w:rsid w:val="004641AF"/>
    <w:rsid w:val="00464315"/>
    <w:rsid w:val="004644E6"/>
    <w:rsid w:val="00464536"/>
    <w:rsid w:val="0046454C"/>
    <w:rsid w:val="004649D9"/>
    <w:rsid w:val="00464E76"/>
    <w:rsid w:val="004650AD"/>
    <w:rsid w:val="004653E2"/>
    <w:rsid w:val="004654EC"/>
    <w:rsid w:val="004655BE"/>
    <w:rsid w:val="0046584F"/>
    <w:rsid w:val="004658BE"/>
    <w:rsid w:val="00465A48"/>
    <w:rsid w:val="00465EC2"/>
    <w:rsid w:val="00465EF0"/>
    <w:rsid w:val="00466713"/>
    <w:rsid w:val="004668A4"/>
    <w:rsid w:val="00466D9C"/>
    <w:rsid w:val="00466E4C"/>
    <w:rsid w:val="004671A8"/>
    <w:rsid w:val="004675E8"/>
    <w:rsid w:val="00467677"/>
    <w:rsid w:val="004677D7"/>
    <w:rsid w:val="00467861"/>
    <w:rsid w:val="0046798E"/>
    <w:rsid w:val="00467AE4"/>
    <w:rsid w:val="00467D09"/>
    <w:rsid w:val="00467E8B"/>
    <w:rsid w:val="0047012F"/>
    <w:rsid w:val="0047021C"/>
    <w:rsid w:val="00470260"/>
    <w:rsid w:val="00470591"/>
    <w:rsid w:val="004705AD"/>
    <w:rsid w:val="0047064A"/>
    <w:rsid w:val="0047064B"/>
    <w:rsid w:val="00470662"/>
    <w:rsid w:val="004706AC"/>
    <w:rsid w:val="004706D3"/>
    <w:rsid w:val="004707A5"/>
    <w:rsid w:val="00470855"/>
    <w:rsid w:val="004709A8"/>
    <w:rsid w:val="00470A03"/>
    <w:rsid w:val="00470ADC"/>
    <w:rsid w:val="00470EE8"/>
    <w:rsid w:val="00470F82"/>
    <w:rsid w:val="00470FB2"/>
    <w:rsid w:val="00471094"/>
    <w:rsid w:val="00471100"/>
    <w:rsid w:val="00471179"/>
    <w:rsid w:val="004711B6"/>
    <w:rsid w:val="00471358"/>
    <w:rsid w:val="0047137F"/>
    <w:rsid w:val="00471461"/>
    <w:rsid w:val="00471499"/>
    <w:rsid w:val="00471747"/>
    <w:rsid w:val="004718A7"/>
    <w:rsid w:val="004718B5"/>
    <w:rsid w:val="00471A4A"/>
    <w:rsid w:val="00471B87"/>
    <w:rsid w:val="00471B91"/>
    <w:rsid w:val="00471C1E"/>
    <w:rsid w:val="00471CCF"/>
    <w:rsid w:val="00471D20"/>
    <w:rsid w:val="00471E35"/>
    <w:rsid w:val="00471E64"/>
    <w:rsid w:val="004721BC"/>
    <w:rsid w:val="00472385"/>
    <w:rsid w:val="004723B9"/>
    <w:rsid w:val="0047278F"/>
    <w:rsid w:val="00472B76"/>
    <w:rsid w:val="00472BA5"/>
    <w:rsid w:val="00472C63"/>
    <w:rsid w:val="00472DB2"/>
    <w:rsid w:val="0047316B"/>
    <w:rsid w:val="00473256"/>
    <w:rsid w:val="0047350B"/>
    <w:rsid w:val="004739E7"/>
    <w:rsid w:val="00473B3B"/>
    <w:rsid w:val="00473BD8"/>
    <w:rsid w:val="00473C36"/>
    <w:rsid w:val="00473D19"/>
    <w:rsid w:val="00473D25"/>
    <w:rsid w:val="00473D30"/>
    <w:rsid w:val="00473ED2"/>
    <w:rsid w:val="0047432A"/>
    <w:rsid w:val="00474B37"/>
    <w:rsid w:val="00474C98"/>
    <w:rsid w:val="00474DD2"/>
    <w:rsid w:val="00474FEF"/>
    <w:rsid w:val="00475297"/>
    <w:rsid w:val="0047549C"/>
    <w:rsid w:val="0047554A"/>
    <w:rsid w:val="004759F4"/>
    <w:rsid w:val="00475D40"/>
    <w:rsid w:val="00475E56"/>
    <w:rsid w:val="00475FE1"/>
    <w:rsid w:val="004760B8"/>
    <w:rsid w:val="004760DC"/>
    <w:rsid w:val="004761BD"/>
    <w:rsid w:val="00476912"/>
    <w:rsid w:val="00476B14"/>
    <w:rsid w:val="00476B8F"/>
    <w:rsid w:val="0047707A"/>
    <w:rsid w:val="00477286"/>
    <w:rsid w:val="0047736E"/>
    <w:rsid w:val="004776C3"/>
    <w:rsid w:val="00477C0B"/>
    <w:rsid w:val="0048003B"/>
    <w:rsid w:val="0048014C"/>
    <w:rsid w:val="0048019A"/>
    <w:rsid w:val="004801AD"/>
    <w:rsid w:val="004801D0"/>
    <w:rsid w:val="0048043C"/>
    <w:rsid w:val="00480490"/>
    <w:rsid w:val="00480525"/>
    <w:rsid w:val="0048053E"/>
    <w:rsid w:val="004808B3"/>
    <w:rsid w:val="004808BD"/>
    <w:rsid w:val="004809C3"/>
    <w:rsid w:val="00480CD2"/>
    <w:rsid w:val="00480D61"/>
    <w:rsid w:val="00480D6A"/>
    <w:rsid w:val="00481095"/>
    <w:rsid w:val="00481273"/>
    <w:rsid w:val="0048152E"/>
    <w:rsid w:val="00481994"/>
    <w:rsid w:val="00481E9D"/>
    <w:rsid w:val="00482578"/>
    <w:rsid w:val="004826AF"/>
    <w:rsid w:val="004827A7"/>
    <w:rsid w:val="00482A71"/>
    <w:rsid w:val="00482F89"/>
    <w:rsid w:val="00482F8B"/>
    <w:rsid w:val="004833B4"/>
    <w:rsid w:val="004837C9"/>
    <w:rsid w:val="00483927"/>
    <w:rsid w:val="00483B47"/>
    <w:rsid w:val="00483E39"/>
    <w:rsid w:val="004844DC"/>
    <w:rsid w:val="00484539"/>
    <w:rsid w:val="00484643"/>
    <w:rsid w:val="00484646"/>
    <w:rsid w:val="00484719"/>
    <w:rsid w:val="00484A07"/>
    <w:rsid w:val="00484F7A"/>
    <w:rsid w:val="00485309"/>
    <w:rsid w:val="0048530C"/>
    <w:rsid w:val="0048553E"/>
    <w:rsid w:val="0048568A"/>
    <w:rsid w:val="0048581B"/>
    <w:rsid w:val="00485939"/>
    <w:rsid w:val="00485A40"/>
    <w:rsid w:val="00485BF5"/>
    <w:rsid w:val="00485C09"/>
    <w:rsid w:val="00485D67"/>
    <w:rsid w:val="00485E00"/>
    <w:rsid w:val="00485E5B"/>
    <w:rsid w:val="00486175"/>
    <w:rsid w:val="00486344"/>
    <w:rsid w:val="004863A9"/>
    <w:rsid w:val="00486487"/>
    <w:rsid w:val="00486582"/>
    <w:rsid w:val="004866B0"/>
    <w:rsid w:val="0048686C"/>
    <w:rsid w:val="00486A3B"/>
    <w:rsid w:val="00486B24"/>
    <w:rsid w:val="00486B30"/>
    <w:rsid w:val="00486BE6"/>
    <w:rsid w:val="00486DF0"/>
    <w:rsid w:val="00487226"/>
    <w:rsid w:val="00487452"/>
    <w:rsid w:val="00487553"/>
    <w:rsid w:val="004877FA"/>
    <w:rsid w:val="00487822"/>
    <w:rsid w:val="0048794F"/>
    <w:rsid w:val="00487ACE"/>
    <w:rsid w:val="00487CEA"/>
    <w:rsid w:val="00487D5C"/>
    <w:rsid w:val="00487FC4"/>
    <w:rsid w:val="00487FF0"/>
    <w:rsid w:val="00487FF4"/>
    <w:rsid w:val="004904BC"/>
    <w:rsid w:val="00490718"/>
    <w:rsid w:val="00490728"/>
    <w:rsid w:val="00490771"/>
    <w:rsid w:val="00490A4B"/>
    <w:rsid w:val="00490AFD"/>
    <w:rsid w:val="00490C2F"/>
    <w:rsid w:val="00490F8B"/>
    <w:rsid w:val="00491472"/>
    <w:rsid w:val="00491773"/>
    <w:rsid w:val="004917D0"/>
    <w:rsid w:val="004919C3"/>
    <w:rsid w:val="00491B98"/>
    <w:rsid w:val="00491D40"/>
    <w:rsid w:val="00491DDA"/>
    <w:rsid w:val="00491E2D"/>
    <w:rsid w:val="00491F23"/>
    <w:rsid w:val="00492162"/>
    <w:rsid w:val="004923A0"/>
    <w:rsid w:val="004923E9"/>
    <w:rsid w:val="004924CA"/>
    <w:rsid w:val="004925F1"/>
    <w:rsid w:val="0049269D"/>
    <w:rsid w:val="00492813"/>
    <w:rsid w:val="0049285B"/>
    <w:rsid w:val="0049291A"/>
    <w:rsid w:val="0049293F"/>
    <w:rsid w:val="004929EE"/>
    <w:rsid w:val="00492B86"/>
    <w:rsid w:val="00492BBF"/>
    <w:rsid w:val="00492D50"/>
    <w:rsid w:val="00492D69"/>
    <w:rsid w:val="00493072"/>
    <w:rsid w:val="004931D9"/>
    <w:rsid w:val="00493549"/>
    <w:rsid w:val="004937D1"/>
    <w:rsid w:val="00493858"/>
    <w:rsid w:val="004938B6"/>
    <w:rsid w:val="00493EE1"/>
    <w:rsid w:val="0049401C"/>
    <w:rsid w:val="00494069"/>
    <w:rsid w:val="004940AB"/>
    <w:rsid w:val="0049494D"/>
    <w:rsid w:val="00494A5D"/>
    <w:rsid w:val="00494C59"/>
    <w:rsid w:val="00494D63"/>
    <w:rsid w:val="00494EBC"/>
    <w:rsid w:val="0049507B"/>
    <w:rsid w:val="004950D9"/>
    <w:rsid w:val="00495118"/>
    <w:rsid w:val="004951D4"/>
    <w:rsid w:val="00495324"/>
    <w:rsid w:val="00495427"/>
    <w:rsid w:val="004954D6"/>
    <w:rsid w:val="004955F5"/>
    <w:rsid w:val="00495660"/>
    <w:rsid w:val="004956B5"/>
    <w:rsid w:val="00495796"/>
    <w:rsid w:val="004958A2"/>
    <w:rsid w:val="0049596C"/>
    <w:rsid w:val="00495AC5"/>
    <w:rsid w:val="00495B7F"/>
    <w:rsid w:val="00495E5E"/>
    <w:rsid w:val="00495F4B"/>
    <w:rsid w:val="0049601B"/>
    <w:rsid w:val="00496084"/>
    <w:rsid w:val="004962AC"/>
    <w:rsid w:val="0049643C"/>
    <w:rsid w:val="00496593"/>
    <w:rsid w:val="004968D2"/>
    <w:rsid w:val="004968F5"/>
    <w:rsid w:val="00496AD9"/>
    <w:rsid w:val="00496B41"/>
    <w:rsid w:val="00496FDA"/>
    <w:rsid w:val="00497579"/>
    <w:rsid w:val="004975A8"/>
    <w:rsid w:val="00497674"/>
    <w:rsid w:val="0049769B"/>
    <w:rsid w:val="004976D3"/>
    <w:rsid w:val="00497831"/>
    <w:rsid w:val="004978E9"/>
    <w:rsid w:val="00497A93"/>
    <w:rsid w:val="00497B56"/>
    <w:rsid w:val="00497D80"/>
    <w:rsid w:val="004A0356"/>
    <w:rsid w:val="004A0359"/>
    <w:rsid w:val="004A0458"/>
    <w:rsid w:val="004A0653"/>
    <w:rsid w:val="004A0675"/>
    <w:rsid w:val="004A0707"/>
    <w:rsid w:val="004A07D6"/>
    <w:rsid w:val="004A08EA"/>
    <w:rsid w:val="004A097E"/>
    <w:rsid w:val="004A0AA6"/>
    <w:rsid w:val="004A0AE1"/>
    <w:rsid w:val="004A0C96"/>
    <w:rsid w:val="004A1084"/>
    <w:rsid w:val="004A1103"/>
    <w:rsid w:val="004A12E6"/>
    <w:rsid w:val="004A136D"/>
    <w:rsid w:val="004A14E6"/>
    <w:rsid w:val="004A16D0"/>
    <w:rsid w:val="004A189B"/>
    <w:rsid w:val="004A1956"/>
    <w:rsid w:val="004A1D31"/>
    <w:rsid w:val="004A2238"/>
    <w:rsid w:val="004A26AC"/>
    <w:rsid w:val="004A28D4"/>
    <w:rsid w:val="004A2A7A"/>
    <w:rsid w:val="004A2C19"/>
    <w:rsid w:val="004A2C89"/>
    <w:rsid w:val="004A2C8A"/>
    <w:rsid w:val="004A2CA5"/>
    <w:rsid w:val="004A3133"/>
    <w:rsid w:val="004A31AB"/>
    <w:rsid w:val="004A324F"/>
    <w:rsid w:val="004A3859"/>
    <w:rsid w:val="004A39A1"/>
    <w:rsid w:val="004A39E0"/>
    <w:rsid w:val="004A3CE1"/>
    <w:rsid w:val="004A3D52"/>
    <w:rsid w:val="004A4013"/>
    <w:rsid w:val="004A4077"/>
    <w:rsid w:val="004A4171"/>
    <w:rsid w:val="004A4359"/>
    <w:rsid w:val="004A43F1"/>
    <w:rsid w:val="004A479D"/>
    <w:rsid w:val="004A49A0"/>
    <w:rsid w:val="004A4A12"/>
    <w:rsid w:val="004A4C70"/>
    <w:rsid w:val="004A4E0F"/>
    <w:rsid w:val="004A4E37"/>
    <w:rsid w:val="004A4F8C"/>
    <w:rsid w:val="004A4FA7"/>
    <w:rsid w:val="004A5344"/>
    <w:rsid w:val="004A5569"/>
    <w:rsid w:val="004A565B"/>
    <w:rsid w:val="004A56E1"/>
    <w:rsid w:val="004A571A"/>
    <w:rsid w:val="004A59B2"/>
    <w:rsid w:val="004A611D"/>
    <w:rsid w:val="004A6236"/>
    <w:rsid w:val="004A6256"/>
    <w:rsid w:val="004A64FA"/>
    <w:rsid w:val="004A68A9"/>
    <w:rsid w:val="004A6ADA"/>
    <w:rsid w:val="004A6C82"/>
    <w:rsid w:val="004A6F16"/>
    <w:rsid w:val="004A704A"/>
    <w:rsid w:val="004A70C0"/>
    <w:rsid w:val="004A7259"/>
    <w:rsid w:val="004A74FE"/>
    <w:rsid w:val="004A7684"/>
    <w:rsid w:val="004A76EA"/>
    <w:rsid w:val="004A7722"/>
    <w:rsid w:val="004A7DEB"/>
    <w:rsid w:val="004A7EE0"/>
    <w:rsid w:val="004B02B0"/>
    <w:rsid w:val="004B02DE"/>
    <w:rsid w:val="004B0336"/>
    <w:rsid w:val="004B0522"/>
    <w:rsid w:val="004B076C"/>
    <w:rsid w:val="004B07A6"/>
    <w:rsid w:val="004B0814"/>
    <w:rsid w:val="004B0817"/>
    <w:rsid w:val="004B0818"/>
    <w:rsid w:val="004B08A4"/>
    <w:rsid w:val="004B0A99"/>
    <w:rsid w:val="004B0AB1"/>
    <w:rsid w:val="004B0EFE"/>
    <w:rsid w:val="004B11A3"/>
    <w:rsid w:val="004B11EC"/>
    <w:rsid w:val="004B1402"/>
    <w:rsid w:val="004B153F"/>
    <w:rsid w:val="004B16FF"/>
    <w:rsid w:val="004B1731"/>
    <w:rsid w:val="004B1981"/>
    <w:rsid w:val="004B1B69"/>
    <w:rsid w:val="004B1C33"/>
    <w:rsid w:val="004B1D42"/>
    <w:rsid w:val="004B1F31"/>
    <w:rsid w:val="004B2015"/>
    <w:rsid w:val="004B2435"/>
    <w:rsid w:val="004B24F7"/>
    <w:rsid w:val="004B263F"/>
    <w:rsid w:val="004B26A0"/>
    <w:rsid w:val="004B2B48"/>
    <w:rsid w:val="004B3128"/>
    <w:rsid w:val="004B32F1"/>
    <w:rsid w:val="004B36CF"/>
    <w:rsid w:val="004B36ED"/>
    <w:rsid w:val="004B3733"/>
    <w:rsid w:val="004B382C"/>
    <w:rsid w:val="004B38FE"/>
    <w:rsid w:val="004B392A"/>
    <w:rsid w:val="004B3B49"/>
    <w:rsid w:val="004B3F9B"/>
    <w:rsid w:val="004B4320"/>
    <w:rsid w:val="004B44C3"/>
    <w:rsid w:val="004B456E"/>
    <w:rsid w:val="004B4616"/>
    <w:rsid w:val="004B46D7"/>
    <w:rsid w:val="004B477B"/>
    <w:rsid w:val="004B491E"/>
    <w:rsid w:val="004B497B"/>
    <w:rsid w:val="004B4F4D"/>
    <w:rsid w:val="004B5070"/>
    <w:rsid w:val="004B50AA"/>
    <w:rsid w:val="004B5100"/>
    <w:rsid w:val="004B553D"/>
    <w:rsid w:val="004B554D"/>
    <w:rsid w:val="004B556F"/>
    <w:rsid w:val="004B558C"/>
    <w:rsid w:val="004B5748"/>
    <w:rsid w:val="004B5BC1"/>
    <w:rsid w:val="004B5C5A"/>
    <w:rsid w:val="004B6083"/>
    <w:rsid w:val="004B6297"/>
    <w:rsid w:val="004B6606"/>
    <w:rsid w:val="004B69EC"/>
    <w:rsid w:val="004B6B65"/>
    <w:rsid w:val="004B6B89"/>
    <w:rsid w:val="004B6D49"/>
    <w:rsid w:val="004B6E05"/>
    <w:rsid w:val="004B6ECB"/>
    <w:rsid w:val="004B6F54"/>
    <w:rsid w:val="004B6F74"/>
    <w:rsid w:val="004B72A6"/>
    <w:rsid w:val="004B73F3"/>
    <w:rsid w:val="004B74D4"/>
    <w:rsid w:val="004B780A"/>
    <w:rsid w:val="004B784B"/>
    <w:rsid w:val="004B79B5"/>
    <w:rsid w:val="004B79B8"/>
    <w:rsid w:val="004B7D04"/>
    <w:rsid w:val="004C012B"/>
    <w:rsid w:val="004C01A1"/>
    <w:rsid w:val="004C01EF"/>
    <w:rsid w:val="004C02D3"/>
    <w:rsid w:val="004C0300"/>
    <w:rsid w:val="004C0426"/>
    <w:rsid w:val="004C04AC"/>
    <w:rsid w:val="004C0726"/>
    <w:rsid w:val="004C091D"/>
    <w:rsid w:val="004C0B1B"/>
    <w:rsid w:val="004C0C69"/>
    <w:rsid w:val="004C0D75"/>
    <w:rsid w:val="004C0E58"/>
    <w:rsid w:val="004C0E6C"/>
    <w:rsid w:val="004C12A0"/>
    <w:rsid w:val="004C12EE"/>
    <w:rsid w:val="004C14B0"/>
    <w:rsid w:val="004C1AB8"/>
    <w:rsid w:val="004C1B5D"/>
    <w:rsid w:val="004C1D09"/>
    <w:rsid w:val="004C1ECF"/>
    <w:rsid w:val="004C21F2"/>
    <w:rsid w:val="004C22F6"/>
    <w:rsid w:val="004C27BF"/>
    <w:rsid w:val="004C2964"/>
    <w:rsid w:val="004C2984"/>
    <w:rsid w:val="004C29A6"/>
    <w:rsid w:val="004C2A23"/>
    <w:rsid w:val="004C2A54"/>
    <w:rsid w:val="004C2D7C"/>
    <w:rsid w:val="004C3104"/>
    <w:rsid w:val="004C34A0"/>
    <w:rsid w:val="004C3717"/>
    <w:rsid w:val="004C382C"/>
    <w:rsid w:val="004C396B"/>
    <w:rsid w:val="004C3A79"/>
    <w:rsid w:val="004C3D5D"/>
    <w:rsid w:val="004C3D9E"/>
    <w:rsid w:val="004C3EC9"/>
    <w:rsid w:val="004C40D7"/>
    <w:rsid w:val="004C410C"/>
    <w:rsid w:val="004C41CE"/>
    <w:rsid w:val="004C4336"/>
    <w:rsid w:val="004C452C"/>
    <w:rsid w:val="004C46A5"/>
    <w:rsid w:val="004C47C2"/>
    <w:rsid w:val="004C4A4B"/>
    <w:rsid w:val="004C4A83"/>
    <w:rsid w:val="004C4B9B"/>
    <w:rsid w:val="004C4D35"/>
    <w:rsid w:val="004C4F4A"/>
    <w:rsid w:val="004C5058"/>
    <w:rsid w:val="004C524B"/>
    <w:rsid w:val="004C5365"/>
    <w:rsid w:val="004C5405"/>
    <w:rsid w:val="004C54B8"/>
    <w:rsid w:val="004C56A8"/>
    <w:rsid w:val="004C5715"/>
    <w:rsid w:val="004C58DC"/>
    <w:rsid w:val="004C5BA1"/>
    <w:rsid w:val="004C5CD9"/>
    <w:rsid w:val="004C5ED9"/>
    <w:rsid w:val="004C5F28"/>
    <w:rsid w:val="004C6203"/>
    <w:rsid w:val="004C622A"/>
    <w:rsid w:val="004C6640"/>
    <w:rsid w:val="004C684C"/>
    <w:rsid w:val="004C689C"/>
    <w:rsid w:val="004C6CBE"/>
    <w:rsid w:val="004C6CCC"/>
    <w:rsid w:val="004C707A"/>
    <w:rsid w:val="004C71E9"/>
    <w:rsid w:val="004C7364"/>
    <w:rsid w:val="004C779D"/>
    <w:rsid w:val="004C77BC"/>
    <w:rsid w:val="004C7975"/>
    <w:rsid w:val="004C7A92"/>
    <w:rsid w:val="004C7DE5"/>
    <w:rsid w:val="004C7F2E"/>
    <w:rsid w:val="004D000A"/>
    <w:rsid w:val="004D00F4"/>
    <w:rsid w:val="004D0272"/>
    <w:rsid w:val="004D0538"/>
    <w:rsid w:val="004D074A"/>
    <w:rsid w:val="004D08F2"/>
    <w:rsid w:val="004D0A1E"/>
    <w:rsid w:val="004D0AB6"/>
    <w:rsid w:val="004D0D06"/>
    <w:rsid w:val="004D0EA9"/>
    <w:rsid w:val="004D1170"/>
    <w:rsid w:val="004D1217"/>
    <w:rsid w:val="004D124F"/>
    <w:rsid w:val="004D1305"/>
    <w:rsid w:val="004D14D3"/>
    <w:rsid w:val="004D15FB"/>
    <w:rsid w:val="004D1B71"/>
    <w:rsid w:val="004D1D28"/>
    <w:rsid w:val="004D1E22"/>
    <w:rsid w:val="004D1E32"/>
    <w:rsid w:val="004D1E84"/>
    <w:rsid w:val="004D1EF8"/>
    <w:rsid w:val="004D2198"/>
    <w:rsid w:val="004D219B"/>
    <w:rsid w:val="004D248F"/>
    <w:rsid w:val="004D2521"/>
    <w:rsid w:val="004D2597"/>
    <w:rsid w:val="004D2939"/>
    <w:rsid w:val="004D2B45"/>
    <w:rsid w:val="004D2D7E"/>
    <w:rsid w:val="004D3008"/>
    <w:rsid w:val="004D307A"/>
    <w:rsid w:val="004D309F"/>
    <w:rsid w:val="004D30B6"/>
    <w:rsid w:val="004D3158"/>
    <w:rsid w:val="004D3305"/>
    <w:rsid w:val="004D3441"/>
    <w:rsid w:val="004D37A9"/>
    <w:rsid w:val="004D399C"/>
    <w:rsid w:val="004D3AE0"/>
    <w:rsid w:val="004D3B26"/>
    <w:rsid w:val="004D3BDF"/>
    <w:rsid w:val="004D3DA2"/>
    <w:rsid w:val="004D3ED5"/>
    <w:rsid w:val="004D3FC8"/>
    <w:rsid w:val="004D43BF"/>
    <w:rsid w:val="004D44BA"/>
    <w:rsid w:val="004D472E"/>
    <w:rsid w:val="004D4D61"/>
    <w:rsid w:val="004D4F1A"/>
    <w:rsid w:val="004D522F"/>
    <w:rsid w:val="004D5522"/>
    <w:rsid w:val="004D55DA"/>
    <w:rsid w:val="004D575F"/>
    <w:rsid w:val="004D5955"/>
    <w:rsid w:val="004D59FB"/>
    <w:rsid w:val="004D5A48"/>
    <w:rsid w:val="004D5A91"/>
    <w:rsid w:val="004D5BB2"/>
    <w:rsid w:val="004D5DE5"/>
    <w:rsid w:val="004D5FB7"/>
    <w:rsid w:val="004D5FBC"/>
    <w:rsid w:val="004D6048"/>
    <w:rsid w:val="004D62A8"/>
    <w:rsid w:val="004D62E2"/>
    <w:rsid w:val="004D63DB"/>
    <w:rsid w:val="004D64CA"/>
    <w:rsid w:val="004D6DD7"/>
    <w:rsid w:val="004D6EBF"/>
    <w:rsid w:val="004D71A9"/>
    <w:rsid w:val="004D7227"/>
    <w:rsid w:val="004D7269"/>
    <w:rsid w:val="004D733A"/>
    <w:rsid w:val="004D738B"/>
    <w:rsid w:val="004D74B1"/>
    <w:rsid w:val="004D7698"/>
    <w:rsid w:val="004D7D4C"/>
    <w:rsid w:val="004D7EA3"/>
    <w:rsid w:val="004D7FE8"/>
    <w:rsid w:val="004E0031"/>
    <w:rsid w:val="004E02FA"/>
    <w:rsid w:val="004E0414"/>
    <w:rsid w:val="004E045A"/>
    <w:rsid w:val="004E09F5"/>
    <w:rsid w:val="004E0D21"/>
    <w:rsid w:val="004E0D4F"/>
    <w:rsid w:val="004E0EF0"/>
    <w:rsid w:val="004E12D7"/>
    <w:rsid w:val="004E1608"/>
    <w:rsid w:val="004E1805"/>
    <w:rsid w:val="004E1966"/>
    <w:rsid w:val="004E1981"/>
    <w:rsid w:val="004E1B0A"/>
    <w:rsid w:val="004E1B43"/>
    <w:rsid w:val="004E1C21"/>
    <w:rsid w:val="004E1E23"/>
    <w:rsid w:val="004E209D"/>
    <w:rsid w:val="004E24D5"/>
    <w:rsid w:val="004E26A5"/>
    <w:rsid w:val="004E2863"/>
    <w:rsid w:val="004E28A8"/>
    <w:rsid w:val="004E29DE"/>
    <w:rsid w:val="004E2CA4"/>
    <w:rsid w:val="004E2D3E"/>
    <w:rsid w:val="004E2EC9"/>
    <w:rsid w:val="004E2FFE"/>
    <w:rsid w:val="004E3202"/>
    <w:rsid w:val="004E32B2"/>
    <w:rsid w:val="004E33E7"/>
    <w:rsid w:val="004E3474"/>
    <w:rsid w:val="004E3CFB"/>
    <w:rsid w:val="004E3F51"/>
    <w:rsid w:val="004E3FB0"/>
    <w:rsid w:val="004E40C0"/>
    <w:rsid w:val="004E416D"/>
    <w:rsid w:val="004E459B"/>
    <w:rsid w:val="004E477B"/>
    <w:rsid w:val="004E48B9"/>
    <w:rsid w:val="004E4A67"/>
    <w:rsid w:val="004E4B32"/>
    <w:rsid w:val="004E4B70"/>
    <w:rsid w:val="004E51B1"/>
    <w:rsid w:val="004E52FB"/>
    <w:rsid w:val="004E5318"/>
    <w:rsid w:val="004E56D5"/>
    <w:rsid w:val="004E602E"/>
    <w:rsid w:val="004E6277"/>
    <w:rsid w:val="004E647C"/>
    <w:rsid w:val="004E6667"/>
    <w:rsid w:val="004E66B5"/>
    <w:rsid w:val="004E66F0"/>
    <w:rsid w:val="004E6C6F"/>
    <w:rsid w:val="004E6D13"/>
    <w:rsid w:val="004E7176"/>
    <w:rsid w:val="004E72A9"/>
    <w:rsid w:val="004E7463"/>
    <w:rsid w:val="004E74B0"/>
    <w:rsid w:val="004E7615"/>
    <w:rsid w:val="004E76B7"/>
    <w:rsid w:val="004E77D8"/>
    <w:rsid w:val="004E7AB0"/>
    <w:rsid w:val="004E7B05"/>
    <w:rsid w:val="004E7E49"/>
    <w:rsid w:val="004E7E5D"/>
    <w:rsid w:val="004F0142"/>
    <w:rsid w:val="004F02A1"/>
    <w:rsid w:val="004F030E"/>
    <w:rsid w:val="004F086E"/>
    <w:rsid w:val="004F0874"/>
    <w:rsid w:val="004F0A6A"/>
    <w:rsid w:val="004F0C28"/>
    <w:rsid w:val="004F0C9A"/>
    <w:rsid w:val="004F0F8F"/>
    <w:rsid w:val="004F0FB0"/>
    <w:rsid w:val="004F13B7"/>
    <w:rsid w:val="004F159B"/>
    <w:rsid w:val="004F1771"/>
    <w:rsid w:val="004F1A4D"/>
    <w:rsid w:val="004F1B00"/>
    <w:rsid w:val="004F1D7E"/>
    <w:rsid w:val="004F1F49"/>
    <w:rsid w:val="004F1FBA"/>
    <w:rsid w:val="004F23D7"/>
    <w:rsid w:val="004F249D"/>
    <w:rsid w:val="004F25D3"/>
    <w:rsid w:val="004F26E1"/>
    <w:rsid w:val="004F2784"/>
    <w:rsid w:val="004F28A1"/>
    <w:rsid w:val="004F28C5"/>
    <w:rsid w:val="004F28CE"/>
    <w:rsid w:val="004F2978"/>
    <w:rsid w:val="004F2989"/>
    <w:rsid w:val="004F2F8E"/>
    <w:rsid w:val="004F2FA8"/>
    <w:rsid w:val="004F3036"/>
    <w:rsid w:val="004F308F"/>
    <w:rsid w:val="004F311F"/>
    <w:rsid w:val="004F32EA"/>
    <w:rsid w:val="004F33FF"/>
    <w:rsid w:val="004F35C8"/>
    <w:rsid w:val="004F3921"/>
    <w:rsid w:val="004F3AAB"/>
    <w:rsid w:val="004F3EFE"/>
    <w:rsid w:val="004F3F2C"/>
    <w:rsid w:val="004F40F0"/>
    <w:rsid w:val="004F4513"/>
    <w:rsid w:val="004F47CB"/>
    <w:rsid w:val="004F4A8A"/>
    <w:rsid w:val="004F4CC6"/>
    <w:rsid w:val="004F4E64"/>
    <w:rsid w:val="004F4E9D"/>
    <w:rsid w:val="004F4F27"/>
    <w:rsid w:val="004F52A0"/>
    <w:rsid w:val="004F54BD"/>
    <w:rsid w:val="004F5516"/>
    <w:rsid w:val="004F5B13"/>
    <w:rsid w:val="004F5EEE"/>
    <w:rsid w:val="004F62E9"/>
    <w:rsid w:val="004F6449"/>
    <w:rsid w:val="004F64CD"/>
    <w:rsid w:val="004F67B7"/>
    <w:rsid w:val="004F67CB"/>
    <w:rsid w:val="004F6B37"/>
    <w:rsid w:val="004F6D13"/>
    <w:rsid w:val="004F6DE3"/>
    <w:rsid w:val="004F7334"/>
    <w:rsid w:val="004F735E"/>
    <w:rsid w:val="004F73B3"/>
    <w:rsid w:val="004F744E"/>
    <w:rsid w:val="004F7459"/>
    <w:rsid w:val="004F74E3"/>
    <w:rsid w:val="004F7514"/>
    <w:rsid w:val="004F75D9"/>
    <w:rsid w:val="004F7843"/>
    <w:rsid w:val="004F7B32"/>
    <w:rsid w:val="004F7DCD"/>
    <w:rsid w:val="004F7ED5"/>
    <w:rsid w:val="004F7F49"/>
    <w:rsid w:val="004F7F8F"/>
    <w:rsid w:val="00500291"/>
    <w:rsid w:val="00500321"/>
    <w:rsid w:val="005005D8"/>
    <w:rsid w:val="00500769"/>
    <w:rsid w:val="00500832"/>
    <w:rsid w:val="005011E1"/>
    <w:rsid w:val="005012E1"/>
    <w:rsid w:val="0050151A"/>
    <w:rsid w:val="005016C1"/>
    <w:rsid w:val="005016D0"/>
    <w:rsid w:val="00501721"/>
    <w:rsid w:val="005017A3"/>
    <w:rsid w:val="005018B5"/>
    <w:rsid w:val="00501C65"/>
    <w:rsid w:val="00501D35"/>
    <w:rsid w:val="00501E4F"/>
    <w:rsid w:val="00502165"/>
    <w:rsid w:val="005025C4"/>
    <w:rsid w:val="0050283E"/>
    <w:rsid w:val="0050286A"/>
    <w:rsid w:val="005028A3"/>
    <w:rsid w:val="00502A4F"/>
    <w:rsid w:val="00503159"/>
    <w:rsid w:val="00503223"/>
    <w:rsid w:val="0050324C"/>
    <w:rsid w:val="0050327A"/>
    <w:rsid w:val="0050343A"/>
    <w:rsid w:val="00503660"/>
    <w:rsid w:val="00503729"/>
    <w:rsid w:val="0050372B"/>
    <w:rsid w:val="0050381A"/>
    <w:rsid w:val="00503833"/>
    <w:rsid w:val="00503869"/>
    <w:rsid w:val="005039D6"/>
    <w:rsid w:val="00503AE1"/>
    <w:rsid w:val="00503CC0"/>
    <w:rsid w:val="00503FAF"/>
    <w:rsid w:val="00503FC9"/>
    <w:rsid w:val="005041D0"/>
    <w:rsid w:val="00504282"/>
    <w:rsid w:val="00504527"/>
    <w:rsid w:val="005045E3"/>
    <w:rsid w:val="005046A7"/>
    <w:rsid w:val="00504750"/>
    <w:rsid w:val="0050480F"/>
    <w:rsid w:val="00504910"/>
    <w:rsid w:val="00504A6E"/>
    <w:rsid w:val="00504C10"/>
    <w:rsid w:val="00504C31"/>
    <w:rsid w:val="00504D29"/>
    <w:rsid w:val="00504E57"/>
    <w:rsid w:val="0050519F"/>
    <w:rsid w:val="0050522D"/>
    <w:rsid w:val="005053F8"/>
    <w:rsid w:val="005054DB"/>
    <w:rsid w:val="005055B4"/>
    <w:rsid w:val="0050575B"/>
    <w:rsid w:val="00505B8E"/>
    <w:rsid w:val="00505C45"/>
    <w:rsid w:val="00505D91"/>
    <w:rsid w:val="00505D9D"/>
    <w:rsid w:val="00505E39"/>
    <w:rsid w:val="00506203"/>
    <w:rsid w:val="0050627B"/>
    <w:rsid w:val="00506354"/>
    <w:rsid w:val="00506562"/>
    <w:rsid w:val="00506643"/>
    <w:rsid w:val="00506679"/>
    <w:rsid w:val="0050674B"/>
    <w:rsid w:val="00506780"/>
    <w:rsid w:val="005068BB"/>
    <w:rsid w:val="00506B03"/>
    <w:rsid w:val="005071A1"/>
    <w:rsid w:val="00507340"/>
    <w:rsid w:val="005073DE"/>
    <w:rsid w:val="00507728"/>
    <w:rsid w:val="005077D9"/>
    <w:rsid w:val="005079D2"/>
    <w:rsid w:val="005079ED"/>
    <w:rsid w:val="00507AC0"/>
    <w:rsid w:val="00507B18"/>
    <w:rsid w:val="00507BC0"/>
    <w:rsid w:val="00507D1C"/>
    <w:rsid w:val="00510059"/>
    <w:rsid w:val="005100AA"/>
    <w:rsid w:val="005103A8"/>
    <w:rsid w:val="00510820"/>
    <w:rsid w:val="0051095B"/>
    <w:rsid w:val="00510BAD"/>
    <w:rsid w:val="00510CD6"/>
    <w:rsid w:val="00510E56"/>
    <w:rsid w:val="00510EB2"/>
    <w:rsid w:val="00510ED3"/>
    <w:rsid w:val="0051107D"/>
    <w:rsid w:val="00511137"/>
    <w:rsid w:val="005111D1"/>
    <w:rsid w:val="00511506"/>
    <w:rsid w:val="005115E1"/>
    <w:rsid w:val="005117BD"/>
    <w:rsid w:val="00511817"/>
    <w:rsid w:val="00511978"/>
    <w:rsid w:val="00511A4F"/>
    <w:rsid w:val="00511AC3"/>
    <w:rsid w:val="00511FCC"/>
    <w:rsid w:val="0051238D"/>
    <w:rsid w:val="005126E8"/>
    <w:rsid w:val="00512C46"/>
    <w:rsid w:val="00512E5F"/>
    <w:rsid w:val="00512F50"/>
    <w:rsid w:val="005130C6"/>
    <w:rsid w:val="00513251"/>
    <w:rsid w:val="005132A6"/>
    <w:rsid w:val="0051352E"/>
    <w:rsid w:val="005135C9"/>
    <w:rsid w:val="00513716"/>
    <w:rsid w:val="0051371C"/>
    <w:rsid w:val="00513746"/>
    <w:rsid w:val="00513A42"/>
    <w:rsid w:val="00513E82"/>
    <w:rsid w:val="00513EFF"/>
    <w:rsid w:val="00513FC9"/>
    <w:rsid w:val="0051435A"/>
    <w:rsid w:val="00514782"/>
    <w:rsid w:val="00514826"/>
    <w:rsid w:val="005149CB"/>
    <w:rsid w:val="00514B52"/>
    <w:rsid w:val="00514BF4"/>
    <w:rsid w:val="00514C06"/>
    <w:rsid w:val="00514CCD"/>
    <w:rsid w:val="00514DAA"/>
    <w:rsid w:val="00514E78"/>
    <w:rsid w:val="00514F98"/>
    <w:rsid w:val="00515253"/>
    <w:rsid w:val="00515483"/>
    <w:rsid w:val="005154E2"/>
    <w:rsid w:val="00515536"/>
    <w:rsid w:val="005156AF"/>
    <w:rsid w:val="005167A2"/>
    <w:rsid w:val="00516831"/>
    <w:rsid w:val="00516C9F"/>
    <w:rsid w:val="00516D31"/>
    <w:rsid w:val="005171EC"/>
    <w:rsid w:val="005173CB"/>
    <w:rsid w:val="0051741E"/>
    <w:rsid w:val="00517944"/>
    <w:rsid w:val="00517F05"/>
    <w:rsid w:val="00517F12"/>
    <w:rsid w:val="005201B3"/>
    <w:rsid w:val="005202ED"/>
    <w:rsid w:val="005203F2"/>
    <w:rsid w:val="00520406"/>
    <w:rsid w:val="005211D7"/>
    <w:rsid w:val="00521380"/>
    <w:rsid w:val="00521450"/>
    <w:rsid w:val="00521558"/>
    <w:rsid w:val="005216E6"/>
    <w:rsid w:val="00521711"/>
    <w:rsid w:val="00521916"/>
    <w:rsid w:val="00521970"/>
    <w:rsid w:val="00521976"/>
    <w:rsid w:val="00521DAB"/>
    <w:rsid w:val="00521DFB"/>
    <w:rsid w:val="00521E15"/>
    <w:rsid w:val="00522031"/>
    <w:rsid w:val="005220D4"/>
    <w:rsid w:val="005221F7"/>
    <w:rsid w:val="005225E0"/>
    <w:rsid w:val="00522B9C"/>
    <w:rsid w:val="00522C6B"/>
    <w:rsid w:val="00522CD5"/>
    <w:rsid w:val="00522E14"/>
    <w:rsid w:val="00522FE3"/>
    <w:rsid w:val="00523AB2"/>
    <w:rsid w:val="00523ADD"/>
    <w:rsid w:val="00523D11"/>
    <w:rsid w:val="00523DD5"/>
    <w:rsid w:val="00523F76"/>
    <w:rsid w:val="00523F89"/>
    <w:rsid w:val="00524360"/>
    <w:rsid w:val="0052436F"/>
    <w:rsid w:val="005244E1"/>
    <w:rsid w:val="005246CD"/>
    <w:rsid w:val="0052472F"/>
    <w:rsid w:val="00524777"/>
    <w:rsid w:val="005247B4"/>
    <w:rsid w:val="00524C53"/>
    <w:rsid w:val="00524E8C"/>
    <w:rsid w:val="00525130"/>
    <w:rsid w:val="0052518B"/>
    <w:rsid w:val="0052524E"/>
    <w:rsid w:val="00525411"/>
    <w:rsid w:val="00525568"/>
    <w:rsid w:val="0052585B"/>
    <w:rsid w:val="00525878"/>
    <w:rsid w:val="00525CCE"/>
    <w:rsid w:val="00526523"/>
    <w:rsid w:val="0052682F"/>
    <w:rsid w:val="005268B4"/>
    <w:rsid w:val="00526AA5"/>
    <w:rsid w:val="00526AC4"/>
    <w:rsid w:val="00526AC9"/>
    <w:rsid w:val="00526BF7"/>
    <w:rsid w:val="00526CA4"/>
    <w:rsid w:val="00526CEA"/>
    <w:rsid w:val="00526CEF"/>
    <w:rsid w:val="00526F19"/>
    <w:rsid w:val="005271A7"/>
    <w:rsid w:val="005272AC"/>
    <w:rsid w:val="0052736A"/>
    <w:rsid w:val="005275FD"/>
    <w:rsid w:val="00527841"/>
    <w:rsid w:val="00527A84"/>
    <w:rsid w:val="00527BAD"/>
    <w:rsid w:val="00527D13"/>
    <w:rsid w:val="00527E27"/>
    <w:rsid w:val="00527E61"/>
    <w:rsid w:val="00527EF9"/>
    <w:rsid w:val="00527F6B"/>
    <w:rsid w:val="00530254"/>
    <w:rsid w:val="0053027B"/>
    <w:rsid w:val="00530341"/>
    <w:rsid w:val="005303A1"/>
    <w:rsid w:val="00530414"/>
    <w:rsid w:val="00530532"/>
    <w:rsid w:val="005308A8"/>
    <w:rsid w:val="00530BC1"/>
    <w:rsid w:val="00530DE4"/>
    <w:rsid w:val="0053103D"/>
    <w:rsid w:val="00531216"/>
    <w:rsid w:val="0053168B"/>
    <w:rsid w:val="005319CE"/>
    <w:rsid w:val="00531A4E"/>
    <w:rsid w:val="00531A6D"/>
    <w:rsid w:val="00531AD5"/>
    <w:rsid w:val="00531B26"/>
    <w:rsid w:val="00531BB8"/>
    <w:rsid w:val="00531D1D"/>
    <w:rsid w:val="00531D2E"/>
    <w:rsid w:val="00532819"/>
    <w:rsid w:val="00532838"/>
    <w:rsid w:val="0053294E"/>
    <w:rsid w:val="005329B6"/>
    <w:rsid w:val="00532DAF"/>
    <w:rsid w:val="00532E01"/>
    <w:rsid w:val="00532E14"/>
    <w:rsid w:val="00532E51"/>
    <w:rsid w:val="0053317F"/>
    <w:rsid w:val="00533258"/>
    <w:rsid w:val="00533390"/>
    <w:rsid w:val="005333E4"/>
    <w:rsid w:val="00533860"/>
    <w:rsid w:val="00533A68"/>
    <w:rsid w:val="00533AFD"/>
    <w:rsid w:val="00533E36"/>
    <w:rsid w:val="00534038"/>
    <w:rsid w:val="00534209"/>
    <w:rsid w:val="0053421A"/>
    <w:rsid w:val="00534429"/>
    <w:rsid w:val="0053445C"/>
    <w:rsid w:val="00534512"/>
    <w:rsid w:val="00534964"/>
    <w:rsid w:val="00534B32"/>
    <w:rsid w:val="00534D80"/>
    <w:rsid w:val="00534FB3"/>
    <w:rsid w:val="005350A2"/>
    <w:rsid w:val="00535119"/>
    <w:rsid w:val="0053550D"/>
    <w:rsid w:val="005355D8"/>
    <w:rsid w:val="0053578B"/>
    <w:rsid w:val="00535817"/>
    <w:rsid w:val="00535874"/>
    <w:rsid w:val="00535B4A"/>
    <w:rsid w:val="00535EC9"/>
    <w:rsid w:val="005360BE"/>
    <w:rsid w:val="0053612E"/>
    <w:rsid w:val="00536157"/>
    <w:rsid w:val="00536296"/>
    <w:rsid w:val="005362F6"/>
    <w:rsid w:val="005364D6"/>
    <w:rsid w:val="00536507"/>
    <w:rsid w:val="00536547"/>
    <w:rsid w:val="005366B6"/>
    <w:rsid w:val="0053677C"/>
    <w:rsid w:val="00536993"/>
    <w:rsid w:val="00536A25"/>
    <w:rsid w:val="00536B37"/>
    <w:rsid w:val="00536C18"/>
    <w:rsid w:val="00536DF6"/>
    <w:rsid w:val="00536FCA"/>
    <w:rsid w:val="005370A0"/>
    <w:rsid w:val="0053730E"/>
    <w:rsid w:val="00537330"/>
    <w:rsid w:val="005376AB"/>
    <w:rsid w:val="00537845"/>
    <w:rsid w:val="00537869"/>
    <w:rsid w:val="00537936"/>
    <w:rsid w:val="00537B22"/>
    <w:rsid w:val="00537F4E"/>
    <w:rsid w:val="00540015"/>
    <w:rsid w:val="00540105"/>
    <w:rsid w:val="00540190"/>
    <w:rsid w:val="005405E0"/>
    <w:rsid w:val="00540743"/>
    <w:rsid w:val="00540A42"/>
    <w:rsid w:val="00540C7E"/>
    <w:rsid w:val="00540CB1"/>
    <w:rsid w:val="005410CB"/>
    <w:rsid w:val="0054119E"/>
    <w:rsid w:val="005413EF"/>
    <w:rsid w:val="00541449"/>
    <w:rsid w:val="00541574"/>
    <w:rsid w:val="00541736"/>
    <w:rsid w:val="0054177E"/>
    <w:rsid w:val="005417E0"/>
    <w:rsid w:val="005418D6"/>
    <w:rsid w:val="00541A8A"/>
    <w:rsid w:val="00541DDE"/>
    <w:rsid w:val="00541EB7"/>
    <w:rsid w:val="00541F36"/>
    <w:rsid w:val="00541FE5"/>
    <w:rsid w:val="00542224"/>
    <w:rsid w:val="0054225B"/>
    <w:rsid w:val="005422D4"/>
    <w:rsid w:val="005422DA"/>
    <w:rsid w:val="0054248D"/>
    <w:rsid w:val="00542634"/>
    <w:rsid w:val="00542A40"/>
    <w:rsid w:val="00542DC7"/>
    <w:rsid w:val="00542F03"/>
    <w:rsid w:val="00542FE2"/>
    <w:rsid w:val="005430F7"/>
    <w:rsid w:val="0054325D"/>
    <w:rsid w:val="005434B5"/>
    <w:rsid w:val="00543537"/>
    <w:rsid w:val="0054360B"/>
    <w:rsid w:val="00543713"/>
    <w:rsid w:val="0054372A"/>
    <w:rsid w:val="00543761"/>
    <w:rsid w:val="00543904"/>
    <w:rsid w:val="00543B50"/>
    <w:rsid w:val="00543B75"/>
    <w:rsid w:val="00543D33"/>
    <w:rsid w:val="00543DFC"/>
    <w:rsid w:val="005443ED"/>
    <w:rsid w:val="005445BA"/>
    <w:rsid w:val="00544886"/>
    <w:rsid w:val="005448E7"/>
    <w:rsid w:val="00544B21"/>
    <w:rsid w:val="00544C50"/>
    <w:rsid w:val="0054562E"/>
    <w:rsid w:val="0054576B"/>
    <w:rsid w:val="005457A4"/>
    <w:rsid w:val="00545887"/>
    <w:rsid w:val="005458D4"/>
    <w:rsid w:val="0054592B"/>
    <w:rsid w:val="005459E0"/>
    <w:rsid w:val="00545A5F"/>
    <w:rsid w:val="00545B57"/>
    <w:rsid w:val="00545DE7"/>
    <w:rsid w:val="00545EDE"/>
    <w:rsid w:val="005460C8"/>
    <w:rsid w:val="005462AA"/>
    <w:rsid w:val="005465BF"/>
    <w:rsid w:val="005465C6"/>
    <w:rsid w:val="005465CE"/>
    <w:rsid w:val="0054674C"/>
    <w:rsid w:val="005467A6"/>
    <w:rsid w:val="00546859"/>
    <w:rsid w:val="0054693C"/>
    <w:rsid w:val="00546954"/>
    <w:rsid w:val="00546A51"/>
    <w:rsid w:val="00546D98"/>
    <w:rsid w:val="00546E89"/>
    <w:rsid w:val="00546F05"/>
    <w:rsid w:val="005470AD"/>
    <w:rsid w:val="00547110"/>
    <w:rsid w:val="00547152"/>
    <w:rsid w:val="00547590"/>
    <w:rsid w:val="005479CB"/>
    <w:rsid w:val="005479D8"/>
    <w:rsid w:val="00547AEC"/>
    <w:rsid w:val="00547B79"/>
    <w:rsid w:val="00547D08"/>
    <w:rsid w:val="00547D39"/>
    <w:rsid w:val="00547E48"/>
    <w:rsid w:val="00547F9B"/>
    <w:rsid w:val="00550138"/>
    <w:rsid w:val="0055014F"/>
    <w:rsid w:val="00550178"/>
    <w:rsid w:val="00550580"/>
    <w:rsid w:val="00550675"/>
    <w:rsid w:val="005508CD"/>
    <w:rsid w:val="00550BAB"/>
    <w:rsid w:val="00550C2B"/>
    <w:rsid w:val="00550E51"/>
    <w:rsid w:val="005511BB"/>
    <w:rsid w:val="0055147D"/>
    <w:rsid w:val="00551508"/>
    <w:rsid w:val="005518C7"/>
    <w:rsid w:val="0055196D"/>
    <w:rsid w:val="00551A41"/>
    <w:rsid w:val="00551C20"/>
    <w:rsid w:val="00551EA7"/>
    <w:rsid w:val="005520F4"/>
    <w:rsid w:val="0055225D"/>
    <w:rsid w:val="0055226A"/>
    <w:rsid w:val="005522FE"/>
    <w:rsid w:val="00552320"/>
    <w:rsid w:val="00552362"/>
    <w:rsid w:val="0055256A"/>
    <w:rsid w:val="005525ED"/>
    <w:rsid w:val="00552663"/>
    <w:rsid w:val="005526A4"/>
    <w:rsid w:val="005526D0"/>
    <w:rsid w:val="005526ED"/>
    <w:rsid w:val="005527BF"/>
    <w:rsid w:val="00552BE4"/>
    <w:rsid w:val="00552DC7"/>
    <w:rsid w:val="00552F0D"/>
    <w:rsid w:val="0055318B"/>
    <w:rsid w:val="005532F4"/>
    <w:rsid w:val="00553529"/>
    <w:rsid w:val="00553671"/>
    <w:rsid w:val="0055368D"/>
    <w:rsid w:val="00553AAA"/>
    <w:rsid w:val="00553BA2"/>
    <w:rsid w:val="00553DD7"/>
    <w:rsid w:val="0055404F"/>
    <w:rsid w:val="00554222"/>
    <w:rsid w:val="005542B5"/>
    <w:rsid w:val="005545D7"/>
    <w:rsid w:val="005546E2"/>
    <w:rsid w:val="005547A9"/>
    <w:rsid w:val="0055491E"/>
    <w:rsid w:val="00554BB8"/>
    <w:rsid w:val="00554C58"/>
    <w:rsid w:val="00554D3F"/>
    <w:rsid w:val="00554E29"/>
    <w:rsid w:val="005552DD"/>
    <w:rsid w:val="00555535"/>
    <w:rsid w:val="005555E3"/>
    <w:rsid w:val="0055568F"/>
    <w:rsid w:val="0055595D"/>
    <w:rsid w:val="00555DB8"/>
    <w:rsid w:val="00555F28"/>
    <w:rsid w:val="00556371"/>
    <w:rsid w:val="00556432"/>
    <w:rsid w:val="00556508"/>
    <w:rsid w:val="0055659A"/>
    <w:rsid w:val="00556688"/>
    <w:rsid w:val="00556833"/>
    <w:rsid w:val="00556C8B"/>
    <w:rsid w:val="00556F44"/>
    <w:rsid w:val="00556FE5"/>
    <w:rsid w:val="00557194"/>
    <w:rsid w:val="00557515"/>
    <w:rsid w:val="00557557"/>
    <w:rsid w:val="00557A0C"/>
    <w:rsid w:val="00557B66"/>
    <w:rsid w:val="00557D2F"/>
    <w:rsid w:val="00557F15"/>
    <w:rsid w:val="0056005C"/>
    <w:rsid w:val="00560258"/>
    <w:rsid w:val="00560396"/>
    <w:rsid w:val="0056052E"/>
    <w:rsid w:val="0056070A"/>
    <w:rsid w:val="005608D9"/>
    <w:rsid w:val="00560ADE"/>
    <w:rsid w:val="0056116B"/>
    <w:rsid w:val="00561208"/>
    <w:rsid w:val="005612D3"/>
    <w:rsid w:val="00561706"/>
    <w:rsid w:val="005617BF"/>
    <w:rsid w:val="0056185C"/>
    <w:rsid w:val="00561BF8"/>
    <w:rsid w:val="00561C21"/>
    <w:rsid w:val="00561C50"/>
    <w:rsid w:val="00561F9B"/>
    <w:rsid w:val="00562032"/>
    <w:rsid w:val="00562168"/>
    <w:rsid w:val="00562201"/>
    <w:rsid w:val="00562646"/>
    <w:rsid w:val="00562A10"/>
    <w:rsid w:val="00562C5D"/>
    <w:rsid w:val="00562F99"/>
    <w:rsid w:val="005631B0"/>
    <w:rsid w:val="00563404"/>
    <w:rsid w:val="005635AB"/>
    <w:rsid w:val="005635F4"/>
    <w:rsid w:val="00563E3B"/>
    <w:rsid w:val="00563E97"/>
    <w:rsid w:val="00563F77"/>
    <w:rsid w:val="005640BB"/>
    <w:rsid w:val="00564358"/>
    <w:rsid w:val="00564446"/>
    <w:rsid w:val="0056456F"/>
    <w:rsid w:val="005646FD"/>
    <w:rsid w:val="0056488C"/>
    <w:rsid w:val="00564C87"/>
    <w:rsid w:val="005652B9"/>
    <w:rsid w:val="005653F2"/>
    <w:rsid w:val="005656AF"/>
    <w:rsid w:val="00565DAB"/>
    <w:rsid w:val="005661A9"/>
    <w:rsid w:val="005663D6"/>
    <w:rsid w:val="00566516"/>
    <w:rsid w:val="0056688E"/>
    <w:rsid w:val="00566CEB"/>
    <w:rsid w:val="00566F5A"/>
    <w:rsid w:val="00567436"/>
    <w:rsid w:val="00567A7F"/>
    <w:rsid w:val="00567B3B"/>
    <w:rsid w:val="00567D74"/>
    <w:rsid w:val="00567E31"/>
    <w:rsid w:val="00567EEE"/>
    <w:rsid w:val="00567F41"/>
    <w:rsid w:val="00570039"/>
    <w:rsid w:val="005700B2"/>
    <w:rsid w:val="00570173"/>
    <w:rsid w:val="0057022A"/>
    <w:rsid w:val="00570259"/>
    <w:rsid w:val="00570394"/>
    <w:rsid w:val="0057042D"/>
    <w:rsid w:val="00570530"/>
    <w:rsid w:val="0057064C"/>
    <w:rsid w:val="005706C9"/>
    <w:rsid w:val="00570831"/>
    <w:rsid w:val="00570996"/>
    <w:rsid w:val="00570ACF"/>
    <w:rsid w:val="00570BC8"/>
    <w:rsid w:val="00570F82"/>
    <w:rsid w:val="005710AD"/>
    <w:rsid w:val="00571166"/>
    <w:rsid w:val="00571325"/>
    <w:rsid w:val="00571365"/>
    <w:rsid w:val="005713D0"/>
    <w:rsid w:val="005715F4"/>
    <w:rsid w:val="0057188E"/>
    <w:rsid w:val="00571AC7"/>
    <w:rsid w:val="00571BFD"/>
    <w:rsid w:val="00571CFD"/>
    <w:rsid w:val="005720AC"/>
    <w:rsid w:val="005720EF"/>
    <w:rsid w:val="0057227B"/>
    <w:rsid w:val="00572464"/>
    <w:rsid w:val="00572501"/>
    <w:rsid w:val="00572B58"/>
    <w:rsid w:val="00572D39"/>
    <w:rsid w:val="00572DE8"/>
    <w:rsid w:val="0057304C"/>
    <w:rsid w:val="005730BA"/>
    <w:rsid w:val="0057356A"/>
    <w:rsid w:val="005735FB"/>
    <w:rsid w:val="00573632"/>
    <w:rsid w:val="00573C21"/>
    <w:rsid w:val="00573E77"/>
    <w:rsid w:val="00573F17"/>
    <w:rsid w:val="00573FA8"/>
    <w:rsid w:val="005740AF"/>
    <w:rsid w:val="005742F4"/>
    <w:rsid w:val="00574482"/>
    <w:rsid w:val="005745DD"/>
    <w:rsid w:val="0057468E"/>
    <w:rsid w:val="005749D4"/>
    <w:rsid w:val="00574A77"/>
    <w:rsid w:val="00574CC1"/>
    <w:rsid w:val="00575057"/>
    <w:rsid w:val="00575318"/>
    <w:rsid w:val="00575434"/>
    <w:rsid w:val="00575961"/>
    <w:rsid w:val="00575BC6"/>
    <w:rsid w:val="00575CE1"/>
    <w:rsid w:val="00575D5B"/>
    <w:rsid w:val="00575EFC"/>
    <w:rsid w:val="00576141"/>
    <w:rsid w:val="00576330"/>
    <w:rsid w:val="005767EB"/>
    <w:rsid w:val="0057686E"/>
    <w:rsid w:val="00576CB5"/>
    <w:rsid w:val="00576CCB"/>
    <w:rsid w:val="00576CED"/>
    <w:rsid w:val="00576DA6"/>
    <w:rsid w:val="00576E56"/>
    <w:rsid w:val="00576F8C"/>
    <w:rsid w:val="00577041"/>
    <w:rsid w:val="00577073"/>
    <w:rsid w:val="00577206"/>
    <w:rsid w:val="005773C2"/>
    <w:rsid w:val="0057753A"/>
    <w:rsid w:val="005776F1"/>
    <w:rsid w:val="00577745"/>
    <w:rsid w:val="005778D8"/>
    <w:rsid w:val="00577AB8"/>
    <w:rsid w:val="00577ADE"/>
    <w:rsid w:val="00577F05"/>
    <w:rsid w:val="00577F22"/>
    <w:rsid w:val="00577F2B"/>
    <w:rsid w:val="005801E0"/>
    <w:rsid w:val="00580339"/>
    <w:rsid w:val="005803AF"/>
    <w:rsid w:val="00580524"/>
    <w:rsid w:val="00580C13"/>
    <w:rsid w:val="00580E8C"/>
    <w:rsid w:val="00581521"/>
    <w:rsid w:val="005815A4"/>
    <w:rsid w:val="00581651"/>
    <w:rsid w:val="00581694"/>
    <w:rsid w:val="005818DC"/>
    <w:rsid w:val="00581A13"/>
    <w:rsid w:val="00581FFF"/>
    <w:rsid w:val="0058201F"/>
    <w:rsid w:val="0058252F"/>
    <w:rsid w:val="00582737"/>
    <w:rsid w:val="0058297C"/>
    <w:rsid w:val="0058297E"/>
    <w:rsid w:val="00582D7B"/>
    <w:rsid w:val="00582EA9"/>
    <w:rsid w:val="00582F01"/>
    <w:rsid w:val="005831A1"/>
    <w:rsid w:val="005833D3"/>
    <w:rsid w:val="00583520"/>
    <w:rsid w:val="005836A6"/>
    <w:rsid w:val="00583733"/>
    <w:rsid w:val="005838BC"/>
    <w:rsid w:val="00583D1E"/>
    <w:rsid w:val="00583E00"/>
    <w:rsid w:val="00583F4E"/>
    <w:rsid w:val="00584136"/>
    <w:rsid w:val="0058421F"/>
    <w:rsid w:val="0058438C"/>
    <w:rsid w:val="00584491"/>
    <w:rsid w:val="005847C9"/>
    <w:rsid w:val="00584D84"/>
    <w:rsid w:val="00584D8A"/>
    <w:rsid w:val="00585049"/>
    <w:rsid w:val="005851FF"/>
    <w:rsid w:val="0058561A"/>
    <w:rsid w:val="005857A2"/>
    <w:rsid w:val="00585AB1"/>
    <w:rsid w:val="00585F09"/>
    <w:rsid w:val="005860C3"/>
    <w:rsid w:val="005860EE"/>
    <w:rsid w:val="0058616D"/>
    <w:rsid w:val="00586635"/>
    <w:rsid w:val="00586961"/>
    <w:rsid w:val="00586A98"/>
    <w:rsid w:val="00586D69"/>
    <w:rsid w:val="00586F9C"/>
    <w:rsid w:val="005873C5"/>
    <w:rsid w:val="00587A27"/>
    <w:rsid w:val="00587B8D"/>
    <w:rsid w:val="00587B9B"/>
    <w:rsid w:val="00587F30"/>
    <w:rsid w:val="00587F3E"/>
    <w:rsid w:val="00590001"/>
    <w:rsid w:val="00590066"/>
    <w:rsid w:val="0059022D"/>
    <w:rsid w:val="005903E4"/>
    <w:rsid w:val="00590712"/>
    <w:rsid w:val="005907A2"/>
    <w:rsid w:val="00590815"/>
    <w:rsid w:val="0059085F"/>
    <w:rsid w:val="005908F2"/>
    <w:rsid w:val="00590A1D"/>
    <w:rsid w:val="00590ACB"/>
    <w:rsid w:val="00590F09"/>
    <w:rsid w:val="00591029"/>
    <w:rsid w:val="0059115A"/>
    <w:rsid w:val="0059126B"/>
    <w:rsid w:val="0059154B"/>
    <w:rsid w:val="0059169F"/>
    <w:rsid w:val="0059172F"/>
    <w:rsid w:val="0059183D"/>
    <w:rsid w:val="00591891"/>
    <w:rsid w:val="00591C74"/>
    <w:rsid w:val="00591C8A"/>
    <w:rsid w:val="00591CFE"/>
    <w:rsid w:val="00591D1A"/>
    <w:rsid w:val="0059217F"/>
    <w:rsid w:val="00592182"/>
    <w:rsid w:val="00592462"/>
    <w:rsid w:val="00592591"/>
    <w:rsid w:val="00592682"/>
    <w:rsid w:val="0059269B"/>
    <w:rsid w:val="0059274E"/>
    <w:rsid w:val="005928C4"/>
    <w:rsid w:val="00592C7B"/>
    <w:rsid w:val="00592FA4"/>
    <w:rsid w:val="0059310B"/>
    <w:rsid w:val="005932F9"/>
    <w:rsid w:val="0059349B"/>
    <w:rsid w:val="0059382B"/>
    <w:rsid w:val="00593957"/>
    <w:rsid w:val="00593ACE"/>
    <w:rsid w:val="00593B4E"/>
    <w:rsid w:val="00593BAD"/>
    <w:rsid w:val="00593E7B"/>
    <w:rsid w:val="00593EBE"/>
    <w:rsid w:val="00593EC0"/>
    <w:rsid w:val="00593F05"/>
    <w:rsid w:val="0059422F"/>
    <w:rsid w:val="005944A1"/>
    <w:rsid w:val="005944E3"/>
    <w:rsid w:val="005944E9"/>
    <w:rsid w:val="005945C5"/>
    <w:rsid w:val="0059474B"/>
    <w:rsid w:val="00594E05"/>
    <w:rsid w:val="00594E3F"/>
    <w:rsid w:val="00594EBC"/>
    <w:rsid w:val="00594EC4"/>
    <w:rsid w:val="00594F6A"/>
    <w:rsid w:val="00594FDC"/>
    <w:rsid w:val="00595070"/>
    <w:rsid w:val="00595403"/>
    <w:rsid w:val="00595769"/>
    <w:rsid w:val="0059580B"/>
    <w:rsid w:val="005959E7"/>
    <w:rsid w:val="00595AA8"/>
    <w:rsid w:val="00595AB3"/>
    <w:rsid w:val="00595CC8"/>
    <w:rsid w:val="00595E93"/>
    <w:rsid w:val="00595FF9"/>
    <w:rsid w:val="0059608D"/>
    <w:rsid w:val="0059662D"/>
    <w:rsid w:val="00596946"/>
    <w:rsid w:val="005973ED"/>
    <w:rsid w:val="00597401"/>
    <w:rsid w:val="0059751F"/>
    <w:rsid w:val="005975FE"/>
    <w:rsid w:val="00597701"/>
    <w:rsid w:val="005977CB"/>
    <w:rsid w:val="00597996"/>
    <w:rsid w:val="00597A10"/>
    <w:rsid w:val="00597D15"/>
    <w:rsid w:val="00597F2D"/>
    <w:rsid w:val="005A01AA"/>
    <w:rsid w:val="005A02BF"/>
    <w:rsid w:val="005A02E2"/>
    <w:rsid w:val="005A02E3"/>
    <w:rsid w:val="005A0413"/>
    <w:rsid w:val="005A0A23"/>
    <w:rsid w:val="005A0D9E"/>
    <w:rsid w:val="005A0E4D"/>
    <w:rsid w:val="005A0F6B"/>
    <w:rsid w:val="005A1304"/>
    <w:rsid w:val="005A1488"/>
    <w:rsid w:val="005A1640"/>
    <w:rsid w:val="005A1737"/>
    <w:rsid w:val="005A1791"/>
    <w:rsid w:val="005A1F7A"/>
    <w:rsid w:val="005A20FF"/>
    <w:rsid w:val="005A22B2"/>
    <w:rsid w:val="005A260E"/>
    <w:rsid w:val="005A2DF1"/>
    <w:rsid w:val="005A2E4C"/>
    <w:rsid w:val="005A2E5E"/>
    <w:rsid w:val="005A2EE5"/>
    <w:rsid w:val="005A2FE0"/>
    <w:rsid w:val="005A3013"/>
    <w:rsid w:val="005A3093"/>
    <w:rsid w:val="005A3163"/>
    <w:rsid w:val="005A31E1"/>
    <w:rsid w:val="005A3395"/>
    <w:rsid w:val="005A3435"/>
    <w:rsid w:val="005A3452"/>
    <w:rsid w:val="005A34ED"/>
    <w:rsid w:val="005A3551"/>
    <w:rsid w:val="005A35A6"/>
    <w:rsid w:val="005A368A"/>
    <w:rsid w:val="005A3792"/>
    <w:rsid w:val="005A392F"/>
    <w:rsid w:val="005A3AB6"/>
    <w:rsid w:val="005A3D7D"/>
    <w:rsid w:val="005A3E15"/>
    <w:rsid w:val="005A3E92"/>
    <w:rsid w:val="005A3FAA"/>
    <w:rsid w:val="005A3FBD"/>
    <w:rsid w:val="005A400D"/>
    <w:rsid w:val="005A418C"/>
    <w:rsid w:val="005A4239"/>
    <w:rsid w:val="005A43F0"/>
    <w:rsid w:val="005A44F7"/>
    <w:rsid w:val="005A4868"/>
    <w:rsid w:val="005A48FA"/>
    <w:rsid w:val="005A4905"/>
    <w:rsid w:val="005A49CE"/>
    <w:rsid w:val="005A4B08"/>
    <w:rsid w:val="005A51AA"/>
    <w:rsid w:val="005A555F"/>
    <w:rsid w:val="005A57CA"/>
    <w:rsid w:val="005A5941"/>
    <w:rsid w:val="005A59A3"/>
    <w:rsid w:val="005A628E"/>
    <w:rsid w:val="005A67DF"/>
    <w:rsid w:val="005A6D8B"/>
    <w:rsid w:val="005A6E81"/>
    <w:rsid w:val="005A7239"/>
    <w:rsid w:val="005A75A9"/>
    <w:rsid w:val="005A760B"/>
    <w:rsid w:val="005A77CA"/>
    <w:rsid w:val="005A7B18"/>
    <w:rsid w:val="005A7CFD"/>
    <w:rsid w:val="005B0083"/>
    <w:rsid w:val="005B00EA"/>
    <w:rsid w:val="005B00F6"/>
    <w:rsid w:val="005B0107"/>
    <w:rsid w:val="005B019E"/>
    <w:rsid w:val="005B026F"/>
    <w:rsid w:val="005B02AF"/>
    <w:rsid w:val="005B03B2"/>
    <w:rsid w:val="005B0518"/>
    <w:rsid w:val="005B0526"/>
    <w:rsid w:val="005B0548"/>
    <w:rsid w:val="005B0599"/>
    <w:rsid w:val="005B0720"/>
    <w:rsid w:val="005B0886"/>
    <w:rsid w:val="005B09C2"/>
    <w:rsid w:val="005B09CF"/>
    <w:rsid w:val="005B09D4"/>
    <w:rsid w:val="005B0A6F"/>
    <w:rsid w:val="005B108A"/>
    <w:rsid w:val="005B1334"/>
    <w:rsid w:val="005B165D"/>
    <w:rsid w:val="005B171F"/>
    <w:rsid w:val="005B186E"/>
    <w:rsid w:val="005B19D6"/>
    <w:rsid w:val="005B19DB"/>
    <w:rsid w:val="005B1A10"/>
    <w:rsid w:val="005B1C99"/>
    <w:rsid w:val="005B1D93"/>
    <w:rsid w:val="005B1E49"/>
    <w:rsid w:val="005B1FF7"/>
    <w:rsid w:val="005B2493"/>
    <w:rsid w:val="005B2728"/>
    <w:rsid w:val="005B27BD"/>
    <w:rsid w:val="005B28CC"/>
    <w:rsid w:val="005B2905"/>
    <w:rsid w:val="005B2BDB"/>
    <w:rsid w:val="005B2F2B"/>
    <w:rsid w:val="005B2F92"/>
    <w:rsid w:val="005B300D"/>
    <w:rsid w:val="005B30AC"/>
    <w:rsid w:val="005B30C6"/>
    <w:rsid w:val="005B3170"/>
    <w:rsid w:val="005B32D2"/>
    <w:rsid w:val="005B37D8"/>
    <w:rsid w:val="005B385A"/>
    <w:rsid w:val="005B39FA"/>
    <w:rsid w:val="005B3BA0"/>
    <w:rsid w:val="005B3EC9"/>
    <w:rsid w:val="005B3F63"/>
    <w:rsid w:val="005B4281"/>
    <w:rsid w:val="005B44E1"/>
    <w:rsid w:val="005B45EC"/>
    <w:rsid w:val="005B4678"/>
    <w:rsid w:val="005B4770"/>
    <w:rsid w:val="005B4771"/>
    <w:rsid w:val="005B49E0"/>
    <w:rsid w:val="005B4A21"/>
    <w:rsid w:val="005B4B5D"/>
    <w:rsid w:val="005B4BB2"/>
    <w:rsid w:val="005B4C31"/>
    <w:rsid w:val="005B4C40"/>
    <w:rsid w:val="005B4CB8"/>
    <w:rsid w:val="005B4CE7"/>
    <w:rsid w:val="005B4CE9"/>
    <w:rsid w:val="005B4CFC"/>
    <w:rsid w:val="005B4D02"/>
    <w:rsid w:val="005B4EFB"/>
    <w:rsid w:val="005B51FE"/>
    <w:rsid w:val="005B525C"/>
    <w:rsid w:val="005B5432"/>
    <w:rsid w:val="005B54CA"/>
    <w:rsid w:val="005B55FD"/>
    <w:rsid w:val="005B56D4"/>
    <w:rsid w:val="005B59D2"/>
    <w:rsid w:val="005B59F6"/>
    <w:rsid w:val="005B59FD"/>
    <w:rsid w:val="005B5B19"/>
    <w:rsid w:val="005B63BB"/>
    <w:rsid w:val="005B649F"/>
    <w:rsid w:val="005B6547"/>
    <w:rsid w:val="005B6598"/>
    <w:rsid w:val="005B68A0"/>
    <w:rsid w:val="005B6A3C"/>
    <w:rsid w:val="005B6B09"/>
    <w:rsid w:val="005B6C42"/>
    <w:rsid w:val="005B6DCA"/>
    <w:rsid w:val="005B6E92"/>
    <w:rsid w:val="005B71E3"/>
    <w:rsid w:val="005B7463"/>
    <w:rsid w:val="005B768F"/>
    <w:rsid w:val="005B7DBC"/>
    <w:rsid w:val="005C0191"/>
    <w:rsid w:val="005C01C7"/>
    <w:rsid w:val="005C01EC"/>
    <w:rsid w:val="005C0456"/>
    <w:rsid w:val="005C058A"/>
    <w:rsid w:val="005C05C2"/>
    <w:rsid w:val="005C076A"/>
    <w:rsid w:val="005C0857"/>
    <w:rsid w:val="005C0E64"/>
    <w:rsid w:val="005C1166"/>
    <w:rsid w:val="005C11F3"/>
    <w:rsid w:val="005C12BD"/>
    <w:rsid w:val="005C15D7"/>
    <w:rsid w:val="005C15D9"/>
    <w:rsid w:val="005C1659"/>
    <w:rsid w:val="005C1731"/>
    <w:rsid w:val="005C1887"/>
    <w:rsid w:val="005C19B7"/>
    <w:rsid w:val="005C1DE4"/>
    <w:rsid w:val="005C1E51"/>
    <w:rsid w:val="005C1EAC"/>
    <w:rsid w:val="005C1F67"/>
    <w:rsid w:val="005C216C"/>
    <w:rsid w:val="005C217D"/>
    <w:rsid w:val="005C2380"/>
    <w:rsid w:val="005C2427"/>
    <w:rsid w:val="005C2635"/>
    <w:rsid w:val="005C2743"/>
    <w:rsid w:val="005C2867"/>
    <w:rsid w:val="005C2882"/>
    <w:rsid w:val="005C29F5"/>
    <w:rsid w:val="005C2B0E"/>
    <w:rsid w:val="005C2C45"/>
    <w:rsid w:val="005C2C74"/>
    <w:rsid w:val="005C2CB1"/>
    <w:rsid w:val="005C2D89"/>
    <w:rsid w:val="005C30A9"/>
    <w:rsid w:val="005C312B"/>
    <w:rsid w:val="005C3164"/>
    <w:rsid w:val="005C39DE"/>
    <w:rsid w:val="005C3C84"/>
    <w:rsid w:val="005C3FF4"/>
    <w:rsid w:val="005C4138"/>
    <w:rsid w:val="005C41C7"/>
    <w:rsid w:val="005C44FB"/>
    <w:rsid w:val="005C4611"/>
    <w:rsid w:val="005C48EC"/>
    <w:rsid w:val="005C4A80"/>
    <w:rsid w:val="005C4B1C"/>
    <w:rsid w:val="005C4B32"/>
    <w:rsid w:val="005C4EC9"/>
    <w:rsid w:val="005C516C"/>
    <w:rsid w:val="005C5180"/>
    <w:rsid w:val="005C54D0"/>
    <w:rsid w:val="005C57E1"/>
    <w:rsid w:val="005C5984"/>
    <w:rsid w:val="005C5CDB"/>
    <w:rsid w:val="005C5F23"/>
    <w:rsid w:val="005C622E"/>
    <w:rsid w:val="005C6364"/>
    <w:rsid w:val="005C6368"/>
    <w:rsid w:val="005C676E"/>
    <w:rsid w:val="005C67E4"/>
    <w:rsid w:val="005C6B9B"/>
    <w:rsid w:val="005C6C80"/>
    <w:rsid w:val="005C6CC6"/>
    <w:rsid w:val="005C706B"/>
    <w:rsid w:val="005C7145"/>
    <w:rsid w:val="005C7291"/>
    <w:rsid w:val="005C75B7"/>
    <w:rsid w:val="005C7601"/>
    <w:rsid w:val="005C76FB"/>
    <w:rsid w:val="005C79B0"/>
    <w:rsid w:val="005C79B8"/>
    <w:rsid w:val="005C7D2B"/>
    <w:rsid w:val="005C7D64"/>
    <w:rsid w:val="005C7D89"/>
    <w:rsid w:val="005D0070"/>
    <w:rsid w:val="005D010F"/>
    <w:rsid w:val="005D01D2"/>
    <w:rsid w:val="005D0593"/>
    <w:rsid w:val="005D05D8"/>
    <w:rsid w:val="005D07A5"/>
    <w:rsid w:val="005D0853"/>
    <w:rsid w:val="005D0AEE"/>
    <w:rsid w:val="005D0D0C"/>
    <w:rsid w:val="005D102A"/>
    <w:rsid w:val="005D12B0"/>
    <w:rsid w:val="005D14F5"/>
    <w:rsid w:val="005D156A"/>
    <w:rsid w:val="005D19F9"/>
    <w:rsid w:val="005D1E4B"/>
    <w:rsid w:val="005D2208"/>
    <w:rsid w:val="005D2428"/>
    <w:rsid w:val="005D2D13"/>
    <w:rsid w:val="005D2E89"/>
    <w:rsid w:val="005D339F"/>
    <w:rsid w:val="005D362A"/>
    <w:rsid w:val="005D3A34"/>
    <w:rsid w:val="005D3D23"/>
    <w:rsid w:val="005D4271"/>
    <w:rsid w:val="005D42C5"/>
    <w:rsid w:val="005D4352"/>
    <w:rsid w:val="005D4447"/>
    <w:rsid w:val="005D4449"/>
    <w:rsid w:val="005D467E"/>
    <w:rsid w:val="005D4901"/>
    <w:rsid w:val="005D5459"/>
    <w:rsid w:val="005D561F"/>
    <w:rsid w:val="005D58E9"/>
    <w:rsid w:val="005D5957"/>
    <w:rsid w:val="005D5D0C"/>
    <w:rsid w:val="005D601B"/>
    <w:rsid w:val="005D6066"/>
    <w:rsid w:val="005D61E5"/>
    <w:rsid w:val="005D621E"/>
    <w:rsid w:val="005D6429"/>
    <w:rsid w:val="005D64DA"/>
    <w:rsid w:val="005D64FE"/>
    <w:rsid w:val="005D655E"/>
    <w:rsid w:val="005D6A3D"/>
    <w:rsid w:val="005D6B15"/>
    <w:rsid w:val="005D6E2B"/>
    <w:rsid w:val="005D6F18"/>
    <w:rsid w:val="005D7270"/>
    <w:rsid w:val="005D737A"/>
    <w:rsid w:val="005D73AE"/>
    <w:rsid w:val="005D7455"/>
    <w:rsid w:val="005D753B"/>
    <w:rsid w:val="005D76DA"/>
    <w:rsid w:val="005D7B3A"/>
    <w:rsid w:val="005D7C30"/>
    <w:rsid w:val="005D7E79"/>
    <w:rsid w:val="005E094D"/>
    <w:rsid w:val="005E0A6C"/>
    <w:rsid w:val="005E0FA2"/>
    <w:rsid w:val="005E10C6"/>
    <w:rsid w:val="005E11FC"/>
    <w:rsid w:val="005E1231"/>
    <w:rsid w:val="005E13F8"/>
    <w:rsid w:val="005E155D"/>
    <w:rsid w:val="005E1579"/>
    <w:rsid w:val="005E1616"/>
    <w:rsid w:val="005E1617"/>
    <w:rsid w:val="005E1683"/>
    <w:rsid w:val="005E16A8"/>
    <w:rsid w:val="005E16D8"/>
    <w:rsid w:val="005E1709"/>
    <w:rsid w:val="005E17C9"/>
    <w:rsid w:val="005E183B"/>
    <w:rsid w:val="005E18DD"/>
    <w:rsid w:val="005E1A43"/>
    <w:rsid w:val="005E1A81"/>
    <w:rsid w:val="005E1FCB"/>
    <w:rsid w:val="005E2008"/>
    <w:rsid w:val="005E20BD"/>
    <w:rsid w:val="005E21C8"/>
    <w:rsid w:val="005E2208"/>
    <w:rsid w:val="005E23AF"/>
    <w:rsid w:val="005E2522"/>
    <w:rsid w:val="005E2831"/>
    <w:rsid w:val="005E29B8"/>
    <w:rsid w:val="005E2BB2"/>
    <w:rsid w:val="005E2DCF"/>
    <w:rsid w:val="005E2DE7"/>
    <w:rsid w:val="005E3033"/>
    <w:rsid w:val="005E3172"/>
    <w:rsid w:val="005E38EF"/>
    <w:rsid w:val="005E3B79"/>
    <w:rsid w:val="005E3C5A"/>
    <w:rsid w:val="005E3E92"/>
    <w:rsid w:val="005E414B"/>
    <w:rsid w:val="005E41CF"/>
    <w:rsid w:val="005E4279"/>
    <w:rsid w:val="005E456D"/>
    <w:rsid w:val="005E4645"/>
    <w:rsid w:val="005E47EB"/>
    <w:rsid w:val="005E492E"/>
    <w:rsid w:val="005E4AA4"/>
    <w:rsid w:val="005E4C61"/>
    <w:rsid w:val="005E4C76"/>
    <w:rsid w:val="005E4EEB"/>
    <w:rsid w:val="005E502A"/>
    <w:rsid w:val="005E507B"/>
    <w:rsid w:val="005E58B0"/>
    <w:rsid w:val="005E5CEE"/>
    <w:rsid w:val="005E5FF9"/>
    <w:rsid w:val="005E6288"/>
    <w:rsid w:val="005E630F"/>
    <w:rsid w:val="005E6349"/>
    <w:rsid w:val="005E6633"/>
    <w:rsid w:val="005E6678"/>
    <w:rsid w:val="005E67C5"/>
    <w:rsid w:val="005E6832"/>
    <w:rsid w:val="005E6ADD"/>
    <w:rsid w:val="005E6B20"/>
    <w:rsid w:val="005E6C9A"/>
    <w:rsid w:val="005E7176"/>
    <w:rsid w:val="005E769B"/>
    <w:rsid w:val="005E7ACE"/>
    <w:rsid w:val="005E7B3D"/>
    <w:rsid w:val="005E7B5D"/>
    <w:rsid w:val="005E7BEF"/>
    <w:rsid w:val="005E7F2E"/>
    <w:rsid w:val="005E7FFB"/>
    <w:rsid w:val="005F045C"/>
    <w:rsid w:val="005F047C"/>
    <w:rsid w:val="005F04B6"/>
    <w:rsid w:val="005F0795"/>
    <w:rsid w:val="005F07B8"/>
    <w:rsid w:val="005F0818"/>
    <w:rsid w:val="005F08A5"/>
    <w:rsid w:val="005F0A6D"/>
    <w:rsid w:val="005F0BB9"/>
    <w:rsid w:val="005F0DA5"/>
    <w:rsid w:val="005F0E8D"/>
    <w:rsid w:val="005F1123"/>
    <w:rsid w:val="005F1181"/>
    <w:rsid w:val="005F1190"/>
    <w:rsid w:val="005F176C"/>
    <w:rsid w:val="005F18B0"/>
    <w:rsid w:val="005F1D53"/>
    <w:rsid w:val="005F1FA6"/>
    <w:rsid w:val="005F218C"/>
    <w:rsid w:val="005F2483"/>
    <w:rsid w:val="005F256A"/>
    <w:rsid w:val="005F266E"/>
    <w:rsid w:val="005F300F"/>
    <w:rsid w:val="005F3110"/>
    <w:rsid w:val="005F3126"/>
    <w:rsid w:val="005F3454"/>
    <w:rsid w:val="005F35B6"/>
    <w:rsid w:val="005F360B"/>
    <w:rsid w:val="005F3658"/>
    <w:rsid w:val="005F37CB"/>
    <w:rsid w:val="005F37EB"/>
    <w:rsid w:val="005F3D21"/>
    <w:rsid w:val="005F4091"/>
    <w:rsid w:val="005F40FB"/>
    <w:rsid w:val="005F4162"/>
    <w:rsid w:val="005F4349"/>
    <w:rsid w:val="005F437C"/>
    <w:rsid w:val="005F444F"/>
    <w:rsid w:val="005F45C0"/>
    <w:rsid w:val="005F4756"/>
    <w:rsid w:val="005F49F0"/>
    <w:rsid w:val="005F4B33"/>
    <w:rsid w:val="005F4B7D"/>
    <w:rsid w:val="005F4C71"/>
    <w:rsid w:val="005F4D12"/>
    <w:rsid w:val="005F4EA2"/>
    <w:rsid w:val="005F4F8C"/>
    <w:rsid w:val="005F5066"/>
    <w:rsid w:val="005F51C9"/>
    <w:rsid w:val="005F52F3"/>
    <w:rsid w:val="005F5408"/>
    <w:rsid w:val="005F552E"/>
    <w:rsid w:val="005F5582"/>
    <w:rsid w:val="005F5606"/>
    <w:rsid w:val="005F564B"/>
    <w:rsid w:val="005F568C"/>
    <w:rsid w:val="005F59D8"/>
    <w:rsid w:val="005F5A57"/>
    <w:rsid w:val="005F5A9A"/>
    <w:rsid w:val="005F5AAD"/>
    <w:rsid w:val="005F5B6F"/>
    <w:rsid w:val="005F5C86"/>
    <w:rsid w:val="005F5CE1"/>
    <w:rsid w:val="005F5D17"/>
    <w:rsid w:val="005F6363"/>
    <w:rsid w:val="005F6537"/>
    <w:rsid w:val="005F6606"/>
    <w:rsid w:val="005F662C"/>
    <w:rsid w:val="005F68C4"/>
    <w:rsid w:val="005F6AD7"/>
    <w:rsid w:val="005F6D12"/>
    <w:rsid w:val="005F77D8"/>
    <w:rsid w:val="005F78A5"/>
    <w:rsid w:val="005F7988"/>
    <w:rsid w:val="005F7A26"/>
    <w:rsid w:val="005F7C43"/>
    <w:rsid w:val="005F7EA4"/>
    <w:rsid w:val="005F7FDF"/>
    <w:rsid w:val="00600127"/>
    <w:rsid w:val="00600221"/>
    <w:rsid w:val="0060029D"/>
    <w:rsid w:val="00600379"/>
    <w:rsid w:val="00600759"/>
    <w:rsid w:val="00600844"/>
    <w:rsid w:val="006008F4"/>
    <w:rsid w:val="0060093E"/>
    <w:rsid w:val="00600F9D"/>
    <w:rsid w:val="00600FC2"/>
    <w:rsid w:val="00600FE1"/>
    <w:rsid w:val="0060108D"/>
    <w:rsid w:val="00601477"/>
    <w:rsid w:val="00601586"/>
    <w:rsid w:val="006015AE"/>
    <w:rsid w:val="0060165E"/>
    <w:rsid w:val="00601AA2"/>
    <w:rsid w:val="00601B53"/>
    <w:rsid w:val="00601ED3"/>
    <w:rsid w:val="00601FAF"/>
    <w:rsid w:val="006020A1"/>
    <w:rsid w:val="0060223E"/>
    <w:rsid w:val="006028F5"/>
    <w:rsid w:val="00602A3D"/>
    <w:rsid w:val="00602C05"/>
    <w:rsid w:val="00602DBF"/>
    <w:rsid w:val="00602FDB"/>
    <w:rsid w:val="00603079"/>
    <w:rsid w:val="00603639"/>
    <w:rsid w:val="0060387A"/>
    <w:rsid w:val="006039B3"/>
    <w:rsid w:val="006039D9"/>
    <w:rsid w:val="00603BE8"/>
    <w:rsid w:val="00603C0A"/>
    <w:rsid w:val="006044CE"/>
    <w:rsid w:val="00604529"/>
    <w:rsid w:val="00604535"/>
    <w:rsid w:val="00604537"/>
    <w:rsid w:val="0060469F"/>
    <w:rsid w:val="00604C09"/>
    <w:rsid w:val="00604C50"/>
    <w:rsid w:val="00604FFA"/>
    <w:rsid w:val="0060514F"/>
    <w:rsid w:val="0060521A"/>
    <w:rsid w:val="00605244"/>
    <w:rsid w:val="00605860"/>
    <w:rsid w:val="00605919"/>
    <w:rsid w:val="00605F45"/>
    <w:rsid w:val="00605F46"/>
    <w:rsid w:val="006061F2"/>
    <w:rsid w:val="006062BA"/>
    <w:rsid w:val="00606307"/>
    <w:rsid w:val="00606367"/>
    <w:rsid w:val="00606420"/>
    <w:rsid w:val="006066B3"/>
    <w:rsid w:val="00606837"/>
    <w:rsid w:val="00606A63"/>
    <w:rsid w:val="00606BCA"/>
    <w:rsid w:val="00606CAB"/>
    <w:rsid w:val="00606DB6"/>
    <w:rsid w:val="00606DF4"/>
    <w:rsid w:val="00607164"/>
    <w:rsid w:val="00607347"/>
    <w:rsid w:val="00607397"/>
    <w:rsid w:val="006075FE"/>
    <w:rsid w:val="00607C31"/>
    <w:rsid w:val="00607DB5"/>
    <w:rsid w:val="00607E0F"/>
    <w:rsid w:val="006102DB"/>
    <w:rsid w:val="006103D1"/>
    <w:rsid w:val="00610628"/>
    <w:rsid w:val="006106B0"/>
    <w:rsid w:val="006106DD"/>
    <w:rsid w:val="00610715"/>
    <w:rsid w:val="00610859"/>
    <w:rsid w:val="0061085C"/>
    <w:rsid w:val="006108DC"/>
    <w:rsid w:val="00610D33"/>
    <w:rsid w:val="00610E26"/>
    <w:rsid w:val="00611341"/>
    <w:rsid w:val="0061145C"/>
    <w:rsid w:val="00611710"/>
    <w:rsid w:val="006117BD"/>
    <w:rsid w:val="006117C0"/>
    <w:rsid w:val="00611BC9"/>
    <w:rsid w:val="00611D4D"/>
    <w:rsid w:val="00611D66"/>
    <w:rsid w:val="00611D6D"/>
    <w:rsid w:val="006120B8"/>
    <w:rsid w:val="00612143"/>
    <w:rsid w:val="006121E0"/>
    <w:rsid w:val="00612C57"/>
    <w:rsid w:val="00612D85"/>
    <w:rsid w:val="00612F6C"/>
    <w:rsid w:val="00613010"/>
    <w:rsid w:val="006130BF"/>
    <w:rsid w:val="006130CD"/>
    <w:rsid w:val="00613144"/>
    <w:rsid w:val="00613239"/>
    <w:rsid w:val="006133FD"/>
    <w:rsid w:val="006135AF"/>
    <w:rsid w:val="006135C0"/>
    <w:rsid w:val="00613885"/>
    <w:rsid w:val="00613BCC"/>
    <w:rsid w:val="00613E3F"/>
    <w:rsid w:val="00613EDF"/>
    <w:rsid w:val="00614030"/>
    <w:rsid w:val="00614124"/>
    <w:rsid w:val="00614246"/>
    <w:rsid w:val="006142FC"/>
    <w:rsid w:val="00614426"/>
    <w:rsid w:val="0061466E"/>
    <w:rsid w:val="006146CA"/>
    <w:rsid w:val="006147E4"/>
    <w:rsid w:val="00614844"/>
    <w:rsid w:val="006148E5"/>
    <w:rsid w:val="006149AB"/>
    <w:rsid w:val="00614ABB"/>
    <w:rsid w:val="00614C1C"/>
    <w:rsid w:val="00614CAD"/>
    <w:rsid w:val="006153EA"/>
    <w:rsid w:val="006154EF"/>
    <w:rsid w:val="00615673"/>
    <w:rsid w:val="0061579D"/>
    <w:rsid w:val="0061584A"/>
    <w:rsid w:val="006159A4"/>
    <w:rsid w:val="00615B29"/>
    <w:rsid w:val="00615B78"/>
    <w:rsid w:val="00615BD7"/>
    <w:rsid w:val="00615CB8"/>
    <w:rsid w:val="00615DB0"/>
    <w:rsid w:val="00615E47"/>
    <w:rsid w:val="00615EEE"/>
    <w:rsid w:val="00616049"/>
    <w:rsid w:val="0061610E"/>
    <w:rsid w:val="006161A9"/>
    <w:rsid w:val="006164F0"/>
    <w:rsid w:val="006165D6"/>
    <w:rsid w:val="0061675D"/>
    <w:rsid w:val="006167A3"/>
    <w:rsid w:val="00616C0A"/>
    <w:rsid w:val="00616FC6"/>
    <w:rsid w:val="006170E9"/>
    <w:rsid w:val="00617232"/>
    <w:rsid w:val="006172FD"/>
    <w:rsid w:val="00617612"/>
    <w:rsid w:val="00617E79"/>
    <w:rsid w:val="00617EEA"/>
    <w:rsid w:val="00617FBB"/>
    <w:rsid w:val="006200C9"/>
    <w:rsid w:val="00620293"/>
    <w:rsid w:val="006204EE"/>
    <w:rsid w:val="00620632"/>
    <w:rsid w:val="00620731"/>
    <w:rsid w:val="00620743"/>
    <w:rsid w:val="00620756"/>
    <w:rsid w:val="006208D3"/>
    <w:rsid w:val="00620D18"/>
    <w:rsid w:val="00620E78"/>
    <w:rsid w:val="00620F5F"/>
    <w:rsid w:val="006210EE"/>
    <w:rsid w:val="00621118"/>
    <w:rsid w:val="00621232"/>
    <w:rsid w:val="0062132B"/>
    <w:rsid w:val="00621375"/>
    <w:rsid w:val="0062142F"/>
    <w:rsid w:val="00621597"/>
    <w:rsid w:val="0062161F"/>
    <w:rsid w:val="00621635"/>
    <w:rsid w:val="00621653"/>
    <w:rsid w:val="006217D3"/>
    <w:rsid w:val="00621979"/>
    <w:rsid w:val="00621FED"/>
    <w:rsid w:val="006220D3"/>
    <w:rsid w:val="00622419"/>
    <w:rsid w:val="00622AE6"/>
    <w:rsid w:val="00622B15"/>
    <w:rsid w:val="00622B17"/>
    <w:rsid w:val="00622E55"/>
    <w:rsid w:val="00622EFE"/>
    <w:rsid w:val="00623390"/>
    <w:rsid w:val="006233F2"/>
    <w:rsid w:val="00623424"/>
    <w:rsid w:val="00623563"/>
    <w:rsid w:val="00623580"/>
    <w:rsid w:val="00623758"/>
    <w:rsid w:val="006239DB"/>
    <w:rsid w:val="006239F9"/>
    <w:rsid w:val="00623A51"/>
    <w:rsid w:val="00623AC3"/>
    <w:rsid w:val="00623B2C"/>
    <w:rsid w:val="00623CD0"/>
    <w:rsid w:val="00623DFD"/>
    <w:rsid w:val="0062416D"/>
    <w:rsid w:val="006243CC"/>
    <w:rsid w:val="0062475A"/>
    <w:rsid w:val="00624849"/>
    <w:rsid w:val="006248DE"/>
    <w:rsid w:val="00624951"/>
    <w:rsid w:val="00624B9F"/>
    <w:rsid w:val="00624BDF"/>
    <w:rsid w:val="00624C7A"/>
    <w:rsid w:val="00624DCE"/>
    <w:rsid w:val="0062526A"/>
    <w:rsid w:val="006254CF"/>
    <w:rsid w:val="00625768"/>
    <w:rsid w:val="0062578D"/>
    <w:rsid w:val="00625C29"/>
    <w:rsid w:val="00625CD9"/>
    <w:rsid w:val="00626257"/>
    <w:rsid w:val="006264A1"/>
    <w:rsid w:val="00626747"/>
    <w:rsid w:val="00626A9A"/>
    <w:rsid w:val="00626AB1"/>
    <w:rsid w:val="00626CE5"/>
    <w:rsid w:val="00626EFF"/>
    <w:rsid w:val="00627119"/>
    <w:rsid w:val="0062719A"/>
    <w:rsid w:val="00627447"/>
    <w:rsid w:val="00627480"/>
    <w:rsid w:val="006274DF"/>
    <w:rsid w:val="006274EF"/>
    <w:rsid w:val="00627548"/>
    <w:rsid w:val="00627841"/>
    <w:rsid w:val="00627B63"/>
    <w:rsid w:val="00627BB2"/>
    <w:rsid w:val="006304DA"/>
    <w:rsid w:val="00630509"/>
    <w:rsid w:val="00630621"/>
    <w:rsid w:val="00630CE6"/>
    <w:rsid w:val="006311E7"/>
    <w:rsid w:val="00631256"/>
    <w:rsid w:val="0063134A"/>
    <w:rsid w:val="006313ED"/>
    <w:rsid w:val="00631441"/>
    <w:rsid w:val="0063154B"/>
    <w:rsid w:val="00631723"/>
    <w:rsid w:val="006318DD"/>
    <w:rsid w:val="00631B69"/>
    <w:rsid w:val="00631C2E"/>
    <w:rsid w:val="00632212"/>
    <w:rsid w:val="006322F4"/>
    <w:rsid w:val="00632303"/>
    <w:rsid w:val="00632328"/>
    <w:rsid w:val="0063241F"/>
    <w:rsid w:val="0063248F"/>
    <w:rsid w:val="006327CF"/>
    <w:rsid w:val="00632CA4"/>
    <w:rsid w:val="00632F31"/>
    <w:rsid w:val="0063326E"/>
    <w:rsid w:val="0063329D"/>
    <w:rsid w:val="00633513"/>
    <w:rsid w:val="006335AD"/>
    <w:rsid w:val="00633885"/>
    <w:rsid w:val="00633898"/>
    <w:rsid w:val="00633973"/>
    <w:rsid w:val="00633C32"/>
    <w:rsid w:val="00633CAF"/>
    <w:rsid w:val="00633ED4"/>
    <w:rsid w:val="00633F73"/>
    <w:rsid w:val="00633FEB"/>
    <w:rsid w:val="006340E2"/>
    <w:rsid w:val="0063482C"/>
    <w:rsid w:val="00634880"/>
    <w:rsid w:val="00634BD7"/>
    <w:rsid w:val="006350E5"/>
    <w:rsid w:val="00635221"/>
    <w:rsid w:val="006352C7"/>
    <w:rsid w:val="006355AF"/>
    <w:rsid w:val="006359BB"/>
    <w:rsid w:val="00635A26"/>
    <w:rsid w:val="00635A4F"/>
    <w:rsid w:val="00635B0F"/>
    <w:rsid w:val="00635FA4"/>
    <w:rsid w:val="00636679"/>
    <w:rsid w:val="0063672D"/>
    <w:rsid w:val="00636745"/>
    <w:rsid w:val="00636808"/>
    <w:rsid w:val="00636C51"/>
    <w:rsid w:val="00636E60"/>
    <w:rsid w:val="00636EAC"/>
    <w:rsid w:val="00636F18"/>
    <w:rsid w:val="00636F2D"/>
    <w:rsid w:val="00637574"/>
    <w:rsid w:val="006376C5"/>
    <w:rsid w:val="006378DE"/>
    <w:rsid w:val="0063793F"/>
    <w:rsid w:val="00637AB0"/>
    <w:rsid w:val="00637F0A"/>
    <w:rsid w:val="0064004D"/>
    <w:rsid w:val="006403E5"/>
    <w:rsid w:val="006404FA"/>
    <w:rsid w:val="006405E2"/>
    <w:rsid w:val="0064065A"/>
    <w:rsid w:val="00640731"/>
    <w:rsid w:val="00640AAC"/>
    <w:rsid w:val="00640C2F"/>
    <w:rsid w:val="00640C4A"/>
    <w:rsid w:val="00640D17"/>
    <w:rsid w:val="00640DC4"/>
    <w:rsid w:val="00640EBA"/>
    <w:rsid w:val="00641093"/>
    <w:rsid w:val="006414E2"/>
    <w:rsid w:val="00641736"/>
    <w:rsid w:val="00641816"/>
    <w:rsid w:val="00641826"/>
    <w:rsid w:val="0064198A"/>
    <w:rsid w:val="00641AF4"/>
    <w:rsid w:val="00641E92"/>
    <w:rsid w:val="00641FEB"/>
    <w:rsid w:val="00642162"/>
    <w:rsid w:val="00642266"/>
    <w:rsid w:val="006423AB"/>
    <w:rsid w:val="00642411"/>
    <w:rsid w:val="006425C1"/>
    <w:rsid w:val="00642651"/>
    <w:rsid w:val="006428FE"/>
    <w:rsid w:val="00642BFB"/>
    <w:rsid w:val="00642C28"/>
    <w:rsid w:val="00642E42"/>
    <w:rsid w:val="006431B7"/>
    <w:rsid w:val="006432E1"/>
    <w:rsid w:val="006435B5"/>
    <w:rsid w:val="006437FA"/>
    <w:rsid w:val="0064380D"/>
    <w:rsid w:val="006439A2"/>
    <w:rsid w:val="00643BA1"/>
    <w:rsid w:val="00643F3C"/>
    <w:rsid w:val="00644101"/>
    <w:rsid w:val="00644300"/>
    <w:rsid w:val="0064477D"/>
    <w:rsid w:val="006448AD"/>
    <w:rsid w:val="00644F5D"/>
    <w:rsid w:val="00644FD9"/>
    <w:rsid w:val="00645212"/>
    <w:rsid w:val="00645226"/>
    <w:rsid w:val="00645271"/>
    <w:rsid w:val="0064540F"/>
    <w:rsid w:val="006456BA"/>
    <w:rsid w:val="006457F5"/>
    <w:rsid w:val="00645976"/>
    <w:rsid w:val="0064599E"/>
    <w:rsid w:val="00645DE0"/>
    <w:rsid w:val="00645E1D"/>
    <w:rsid w:val="00645FDE"/>
    <w:rsid w:val="0064607F"/>
    <w:rsid w:val="00646153"/>
    <w:rsid w:val="00646159"/>
    <w:rsid w:val="006466E2"/>
    <w:rsid w:val="006468C2"/>
    <w:rsid w:val="00646B7A"/>
    <w:rsid w:val="00646DA7"/>
    <w:rsid w:val="00646E3A"/>
    <w:rsid w:val="006474AE"/>
    <w:rsid w:val="006474F4"/>
    <w:rsid w:val="00647674"/>
    <w:rsid w:val="006476FF"/>
    <w:rsid w:val="00647959"/>
    <w:rsid w:val="00647AE2"/>
    <w:rsid w:val="00647F30"/>
    <w:rsid w:val="00650594"/>
    <w:rsid w:val="006505D0"/>
    <w:rsid w:val="0065072E"/>
    <w:rsid w:val="0065081C"/>
    <w:rsid w:val="00650A77"/>
    <w:rsid w:val="00650A90"/>
    <w:rsid w:val="00650CAA"/>
    <w:rsid w:val="00651824"/>
    <w:rsid w:val="00651BF5"/>
    <w:rsid w:val="00652035"/>
    <w:rsid w:val="006520A0"/>
    <w:rsid w:val="0065244A"/>
    <w:rsid w:val="00652602"/>
    <w:rsid w:val="00652954"/>
    <w:rsid w:val="0065295B"/>
    <w:rsid w:val="00652A21"/>
    <w:rsid w:val="00652C2F"/>
    <w:rsid w:val="00652D70"/>
    <w:rsid w:val="00652DC8"/>
    <w:rsid w:val="00652E36"/>
    <w:rsid w:val="00652EBE"/>
    <w:rsid w:val="0065324E"/>
    <w:rsid w:val="00653418"/>
    <w:rsid w:val="0065359D"/>
    <w:rsid w:val="006537DE"/>
    <w:rsid w:val="00654178"/>
    <w:rsid w:val="00654296"/>
    <w:rsid w:val="00654329"/>
    <w:rsid w:val="00654388"/>
    <w:rsid w:val="0065461A"/>
    <w:rsid w:val="00654747"/>
    <w:rsid w:val="00654958"/>
    <w:rsid w:val="00654AA7"/>
    <w:rsid w:val="00654EA4"/>
    <w:rsid w:val="00654F8E"/>
    <w:rsid w:val="00655061"/>
    <w:rsid w:val="006551C3"/>
    <w:rsid w:val="0065530D"/>
    <w:rsid w:val="00655315"/>
    <w:rsid w:val="0065554F"/>
    <w:rsid w:val="006555A9"/>
    <w:rsid w:val="0065565C"/>
    <w:rsid w:val="0065569E"/>
    <w:rsid w:val="0065572D"/>
    <w:rsid w:val="0065587A"/>
    <w:rsid w:val="006558B9"/>
    <w:rsid w:val="00655A0B"/>
    <w:rsid w:val="00655A8C"/>
    <w:rsid w:val="00655BD8"/>
    <w:rsid w:val="00655C94"/>
    <w:rsid w:val="00655CC0"/>
    <w:rsid w:val="00655D6B"/>
    <w:rsid w:val="00655D8B"/>
    <w:rsid w:val="00655E9D"/>
    <w:rsid w:val="00655F5A"/>
    <w:rsid w:val="006562BF"/>
    <w:rsid w:val="006563D9"/>
    <w:rsid w:val="0065650F"/>
    <w:rsid w:val="00656661"/>
    <w:rsid w:val="006566CA"/>
    <w:rsid w:val="00656925"/>
    <w:rsid w:val="0065693B"/>
    <w:rsid w:val="00656BD8"/>
    <w:rsid w:val="00656E30"/>
    <w:rsid w:val="00656F0D"/>
    <w:rsid w:val="00656F42"/>
    <w:rsid w:val="006572C3"/>
    <w:rsid w:val="006572E4"/>
    <w:rsid w:val="0065730D"/>
    <w:rsid w:val="0065752F"/>
    <w:rsid w:val="0065780C"/>
    <w:rsid w:val="00657AB8"/>
    <w:rsid w:val="00657E36"/>
    <w:rsid w:val="00657E75"/>
    <w:rsid w:val="00660109"/>
    <w:rsid w:val="00660620"/>
    <w:rsid w:val="006608CE"/>
    <w:rsid w:val="00660A91"/>
    <w:rsid w:val="00660B49"/>
    <w:rsid w:val="00660B85"/>
    <w:rsid w:val="00660BC6"/>
    <w:rsid w:val="00660BF1"/>
    <w:rsid w:val="00660EF0"/>
    <w:rsid w:val="00660F64"/>
    <w:rsid w:val="0066143C"/>
    <w:rsid w:val="006615AE"/>
    <w:rsid w:val="006615BD"/>
    <w:rsid w:val="00661706"/>
    <w:rsid w:val="00661ADF"/>
    <w:rsid w:val="00661B80"/>
    <w:rsid w:val="00661C91"/>
    <w:rsid w:val="00661D41"/>
    <w:rsid w:val="00661DB2"/>
    <w:rsid w:val="00661DFF"/>
    <w:rsid w:val="00661FD9"/>
    <w:rsid w:val="00662061"/>
    <w:rsid w:val="0066211C"/>
    <w:rsid w:val="006624C7"/>
    <w:rsid w:val="006625C7"/>
    <w:rsid w:val="00662829"/>
    <w:rsid w:val="00662942"/>
    <w:rsid w:val="00662A2C"/>
    <w:rsid w:val="00662AE0"/>
    <w:rsid w:val="00662FE9"/>
    <w:rsid w:val="00663137"/>
    <w:rsid w:val="0066314F"/>
    <w:rsid w:val="0066330F"/>
    <w:rsid w:val="006633E5"/>
    <w:rsid w:val="00663490"/>
    <w:rsid w:val="00663496"/>
    <w:rsid w:val="00663505"/>
    <w:rsid w:val="006635DF"/>
    <w:rsid w:val="00663775"/>
    <w:rsid w:val="00663862"/>
    <w:rsid w:val="00663D39"/>
    <w:rsid w:val="00663D88"/>
    <w:rsid w:val="00663DE6"/>
    <w:rsid w:val="00663E6D"/>
    <w:rsid w:val="00663EBB"/>
    <w:rsid w:val="00663FA7"/>
    <w:rsid w:val="00664254"/>
    <w:rsid w:val="006642F0"/>
    <w:rsid w:val="006643FF"/>
    <w:rsid w:val="006644B1"/>
    <w:rsid w:val="0066475B"/>
    <w:rsid w:val="00664A46"/>
    <w:rsid w:val="00664B25"/>
    <w:rsid w:val="00664DB6"/>
    <w:rsid w:val="00664E3D"/>
    <w:rsid w:val="00664FBF"/>
    <w:rsid w:val="00665292"/>
    <w:rsid w:val="00665511"/>
    <w:rsid w:val="0066578E"/>
    <w:rsid w:val="00665933"/>
    <w:rsid w:val="006659A5"/>
    <w:rsid w:val="00665ADF"/>
    <w:rsid w:val="00665DCD"/>
    <w:rsid w:val="0066608B"/>
    <w:rsid w:val="0066616E"/>
    <w:rsid w:val="00666302"/>
    <w:rsid w:val="00666331"/>
    <w:rsid w:val="00666849"/>
    <w:rsid w:val="0066696B"/>
    <w:rsid w:val="00666A83"/>
    <w:rsid w:val="00666C39"/>
    <w:rsid w:val="00666E96"/>
    <w:rsid w:val="00666EAD"/>
    <w:rsid w:val="00666EBD"/>
    <w:rsid w:val="00667117"/>
    <w:rsid w:val="00667688"/>
    <w:rsid w:val="00667B79"/>
    <w:rsid w:val="00667C9B"/>
    <w:rsid w:val="00667CBD"/>
    <w:rsid w:val="0067035F"/>
    <w:rsid w:val="00670535"/>
    <w:rsid w:val="0067073F"/>
    <w:rsid w:val="00670881"/>
    <w:rsid w:val="006708EB"/>
    <w:rsid w:val="00670BD2"/>
    <w:rsid w:val="00670C0B"/>
    <w:rsid w:val="00670C7C"/>
    <w:rsid w:val="00670E1A"/>
    <w:rsid w:val="00670E4E"/>
    <w:rsid w:val="00670E8E"/>
    <w:rsid w:val="00670FAE"/>
    <w:rsid w:val="006710EC"/>
    <w:rsid w:val="006713E6"/>
    <w:rsid w:val="0067149A"/>
    <w:rsid w:val="00671550"/>
    <w:rsid w:val="00671775"/>
    <w:rsid w:val="00671B47"/>
    <w:rsid w:val="00671CCF"/>
    <w:rsid w:val="00671E9C"/>
    <w:rsid w:val="00671FC2"/>
    <w:rsid w:val="00672197"/>
    <w:rsid w:val="0067227F"/>
    <w:rsid w:val="006722E3"/>
    <w:rsid w:val="00672408"/>
    <w:rsid w:val="0067248F"/>
    <w:rsid w:val="006724D7"/>
    <w:rsid w:val="006724F1"/>
    <w:rsid w:val="0067255E"/>
    <w:rsid w:val="006729C6"/>
    <w:rsid w:val="00672A24"/>
    <w:rsid w:val="0067325A"/>
    <w:rsid w:val="00673500"/>
    <w:rsid w:val="00673894"/>
    <w:rsid w:val="00673D04"/>
    <w:rsid w:val="00673E87"/>
    <w:rsid w:val="0067461A"/>
    <w:rsid w:val="0067486F"/>
    <w:rsid w:val="00674B30"/>
    <w:rsid w:val="006751D7"/>
    <w:rsid w:val="0067529C"/>
    <w:rsid w:val="00675360"/>
    <w:rsid w:val="00675512"/>
    <w:rsid w:val="00675742"/>
    <w:rsid w:val="00675A43"/>
    <w:rsid w:val="00675E0E"/>
    <w:rsid w:val="00675F79"/>
    <w:rsid w:val="00676041"/>
    <w:rsid w:val="006761E8"/>
    <w:rsid w:val="0067621A"/>
    <w:rsid w:val="00676561"/>
    <w:rsid w:val="00676720"/>
    <w:rsid w:val="006767EE"/>
    <w:rsid w:val="0067690D"/>
    <w:rsid w:val="006769E5"/>
    <w:rsid w:val="006769EE"/>
    <w:rsid w:val="00677084"/>
    <w:rsid w:val="00677232"/>
    <w:rsid w:val="00677251"/>
    <w:rsid w:val="006772ED"/>
    <w:rsid w:val="00677496"/>
    <w:rsid w:val="0067779B"/>
    <w:rsid w:val="006777B9"/>
    <w:rsid w:val="0067786F"/>
    <w:rsid w:val="006779ED"/>
    <w:rsid w:val="00677ABF"/>
    <w:rsid w:val="00677AC6"/>
    <w:rsid w:val="00680168"/>
    <w:rsid w:val="00680325"/>
    <w:rsid w:val="006808EF"/>
    <w:rsid w:val="00680C55"/>
    <w:rsid w:val="0068102E"/>
    <w:rsid w:val="00681073"/>
    <w:rsid w:val="0068110F"/>
    <w:rsid w:val="00681443"/>
    <w:rsid w:val="0068144C"/>
    <w:rsid w:val="00681482"/>
    <w:rsid w:val="00681CC3"/>
    <w:rsid w:val="00681D58"/>
    <w:rsid w:val="00681D97"/>
    <w:rsid w:val="00681F24"/>
    <w:rsid w:val="00682481"/>
    <w:rsid w:val="00682DA1"/>
    <w:rsid w:val="0068303A"/>
    <w:rsid w:val="0068305F"/>
    <w:rsid w:val="006830E0"/>
    <w:rsid w:val="006830FF"/>
    <w:rsid w:val="0068311B"/>
    <w:rsid w:val="0068316D"/>
    <w:rsid w:val="00683624"/>
    <w:rsid w:val="00683661"/>
    <w:rsid w:val="00683666"/>
    <w:rsid w:val="0068372A"/>
    <w:rsid w:val="0068375E"/>
    <w:rsid w:val="0068394B"/>
    <w:rsid w:val="00683AB2"/>
    <w:rsid w:val="00683AF8"/>
    <w:rsid w:val="00683C0E"/>
    <w:rsid w:val="00683E2F"/>
    <w:rsid w:val="00683F8F"/>
    <w:rsid w:val="006840A2"/>
    <w:rsid w:val="00684220"/>
    <w:rsid w:val="006845E6"/>
    <w:rsid w:val="00684613"/>
    <w:rsid w:val="00684999"/>
    <w:rsid w:val="00684D51"/>
    <w:rsid w:val="00684D95"/>
    <w:rsid w:val="00684F4F"/>
    <w:rsid w:val="00685021"/>
    <w:rsid w:val="006853AB"/>
    <w:rsid w:val="0068542F"/>
    <w:rsid w:val="0068578C"/>
    <w:rsid w:val="0068597D"/>
    <w:rsid w:val="00685C3B"/>
    <w:rsid w:val="00685DE9"/>
    <w:rsid w:val="00685DEA"/>
    <w:rsid w:val="00685DEE"/>
    <w:rsid w:val="00686341"/>
    <w:rsid w:val="00686371"/>
    <w:rsid w:val="00686602"/>
    <w:rsid w:val="006867F3"/>
    <w:rsid w:val="00686BC3"/>
    <w:rsid w:val="00686DB5"/>
    <w:rsid w:val="00686EE5"/>
    <w:rsid w:val="00686F6D"/>
    <w:rsid w:val="00687080"/>
    <w:rsid w:val="00687469"/>
    <w:rsid w:val="006874AC"/>
    <w:rsid w:val="0068773B"/>
    <w:rsid w:val="00687948"/>
    <w:rsid w:val="0068794E"/>
    <w:rsid w:val="00687951"/>
    <w:rsid w:val="00687A2F"/>
    <w:rsid w:val="006901C6"/>
    <w:rsid w:val="0069042F"/>
    <w:rsid w:val="00690442"/>
    <w:rsid w:val="006906EA"/>
    <w:rsid w:val="00690764"/>
    <w:rsid w:val="006907DF"/>
    <w:rsid w:val="00690842"/>
    <w:rsid w:val="00690871"/>
    <w:rsid w:val="006909FF"/>
    <w:rsid w:val="00690A3C"/>
    <w:rsid w:val="0069132F"/>
    <w:rsid w:val="00691338"/>
    <w:rsid w:val="006913F1"/>
    <w:rsid w:val="00691654"/>
    <w:rsid w:val="0069176B"/>
    <w:rsid w:val="00691A6C"/>
    <w:rsid w:val="00691B62"/>
    <w:rsid w:val="006920D3"/>
    <w:rsid w:val="0069271F"/>
    <w:rsid w:val="006927AD"/>
    <w:rsid w:val="00692A0E"/>
    <w:rsid w:val="00693033"/>
    <w:rsid w:val="00693050"/>
    <w:rsid w:val="006931CC"/>
    <w:rsid w:val="00693284"/>
    <w:rsid w:val="0069336E"/>
    <w:rsid w:val="0069358E"/>
    <w:rsid w:val="0069374B"/>
    <w:rsid w:val="00693AD7"/>
    <w:rsid w:val="00693FB1"/>
    <w:rsid w:val="0069433E"/>
    <w:rsid w:val="00694445"/>
    <w:rsid w:val="006944B8"/>
    <w:rsid w:val="0069475F"/>
    <w:rsid w:val="00694791"/>
    <w:rsid w:val="0069479E"/>
    <w:rsid w:val="00694D2A"/>
    <w:rsid w:val="00694FB6"/>
    <w:rsid w:val="00695349"/>
    <w:rsid w:val="00695569"/>
    <w:rsid w:val="00695715"/>
    <w:rsid w:val="006957AA"/>
    <w:rsid w:val="00695975"/>
    <w:rsid w:val="00695A7E"/>
    <w:rsid w:val="00695C55"/>
    <w:rsid w:val="00695C68"/>
    <w:rsid w:val="00695F1F"/>
    <w:rsid w:val="0069626D"/>
    <w:rsid w:val="00696573"/>
    <w:rsid w:val="0069671F"/>
    <w:rsid w:val="00696A0E"/>
    <w:rsid w:val="00696B64"/>
    <w:rsid w:val="00696DB2"/>
    <w:rsid w:val="00696DC6"/>
    <w:rsid w:val="006971B3"/>
    <w:rsid w:val="00697565"/>
    <w:rsid w:val="0069774C"/>
    <w:rsid w:val="0069774E"/>
    <w:rsid w:val="006977CF"/>
    <w:rsid w:val="0069799F"/>
    <w:rsid w:val="00697A07"/>
    <w:rsid w:val="00697A97"/>
    <w:rsid w:val="00697B6A"/>
    <w:rsid w:val="00697CB7"/>
    <w:rsid w:val="006A00B7"/>
    <w:rsid w:val="006A0175"/>
    <w:rsid w:val="006A0613"/>
    <w:rsid w:val="006A07A7"/>
    <w:rsid w:val="006A0802"/>
    <w:rsid w:val="006A0B4D"/>
    <w:rsid w:val="006A0C5A"/>
    <w:rsid w:val="006A0E1E"/>
    <w:rsid w:val="006A1078"/>
    <w:rsid w:val="006A145F"/>
    <w:rsid w:val="006A1750"/>
    <w:rsid w:val="006A1BB3"/>
    <w:rsid w:val="006A1C90"/>
    <w:rsid w:val="006A1D38"/>
    <w:rsid w:val="006A1D9F"/>
    <w:rsid w:val="006A1DFF"/>
    <w:rsid w:val="006A2199"/>
    <w:rsid w:val="006A2493"/>
    <w:rsid w:val="006A25B9"/>
    <w:rsid w:val="006A2604"/>
    <w:rsid w:val="006A271F"/>
    <w:rsid w:val="006A27C0"/>
    <w:rsid w:val="006A2932"/>
    <w:rsid w:val="006A2B60"/>
    <w:rsid w:val="006A2C76"/>
    <w:rsid w:val="006A2CBE"/>
    <w:rsid w:val="006A2CEC"/>
    <w:rsid w:val="006A2FC3"/>
    <w:rsid w:val="006A3082"/>
    <w:rsid w:val="006A3117"/>
    <w:rsid w:val="006A3282"/>
    <w:rsid w:val="006A33D2"/>
    <w:rsid w:val="006A3A07"/>
    <w:rsid w:val="006A3D74"/>
    <w:rsid w:val="006A3F03"/>
    <w:rsid w:val="006A43AC"/>
    <w:rsid w:val="006A453B"/>
    <w:rsid w:val="006A45AA"/>
    <w:rsid w:val="006A4762"/>
    <w:rsid w:val="006A4920"/>
    <w:rsid w:val="006A4A3E"/>
    <w:rsid w:val="006A5061"/>
    <w:rsid w:val="006A516D"/>
    <w:rsid w:val="006A524D"/>
    <w:rsid w:val="006A536E"/>
    <w:rsid w:val="006A53F8"/>
    <w:rsid w:val="006A55F1"/>
    <w:rsid w:val="006A5624"/>
    <w:rsid w:val="006A56C7"/>
    <w:rsid w:val="006A56E4"/>
    <w:rsid w:val="006A57A1"/>
    <w:rsid w:val="006A5B5F"/>
    <w:rsid w:val="006A5C31"/>
    <w:rsid w:val="006A5CF5"/>
    <w:rsid w:val="006A6407"/>
    <w:rsid w:val="006A64AF"/>
    <w:rsid w:val="006A64BF"/>
    <w:rsid w:val="006A6804"/>
    <w:rsid w:val="006A684B"/>
    <w:rsid w:val="006A69C7"/>
    <w:rsid w:val="006A6B9E"/>
    <w:rsid w:val="006A6E78"/>
    <w:rsid w:val="006A6F9F"/>
    <w:rsid w:val="006A73A1"/>
    <w:rsid w:val="006A73B5"/>
    <w:rsid w:val="006A7690"/>
    <w:rsid w:val="006A7773"/>
    <w:rsid w:val="006A7912"/>
    <w:rsid w:val="006A7B7B"/>
    <w:rsid w:val="006A7C86"/>
    <w:rsid w:val="006A7DA7"/>
    <w:rsid w:val="006A7EA1"/>
    <w:rsid w:val="006B0040"/>
    <w:rsid w:val="006B0182"/>
    <w:rsid w:val="006B02BF"/>
    <w:rsid w:val="006B053C"/>
    <w:rsid w:val="006B06C0"/>
    <w:rsid w:val="006B092F"/>
    <w:rsid w:val="006B09A1"/>
    <w:rsid w:val="006B09EF"/>
    <w:rsid w:val="006B0B21"/>
    <w:rsid w:val="006B0D00"/>
    <w:rsid w:val="006B0D5A"/>
    <w:rsid w:val="006B130A"/>
    <w:rsid w:val="006B1343"/>
    <w:rsid w:val="006B1B4A"/>
    <w:rsid w:val="006B2141"/>
    <w:rsid w:val="006B2174"/>
    <w:rsid w:val="006B21F7"/>
    <w:rsid w:val="006B23B2"/>
    <w:rsid w:val="006B2469"/>
    <w:rsid w:val="006B2706"/>
    <w:rsid w:val="006B2773"/>
    <w:rsid w:val="006B29EF"/>
    <w:rsid w:val="006B2EE6"/>
    <w:rsid w:val="006B33F3"/>
    <w:rsid w:val="006B3534"/>
    <w:rsid w:val="006B3623"/>
    <w:rsid w:val="006B377B"/>
    <w:rsid w:val="006B3B07"/>
    <w:rsid w:val="006B3DDE"/>
    <w:rsid w:val="006B3ECB"/>
    <w:rsid w:val="006B3FD7"/>
    <w:rsid w:val="006B401B"/>
    <w:rsid w:val="006B4138"/>
    <w:rsid w:val="006B4324"/>
    <w:rsid w:val="006B44F2"/>
    <w:rsid w:val="006B4545"/>
    <w:rsid w:val="006B49EC"/>
    <w:rsid w:val="006B4BDD"/>
    <w:rsid w:val="006B4BF0"/>
    <w:rsid w:val="006B4E62"/>
    <w:rsid w:val="006B4EB0"/>
    <w:rsid w:val="006B4EFB"/>
    <w:rsid w:val="006B50C9"/>
    <w:rsid w:val="006B513B"/>
    <w:rsid w:val="006B5668"/>
    <w:rsid w:val="006B5A17"/>
    <w:rsid w:val="006B5A61"/>
    <w:rsid w:val="006B5A86"/>
    <w:rsid w:val="006B5ACB"/>
    <w:rsid w:val="006B5C2C"/>
    <w:rsid w:val="006B5C87"/>
    <w:rsid w:val="006B5DE5"/>
    <w:rsid w:val="006B6088"/>
    <w:rsid w:val="006B6109"/>
    <w:rsid w:val="006B6484"/>
    <w:rsid w:val="006B652B"/>
    <w:rsid w:val="006B6763"/>
    <w:rsid w:val="006B6825"/>
    <w:rsid w:val="006B6919"/>
    <w:rsid w:val="006B6D11"/>
    <w:rsid w:val="006B6E70"/>
    <w:rsid w:val="006B6EC9"/>
    <w:rsid w:val="006B7248"/>
    <w:rsid w:val="006B730C"/>
    <w:rsid w:val="006B74B7"/>
    <w:rsid w:val="006B755E"/>
    <w:rsid w:val="006B7797"/>
    <w:rsid w:val="006B7C55"/>
    <w:rsid w:val="006B7DE0"/>
    <w:rsid w:val="006C01EB"/>
    <w:rsid w:val="006C029B"/>
    <w:rsid w:val="006C031F"/>
    <w:rsid w:val="006C0325"/>
    <w:rsid w:val="006C033A"/>
    <w:rsid w:val="006C03DD"/>
    <w:rsid w:val="006C0485"/>
    <w:rsid w:val="006C07A9"/>
    <w:rsid w:val="006C09EB"/>
    <w:rsid w:val="006C0C3D"/>
    <w:rsid w:val="006C0D52"/>
    <w:rsid w:val="006C0F59"/>
    <w:rsid w:val="006C0F6D"/>
    <w:rsid w:val="006C0FAA"/>
    <w:rsid w:val="006C148B"/>
    <w:rsid w:val="006C1570"/>
    <w:rsid w:val="006C160C"/>
    <w:rsid w:val="006C1714"/>
    <w:rsid w:val="006C19AB"/>
    <w:rsid w:val="006C19C7"/>
    <w:rsid w:val="006C1BAD"/>
    <w:rsid w:val="006C1E3F"/>
    <w:rsid w:val="006C1E47"/>
    <w:rsid w:val="006C2004"/>
    <w:rsid w:val="006C2119"/>
    <w:rsid w:val="006C22C8"/>
    <w:rsid w:val="006C2324"/>
    <w:rsid w:val="006C238B"/>
    <w:rsid w:val="006C24B2"/>
    <w:rsid w:val="006C2562"/>
    <w:rsid w:val="006C25C1"/>
    <w:rsid w:val="006C2613"/>
    <w:rsid w:val="006C2679"/>
    <w:rsid w:val="006C27F5"/>
    <w:rsid w:val="006C2A89"/>
    <w:rsid w:val="006C2CF9"/>
    <w:rsid w:val="006C2FF1"/>
    <w:rsid w:val="006C35CB"/>
    <w:rsid w:val="006C388D"/>
    <w:rsid w:val="006C3891"/>
    <w:rsid w:val="006C3958"/>
    <w:rsid w:val="006C3AF4"/>
    <w:rsid w:val="006C3B21"/>
    <w:rsid w:val="006C3C78"/>
    <w:rsid w:val="006C3C7B"/>
    <w:rsid w:val="006C3ECB"/>
    <w:rsid w:val="006C3ED3"/>
    <w:rsid w:val="006C3F2B"/>
    <w:rsid w:val="006C49AE"/>
    <w:rsid w:val="006C4C43"/>
    <w:rsid w:val="006C4D21"/>
    <w:rsid w:val="006C522A"/>
    <w:rsid w:val="006C5263"/>
    <w:rsid w:val="006C53C4"/>
    <w:rsid w:val="006C54F0"/>
    <w:rsid w:val="006C5907"/>
    <w:rsid w:val="006C593E"/>
    <w:rsid w:val="006C5A52"/>
    <w:rsid w:val="006C5AC3"/>
    <w:rsid w:val="006C5B42"/>
    <w:rsid w:val="006C5D19"/>
    <w:rsid w:val="006C5D9A"/>
    <w:rsid w:val="006C6051"/>
    <w:rsid w:val="006C60EE"/>
    <w:rsid w:val="006C61C9"/>
    <w:rsid w:val="006C629E"/>
    <w:rsid w:val="006C64CB"/>
    <w:rsid w:val="006C64EF"/>
    <w:rsid w:val="006C657A"/>
    <w:rsid w:val="006C6637"/>
    <w:rsid w:val="006C67BA"/>
    <w:rsid w:val="006C68A0"/>
    <w:rsid w:val="006C6C5F"/>
    <w:rsid w:val="006C6D0D"/>
    <w:rsid w:val="006C6D60"/>
    <w:rsid w:val="006C6DE1"/>
    <w:rsid w:val="006C70B5"/>
    <w:rsid w:val="006C716C"/>
    <w:rsid w:val="006C7599"/>
    <w:rsid w:val="006C7ACB"/>
    <w:rsid w:val="006C7C6E"/>
    <w:rsid w:val="006C7E14"/>
    <w:rsid w:val="006D0153"/>
    <w:rsid w:val="006D0499"/>
    <w:rsid w:val="006D09F3"/>
    <w:rsid w:val="006D0B29"/>
    <w:rsid w:val="006D0BC9"/>
    <w:rsid w:val="006D0D63"/>
    <w:rsid w:val="006D0E7D"/>
    <w:rsid w:val="006D11AD"/>
    <w:rsid w:val="006D16D3"/>
    <w:rsid w:val="006D1A01"/>
    <w:rsid w:val="006D1A86"/>
    <w:rsid w:val="006D1BD8"/>
    <w:rsid w:val="006D1CB0"/>
    <w:rsid w:val="006D2029"/>
    <w:rsid w:val="006D21B8"/>
    <w:rsid w:val="006D24B7"/>
    <w:rsid w:val="006D2663"/>
    <w:rsid w:val="006D2757"/>
    <w:rsid w:val="006D28BA"/>
    <w:rsid w:val="006D28C1"/>
    <w:rsid w:val="006D2C24"/>
    <w:rsid w:val="006D303B"/>
    <w:rsid w:val="006D3090"/>
    <w:rsid w:val="006D31D9"/>
    <w:rsid w:val="006D3307"/>
    <w:rsid w:val="006D33B3"/>
    <w:rsid w:val="006D33BF"/>
    <w:rsid w:val="006D35C0"/>
    <w:rsid w:val="006D3994"/>
    <w:rsid w:val="006D3CF3"/>
    <w:rsid w:val="006D3DDF"/>
    <w:rsid w:val="006D3DF4"/>
    <w:rsid w:val="006D3EC4"/>
    <w:rsid w:val="006D425F"/>
    <w:rsid w:val="006D42F9"/>
    <w:rsid w:val="006D447F"/>
    <w:rsid w:val="006D4497"/>
    <w:rsid w:val="006D4688"/>
    <w:rsid w:val="006D4710"/>
    <w:rsid w:val="006D48F7"/>
    <w:rsid w:val="006D4B25"/>
    <w:rsid w:val="006D4FFD"/>
    <w:rsid w:val="006D5187"/>
    <w:rsid w:val="006D5323"/>
    <w:rsid w:val="006D5424"/>
    <w:rsid w:val="006D5453"/>
    <w:rsid w:val="006D54BB"/>
    <w:rsid w:val="006D5714"/>
    <w:rsid w:val="006D572A"/>
    <w:rsid w:val="006D5871"/>
    <w:rsid w:val="006D5A39"/>
    <w:rsid w:val="006D5AF5"/>
    <w:rsid w:val="006D5B5F"/>
    <w:rsid w:val="006D5E9A"/>
    <w:rsid w:val="006D64A2"/>
    <w:rsid w:val="006D6525"/>
    <w:rsid w:val="006D659E"/>
    <w:rsid w:val="006D6607"/>
    <w:rsid w:val="006D6700"/>
    <w:rsid w:val="006D6AC2"/>
    <w:rsid w:val="006D6BAF"/>
    <w:rsid w:val="006D6E40"/>
    <w:rsid w:val="006D7061"/>
    <w:rsid w:val="006D709D"/>
    <w:rsid w:val="006D72F6"/>
    <w:rsid w:val="006D7499"/>
    <w:rsid w:val="006D763A"/>
    <w:rsid w:val="006D7831"/>
    <w:rsid w:val="006D7A96"/>
    <w:rsid w:val="006D7AAF"/>
    <w:rsid w:val="006D7C4E"/>
    <w:rsid w:val="006D7DE8"/>
    <w:rsid w:val="006D7EF1"/>
    <w:rsid w:val="006E0070"/>
    <w:rsid w:val="006E0072"/>
    <w:rsid w:val="006E010D"/>
    <w:rsid w:val="006E09AD"/>
    <w:rsid w:val="006E0C1B"/>
    <w:rsid w:val="006E1231"/>
    <w:rsid w:val="006E126C"/>
    <w:rsid w:val="006E12ED"/>
    <w:rsid w:val="006E15A6"/>
    <w:rsid w:val="006E1721"/>
    <w:rsid w:val="006E1810"/>
    <w:rsid w:val="006E1FBA"/>
    <w:rsid w:val="006E213C"/>
    <w:rsid w:val="006E21F4"/>
    <w:rsid w:val="006E2215"/>
    <w:rsid w:val="006E244C"/>
    <w:rsid w:val="006E24D7"/>
    <w:rsid w:val="006E252D"/>
    <w:rsid w:val="006E25DE"/>
    <w:rsid w:val="006E2638"/>
    <w:rsid w:val="006E2875"/>
    <w:rsid w:val="006E2B10"/>
    <w:rsid w:val="006E2C2B"/>
    <w:rsid w:val="006E2F7E"/>
    <w:rsid w:val="006E3293"/>
    <w:rsid w:val="006E335C"/>
    <w:rsid w:val="006E3532"/>
    <w:rsid w:val="006E3924"/>
    <w:rsid w:val="006E3B31"/>
    <w:rsid w:val="006E3CE9"/>
    <w:rsid w:val="006E4016"/>
    <w:rsid w:val="006E4255"/>
    <w:rsid w:val="006E46D9"/>
    <w:rsid w:val="006E4C14"/>
    <w:rsid w:val="006E4DF6"/>
    <w:rsid w:val="006E4FB4"/>
    <w:rsid w:val="006E5073"/>
    <w:rsid w:val="006E520B"/>
    <w:rsid w:val="006E5509"/>
    <w:rsid w:val="006E58C2"/>
    <w:rsid w:val="006E5965"/>
    <w:rsid w:val="006E5D1D"/>
    <w:rsid w:val="006E5E66"/>
    <w:rsid w:val="006E6528"/>
    <w:rsid w:val="006E660E"/>
    <w:rsid w:val="006E6624"/>
    <w:rsid w:val="006E6649"/>
    <w:rsid w:val="006E6674"/>
    <w:rsid w:val="006E66DD"/>
    <w:rsid w:val="006E67F6"/>
    <w:rsid w:val="006E682A"/>
    <w:rsid w:val="006E6A88"/>
    <w:rsid w:val="006E6A8D"/>
    <w:rsid w:val="006E6B37"/>
    <w:rsid w:val="006E70A7"/>
    <w:rsid w:val="006E7232"/>
    <w:rsid w:val="006E72C6"/>
    <w:rsid w:val="006E73A5"/>
    <w:rsid w:val="006E791F"/>
    <w:rsid w:val="006E7CA8"/>
    <w:rsid w:val="006E7DFE"/>
    <w:rsid w:val="006F0063"/>
    <w:rsid w:val="006F00E3"/>
    <w:rsid w:val="006F0220"/>
    <w:rsid w:val="006F03F2"/>
    <w:rsid w:val="006F062D"/>
    <w:rsid w:val="006F064A"/>
    <w:rsid w:val="006F0847"/>
    <w:rsid w:val="006F0869"/>
    <w:rsid w:val="006F0A20"/>
    <w:rsid w:val="006F0ACF"/>
    <w:rsid w:val="006F0AF4"/>
    <w:rsid w:val="006F0C2E"/>
    <w:rsid w:val="006F0E46"/>
    <w:rsid w:val="006F11E1"/>
    <w:rsid w:val="006F1334"/>
    <w:rsid w:val="006F16C6"/>
    <w:rsid w:val="006F19ED"/>
    <w:rsid w:val="006F1B0B"/>
    <w:rsid w:val="006F1BA1"/>
    <w:rsid w:val="006F1BA9"/>
    <w:rsid w:val="006F1FD7"/>
    <w:rsid w:val="006F207A"/>
    <w:rsid w:val="006F227E"/>
    <w:rsid w:val="006F2369"/>
    <w:rsid w:val="006F254A"/>
    <w:rsid w:val="006F257D"/>
    <w:rsid w:val="006F2C43"/>
    <w:rsid w:val="006F2C8B"/>
    <w:rsid w:val="006F2CE2"/>
    <w:rsid w:val="006F2EAE"/>
    <w:rsid w:val="006F338F"/>
    <w:rsid w:val="006F3394"/>
    <w:rsid w:val="006F3446"/>
    <w:rsid w:val="006F3519"/>
    <w:rsid w:val="006F3539"/>
    <w:rsid w:val="006F35F5"/>
    <w:rsid w:val="006F3BBC"/>
    <w:rsid w:val="006F3BCB"/>
    <w:rsid w:val="006F3BE5"/>
    <w:rsid w:val="006F3F92"/>
    <w:rsid w:val="006F43FF"/>
    <w:rsid w:val="006F4401"/>
    <w:rsid w:val="006F444F"/>
    <w:rsid w:val="006F47F2"/>
    <w:rsid w:val="006F4AA9"/>
    <w:rsid w:val="006F4B8A"/>
    <w:rsid w:val="006F4F28"/>
    <w:rsid w:val="006F4FA2"/>
    <w:rsid w:val="006F4FBD"/>
    <w:rsid w:val="006F5D66"/>
    <w:rsid w:val="006F5E72"/>
    <w:rsid w:val="006F64C4"/>
    <w:rsid w:val="006F67DA"/>
    <w:rsid w:val="006F6941"/>
    <w:rsid w:val="006F6AC9"/>
    <w:rsid w:val="006F6AF0"/>
    <w:rsid w:val="006F6C50"/>
    <w:rsid w:val="006F6D4D"/>
    <w:rsid w:val="006F6E22"/>
    <w:rsid w:val="006F6FDC"/>
    <w:rsid w:val="006F7055"/>
    <w:rsid w:val="006F7067"/>
    <w:rsid w:val="006F70DC"/>
    <w:rsid w:val="006F71A7"/>
    <w:rsid w:val="006F72D0"/>
    <w:rsid w:val="006F7608"/>
    <w:rsid w:val="006F7786"/>
    <w:rsid w:val="006F77AA"/>
    <w:rsid w:val="006F7DF3"/>
    <w:rsid w:val="006F7E16"/>
    <w:rsid w:val="00700057"/>
    <w:rsid w:val="007000B6"/>
    <w:rsid w:val="007001A6"/>
    <w:rsid w:val="0070039F"/>
    <w:rsid w:val="007004A6"/>
    <w:rsid w:val="00700632"/>
    <w:rsid w:val="00700789"/>
    <w:rsid w:val="007009C9"/>
    <w:rsid w:val="00700AAC"/>
    <w:rsid w:val="00700C91"/>
    <w:rsid w:val="00700D5B"/>
    <w:rsid w:val="00700EE9"/>
    <w:rsid w:val="00700F57"/>
    <w:rsid w:val="00700FEC"/>
    <w:rsid w:val="007011C4"/>
    <w:rsid w:val="00701264"/>
    <w:rsid w:val="007017DC"/>
    <w:rsid w:val="00701825"/>
    <w:rsid w:val="0070199F"/>
    <w:rsid w:val="007020B2"/>
    <w:rsid w:val="0070218B"/>
    <w:rsid w:val="00702228"/>
    <w:rsid w:val="007022EE"/>
    <w:rsid w:val="007023A8"/>
    <w:rsid w:val="00702466"/>
    <w:rsid w:val="007027CE"/>
    <w:rsid w:val="00702B11"/>
    <w:rsid w:val="00702C26"/>
    <w:rsid w:val="00703197"/>
    <w:rsid w:val="00703248"/>
    <w:rsid w:val="00703434"/>
    <w:rsid w:val="00703640"/>
    <w:rsid w:val="007038B4"/>
    <w:rsid w:val="00703B7B"/>
    <w:rsid w:val="00703D9A"/>
    <w:rsid w:val="00703FB1"/>
    <w:rsid w:val="00704011"/>
    <w:rsid w:val="007042FA"/>
    <w:rsid w:val="00704345"/>
    <w:rsid w:val="007045CF"/>
    <w:rsid w:val="007045F6"/>
    <w:rsid w:val="00704747"/>
    <w:rsid w:val="00704779"/>
    <w:rsid w:val="007048CC"/>
    <w:rsid w:val="007049A2"/>
    <w:rsid w:val="00704BEE"/>
    <w:rsid w:val="00704FF4"/>
    <w:rsid w:val="00705103"/>
    <w:rsid w:val="007051B3"/>
    <w:rsid w:val="0070588F"/>
    <w:rsid w:val="007059F5"/>
    <w:rsid w:val="00705A51"/>
    <w:rsid w:val="00705BD6"/>
    <w:rsid w:val="00705EB1"/>
    <w:rsid w:val="00705F08"/>
    <w:rsid w:val="007060D8"/>
    <w:rsid w:val="00706366"/>
    <w:rsid w:val="007063C8"/>
    <w:rsid w:val="00706721"/>
    <w:rsid w:val="00706803"/>
    <w:rsid w:val="0070685B"/>
    <w:rsid w:val="007068F6"/>
    <w:rsid w:val="00706F67"/>
    <w:rsid w:val="00706FE5"/>
    <w:rsid w:val="00707193"/>
    <w:rsid w:val="007071F3"/>
    <w:rsid w:val="0070732A"/>
    <w:rsid w:val="007074DA"/>
    <w:rsid w:val="007076D2"/>
    <w:rsid w:val="007079C6"/>
    <w:rsid w:val="007079C7"/>
    <w:rsid w:val="00707A50"/>
    <w:rsid w:val="00707A79"/>
    <w:rsid w:val="00707AAD"/>
    <w:rsid w:val="00707B7B"/>
    <w:rsid w:val="00707C1D"/>
    <w:rsid w:val="00707C6D"/>
    <w:rsid w:val="00710214"/>
    <w:rsid w:val="00710241"/>
    <w:rsid w:val="00710269"/>
    <w:rsid w:val="0071033D"/>
    <w:rsid w:val="0071077F"/>
    <w:rsid w:val="00710795"/>
    <w:rsid w:val="007108E8"/>
    <w:rsid w:val="00710981"/>
    <w:rsid w:val="00710B28"/>
    <w:rsid w:val="00710C7A"/>
    <w:rsid w:val="00710D5B"/>
    <w:rsid w:val="00710EB0"/>
    <w:rsid w:val="00710F65"/>
    <w:rsid w:val="007110AC"/>
    <w:rsid w:val="007110BD"/>
    <w:rsid w:val="0071128B"/>
    <w:rsid w:val="007112E6"/>
    <w:rsid w:val="007116A5"/>
    <w:rsid w:val="007117D9"/>
    <w:rsid w:val="0071183A"/>
    <w:rsid w:val="00711858"/>
    <w:rsid w:val="007118E8"/>
    <w:rsid w:val="00711A3E"/>
    <w:rsid w:val="00711B89"/>
    <w:rsid w:val="00711CDA"/>
    <w:rsid w:val="00712133"/>
    <w:rsid w:val="0071250B"/>
    <w:rsid w:val="00712850"/>
    <w:rsid w:val="0071287B"/>
    <w:rsid w:val="0071290D"/>
    <w:rsid w:val="00712A26"/>
    <w:rsid w:val="00712C9E"/>
    <w:rsid w:val="00712D5D"/>
    <w:rsid w:val="00712D78"/>
    <w:rsid w:val="00712E71"/>
    <w:rsid w:val="00712EDD"/>
    <w:rsid w:val="007130EF"/>
    <w:rsid w:val="00713186"/>
    <w:rsid w:val="00713252"/>
    <w:rsid w:val="007134C9"/>
    <w:rsid w:val="007135CF"/>
    <w:rsid w:val="00713ED8"/>
    <w:rsid w:val="00713F51"/>
    <w:rsid w:val="007147CE"/>
    <w:rsid w:val="00714852"/>
    <w:rsid w:val="00714D36"/>
    <w:rsid w:val="00715723"/>
    <w:rsid w:val="007157CC"/>
    <w:rsid w:val="00715846"/>
    <w:rsid w:val="00715D68"/>
    <w:rsid w:val="00715FF3"/>
    <w:rsid w:val="007162FA"/>
    <w:rsid w:val="007164B8"/>
    <w:rsid w:val="007165AB"/>
    <w:rsid w:val="00716932"/>
    <w:rsid w:val="007169B3"/>
    <w:rsid w:val="00716BE1"/>
    <w:rsid w:val="00716CF3"/>
    <w:rsid w:val="00716E9E"/>
    <w:rsid w:val="0071707A"/>
    <w:rsid w:val="0071720F"/>
    <w:rsid w:val="00717256"/>
    <w:rsid w:val="00717378"/>
    <w:rsid w:val="0071738F"/>
    <w:rsid w:val="00717643"/>
    <w:rsid w:val="00717802"/>
    <w:rsid w:val="00717AB5"/>
    <w:rsid w:val="00717AF5"/>
    <w:rsid w:val="00717B6A"/>
    <w:rsid w:val="00717C3C"/>
    <w:rsid w:val="00717CD1"/>
    <w:rsid w:val="00717D69"/>
    <w:rsid w:val="00717F28"/>
    <w:rsid w:val="00717FF2"/>
    <w:rsid w:val="007200CF"/>
    <w:rsid w:val="00720326"/>
    <w:rsid w:val="007203C4"/>
    <w:rsid w:val="00720406"/>
    <w:rsid w:val="00720565"/>
    <w:rsid w:val="00720753"/>
    <w:rsid w:val="007208BF"/>
    <w:rsid w:val="00720937"/>
    <w:rsid w:val="00720C36"/>
    <w:rsid w:val="00720C48"/>
    <w:rsid w:val="00720C60"/>
    <w:rsid w:val="00720D79"/>
    <w:rsid w:val="00720DF1"/>
    <w:rsid w:val="007210FB"/>
    <w:rsid w:val="007214B4"/>
    <w:rsid w:val="00721781"/>
    <w:rsid w:val="00721841"/>
    <w:rsid w:val="00721AD2"/>
    <w:rsid w:val="00721B03"/>
    <w:rsid w:val="00721D00"/>
    <w:rsid w:val="00721D02"/>
    <w:rsid w:val="00721D3C"/>
    <w:rsid w:val="00721F5E"/>
    <w:rsid w:val="00721FD4"/>
    <w:rsid w:val="007220B7"/>
    <w:rsid w:val="00722275"/>
    <w:rsid w:val="00722532"/>
    <w:rsid w:val="0072268A"/>
    <w:rsid w:val="007229E7"/>
    <w:rsid w:val="00722AF6"/>
    <w:rsid w:val="00722AFA"/>
    <w:rsid w:val="00722E2F"/>
    <w:rsid w:val="0072300B"/>
    <w:rsid w:val="007231EA"/>
    <w:rsid w:val="0072329B"/>
    <w:rsid w:val="007233D1"/>
    <w:rsid w:val="007235BB"/>
    <w:rsid w:val="007236F1"/>
    <w:rsid w:val="00723979"/>
    <w:rsid w:val="00723993"/>
    <w:rsid w:val="00723CF5"/>
    <w:rsid w:val="00723D12"/>
    <w:rsid w:val="00723EC3"/>
    <w:rsid w:val="007240B7"/>
    <w:rsid w:val="00724164"/>
    <w:rsid w:val="00724303"/>
    <w:rsid w:val="007243E2"/>
    <w:rsid w:val="007243FE"/>
    <w:rsid w:val="00724406"/>
    <w:rsid w:val="007244FD"/>
    <w:rsid w:val="0072461C"/>
    <w:rsid w:val="0072468E"/>
    <w:rsid w:val="007246BF"/>
    <w:rsid w:val="00724710"/>
    <w:rsid w:val="00724837"/>
    <w:rsid w:val="007248C4"/>
    <w:rsid w:val="00724AF5"/>
    <w:rsid w:val="00724B4F"/>
    <w:rsid w:val="007250B1"/>
    <w:rsid w:val="007253E8"/>
    <w:rsid w:val="0072593F"/>
    <w:rsid w:val="00725A5E"/>
    <w:rsid w:val="00725AB6"/>
    <w:rsid w:val="00725B9A"/>
    <w:rsid w:val="007263A3"/>
    <w:rsid w:val="00726604"/>
    <w:rsid w:val="007266B6"/>
    <w:rsid w:val="007266DF"/>
    <w:rsid w:val="0072688D"/>
    <w:rsid w:val="0072714A"/>
    <w:rsid w:val="007272B2"/>
    <w:rsid w:val="00727334"/>
    <w:rsid w:val="00727528"/>
    <w:rsid w:val="00727645"/>
    <w:rsid w:val="007277F5"/>
    <w:rsid w:val="0072798F"/>
    <w:rsid w:val="00727997"/>
    <w:rsid w:val="00727CD2"/>
    <w:rsid w:val="00727E9C"/>
    <w:rsid w:val="00730151"/>
    <w:rsid w:val="0073043C"/>
    <w:rsid w:val="00730616"/>
    <w:rsid w:val="007307B9"/>
    <w:rsid w:val="007307F5"/>
    <w:rsid w:val="00730898"/>
    <w:rsid w:val="007308C2"/>
    <w:rsid w:val="007308F3"/>
    <w:rsid w:val="00730C65"/>
    <w:rsid w:val="00730CA6"/>
    <w:rsid w:val="00730CC9"/>
    <w:rsid w:val="00730E5E"/>
    <w:rsid w:val="00730EB3"/>
    <w:rsid w:val="00730F8C"/>
    <w:rsid w:val="007311B9"/>
    <w:rsid w:val="00731555"/>
    <w:rsid w:val="0073180C"/>
    <w:rsid w:val="00731843"/>
    <w:rsid w:val="00731CE1"/>
    <w:rsid w:val="00731E31"/>
    <w:rsid w:val="00731EE8"/>
    <w:rsid w:val="00731F16"/>
    <w:rsid w:val="00732128"/>
    <w:rsid w:val="007324D3"/>
    <w:rsid w:val="007327AD"/>
    <w:rsid w:val="007327C1"/>
    <w:rsid w:val="007329D3"/>
    <w:rsid w:val="00732A10"/>
    <w:rsid w:val="00732AB9"/>
    <w:rsid w:val="00732BFF"/>
    <w:rsid w:val="00733047"/>
    <w:rsid w:val="00733058"/>
    <w:rsid w:val="00733645"/>
    <w:rsid w:val="00733843"/>
    <w:rsid w:val="007338C4"/>
    <w:rsid w:val="00733B15"/>
    <w:rsid w:val="00733C0A"/>
    <w:rsid w:val="00733C15"/>
    <w:rsid w:val="00733C46"/>
    <w:rsid w:val="00733D95"/>
    <w:rsid w:val="00733E8D"/>
    <w:rsid w:val="00733F3C"/>
    <w:rsid w:val="00733F6E"/>
    <w:rsid w:val="00734011"/>
    <w:rsid w:val="0073465B"/>
    <w:rsid w:val="007346EF"/>
    <w:rsid w:val="00734789"/>
    <w:rsid w:val="007347DA"/>
    <w:rsid w:val="0073487B"/>
    <w:rsid w:val="007349A8"/>
    <w:rsid w:val="00734BDB"/>
    <w:rsid w:val="00734CDC"/>
    <w:rsid w:val="0073533A"/>
    <w:rsid w:val="007353AE"/>
    <w:rsid w:val="00735E2D"/>
    <w:rsid w:val="00735EB7"/>
    <w:rsid w:val="00736093"/>
    <w:rsid w:val="00736129"/>
    <w:rsid w:val="0073624E"/>
    <w:rsid w:val="0073646D"/>
    <w:rsid w:val="007367D9"/>
    <w:rsid w:val="00736AC9"/>
    <w:rsid w:val="00736BCF"/>
    <w:rsid w:val="00736D5C"/>
    <w:rsid w:val="00736D6C"/>
    <w:rsid w:val="00736F4A"/>
    <w:rsid w:val="00737302"/>
    <w:rsid w:val="0073750A"/>
    <w:rsid w:val="00737515"/>
    <w:rsid w:val="0073755C"/>
    <w:rsid w:val="007379D1"/>
    <w:rsid w:val="00737B44"/>
    <w:rsid w:val="00737BB0"/>
    <w:rsid w:val="00737C9F"/>
    <w:rsid w:val="00737DEA"/>
    <w:rsid w:val="00737E8D"/>
    <w:rsid w:val="00737E9A"/>
    <w:rsid w:val="00737FF5"/>
    <w:rsid w:val="0074056E"/>
    <w:rsid w:val="007406AE"/>
    <w:rsid w:val="0074076B"/>
    <w:rsid w:val="00740D77"/>
    <w:rsid w:val="00740E73"/>
    <w:rsid w:val="00740E74"/>
    <w:rsid w:val="007412F8"/>
    <w:rsid w:val="00741355"/>
    <w:rsid w:val="0074137C"/>
    <w:rsid w:val="007413DA"/>
    <w:rsid w:val="0074142D"/>
    <w:rsid w:val="00741AB4"/>
    <w:rsid w:val="00741C3B"/>
    <w:rsid w:val="00741D02"/>
    <w:rsid w:val="00741F05"/>
    <w:rsid w:val="00741F63"/>
    <w:rsid w:val="007421F2"/>
    <w:rsid w:val="007422DD"/>
    <w:rsid w:val="0074288B"/>
    <w:rsid w:val="00742C11"/>
    <w:rsid w:val="00742CB8"/>
    <w:rsid w:val="00742F45"/>
    <w:rsid w:val="00742FDF"/>
    <w:rsid w:val="0074307F"/>
    <w:rsid w:val="007430A7"/>
    <w:rsid w:val="0074325E"/>
    <w:rsid w:val="007434E9"/>
    <w:rsid w:val="007435AA"/>
    <w:rsid w:val="0074375F"/>
    <w:rsid w:val="0074379F"/>
    <w:rsid w:val="00743BCE"/>
    <w:rsid w:val="00743E1F"/>
    <w:rsid w:val="007441B6"/>
    <w:rsid w:val="0074440F"/>
    <w:rsid w:val="007447A0"/>
    <w:rsid w:val="007447D6"/>
    <w:rsid w:val="00744A9A"/>
    <w:rsid w:val="00744C7D"/>
    <w:rsid w:val="007450C2"/>
    <w:rsid w:val="007450E0"/>
    <w:rsid w:val="00745378"/>
    <w:rsid w:val="007453AC"/>
    <w:rsid w:val="0074540F"/>
    <w:rsid w:val="0074589E"/>
    <w:rsid w:val="007458A0"/>
    <w:rsid w:val="007459B5"/>
    <w:rsid w:val="00745A5B"/>
    <w:rsid w:val="00745BDE"/>
    <w:rsid w:val="00745D42"/>
    <w:rsid w:val="00745E16"/>
    <w:rsid w:val="00745F33"/>
    <w:rsid w:val="00745F75"/>
    <w:rsid w:val="007460D4"/>
    <w:rsid w:val="007460E2"/>
    <w:rsid w:val="00746255"/>
    <w:rsid w:val="0074631A"/>
    <w:rsid w:val="007463B1"/>
    <w:rsid w:val="00746430"/>
    <w:rsid w:val="0074659E"/>
    <w:rsid w:val="007465A4"/>
    <w:rsid w:val="00746700"/>
    <w:rsid w:val="0074680D"/>
    <w:rsid w:val="007469CA"/>
    <w:rsid w:val="00746B3C"/>
    <w:rsid w:val="00746C05"/>
    <w:rsid w:val="00746DDD"/>
    <w:rsid w:val="00746ECB"/>
    <w:rsid w:val="00746FB8"/>
    <w:rsid w:val="00747155"/>
    <w:rsid w:val="0074721B"/>
    <w:rsid w:val="007474EB"/>
    <w:rsid w:val="007475CB"/>
    <w:rsid w:val="007476A1"/>
    <w:rsid w:val="00747A4B"/>
    <w:rsid w:val="00747B4F"/>
    <w:rsid w:val="00747E46"/>
    <w:rsid w:val="00747E92"/>
    <w:rsid w:val="0075015B"/>
    <w:rsid w:val="00750249"/>
    <w:rsid w:val="007502A1"/>
    <w:rsid w:val="0075066F"/>
    <w:rsid w:val="00750754"/>
    <w:rsid w:val="00750E78"/>
    <w:rsid w:val="00750FCC"/>
    <w:rsid w:val="00751186"/>
    <w:rsid w:val="0075118C"/>
    <w:rsid w:val="007511C1"/>
    <w:rsid w:val="0075130A"/>
    <w:rsid w:val="0075142C"/>
    <w:rsid w:val="0075146E"/>
    <w:rsid w:val="00751898"/>
    <w:rsid w:val="00751AB1"/>
    <w:rsid w:val="00751ABF"/>
    <w:rsid w:val="00751C40"/>
    <w:rsid w:val="00751F16"/>
    <w:rsid w:val="007522D1"/>
    <w:rsid w:val="00752395"/>
    <w:rsid w:val="007523B5"/>
    <w:rsid w:val="007523D0"/>
    <w:rsid w:val="007523E1"/>
    <w:rsid w:val="00752707"/>
    <w:rsid w:val="00752C49"/>
    <w:rsid w:val="00752D68"/>
    <w:rsid w:val="00752DA8"/>
    <w:rsid w:val="007532CA"/>
    <w:rsid w:val="0075335B"/>
    <w:rsid w:val="00753660"/>
    <w:rsid w:val="00753A5D"/>
    <w:rsid w:val="00753F65"/>
    <w:rsid w:val="00754162"/>
    <w:rsid w:val="0075419D"/>
    <w:rsid w:val="00754223"/>
    <w:rsid w:val="0075457E"/>
    <w:rsid w:val="0075479F"/>
    <w:rsid w:val="007547CE"/>
    <w:rsid w:val="00754946"/>
    <w:rsid w:val="00754A2F"/>
    <w:rsid w:val="00754C97"/>
    <w:rsid w:val="00754E9B"/>
    <w:rsid w:val="00754F05"/>
    <w:rsid w:val="0075501C"/>
    <w:rsid w:val="00755214"/>
    <w:rsid w:val="007553E1"/>
    <w:rsid w:val="0075567A"/>
    <w:rsid w:val="00755767"/>
    <w:rsid w:val="00755863"/>
    <w:rsid w:val="0075591F"/>
    <w:rsid w:val="00755BAA"/>
    <w:rsid w:val="00755CEA"/>
    <w:rsid w:val="00755DB4"/>
    <w:rsid w:val="007563D8"/>
    <w:rsid w:val="00756478"/>
    <w:rsid w:val="0075681E"/>
    <w:rsid w:val="007568F9"/>
    <w:rsid w:val="00756A35"/>
    <w:rsid w:val="00756B5F"/>
    <w:rsid w:val="00757354"/>
    <w:rsid w:val="0075780A"/>
    <w:rsid w:val="007578BF"/>
    <w:rsid w:val="00757C4E"/>
    <w:rsid w:val="00757C7F"/>
    <w:rsid w:val="00757CBC"/>
    <w:rsid w:val="00757F32"/>
    <w:rsid w:val="00757F86"/>
    <w:rsid w:val="00760477"/>
    <w:rsid w:val="0076084B"/>
    <w:rsid w:val="0076089C"/>
    <w:rsid w:val="00760981"/>
    <w:rsid w:val="00760FF3"/>
    <w:rsid w:val="00761537"/>
    <w:rsid w:val="00761591"/>
    <w:rsid w:val="00761727"/>
    <w:rsid w:val="0076177D"/>
    <w:rsid w:val="0076180B"/>
    <w:rsid w:val="007619EF"/>
    <w:rsid w:val="00761DAD"/>
    <w:rsid w:val="00761F20"/>
    <w:rsid w:val="00761F9B"/>
    <w:rsid w:val="00762007"/>
    <w:rsid w:val="007622FC"/>
    <w:rsid w:val="007624BF"/>
    <w:rsid w:val="007627D4"/>
    <w:rsid w:val="00762996"/>
    <w:rsid w:val="00762B51"/>
    <w:rsid w:val="00762C23"/>
    <w:rsid w:val="00762D6B"/>
    <w:rsid w:val="00762DC8"/>
    <w:rsid w:val="00762F9C"/>
    <w:rsid w:val="00763145"/>
    <w:rsid w:val="007632BA"/>
    <w:rsid w:val="007632F8"/>
    <w:rsid w:val="0076333B"/>
    <w:rsid w:val="00763527"/>
    <w:rsid w:val="00763670"/>
    <w:rsid w:val="00763737"/>
    <w:rsid w:val="00763AEA"/>
    <w:rsid w:val="00763C45"/>
    <w:rsid w:val="00763EE4"/>
    <w:rsid w:val="00764037"/>
    <w:rsid w:val="00764077"/>
    <w:rsid w:val="00764158"/>
    <w:rsid w:val="00764258"/>
    <w:rsid w:val="00764629"/>
    <w:rsid w:val="00764A71"/>
    <w:rsid w:val="00764B82"/>
    <w:rsid w:val="00764BCB"/>
    <w:rsid w:val="00764CA1"/>
    <w:rsid w:val="00764DC5"/>
    <w:rsid w:val="007650AF"/>
    <w:rsid w:val="007650D2"/>
    <w:rsid w:val="0076510B"/>
    <w:rsid w:val="00765230"/>
    <w:rsid w:val="0076568F"/>
    <w:rsid w:val="00765717"/>
    <w:rsid w:val="00765AB9"/>
    <w:rsid w:val="00765DB1"/>
    <w:rsid w:val="007661B1"/>
    <w:rsid w:val="00766328"/>
    <w:rsid w:val="007663C3"/>
    <w:rsid w:val="0076645B"/>
    <w:rsid w:val="00766547"/>
    <w:rsid w:val="00766C56"/>
    <w:rsid w:val="00766EB4"/>
    <w:rsid w:val="00766FEB"/>
    <w:rsid w:val="00767315"/>
    <w:rsid w:val="0076764A"/>
    <w:rsid w:val="007678CF"/>
    <w:rsid w:val="00767923"/>
    <w:rsid w:val="00767A8D"/>
    <w:rsid w:val="00767B4C"/>
    <w:rsid w:val="00767CC5"/>
    <w:rsid w:val="00767F23"/>
    <w:rsid w:val="00767F85"/>
    <w:rsid w:val="00767FDC"/>
    <w:rsid w:val="0077005E"/>
    <w:rsid w:val="00770343"/>
    <w:rsid w:val="00770469"/>
    <w:rsid w:val="007705A7"/>
    <w:rsid w:val="0077088F"/>
    <w:rsid w:val="00770B5B"/>
    <w:rsid w:val="00770C82"/>
    <w:rsid w:val="00770CAE"/>
    <w:rsid w:val="00770D75"/>
    <w:rsid w:val="00770FFE"/>
    <w:rsid w:val="007710F8"/>
    <w:rsid w:val="007714CA"/>
    <w:rsid w:val="00771904"/>
    <w:rsid w:val="00771964"/>
    <w:rsid w:val="00771A2A"/>
    <w:rsid w:val="00771A55"/>
    <w:rsid w:val="00771BBA"/>
    <w:rsid w:val="00771CA1"/>
    <w:rsid w:val="00771CCB"/>
    <w:rsid w:val="00771F21"/>
    <w:rsid w:val="00771F8B"/>
    <w:rsid w:val="00771FC5"/>
    <w:rsid w:val="00771FF2"/>
    <w:rsid w:val="0077214F"/>
    <w:rsid w:val="00772158"/>
    <w:rsid w:val="007721FB"/>
    <w:rsid w:val="00772288"/>
    <w:rsid w:val="0077244D"/>
    <w:rsid w:val="0077296E"/>
    <w:rsid w:val="00772BA6"/>
    <w:rsid w:val="00772BA9"/>
    <w:rsid w:val="00772C77"/>
    <w:rsid w:val="00772E03"/>
    <w:rsid w:val="00772EA7"/>
    <w:rsid w:val="00773642"/>
    <w:rsid w:val="00773700"/>
    <w:rsid w:val="007738B6"/>
    <w:rsid w:val="00773929"/>
    <w:rsid w:val="00773AD0"/>
    <w:rsid w:val="00774114"/>
    <w:rsid w:val="0077414B"/>
    <w:rsid w:val="0077423C"/>
    <w:rsid w:val="007742C4"/>
    <w:rsid w:val="007743E9"/>
    <w:rsid w:val="00774499"/>
    <w:rsid w:val="007744D4"/>
    <w:rsid w:val="00774591"/>
    <w:rsid w:val="00774606"/>
    <w:rsid w:val="007746EC"/>
    <w:rsid w:val="007748CB"/>
    <w:rsid w:val="007749AF"/>
    <w:rsid w:val="00774A84"/>
    <w:rsid w:val="00774C72"/>
    <w:rsid w:val="00774D69"/>
    <w:rsid w:val="00774D9B"/>
    <w:rsid w:val="00774E7D"/>
    <w:rsid w:val="00775049"/>
    <w:rsid w:val="0077510F"/>
    <w:rsid w:val="0077551A"/>
    <w:rsid w:val="007755D5"/>
    <w:rsid w:val="007757F9"/>
    <w:rsid w:val="007758CC"/>
    <w:rsid w:val="00775958"/>
    <w:rsid w:val="00775CE1"/>
    <w:rsid w:val="00775E0A"/>
    <w:rsid w:val="00775ED6"/>
    <w:rsid w:val="00775F63"/>
    <w:rsid w:val="00776016"/>
    <w:rsid w:val="007760FA"/>
    <w:rsid w:val="007764F4"/>
    <w:rsid w:val="00776544"/>
    <w:rsid w:val="00776894"/>
    <w:rsid w:val="007769B5"/>
    <w:rsid w:val="007769D3"/>
    <w:rsid w:val="00776A89"/>
    <w:rsid w:val="00776C30"/>
    <w:rsid w:val="00776E05"/>
    <w:rsid w:val="00776EBB"/>
    <w:rsid w:val="00776F47"/>
    <w:rsid w:val="00776FCA"/>
    <w:rsid w:val="00777129"/>
    <w:rsid w:val="00777344"/>
    <w:rsid w:val="00777524"/>
    <w:rsid w:val="007775AA"/>
    <w:rsid w:val="00777CE9"/>
    <w:rsid w:val="00777F70"/>
    <w:rsid w:val="0078000B"/>
    <w:rsid w:val="00780227"/>
    <w:rsid w:val="007804AA"/>
    <w:rsid w:val="0078054A"/>
    <w:rsid w:val="0078054D"/>
    <w:rsid w:val="00780A67"/>
    <w:rsid w:val="00780A73"/>
    <w:rsid w:val="00780D75"/>
    <w:rsid w:val="00780F88"/>
    <w:rsid w:val="00781027"/>
    <w:rsid w:val="00781065"/>
    <w:rsid w:val="00781189"/>
    <w:rsid w:val="007816D1"/>
    <w:rsid w:val="00781725"/>
    <w:rsid w:val="00781869"/>
    <w:rsid w:val="00781884"/>
    <w:rsid w:val="0078190A"/>
    <w:rsid w:val="00781939"/>
    <w:rsid w:val="00781E43"/>
    <w:rsid w:val="00782000"/>
    <w:rsid w:val="00782374"/>
    <w:rsid w:val="00782EA8"/>
    <w:rsid w:val="0078307C"/>
    <w:rsid w:val="00783182"/>
    <w:rsid w:val="00783199"/>
    <w:rsid w:val="007832E2"/>
    <w:rsid w:val="0078349C"/>
    <w:rsid w:val="00783597"/>
    <w:rsid w:val="007835FD"/>
    <w:rsid w:val="0078365D"/>
    <w:rsid w:val="00783692"/>
    <w:rsid w:val="00783910"/>
    <w:rsid w:val="007839BB"/>
    <w:rsid w:val="00783B4C"/>
    <w:rsid w:val="00783B7A"/>
    <w:rsid w:val="00783FF3"/>
    <w:rsid w:val="00784371"/>
    <w:rsid w:val="007843A7"/>
    <w:rsid w:val="007843F9"/>
    <w:rsid w:val="0078540A"/>
    <w:rsid w:val="007854C5"/>
    <w:rsid w:val="007855F4"/>
    <w:rsid w:val="00785794"/>
    <w:rsid w:val="00785BDB"/>
    <w:rsid w:val="00785D61"/>
    <w:rsid w:val="00785DC2"/>
    <w:rsid w:val="00785DE3"/>
    <w:rsid w:val="00785EDB"/>
    <w:rsid w:val="007864C4"/>
    <w:rsid w:val="00786778"/>
    <w:rsid w:val="00786815"/>
    <w:rsid w:val="00786E34"/>
    <w:rsid w:val="00786FED"/>
    <w:rsid w:val="007870A3"/>
    <w:rsid w:val="00787117"/>
    <w:rsid w:val="007872A4"/>
    <w:rsid w:val="007874AD"/>
    <w:rsid w:val="00787ABC"/>
    <w:rsid w:val="00787ACC"/>
    <w:rsid w:val="00787C9D"/>
    <w:rsid w:val="007902C7"/>
    <w:rsid w:val="007903EF"/>
    <w:rsid w:val="00790587"/>
    <w:rsid w:val="007905E5"/>
    <w:rsid w:val="007906A0"/>
    <w:rsid w:val="007907EF"/>
    <w:rsid w:val="00790893"/>
    <w:rsid w:val="00790989"/>
    <w:rsid w:val="00790BE4"/>
    <w:rsid w:val="00790C5F"/>
    <w:rsid w:val="00790CD9"/>
    <w:rsid w:val="00790F54"/>
    <w:rsid w:val="007910E0"/>
    <w:rsid w:val="007911C8"/>
    <w:rsid w:val="007912A7"/>
    <w:rsid w:val="007913F1"/>
    <w:rsid w:val="00791501"/>
    <w:rsid w:val="00791535"/>
    <w:rsid w:val="0079160B"/>
    <w:rsid w:val="00791781"/>
    <w:rsid w:val="00791AFE"/>
    <w:rsid w:val="00791C23"/>
    <w:rsid w:val="00791C6F"/>
    <w:rsid w:val="00791F9E"/>
    <w:rsid w:val="00791FBE"/>
    <w:rsid w:val="007920AE"/>
    <w:rsid w:val="00792212"/>
    <w:rsid w:val="007922B3"/>
    <w:rsid w:val="007924B2"/>
    <w:rsid w:val="007924D9"/>
    <w:rsid w:val="0079279C"/>
    <w:rsid w:val="0079282B"/>
    <w:rsid w:val="00792B22"/>
    <w:rsid w:val="00792DE3"/>
    <w:rsid w:val="007932A7"/>
    <w:rsid w:val="007933F7"/>
    <w:rsid w:val="00793532"/>
    <w:rsid w:val="00793557"/>
    <w:rsid w:val="007938E3"/>
    <w:rsid w:val="0079392C"/>
    <w:rsid w:val="007939CE"/>
    <w:rsid w:val="00793A37"/>
    <w:rsid w:val="00793D94"/>
    <w:rsid w:val="00793E23"/>
    <w:rsid w:val="00793EF4"/>
    <w:rsid w:val="00793F0A"/>
    <w:rsid w:val="007940DE"/>
    <w:rsid w:val="0079426D"/>
    <w:rsid w:val="0079430B"/>
    <w:rsid w:val="007947C4"/>
    <w:rsid w:val="00794ED0"/>
    <w:rsid w:val="007950AB"/>
    <w:rsid w:val="00795444"/>
    <w:rsid w:val="007955B8"/>
    <w:rsid w:val="007957BC"/>
    <w:rsid w:val="00795953"/>
    <w:rsid w:val="00795A77"/>
    <w:rsid w:val="00795CF4"/>
    <w:rsid w:val="00795EE1"/>
    <w:rsid w:val="00795F00"/>
    <w:rsid w:val="0079614B"/>
    <w:rsid w:val="007968F2"/>
    <w:rsid w:val="007968FD"/>
    <w:rsid w:val="00796915"/>
    <w:rsid w:val="00796975"/>
    <w:rsid w:val="00796D0F"/>
    <w:rsid w:val="00796D66"/>
    <w:rsid w:val="00796E71"/>
    <w:rsid w:val="00796FC9"/>
    <w:rsid w:val="007971D4"/>
    <w:rsid w:val="00797252"/>
    <w:rsid w:val="00797372"/>
    <w:rsid w:val="00797571"/>
    <w:rsid w:val="007975E0"/>
    <w:rsid w:val="00797913"/>
    <w:rsid w:val="00797AA9"/>
    <w:rsid w:val="00797ABB"/>
    <w:rsid w:val="00797DC7"/>
    <w:rsid w:val="00797DF4"/>
    <w:rsid w:val="00797F03"/>
    <w:rsid w:val="007A001E"/>
    <w:rsid w:val="007A06A2"/>
    <w:rsid w:val="007A06D9"/>
    <w:rsid w:val="007A0775"/>
    <w:rsid w:val="007A0893"/>
    <w:rsid w:val="007A0CC4"/>
    <w:rsid w:val="007A0ECC"/>
    <w:rsid w:val="007A125A"/>
    <w:rsid w:val="007A1288"/>
    <w:rsid w:val="007A1477"/>
    <w:rsid w:val="007A179D"/>
    <w:rsid w:val="007A17B0"/>
    <w:rsid w:val="007A19C6"/>
    <w:rsid w:val="007A1A2C"/>
    <w:rsid w:val="007A1B9C"/>
    <w:rsid w:val="007A1C4C"/>
    <w:rsid w:val="007A1D90"/>
    <w:rsid w:val="007A1E43"/>
    <w:rsid w:val="007A1FC3"/>
    <w:rsid w:val="007A21B8"/>
    <w:rsid w:val="007A2413"/>
    <w:rsid w:val="007A2AA2"/>
    <w:rsid w:val="007A2C2F"/>
    <w:rsid w:val="007A2C72"/>
    <w:rsid w:val="007A2D13"/>
    <w:rsid w:val="007A2EAD"/>
    <w:rsid w:val="007A2F88"/>
    <w:rsid w:val="007A3C3D"/>
    <w:rsid w:val="007A3CF0"/>
    <w:rsid w:val="007A3F9D"/>
    <w:rsid w:val="007A42CF"/>
    <w:rsid w:val="007A4493"/>
    <w:rsid w:val="007A458C"/>
    <w:rsid w:val="007A4808"/>
    <w:rsid w:val="007A4983"/>
    <w:rsid w:val="007A4AD6"/>
    <w:rsid w:val="007A4BE2"/>
    <w:rsid w:val="007A5096"/>
    <w:rsid w:val="007A530B"/>
    <w:rsid w:val="007A5351"/>
    <w:rsid w:val="007A56D4"/>
    <w:rsid w:val="007A582A"/>
    <w:rsid w:val="007A59C7"/>
    <w:rsid w:val="007A5D80"/>
    <w:rsid w:val="007A5E3A"/>
    <w:rsid w:val="007A5E65"/>
    <w:rsid w:val="007A5F67"/>
    <w:rsid w:val="007A6505"/>
    <w:rsid w:val="007A66A6"/>
    <w:rsid w:val="007A69C7"/>
    <w:rsid w:val="007A6BAC"/>
    <w:rsid w:val="007A6CB7"/>
    <w:rsid w:val="007A6CDA"/>
    <w:rsid w:val="007A6D03"/>
    <w:rsid w:val="007A6D39"/>
    <w:rsid w:val="007A6D63"/>
    <w:rsid w:val="007A6DFE"/>
    <w:rsid w:val="007A6E6B"/>
    <w:rsid w:val="007A72F3"/>
    <w:rsid w:val="007A7427"/>
    <w:rsid w:val="007A7613"/>
    <w:rsid w:val="007A7717"/>
    <w:rsid w:val="007A7878"/>
    <w:rsid w:val="007A7AE1"/>
    <w:rsid w:val="007B00EC"/>
    <w:rsid w:val="007B0491"/>
    <w:rsid w:val="007B051F"/>
    <w:rsid w:val="007B05A3"/>
    <w:rsid w:val="007B05C3"/>
    <w:rsid w:val="007B09E3"/>
    <w:rsid w:val="007B0A68"/>
    <w:rsid w:val="007B0CEE"/>
    <w:rsid w:val="007B0F45"/>
    <w:rsid w:val="007B12CF"/>
    <w:rsid w:val="007B149D"/>
    <w:rsid w:val="007B151E"/>
    <w:rsid w:val="007B1533"/>
    <w:rsid w:val="007B1634"/>
    <w:rsid w:val="007B1636"/>
    <w:rsid w:val="007B16EE"/>
    <w:rsid w:val="007B18F4"/>
    <w:rsid w:val="007B19C7"/>
    <w:rsid w:val="007B1B41"/>
    <w:rsid w:val="007B1BF2"/>
    <w:rsid w:val="007B1C4F"/>
    <w:rsid w:val="007B1DA3"/>
    <w:rsid w:val="007B1F25"/>
    <w:rsid w:val="007B1F50"/>
    <w:rsid w:val="007B203B"/>
    <w:rsid w:val="007B21F2"/>
    <w:rsid w:val="007B2342"/>
    <w:rsid w:val="007B25D8"/>
    <w:rsid w:val="007B2711"/>
    <w:rsid w:val="007B27BA"/>
    <w:rsid w:val="007B2B01"/>
    <w:rsid w:val="007B2CBB"/>
    <w:rsid w:val="007B317A"/>
    <w:rsid w:val="007B3327"/>
    <w:rsid w:val="007B33DA"/>
    <w:rsid w:val="007B34D5"/>
    <w:rsid w:val="007B3528"/>
    <w:rsid w:val="007B353F"/>
    <w:rsid w:val="007B35DD"/>
    <w:rsid w:val="007B35F3"/>
    <w:rsid w:val="007B3846"/>
    <w:rsid w:val="007B38C8"/>
    <w:rsid w:val="007B3DA7"/>
    <w:rsid w:val="007B45C4"/>
    <w:rsid w:val="007B47D9"/>
    <w:rsid w:val="007B4A57"/>
    <w:rsid w:val="007B4B4A"/>
    <w:rsid w:val="007B4D8D"/>
    <w:rsid w:val="007B5029"/>
    <w:rsid w:val="007B529B"/>
    <w:rsid w:val="007B534A"/>
    <w:rsid w:val="007B54BD"/>
    <w:rsid w:val="007B54F0"/>
    <w:rsid w:val="007B587B"/>
    <w:rsid w:val="007B59EF"/>
    <w:rsid w:val="007B5AAF"/>
    <w:rsid w:val="007B5DD9"/>
    <w:rsid w:val="007B640C"/>
    <w:rsid w:val="007B6774"/>
    <w:rsid w:val="007B68E6"/>
    <w:rsid w:val="007B68F7"/>
    <w:rsid w:val="007B6956"/>
    <w:rsid w:val="007B6A4A"/>
    <w:rsid w:val="007B6A96"/>
    <w:rsid w:val="007B6B6F"/>
    <w:rsid w:val="007B6BCB"/>
    <w:rsid w:val="007B6C51"/>
    <w:rsid w:val="007B6D1F"/>
    <w:rsid w:val="007B6F2B"/>
    <w:rsid w:val="007B70AA"/>
    <w:rsid w:val="007B7143"/>
    <w:rsid w:val="007B71B9"/>
    <w:rsid w:val="007B73B2"/>
    <w:rsid w:val="007B7561"/>
    <w:rsid w:val="007B7747"/>
    <w:rsid w:val="007C002F"/>
    <w:rsid w:val="007C04CD"/>
    <w:rsid w:val="007C0601"/>
    <w:rsid w:val="007C0720"/>
    <w:rsid w:val="007C07F3"/>
    <w:rsid w:val="007C084E"/>
    <w:rsid w:val="007C0867"/>
    <w:rsid w:val="007C08E4"/>
    <w:rsid w:val="007C09F1"/>
    <w:rsid w:val="007C0ABB"/>
    <w:rsid w:val="007C0E74"/>
    <w:rsid w:val="007C12F4"/>
    <w:rsid w:val="007C1376"/>
    <w:rsid w:val="007C1567"/>
    <w:rsid w:val="007C15B2"/>
    <w:rsid w:val="007C1605"/>
    <w:rsid w:val="007C172C"/>
    <w:rsid w:val="007C1881"/>
    <w:rsid w:val="007C1B33"/>
    <w:rsid w:val="007C1B79"/>
    <w:rsid w:val="007C1BD9"/>
    <w:rsid w:val="007C21A8"/>
    <w:rsid w:val="007C239C"/>
    <w:rsid w:val="007C23A9"/>
    <w:rsid w:val="007C2418"/>
    <w:rsid w:val="007C2685"/>
    <w:rsid w:val="007C2881"/>
    <w:rsid w:val="007C29ED"/>
    <w:rsid w:val="007C2B04"/>
    <w:rsid w:val="007C2B7A"/>
    <w:rsid w:val="007C2C99"/>
    <w:rsid w:val="007C2D2D"/>
    <w:rsid w:val="007C2E6B"/>
    <w:rsid w:val="007C3012"/>
    <w:rsid w:val="007C341F"/>
    <w:rsid w:val="007C35A4"/>
    <w:rsid w:val="007C3709"/>
    <w:rsid w:val="007C380E"/>
    <w:rsid w:val="007C3847"/>
    <w:rsid w:val="007C3C8D"/>
    <w:rsid w:val="007C3E45"/>
    <w:rsid w:val="007C4211"/>
    <w:rsid w:val="007C45FB"/>
    <w:rsid w:val="007C467B"/>
    <w:rsid w:val="007C5119"/>
    <w:rsid w:val="007C538F"/>
    <w:rsid w:val="007C57C1"/>
    <w:rsid w:val="007C5A29"/>
    <w:rsid w:val="007C5A33"/>
    <w:rsid w:val="007C5B70"/>
    <w:rsid w:val="007C5BB9"/>
    <w:rsid w:val="007C5C5C"/>
    <w:rsid w:val="007C5C5E"/>
    <w:rsid w:val="007C5CFF"/>
    <w:rsid w:val="007C5EE5"/>
    <w:rsid w:val="007C6055"/>
    <w:rsid w:val="007C6068"/>
    <w:rsid w:val="007C6121"/>
    <w:rsid w:val="007C6633"/>
    <w:rsid w:val="007C67E2"/>
    <w:rsid w:val="007C680A"/>
    <w:rsid w:val="007C6A4E"/>
    <w:rsid w:val="007C6C3F"/>
    <w:rsid w:val="007C6C43"/>
    <w:rsid w:val="007C7135"/>
    <w:rsid w:val="007C7204"/>
    <w:rsid w:val="007C7329"/>
    <w:rsid w:val="007C73A3"/>
    <w:rsid w:val="007C75E2"/>
    <w:rsid w:val="007C7EED"/>
    <w:rsid w:val="007D0175"/>
    <w:rsid w:val="007D01EA"/>
    <w:rsid w:val="007D0213"/>
    <w:rsid w:val="007D0234"/>
    <w:rsid w:val="007D02EB"/>
    <w:rsid w:val="007D0423"/>
    <w:rsid w:val="007D0D2E"/>
    <w:rsid w:val="007D0E1A"/>
    <w:rsid w:val="007D0EA7"/>
    <w:rsid w:val="007D0EE8"/>
    <w:rsid w:val="007D0FC7"/>
    <w:rsid w:val="007D0FF6"/>
    <w:rsid w:val="007D110E"/>
    <w:rsid w:val="007D1473"/>
    <w:rsid w:val="007D155D"/>
    <w:rsid w:val="007D16A3"/>
    <w:rsid w:val="007D1907"/>
    <w:rsid w:val="007D212F"/>
    <w:rsid w:val="007D2174"/>
    <w:rsid w:val="007D232B"/>
    <w:rsid w:val="007D2418"/>
    <w:rsid w:val="007D2720"/>
    <w:rsid w:val="007D286E"/>
    <w:rsid w:val="007D287C"/>
    <w:rsid w:val="007D2BBC"/>
    <w:rsid w:val="007D2D9C"/>
    <w:rsid w:val="007D2FC9"/>
    <w:rsid w:val="007D30ED"/>
    <w:rsid w:val="007D372B"/>
    <w:rsid w:val="007D38C3"/>
    <w:rsid w:val="007D39B8"/>
    <w:rsid w:val="007D39FD"/>
    <w:rsid w:val="007D3A01"/>
    <w:rsid w:val="007D40F6"/>
    <w:rsid w:val="007D4318"/>
    <w:rsid w:val="007D4525"/>
    <w:rsid w:val="007D4715"/>
    <w:rsid w:val="007D47F3"/>
    <w:rsid w:val="007D4830"/>
    <w:rsid w:val="007D484B"/>
    <w:rsid w:val="007D4965"/>
    <w:rsid w:val="007D4A4F"/>
    <w:rsid w:val="007D4A87"/>
    <w:rsid w:val="007D4AF2"/>
    <w:rsid w:val="007D4CA1"/>
    <w:rsid w:val="007D4DCE"/>
    <w:rsid w:val="007D4E2E"/>
    <w:rsid w:val="007D5053"/>
    <w:rsid w:val="007D5317"/>
    <w:rsid w:val="007D532A"/>
    <w:rsid w:val="007D54F2"/>
    <w:rsid w:val="007D55E1"/>
    <w:rsid w:val="007D5728"/>
    <w:rsid w:val="007D57F7"/>
    <w:rsid w:val="007D5FEB"/>
    <w:rsid w:val="007D6008"/>
    <w:rsid w:val="007D61D1"/>
    <w:rsid w:val="007D6201"/>
    <w:rsid w:val="007D647C"/>
    <w:rsid w:val="007D64F0"/>
    <w:rsid w:val="007D676C"/>
    <w:rsid w:val="007D6C5D"/>
    <w:rsid w:val="007D6EE6"/>
    <w:rsid w:val="007D721F"/>
    <w:rsid w:val="007D72AB"/>
    <w:rsid w:val="007D7387"/>
    <w:rsid w:val="007D764C"/>
    <w:rsid w:val="007D774B"/>
    <w:rsid w:val="007D7822"/>
    <w:rsid w:val="007D7880"/>
    <w:rsid w:val="007D7B0A"/>
    <w:rsid w:val="007D7CF5"/>
    <w:rsid w:val="007E035E"/>
    <w:rsid w:val="007E0412"/>
    <w:rsid w:val="007E045D"/>
    <w:rsid w:val="007E0689"/>
    <w:rsid w:val="007E07C6"/>
    <w:rsid w:val="007E0A92"/>
    <w:rsid w:val="007E0AF4"/>
    <w:rsid w:val="007E118A"/>
    <w:rsid w:val="007E1586"/>
    <w:rsid w:val="007E1690"/>
    <w:rsid w:val="007E1777"/>
    <w:rsid w:val="007E1876"/>
    <w:rsid w:val="007E19ED"/>
    <w:rsid w:val="007E1ADD"/>
    <w:rsid w:val="007E1BF5"/>
    <w:rsid w:val="007E1DE1"/>
    <w:rsid w:val="007E1E25"/>
    <w:rsid w:val="007E1EA1"/>
    <w:rsid w:val="007E20E9"/>
    <w:rsid w:val="007E2104"/>
    <w:rsid w:val="007E21B2"/>
    <w:rsid w:val="007E24B0"/>
    <w:rsid w:val="007E2507"/>
    <w:rsid w:val="007E2713"/>
    <w:rsid w:val="007E2A49"/>
    <w:rsid w:val="007E2D21"/>
    <w:rsid w:val="007E2D2C"/>
    <w:rsid w:val="007E2F06"/>
    <w:rsid w:val="007E32C1"/>
    <w:rsid w:val="007E32E3"/>
    <w:rsid w:val="007E33A8"/>
    <w:rsid w:val="007E33EF"/>
    <w:rsid w:val="007E359D"/>
    <w:rsid w:val="007E36A2"/>
    <w:rsid w:val="007E36E7"/>
    <w:rsid w:val="007E375F"/>
    <w:rsid w:val="007E37F4"/>
    <w:rsid w:val="007E3A3E"/>
    <w:rsid w:val="007E3C32"/>
    <w:rsid w:val="007E3C7D"/>
    <w:rsid w:val="007E3DC0"/>
    <w:rsid w:val="007E4006"/>
    <w:rsid w:val="007E405A"/>
    <w:rsid w:val="007E4062"/>
    <w:rsid w:val="007E40E4"/>
    <w:rsid w:val="007E423D"/>
    <w:rsid w:val="007E426E"/>
    <w:rsid w:val="007E42A5"/>
    <w:rsid w:val="007E4634"/>
    <w:rsid w:val="007E46C7"/>
    <w:rsid w:val="007E4A28"/>
    <w:rsid w:val="007E4A80"/>
    <w:rsid w:val="007E4C43"/>
    <w:rsid w:val="007E4D52"/>
    <w:rsid w:val="007E4DB9"/>
    <w:rsid w:val="007E4F20"/>
    <w:rsid w:val="007E50C2"/>
    <w:rsid w:val="007E50D7"/>
    <w:rsid w:val="007E558F"/>
    <w:rsid w:val="007E56B4"/>
    <w:rsid w:val="007E5723"/>
    <w:rsid w:val="007E5766"/>
    <w:rsid w:val="007E5ADF"/>
    <w:rsid w:val="007E5DF6"/>
    <w:rsid w:val="007E5FF3"/>
    <w:rsid w:val="007E60D7"/>
    <w:rsid w:val="007E6124"/>
    <w:rsid w:val="007E621A"/>
    <w:rsid w:val="007E627B"/>
    <w:rsid w:val="007E662E"/>
    <w:rsid w:val="007E686C"/>
    <w:rsid w:val="007E68E5"/>
    <w:rsid w:val="007E6A2C"/>
    <w:rsid w:val="007E6ACC"/>
    <w:rsid w:val="007E6CB0"/>
    <w:rsid w:val="007E6F1A"/>
    <w:rsid w:val="007E6FF8"/>
    <w:rsid w:val="007E7061"/>
    <w:rsid w:val="007E710F"/>
    <w:rsid w:val="007E740B"/>
    <w:rsid w:val="007E766F"/>
    <w:rsid w:val="007E7702"/>
    <w:rsid w:val="007E7DBD"/>
    <w:rsid w:val="007E7F54"/>
    <w:rsid w:val="007F0142"/>
    <w:rsid w:val="007F0241"/>
    <w:rsid w:val="007F027D"/>
    <w:rsid w:val="007F03E0"/>
    <w:rsid w:val="007F047A"/>
    <w:rsid w:val="007F0566"/>
    <w:rsid w:val="007F0844"/>
    <w:rsid w:val="007F09C6"/>
    <w:rsid w:val="007F0A87"/>
    <w:rsid w:val="007F0AD8"/>
    <w:rsid w:val="007F0B94"/>
    <w:rsid w:val="007F11E0"/>
    <w:rsid w:val="007F120B"/>
    <w:rsid w:val="007F127B"/>
    <w:rsid w:val="007F14DD"/>
    <w:rsid w:val="007F15DB"/>
    <w:rsid w:val="007F1622"/>
    <w:rsid w:val="007F1732"/>
    <w:rsid w:val="007F1863"/>
    <w:rsid w:val="007F1BFF"/>
    <w:rsid w:val="007F1C6E"/>
    <w:rsid w:val="007F1E0C"/>
    <w:rsid w:val="007F2048"/>
    <w:rsid w:val="007F207C"/>
    <w:rsid w:val="007F2215"/>
    <w:rsid w:val="007F237F"/>
    <w:rsid w:val="007F23D7"/>
    <w:rsid w:val="007F240D"/>
    <w:rsid w:val="007F2472"/>
    <w:rsid w:val="007F2592"/>
    <w:rsid w:val="007F2660"/>
    <w:rsid w:val="007F2704"/>
    <w:rsid w:val="007F286B"/>
    <w:rsid w:val="007F2901"/>
    <w:rsid w:val="007F2D00"/>
    <w:rsid w:val="007F2F57"/>
    <w:rsid w:val="007F30F3"/>
    <w:rsid w:val="007F3522"/>
    <w:rsid w:val="007F35D5"/>
    <w:rsid w:val="007F3A60"/>
    <w:rsid w:val="007F3B1C"/>
    <w:rsid w:val="007F3C92"/>
    <w:rsid w:val="007F3FB4"/>
    <w:rsid w:val="007F41AA"/>
    <w:rsid w:val="007F42A1"/>
    <w:rsid w:val="007F43F1"/>
    <w:rsid w:val="007F45FF"/>
    <w:rsid w:val="007F4704"/>
    <w:rsid w:val="007F47CC"/>
    <w:rsid w:val="007F47D0"/>
    <w:rsid w:val="007F4991"/>
    <w:rsid w:val="007F49D6"/>
    <w:rsid w:val="007F4A69"/>
    <w:rsid w:val="007F4ACE"/>
    <w:rsid w:val="007F4B7B"/>
    <w:rsid w:val="007F4E4E"/>
    <w:rsid w:val="007F4FDB"/>
    <w:rsid w:val="007F50DF"/>
    <w:rsid w:val="007F52E7"/>
    <w:rsid w:val="007F53A2"/>
    <w:rsid w:val="007F5422"/>
    <w:rsid w:val="007F556C"/>
    <w:rsid w:val="007F5603"/>
    <w:rsid w:val="007F5715"/>
    <w:rsid w:val="007F572B"/>
    <w:rsid w:val="007F5745"/>
    <w:rsid w:val="007F574A"/>
    <w:rsid w:val="007F6166"/>
    <w:rsid w:val="007F6202"/>
    <w:rsid w:val="007F6471"/>
    <w:rsid w:val="007F64C4"/>
    <w:rsid w:val="007F64C8"/>
    <w:rsid w:val="007F64D4"/>
    <w:rsid w:val="007F64F3"/>
    <w:rsid w:val="007F6594"/>
    <w:rsid w:val="007F68EB"/>
    <w:rsid w:val="007F69E7"/>
    <w:rsid w:val="007F6BED"/>
    <w:rsid w:val="007F6DAB"/>
    <w:rsid w:val="007F6E14"/>
    <w:rsid w:val="007F7046"/>
    <w:rsid w:val="007F711D"/>
    <w:rsid w:val="007F74FA"/>
    <w:rsid w:val="007F75BB"/>
    <w:rsid w:val="007F76FD"/>
    <w:rsid w:val="007F7A47"/>
    <w:rsid w:val="00800129"/>
    <w:rsid w:val="0080067E"/>
    <w:rsid w:val="00800885"/>
    <w:rsid w:val="00800E70"/>
    <w:rsid w:val="00800EEB"/>
    <w:rsid w:val="00801033"/>
    <w:rsid w:val="0080129D"/>
    <w:rsid w:val="00801C32"/>
    <w:rsid w:val="00801E57"/>
    <w:rsid w:val="008020EA"/>
    <w:rsid w:val="008022FD"/>
    <w:rsid w:val="00802345"/>
    <w:rsid w:val="008023B1"/>
    <w:rsid w:val="008028F8"/>
    <w:rsid w:val="00802C31"/>
    <w:rsid w:val="008030C3"/>
    <w:rsid w:val="008034CA"/>
    <w:rsid w:val="008034FB"/>
    <w:rsid w:val="00803619"/>
    <w:rsid w:val="00803746"/>
    <w:rsid w:val="00803B77"/>
    <w:rsid w:val="00803E60"/>
    <w:rsid w:val="00803EEC"/>
    <w:rsid w:val="00803FD2"/>
    <w:rsid w:val="00804005"/>
    <w:rsid w:val="0080415C"/>
    <w:rsid w:val="0080441C"/>
    <w:rsid w:val="008046BA"/>
    <w:rsid w:val="008046CC"/>
    <w:rsid w:val="00804ABD"/>
    <w:rsid w:val="00804ADE"/>
    <w:rsid w:val="00804D53"/>
    <w:rsid w:val="00804DC0"/>
    <w:rsid w:val="00804DE9"/>
    <w:rsid w:val="00805011"/>
    <w:rsid w:val="008054D4"/>
    <w:rsid w:val="00805855"/>
    <w:rsid w:val="008058C0"/>
    <w:rsid w:val="00805973"/>
    <w:rsid w:val="00805A2D"/>
    <w:rsid w:val="00806036"/>
    <w:rsid w:val="008060DB"/>
    <w:rsid w:val="00806401"/>
    <w:rsid w:val="0080653E"/>
    <w:rsid w:val="0080654F"/>
    <w:rsid w:val="0080655A"/>
    <w:rsid w:val="008066CE"/>
    <w:rsid w:val="00806721"/>
    <w:rsid w:val="0080676A"/>
    <w:rsid w:val="0080697B"/>
    <w:rsid w:val="0080698F"/>
    <w:rsid w:val="00806B9F"/>
    <w:rsid w:val="00806BAE"/>
    <w:rsid w:val="00806EB9"/>
    <w:rsid w:val="00806F03"/>
    <w:rsid w:val="0080740A"/>
    <w:rsid w:val="0080771C"/>
    <w:rsid w:val="00807AAD"/>
    <w:rsid w:val="00807B69"/>
    <w:rsid w:val="00807FFC"/>
    <w:rsid w:val="008101BE"/>
    <w:rsid w:val="008102B6"/>
    <w:rsid w:val="0081035E"/>
    <w:rsid w:val="0081055F"/>
    <w:rsid w:val="008105E3"/>
    <w:rsid w:val="00810650"/>
    <w:rsid w:val="00810A8B"/>
    <w:rsid w:val="00810B38"/>
    <w:rsid w:val="00810C37"/>
    <w:rsid w:val="00810CA3"/>
    <w:rsid w:val="00810D68"/>
    <w:rsid w:val="00811014"/>
    <w:rsid w:val="00811158"/>
    <w:rsid w:val="008113A1"/>
    <w:rsid w:val="008113BE"/>
    <w:rsid w:val="008116E3"/>
    <w:rsid w:val="008116E7"/>
    <w:rsid w:val="00811A3A"/>
    <w:rsid w:val="00811DB5"/>
    <w:rsid w:val="008122B3"/>
    <w:rsid w:val="00812CA5"/>
    <w:rsid w:val="00812FA7"/>
    <w:rsid w:val="00813096"/>
    <w:rsid w:val="008132E6"/>
    <w:rsid w:val="00813551"/>
    <w:rsid w:val="0081375C"/>
    <w:rsid w:val="00813B30"/>
    <w:rsid w:val="00813D60"/>
    <w:rsid w:val="00813DDA"/>
    <w:rsid w:val="00813E76"/>
    <w:rsid w:val="00813EF6"/>
    <w:rsid w:val="0081416C"/>
    <w:rsid w:val="0081416D"/>
    <w:rsid w:val="008143DA"/>
    <w:rsid w:val="00814BFD"/>
    <w:rsid w:val="00814CDA"/>
    <w:rsid w:val="00814CF7"/>
    <w:rsid w:val="00814DA8"/>
    <w:rsid w:val="00814E82"/>
    <w:rsid w:val="00814F0B"/>
    <w:rsid w:val="008151F0"/>
    <w:rsid w:val="00815505"/>
    <w:rsid w:val="008157F9"/>
    <w:rsid w:val="00815873"/>
    <w:rsid w:val="00815952"/>
    <w:rsid w:val="00815D73"/>
    <w:rsid w:val="00815E4E"/>
    <w:rsid w:val="00815F47"/>
    <w:rsid w:val="00816068"/>
    <w:rsid w:val="00816233"/>
    <w:rsid w:val="00816261"/>
    <w:rsid w:val="008163F6"/>
    <w:rsid w:val="0081644F"/>
    <w:rsid w:val="008164D1"/>
    <w:rsid w:val="00816632"/>
    <w:rsid w:val="00816801"/>
    <w:rsid w:val="00816905"/>
    <w:rsid w:val="00816A2F"/>
    <w:rsid w:val="00816EC3"/>
    <w:rsid w:val="00816FAD"/>
    <w:rsid w:val="00817168"/>
    <w:rsid w:val="00817370"/>
    <w:rsid w:val="00817447"/>
    <w:rsid w:val="008174EA"/>
    <w:rsid w:val="0081757D"/>
    <w:rsid w:val="0081772C"/>
    <w:rsid w:val="00817AE5"/>
    <w:rsid w:val="00817D40"/>
    <w:rsid w:val="00817EE4"/>
    <w:rsid w:val="00820199"/>
    <w:rsid w:val="008203B1"/>
    <w:rsid w:val="008206F7"/>
    <w:rsid w:val="00820883"/>
    <w:rsid w:val="00820C38"/>
    <w:rsid w:val="00820C89"/>
    <w:rsid w:val="008211A4"/>
    <w:rsid w:val="008212C4"/>
    <w:rsid w:val="008213A2"/>
    <w:rsid w:val="00821449"/>
    <w:rsid w:val="00821861"/>
    <w:rsid w:val="00821A1C"/>
    <w:rsid w:val="00821A1D"/>
    <w:rsid w:val="00821A35"/>
    <w:rsid w:val="00821C0C"/>
    <w:rsid w:val="00821CF2"/>
    <w:rsid w:val="00821D17"/>
    <w:rsid w:val="00822028"/>
    <w:rsid w:val="008225C5"/>
    <w:rsid w:val="00822A63"/>
    <w:rsid w:val="00822B82"/>
    <w:rsid w:val="00823639"/>
    <w:rsid w:val="0082374C"/>
    <w:rsid w:val="0082381C"/>
    <w:rsid w:val="00823893"/>
    <w:rsid w:val="0082392B"/>
    <w:rsid w:val="00823D93"/>
    <w:rsid w:val="00824111"/>
    <w:rsid w:val="00824634"/>
    <w:rsid w:val="00824755"/>
    <w:rsid w:val="0082498F"/>
    <w:rsid w:val="00824A2B"/>
    <w:rsid w:val="00824C11"/>
    <w:rsid w:val="00824DDB"/>
    <w:rsid w:val="0082523A"/>
    <w:rsid w:val="00825309"/>
    <w:rsid w:val="008255F1"/>
    <w:rsid w:val="008256BF"/>
    <w:rsid w:val="00825961"/>
    <w:rsid w:val="00825B4D"/>
    <w:rsid w:val="00825BBC"/>
    <w:rsid w:val="00825E24"/>
    <w:rsid w:val="00825F82"/>
    <w:rsid w:val="00825FDC"/>
    <w:rsid w:val="008260C6"/>
    <w:rsid w:val="00826262"/>
    <w:rsid w:val="0082628A"/>
    <w:rsid w:val="0082662F"/>
    <w:rsid w:val="00826663"/>
    <w:rsid w:val="00826862"/>
    <w:rsid w:val="00826AC9"/>
    <w:rsid w:val="00826C67"/>
    <w:rsid w:val="00826E28"/>
    <w:rsid w:val="0082747B"/>
    <w:rsid w:val="0082752C"/>
    <w:rsid w:val="008275E1"/>
    <w:rsid w:val="00827661"/>
    <w:rsid w:val="00827697"/>
    <w:rsid w:val="008276EC"/>
    <w:rsid w:val="00827710"/>
    <w:rsid w:val="0082781C"/>
    <w:rsid w:val="0082790D"/>
    <w:rsid w:val="0082799E"/>
    <w:rsid w:val="008279F5"/>
    <w:rsid w:val="00827F68"/>
    <w:rsid w:val="0083000D"/>
    <w:rsid w:val="0083006E"/>
    <w:rsid w:val="008302D0"/>
    <w:rsid w:val="008304B7"/>
    <w:rsid w:val="00830825"/>
    <w:rsid w:val="00830A82"/>
    <w:rsid w:val="00830B3B"/>
    <w:rsid w:val="00830CB9"/>
    <w:rsid w:val="00830DD8"/>
    <w:rsid w:val="0083108E"/>
    <w:rsid w:val="008310F4"/>
    <w:rsid w:val="0083118B"/>
    <w:rsid w:val="0083119A"/>
    <w:rsid w:val="00831204"/>
    <w:rsid w:val="008314F0"/>
    <w:rsid w:val="0083169E"/>
    <w:rsid w:val="00831B4D"/>
    <w:rsid w:val="00831E14"/>
    <w:rsid w:val="00831FA1"/>
    <w:rsid w:val="0083202A"/>
    <w:rsid w:val="0083202F"/>
    <w:rsid w:val="008322AD"/>
    <w:rsid w:val="0083238F"/>
    <w:rsid w:val="00832501"/>
    <w:rsid w:val="00832A6C"/>
    <w:rsid w:val="00832EBB"/>
    <w:rsid w:val="00832EF7"/>
    <w:rsid w:val="00833093"/>
    <w:rsid w:val="008331BB"/>
    <w:rsid w:val="008333CC"/>
    <w:rsid w:val="0083343D"/>
    <w:rsid w:val="008335F1"/>
    <w:rsid w:val="008337BF"/>
    <w:rsid w:val="00833879"/>
    <w:rsid w:val="00833889"/>
    <w:rsid w:val="00833A5F"/>
    <w:rsid w:val="00833DA6"/>
    <w:rsid w:val="00833DBA"/>
    <w:rsid w:val="00833E02"/>
    <w:rsid w:val="00833E50"/>
    <w:rsid w:val="00833E6C"/>
    <w:rsid w:val="00834021"/>
    <w:rsid w:val="008346DE"/>
    <w:rsid w:val="00834745"/>
    <w:rsid w:val="0083497A"/>
    <w:rsid w:val="00834CAC"/>
    <w:rsid w:val="00834E9C"/>
    <w:rsid w:val="00835101"/>
    <w:rsid w:val="00835153"/>
    <w:rsid w:val="008351B6"/>
    <w:rsid w:val="0083520F"/>
    <w:rsid w:val="00835333"/>
    <w:rsid w:val="0083546A"/>
    <w:rsid w:val="0083563B"/>
    <w:rsid w:val="00835641"/>
    <w:rsid w:val="00835786"/>
    <w:rsid w:val="008357FA"/>
    <w:rsid w:val="00835862"/>
    <w:rsid w:val="00835898"/>
    <w:rsid w:val="00835A67"/>
    <w:rsid w:val="00835C9D"/>
    <w:rsid w:val="00835F0E"/>
    <w:rsid w:val="00835FA0"/>
    <w:rsid w:val="00836085"/>
    <w:rsid w:val="008362BA"/>
    <w:rsid w:val="00836713"/>
    <w:rsid w:val="0083699F"/>
    <w:rsid w:val="00836BE2"/>
    <w:rsid w:val="00836C0A"/>
    <w:rsid w:val="00836C90"/>
    <w:rsid w:val="00836CEC"/>
    <w:rsid w:val="00836EF9"/>
    <w:rsid w:val="00836FBC"/>
    <w:rsid w:val="008372A5"/>
    <w:rsid w:val="00837389"/>
    <w:rsid w:val="008375DB"/>
    <w:rsid w:val="00837879"/>
    <w:rsid w:val="008378AC"/>
    <w:rsid w:val="00837916"/>
    <w:rsid w:val="00837C00"/>
    <w:rsid w:val="00837CC6"/>
    <w:rsid w:val="00837EF9"/>
    <w:rsid w:val="00840A4A"/>
    <w:rsid w:val="00840D95"/>
    <w:rsid w:val="00840DA7"/>
    <w:rsid w:val="00840DF2"/>
    <w:rsid w:val="0084107C"/>
    <w:rsid w:val="008413D8"/>
    <w:rsid w:val="00841592"/>
    <w:rsid w:val="00841790"/>
    <w:rsid w:val="00841986"/>
    <w:rsid w:val="008419B6"/>
    <w:rsid w:val="00841ACA"/>
    <w:rsid w:val="00841CED"/>
    <w:rsid w:val="00841D11"/>
    <w:rsid w:val="00841D20"/>
    <w:rsid w:val="00841D6B"/>
    <w:rsid w:val="00841E26"/>
    <w:rsid w:val="00841E60"/>
    <w:rsid w:val="008420A0"/>
    <w:rsid w:val="00842301"/>
    <w:rsid w:val="008423BF"/>
    <w:rsid w:val="008425A1"/>
    <w:rsid w:val="0084296D"/>
    <w:rsid w:val="008429CD"/>
    <w:rsid w:val="008429DA"/>
    <w:rsid w:val="00842B98"/>
    <w:rsid w:val="00842CBA"/>
    <w:rsid w:val="00842CF3"/>
    <w:rsid w:val="00842FC9"/>
    <w:rsid w:val="00842FD1"/>
    <w:rsid w:val="00842FE6"/>
    <w:rsid w:val="00843202"/>
    <w:rsid w:val="00843267"/>
    <w:rsid w:val="00843355"/>
    <w:rsid w:val="0084375B"/>
    <w:rsid w:val="008437DE"/>
    <w:rsid w:val="00843AAF"/>
    <w:rsid w:val="00843B76"/>
    <w:rsid w:val="00843CF0"/>
    <w:rsid w:val="00843EEC"/>
    <w:rsid w:val="00843FB9"/>
    <w:rsid w:val="00844318"/>
    <w:rsid w:val="008443A2"/>
    <w:rsid w:val="0084440F"/>
    <w:rsid w:val="0084471A"/>
    <w:rsid w:val="0084479E"/>
    <w:rsid w:val="008448DD"/>
    <w:rsid w:val="00844A6E"/>
    <w:rsid w:val="00844E99"/>
    <w:rsid w:val="0084509E"/>
    <w:rsid w:val="00845124"/>
    <w:rsid w:val="0084528E"/>
    <w:rsid w:val="00845358"/>
    <w:rsid w:val="008458E2"/>
    <w:rsid w:val="00845AB2"/>
    <w:rsid w:val="00845E97"/>
    <w:rsid w:val="00846228"/>
    <w:rsid w:val="008464F0"/>
    <w:rsid w:val="008466F4"/>
    <w:rsid w:val="0084675C"/>
    <w:rsid w:val="008469ED"/>
    <w:rsid w:val="00846A76"/>
    <w:rsid w:val="00846D5C"/>
    <w:rsid w:val="00846FE1"/>
    <w:rsid w:val="0084700D"/>
    <w:rsid w:val="00847017"/>
    <w:rsid w:val="00847240"/>
    <w:rsid w:val="00847330"/>
    <w:rsid w:val="0084748E"/>
    <w:rsid w:val="00847A8E"/>
    <w:rsid w:val="00847C02"/>
    <w:rsid w:val="00847D3F"/>
    <w:rsid w:val="00847DC9"/>
    <w:rsid w:val="00847F20"/>
    <w:rsid w:val="00847F5C"/>
    <w:rsid w:val="0085040A"/>
    <w:rsid w:val="00850451"/>
    <w:rsid w:val="0085045D"/>
    <w:rsid w:val="008505FE"/>
    <w:rsid w:val="008506A0"/>
    <w:rsid w:val="0085092D"/>
    <w:rsid w:val="00850D01"/>
    <w:rsid w:val="00850E32"/>
    <w:rsid w:val="00850FF8"/>
    <w:rsid w:val="0085105E"/>
    <w:rsid w:val="0085112D"/>
    <w:rsid w:val="00851269"/>
    <w:rsid w:val="0085126E"/>
    <w:rsid w:val="00851524"/>
    <w:rsid w:val="00851604"/>
    <w:rsid w:val="00851947"/>
    <w:rsid w:val="00851C44"/>
    <w:rsid w:val="00851D56"/>
    <w:rsid w:val="00851ECB"/>
    <w:rsid w:val="00851F89"/>
    <w:rsid w:val="00851FA7"/>
    <w:rsid w:val="00851FDA"/>
    <w:rsid w:val="00851FF7"/>
    <w:rsid w:val="00852137"/>
    <w:rsid w:val="00852258"/>
    <w:rsid w:val="00852729"/>
    <w:rsid w:val="0085277F"/>
    <w:rsid w:val="00852B8E"/>
    <w:rsid w:val="00852BFD"/>
    <w:rsid w:val="00852D7A"/>
    <w:rsid w:val="00852F73"/>
    <w:rsid w:val="008531E1"/>
    <w:rsid w:val="008532B6"/>
    <w:rsid w:val="0085339E"/>
    <w:rsid w:val="00853509"/>
    <w:rsid w:val="008537F7"/>
    <w:rsid w:val="0085383B"/>
    <w:rsid w:val="008539D1"/>
    <w:rsid w:val="00853A91"/>
    <w:rsid w:val="00853ACE"/>
    <w:rsid w:val="00853ADB"/>
    <w:rsid w:val="00853B70"/>
    <w:rsid w:val="00853BDC"/>
    <w:rsid w:val="00853CB3"/>
    <w:rsid w:val="00853CDD"/>
    <w:rsid w:val="00853D4F"/>
    <w:rsid w:val="00854009"/>
    <w:rsid w:val="00854151"/>
    <w:rsid w:val="00854245"/>
    <w:rsid w:val="00854366"/>
    <w:rsid w:val="0085460B"/>
    <w:rsid w:val="00854C5C"/>
    <w:rsid w:val="00854D2C"/>
    <w:rsid w:val="00855304"/>
    <w:rsid w:val="008555AE"/>
    <w:rsid w:val="008556D2"/>
    <w:rsid w:val="0085573B"/>
    <w:rsid w:val="00855749"/>
    <w:rsid w:val="00855AD8"/>
    <w:rsid w:val="00855C27"/>
    <w:rsid w:val="008563B9"/>
    <w:rsid w:val="0085690E"/>
    <w:rsid w:val="00856B96"/>
    <w:rsid w:val="00856BC7"/>
    <w:rsid w:val="00856CBD"/>
    <w:rsid w:val="00856DB6"/>
    <w:rsid w:val="00856EC6"/>
    <w:rsid w:val="00856F79"/>
    <w:rsid w:val="00856FA5"/>
    <w:rsid w:val="008573CE"/>
    <w:rsid w:val="008573E2"/>
    <w:rsid w:val="00857475"/>
    <w:rsid w:val="00857866"/>
    <w:rsid w:val="00857AEB"/>
    <w:rsid w:val="00857D8A"/>
    <w:rsid w:val="00857E19"/>
    <w:rsid w:val="008601FC"/>
    <w:rsid w:val="008605C8"/>
    <w:rsid w:val="00860712"/>
    <w:rsid w:val="00860826"/>
    <w:rsid w:val="00860D79"/>
    <w:rsid w:val="00861BAE"/>
    <w:rsid w:val="00861BE7"/>
    <w:rsid w:val="00861DCA"/>
    <w:rsid w:val="008620A3"/>
    <w:rsid w:val="008621ED"/>
    <w:rsid w:val="0086251A"/>
    <w:rsid w:val="00862747"/>
    <w:rsid w:val="00862877"/>
    <w:rsid w:val="0086289D"/>
    <w:rsid w:val="0086297B"/>
    <w:rsid w:val="00862A16"/>
    <w:rsid w:val="00862B97"/>
    <w:rsid w:val="00862C42"/>
    <w:rsid w:val="00862C83"/>
    <w:rsid w:val="00862D92"/>
    <w:rsid w:val="00862E1B"/>
    <w:rsid w:val="00862FAC"/>
    <w:rsid w:val="00863115"/>
    <w:rsid w:val="008633A1"/>
    <w:rsid w:val="008634BC"/>
    <w:rsid w:val="008636A6"/>
    <w:rsid w:val="00863765"/>
    <w:rsid w:val="008637C6"/>
    <w:rsid w:val="008637E7"/>
    <w:rsid w:val="008637EE"/>
    <w:rsid w:val="00863CAF"/>
    <w:rsid w:val="00863CBA"/>
    <w:rsid w:val="00863E03"/>
    <w:rsid w:val="0086416C"/>
    <w:rsid w:val="0086417E"/>
    <w:rsid w:val="00864370"/>
    <w:rsid w:val="0086441F"/>
    <w:rsid w:val="0086469A"/>
    <w:rsid w:val="008647A6"/>
    <w:rsid w:val="0086485A"/>
    <w:rsid w:val="0086497A"/>
    <w:rsid w:val="00864AFE"/>
    <w:rsid w:val="00864B7F"/>
    <w:rsid w:val="00864CE5"/>
    <w:rsid w:val="0086508C"/>
    <w:rsid w:val="00865518"/>
    <w:rsid w:val="008656C3"/>
    <w:rsid w:val="008657B1"/>
    <w:rsid w:val="0086595D"/>
    <w:rsid w:val="00865D4A"/>
    <w:rsid w:val="00865DA2"/>
    <w:rsid w:val="00866079"/>
    <w:rsid w:val="00866141"/>
    <w:rsid w:val="008661CC"/>
    <w:rsid w:val="00866355"/>
    <w:rsid w:val="0086641F"/>
    <w:rsid w:val="0086649F"/>
    <w:rsid w:val="00866940"/>
    <w:rsid w:val="00866A2C"/>
    <w:rsid w:val="00866BFF"/>
    <w:rsid w:val="00866CEF"/>
    <w:rsid w:val="00866F18"/>
    <w:rsid w:val="00866FCC"/>
    <w:rsid w:val="00867042"/>
    <w:rsid w:val="0086739E"/>
    <w:rsid w:val="0086748D"/>
    <w:rsid w:val="008674F6"/>
    <w:rsid w:val="0086764A"/>
    <w:rsid w:val="0086777C"/>
    <w:rsid w:val="00867917"/>
    <w:rsid w:val="00867AF1"/>
    <w:rsid w:val="00867D29"/>
    <w:rsid w:val="00867F5A"/>
    <w:rsid w:val="00867F85"/>
    <w:rsid w:val="008700F0"/>
    <w:rsid w:val="008704FF"/>
    <w:rsid w:val="008705AC"/>
    <w:rsid w:val="008706C3"/>
    <w:rsid w:val="00870739"/>
    <w:rsid w:val="0087087A"/>
    <w:rsid w:val="008709F5"/>
    <w:rsid w:val="00870C43"/>
    <w:rsid w:val="00870E20"/>
    <w:rsid w:val="00870E58"/>
    <w:rsid w:val="00870F0F"/>
    <w:rsid w:val="00870F26"/>
    <w:rsid w:val="0087104D"/>
    <w:rsid w:val="00871097"/>
    <w:rsid w:val="008710E8"/>
    <w:rsid w:val="008711E2"/>
    <w:rsid w:val="008711E9"/>
    <w:rsid w:val="008714B1"/>
    <w:rsid w:val="008716E9"/>
    <w:rsid w:val="00871AFC"/>
    <w:rsid w:val="00871B01"/>
    <w:rsid w:val="00871E11"/>
    <w:rsid w:val="00871E66"/>
    <w:rsid w:val="0087206A"/>
    <w:rsid w:val="008721C5"/>
    <w:rsid w:val="00872605"/>
    <w:rsid w:val="00872614"/>
    <w:rsid w:val="00872704"/>
    <w:rsid w:val="00872706"/>
    <w:rsid w:val="008728BB"/>
    <w:rsid w:val="008728CC"/>
    <w:rsid w:val="00872B24"/>
    <w:rsid w:val="00872CA8"/>
    <w:rsid w:val="008733DA"/>
    <w:rsid w:val="00873733"/>
    <w:rsid w:val="008737E3"/>
    <w:rsid w:val="008737E8"/>
    <w:rsid w:val="00873818"/>
    <w:rsid w:val="00873D46"/>
    <w:rsid w:val="00873D5B"/>
    <w:rsid w:val="00873D9C"/>
    <w:rsid w:val="00873E32"/>
    <w:rsid w:val="00873EE0"/>
    <w:rsid w:val="00873F8A"/>
    <w:rsid w:val="00874431"/>
    <w:rsid w:val="00874C10"/>
    <w:rsid w:val="00874EDF"/>
    <w:rsid w:val="00875013"/>
    <w:rsid w:val="008751CE"/>
    <w:rsid w:val="008751E3"/>
    <w:rsid w:val="0087540B"/>
    <w:rsid w:val="00875675"/>
    <w:rsid w:val="00875797"/>
    <w:rsid w:val="00875838"/>
    <w:rsid w:val="00875926"/>
    <w:rsid w:val="008759FF"/>
    <w:rsid w:val="00875AA9"/>
    <w:rsid w:val="00875E38"/>
    <w:rsid w:val="00875F81"/>
    <w:rsid w:val="00875F98"/>
    <w:rsid w:val="008760FB"/>
    <w:rsid w:val="0087633B"/>
    <w:rsid w:val="00876495"/>
    <w:rsid w:val="00876547"/>
    <w:rsid w:val="00876589"/>
    <w:rsid w:val="008767F6"/>
    <w:rsid w:val="008768F0"/>
    <w:rsid w:val="00876928"/>
    <w:rsid w:val="008769FF"/>
    <w:rsid w:val="00876A61"/>
    <w:rsid w:val="00876C11"/>
    <w:rsid w:val="00876DFC"/>
    <w:rsid w:val="00876E66"/>
    <w:rsid w:val="00876FFE"/>
    <w:rsid w:val="00877696"/>
    <w:rsid w:val="00877769"/>
    <w:rsid w:val="008777C4"/>
    <w:rsid w:val="00877AB7"/>
    <w:rsid w:val="00877ADB"/>
    <w:rsid w:val="00877C6B"/>
    <w:rsid w:val="00877D1D"/>
    <w:rsid w:val="00877E87"/>
    <w:rsid w:val="00877F05"/>
    <w:rsid w:val="0088001D"/>
    <w:rsid w:val="008801A9"/>
    <w:rsid w:val="008801C0"/>
    <w:rsid w:val="00880207"/>
    <w:rsid w:val="00880279"/>
    <w:rsid w:val="00880574"/>
    <w:rsid w:val="0088080C"/>
    <w:rsid w:val="00880F62"/>
    <w:rsid w:val="0088123C"/>
    <w:rsid w:val="0088135D"/>
    <w:rsid w:val="00881647"/>
    <w:rsid w:val="00881767"/>
    <w:rsid w:val="00881826"/>
    <w:rsid w:val="008818C0"/>
    <w:rsid w:val="00881955"/>
    <w:rsid w:val="00881973"/>
    <w:rsid w:val="00881A27"/>
    <w:rsid w:val="00881B99"/>
    <w:rsid w:val="00881C09"/>
    <w:rsid w:val="00881ECC"/>
    <w:rsid w:val="0088241C"/>
    <w:rsid w:val="00882539"/>
    <w:rsid w:val="00882542"/>
    <w:rsid w:val="008825AF"/>
    <w:rsid w:val="008825D9"/>
    <w:rsid w:val="0088268B"/>
    <w:rsid w:val="00882C11"/>
    <w:rsid w:val="00882D48"/>
    <w:rsid w:val="00882D5C"/>
    <w:rsid w:val="00882D5E"/>
    <w:rsid w:val="00883201"/>
    <w:rsid w:val="0088336D"/>
    <w:rsid w:val="008833CB"/>
    <w:rsid w:val="008836A8"/>
    <w:rsid w:val="008836B7"/>
    <w:rsid w:val="0088381D"/>
    <w:rsid w:val="008838FF"/>
    <w:rsid w:val="00883A68"/>
    <w:rsid w:val="00883AA7"/>
    <w:rsid w:val="00883AE9"/>
    <w:rsid w:val="00883B81"/>
    <w:rsid w:val="008840B1"/>
    <w:rsid w:val="008842CD"/>
    <w:rsid w:val="00884BFB"/>
    <w:rsid w:val="00884DAF"/>
    <w:rsid w:val="00884FFB"/>
    <w:rsid w:val="00885190"/>
    <w:rsid w:val="00885340"/>
    <w:rsid w:val="0088539E"/>
    <w:rsid w:val="0088543E"/>
    <w:rsid w:val="00885ABB"/>
    <w:rsid w:val="00885C0A"/>
    <w:rsid w:val="00885C11"/>
    <w:rsid w:val="00885DF6"/>
    <w:rsid w:val="00885F70"/>
    <w:rsid w:val="00886184"/>
    <w:rsid w:val="0088664C"/>
    <w:rsid w:val="008866E8"/>
    <w:rsid w:val="008868F0"/>
    <w:rsid w:val="00886BC7"/>
    <w:rsid w:val="00886C8D"/>
    <w:rsid w:val="00886E4B"/>
    <w:rsid w:val="00886E8A"/>
    <w:rsid w:val="00886EBA"/>
    <w:rsid w:val="00886F49"/>
    <w:rsid w:val="00887459"/>
    <w:rsid w:val="0088745D"/>
    <w:rsid w:val="008874A5"/>
    <w:rsid w:val="008879ED"/>
    <w:rsid w:val="00887D38"/>
    <w:rsid w:val="00887F47"/>
    <w:rsid w:val="008902FC"/>
    <w:rsid w:val="0089040B"/>
    <w:rsid w:val="00890B42"/>
    <w:rsid w:val="00890F06"/>
    <w:rsid w:val="00891056"/>
    <w:rsid w:val="00891266"/>
    <w:rsid w:val="008913D0"/>
    <w:rsid w:val="0089142E"/>
    <w:rsid w:val="0089165E"/>
    <w:rsid w:val="00891723"/>
    <w:rsid w:val="008919E7"/>
    <w:rsid w:val="00891B46"/>
    <w:rsid w:val="00891B9E"/>
    <w:rsid w:val="00891C42"/>
    <w:rsid w:val="00891EB8"/>
    <w:rsid w:val="00892108"/>
    <w:rsid w:val="00892449"/>
    <w:rsid w:val="0089248B"/>
    <w:rsid w:val="00892553"/>
    <w:rsid w:val="00892882"/>
    <w:rsid w:val="008928E5"/>
    <w:rsid w:val="00892A37"/>
    <w:rsid w:val="00892C2E"/>
    <w:rsid w:val="00892E1A"/>
    <w:rsid w:val="0089341D"/>
    <w:rsid w:val="0089357A"/>
    <w:rsid w:val="0089381F"/>
    <w:rsid w:val="008938AE"/>
    <w:rsid w:val="00893CDB"/>
    <w:rsid w:val="00893D46"/>
    <w:rsid w:val="00893EBB"/>
    <w:rsid w:val="00894175"/>
    <w:rsid w:val="008941EB"/>
    <w:rsid w:val="008942C1"/>
    <w:rsid w:val="0089443F"/>
    <w:rsid w:val="00894823"/>
    <w:rsid w:val="00894FCA"/>
    <w:rsid w:val="0089505D"/>
    <w:rsid w:val="008950A7"/>
    <w:rsid w:val="008951E9"/>
    <w:rsid w:val="008953F6"/>
    <w:rsid w:val="00895635"/>
    <w:rsid w:val="00895794"/>
    <w:rsid w:val="008957EC"/>
    <w:rsid w:val="00895888"/>
    <w:rsid w:val="008958B4"/>
    <w:rsid w:val="00895B20"/>
    <w:rsid w:val="00895E82"/>
    <w:rsid w:val="008962EC"/>
    <w:rsid w:val="0089663E"/>
    <w:rsid w:val="0089668D"/>
    <w:rsid w:val="008966D2"/>
    <w:rsid w:val="00896946"/>
    <w:rsid w:val="008969DB"/>
    <w:rsid w:val="00896A4D"/>
    <w:rsid w:val="00896A59"/>
    <w:rsid w:val="00896B36"/>
    <w:rsid w:val="00896B46"/>
    <w:rsid w:val="00896D73"/>
    <w:rsid w:val="00896E98"/>
    <w:rsid w:val="0089726F"/>
    <w:rsid w:val="0089744D"/>
    <w:rsid w:val="008976AE"/>
    <w:rsid w:val="008979AD"/>
    <w:rsid w:val="00897A36"/>
    <w:rsid w:val="00897DA6"/>
    <w:rsid w:val="00897F83"/>
    <w:rsid w:val="008A0251"/>
    <w:rsid w:val="008A0297"/>
    <w:rsid w:val="008A0647"/>
    <w:rsid w:val="008A068F"/>
    <w:rsid w:val="008A07D1"/>
    <w:rsid w:val="008A0C3D"/>
    <w:rsid w:val="008A0D8F"/>
    <w:rsid w:val="008A11D5"/>
    <w:rsid w:val="008A1521"/>
    <w:rsid w:val="008A1566"/>
    <w:rsid w:val="008A1567"/>
    <w:rsid w:val="008A1A89"/>
    <w:rsid w:val="008A1C9A"/>
    <w:rsid w:val="008A1DA2"/>
    <w:rsid w:val="008A2141"/>
    <w:rsid w:val="008A248A"/>
    <w:rsid w:val="008A24D1"/>
    <w:rsid w:val="008A2508"/>
    <w:rsid w:val="008A2581"/>
    <w:rsid w:val="008A25EB"/>
    <w:rsid w:val="008A27B1"/>
    <w:rsid w:val="008A2891"/>
    <w:rsid w:val="008A2A2F"/>
    <w:rsid w:val="008A2AEB"/>
    <w:rsid w:val="008A2B7F"/>
    <w:rsid w:val="008A2FDF"/>
    <w:rsid w:val="008A30D3"/>
    <w:rsid w:val="008A311D"/>
    <w:rsid w:val="008A3129"/>
    <w:rsid w:val="008A329B"/>
    <w:rsid w:val="008A3469"/>
    <w:rsid w:val="008A357E"/>
    <w:rsid w:val="008A3A63"/>
    <w:rsid w:val="008A3B00"/>
    <w:rsid w:val="008A3BBF"/>
    <w:rsid w:val="008A3FF7"/>
    <w:rsid w:val="008A406C"/>
    <w:rsid w:val="008A43FB"/>
    <w:rsid w:val="008A4472"/>
    <w:rsid w:val="008A4592"/>
    <w:rsid w:val="008A4C7F"/>
    <w:rsid w:val="008A4EEE"/>
    <w:rsid w:val="008A4F0C"/>
    <w:rsid w:val="008A562E"/>
    <w:rsid w:val="008A57D7"/>
    <w:rsid w:val="008A5AAF"/>
    <w:rsid w:val="008A5AC3"/>
    <w:rsid w:val="008A5AD8"/>
    <w:rsid w:val="008A5C6C"/>
    <w:rsid w:val="008A5D48"/>
    <w:rsid w:val="008A615D"/>
    <w:rsid w:val="008A61F9"/>
    <w:rsid w:val="008A6413"/>
    <w:rsid w:val="008A642B"/>
    <w:rsid w:val="008A6595"/>
    <w:rsid w:val="008A66A9"/>
    <w:rsid w:val="008A66F7"/>
    <w:rsid w:val="008A693F"/>
    <w:rsid w:val="008A6E2A"/>
    <w:rsid w:val="008A7238"/>
    <w:rsid w:val="008A7375"/>
    <w:rsid w:val="008A754A"/>
    <w:rsid w:val="008A7AAF"/>
    <w:rsid w:val="008A7ADF"/>
    <w:rsid w:val="008A7BBA"/>
    <w:rsid w:val="008A7F84"/>
    <w:rsid w:val="008A7F97"/>
    <w:rsid w:val="008B0151"/>
    <w:rsid w:val="008B016D"/>
    <w:rsid w:val="008B0328"/>
    <w:rsid w:val="008B0663"/>
    <w:rsid w:val="008B06B4"/>
    <w:rsid w:val="008B06CB"/>
    <w:rsid w:val="008B1164"/>
    <w:rsid w:val="008B154D"/>
    <w:rsid w:val="008B16A4"/>
    <w:rsid w:val="008B1831"/>
    <w:rsid w:val="008B18A9"/>
    <w:rsid w:val="008B1A2C"/>
    <w:rsid w:val="008B1B4C"/>
    <w:rsid w:val="008B1DDF"/>
    <w:rsid w:val="008B1E26"/>
    <w:rsid w:val="008B1E2E"/>
    <w:rsid w:val="008B1EF4"/>
    <w:rsid w:val="008B1FB2"/>
    <w:rsid w:val="008B214E"/>
    <w:rsid w:val="008B225C"/>
    <w:rsid w:val="008B23E4"/>
    <w:rsid w:val="008B24BB"/>
    <w:rsid w:val="008B254C"/>
    <w:rsid w:val="008B26D6"/>
    <w:rsid w:val="008B2DA0"/>
    <w:rsid w:val="008B2F32"/>
    <w:rsid w:val="008B312D"/>
    <w:rsid w:val="008B31B4"/>
    <w:rsid w:val="008B34F1"/>
    <w:rsid w:val="008B3504"/>
    <w:rsid w:val="008B366F"/>
    <w:rsid w:val="008B36A5"/>
    <w:rsid w:val="008B36CC"/>
    <w:rsid w:val="008B36FD"/>
    <w:rsid w:val="008B37F8"/>
    <w:rsid w:val="008B3C01"/>
    <w:rsid w:val="008B3D12"/>
    <w:rsid w:val="008B3D41"/>
    <w:rsid w:val="008B3E18"/>
    <w:rsid w:val="008B3FF1"/>
    <w:rsid w:val="008B409B"/>
    <w:rsid w:val="008B4369"/>
    <w:rsid w:val="008B450F"/>
    <w:rsid w:val="008B460C"/>
    <w:rsid w:val="008B46A5"/>
    <w:rsid w:val="008B48EB"/>
    <w:rsid w:val="008B4C27"/>
    <w:rsid w:val="008B4E78"/>
    <w:rsid w:val="008B4EA4"/>
    <w:rsid w:val="008B5585"/>
    <w:rsid w:val="008B565D"/>
    <w:rsid w:val="008B598C"/>
    <w:rsid w:val="008B5B9E"/>
    <w:rsid w:val="008B5CB5"/>
    <w:rsid w:val="008B5CBE"/>
    <w:rsid w:val="008B626D"/>
    <w:rsid w:val="008B64DF"/>
    <w:rsid w:val="008B68BC"/>
    <w:rsid w:val="008B6D28"/>
    <w:rsid w:val="008B6DFA"/>
    <w:rsid w:val="008B6F90"/>
    <w:rsid w:val="008B7338"/>
    <w:rsid w:val="008B73F5"/>
    <w:rsid w:val="008B7405"/>
    <w:rsid w:val="008B7408"/>
    <w:rsid w:val="008B763B"/>
    <w:rsid w:val="008B767E"/>
    <w:rsid w:val="008B783D"/>
    <w:rsid w:val="008B78AF"/>
    <w:rsid w:val="008B7C53"/>
    <w:rsid w:val="008B7E2F"/>
    <w:rsid w:val="008C0191"/>
    <w:rsid w:val="008C031B"/>
    <w:rsid w:val="008C0646"/>
    <w:rsid w:val="008C094B"/>
    <w:rsid w:val="008C0BD6"/>
    <w:rsid w:val="008C0EEA"/>
    <w:rsid w:val="008C0F93"/>
    <w:rsid w:val="008C1098"/>
    <w:rsid w:val="008C10A5"/>
    <w:rsid w:val="008C1533"/>
    <w:rsid w:val="008C1588"/>
    <w:rsid w:val="008C188F"/>
    <w:rsid w:val="008C1925"/>
    <w:rsid w:val="008C198D"/>
    <w:rsid w:val="008C19C2"/>
    <w:rsid w:val="008C1D5F"/>
    <w:rsid w:val="008C1E9B"/>
    <w:rsid w:val="008C1FE4"/>
    <w:rsid w:val="008C24C3"/>
    <w:rsid w:val="008C2BCF"/>
    <w:rsid w:val="008C2D4F"/>
    <w:rsid w:val="008C304D"/>
    <w:rsid w:val="008C31F2"/>
    <w:rsid w:val="008C3230"/>
    <w:rsid w:val="008C3565"/>
    <w:rsid w:val="008C35DE"/>
    <w:rsid w:val="008C3733"/>
    <w:rsid w:val="008C391E"/>
    <w:rsid w:val="008C39D5"/>
    <w:rsid w:val="008C3AD2"/>
    <w:rsid w:val="008C3BD9"/>
    <w:rsid w:val="008C3D29"/>
    <w:rsid w:val="008C3DA5"/>
    <w:rsid w:val="008C3E76"/>
    <w:rsid w:val="008C3FA7"/>
    <w:rsid w:val="008C42A6"/>
    <w:rsid w:val="008C4382"/>
    <w:rsid w:val="008C4383"/>
    <w:rsid w:val="008C4560"/>
    <w:rsid w:val="008C46CA"/>
    <w:rsid w:val="008C46D3"/>
    <w:rsid w:val="008C4772"/>
    <w:rsid w:val="008C4791"/>
    <w:rsid w:val="008C4BA0"/>
    <w:rsid w:val="008C4D49"/>
    <w:rsid w:val="008C4DCC"/>
    <w:rsid w:val="008C510D"/>
    <w:rsid w:val="008C56AC"/>
    <w:rsid w:val="008C5992"/>
    <w:rsid w:val="008C5D00"/>
    <w:rsid w:val="008C5EF9"/>
    <w:rsid w:val="008C5F3D"/>
    <w:rsid w:val="008C60BF"/>
    <w:rsid w:val="008C637F"/>
    <w:rsid w:val="008C641A"/>
    <w:rsid w:val="008C646D"/>
    <w:rsid w:val="008C695E"/>
    <w:rsid w:val="008C6C5C"/>
    <w:rsid w:val="008C6D5E"/>
    <w:rsid w:val="008C6D78"/>
    <w:rsid w:val="008C7026"/>
    <w:rsid w:val="008C7069"/>
    <w:rsid w:val="008C70E6"/>
    <w:rsid w:val="008C715C"/>
    <w:rsid w:val="008C7745"/>
    <w:rsid w:val="008C7920"/>
    <w:rsid w:val="008C79EC"/>
    <w:rsid w:val="008C7A36"/>
    <w:rsid w:val="008C7AB8"/>
    <w:rsid w:val="008C7E31"/>
    <w:rsid w:val="008C7EA1"/>
    <w:rsid w:val="008D057F"/>
    <w:rsid w:val="008D0724"/>
    <w:rsid w:val="008D0819"/>
    <w:rsid w:val="008D0986"/>
    <w:rsid w:val="008D0A8E"/>
    <w:rsid w:val="008D0B5C"/>
    <w:rsid w:val="008D0D3B"/>
    <w:rsid w:val="008D0D7E"/>
    <w:rsid w:val="008D0F71"/>
    <w:rsid w:val="008D0FDE"/>
    <w:rsid w:val="008D1115"/>
    <w:rsid w:val="008D1417"/>
    <w:rsid w:val="008D142E"/>
    <w:rsid w:val="008D1584"/>
    <w:rsid w:val="008D15A0"/>
    <w:rsid w:val="008D15AA"/>
    <w:rsid w:val="008D166C"/>
    <w:rsid w:val="008D168E"/>
    <w:rsid w:val="008D1823"/>
    <w:rsid w:val="008D18DD"/>
    <w:rsid w:val="008D1962"/>
    <w:rsid w:val="008D1AAE"/>
    <w:rsid w:val="008D1AFB"/>
    <w:rsid w:val="008D1C66"/>
    <w:rsid w:val="008D212B"/>
    <w:rsid w:val="008D21EC"/>
    <w:rsid w:val="008D2258"/>
    <w:rsid w:val="008D229A"/>
    <w:rsid w:val="008D22B6"/>
    <w:rsid w:val="008D2372"/>
    <w:rsid w:val="008D23DB"/>
    <w:rsid w:val="008D25C2"/>
    <w:rsid w:val="008D2678"/>
    <w:rsid w:val="008D29A0"/>
    <w:rsid w:val="008D2AD4"/>
    <w:rsid w:val="008D2B77"/>
    <w:rsid w:val="008D2BE7"/>
    <w:rsid w:val="008D2C17"/>
    <w:rsid w:val="008D2C2C"/>
    <w:rsid w:val="008D2CF8"/>
    <w:rsid w:val="008D2DBE"/>
    <w:rsid w:val="008D2E60"/>
    <w:rsid w:val="008D3112"/>
    <w:rsid w:val="008D332C"/>
    <w:rsid w:val="008D33C4"/>
    <w:rsid w:val="008D36CE"/>
    <w:rsid w:val="008D36D8"/>
    <w:rsid w:val="008D39F5"/>
    <w:rsid w:val="008D3A68"/>
    <w:rsid w:val="008D3CBE"/>
    <w:rsid w:val="008D3F6B"/>
    <w:rsid w:val="008D40AB"/>
    <w:rsid w:val="008D4196"/>
    <w:rsid w:val="008D4396"/>
    <w:rsid w:val="008D4697"/>
    <w:rsid w:val="008D49D9"/>
    <w:rsid w:val="008D4B36"/>
    <w:rsid w:val="008D4C08"/>
    <w:rsid w:val="008D4C0D"/>
    <w:rsid w:val="008D4CD5"/>
    <w:rsid w:val="008D4CED"/>
    <w:rsid w:val="008D4DBF"/>
    <w:rsid w:val="008D4FD5"/>
    <w:rsid w:val="008D50A2"/>
    <w:rsid w:val="008D52E4"/>
    <w:rsid w:val="008D564E"/>
    <w:rsid w:val="008D5732"/>
    <w:rsid w:val="008D5790"/>
    <w:rsid w:val="008D5EB5"/>
    <w:rsid w:val="008D5F95"/>
    <w:rsid w:val="008D6217"/>
    <w:rsid w:val="008D6902"/>
    <w:rsid w:val="008D6A82"/>
    <w:rsid w:val="008D6D7A"/>
    <w:rsid w:val="008D6F89"/>
    <w:rsid w:val="008D6FEA"/>
    <w:rsid w:val="008D72F2"/>
    <w:rsid w:val="008D74E1"/>
    <w:rsid w:val="008D74E6"/>
    <w:rsid w:val="008D7903"/>
    <w:rsid w:val="008D7C3C"/>
    <w:rsid w:val="008D7DC6"/>
    <w:rsid w:val="008E0232"/>
    <w:rsid w:val="008E032D"/>
    <w:rsid w:val="008E052E"/>
    <w:rsid w:val="008E0719"/>
    <w:rsid w:val="008E0769"/>
    <w:rsid w:val="008E07D6"/>
    <w:rsid w:val="008E0964"/>
    <w:rsid w:val="008E0A11"/>
    <w:rsid w:val="008E0B72"/>
    <w:rsid w:val="008E121C"/>
    <w:rsid w:val="008E1278"/>
    <w:rsid w:val="008E1312"/>
    <w:rsid w:val="008E18C1"/>
    <w:rsid w:val="008E1EA4"/>
    <w:rsid w:val="008E21E4"/>
    <w:rsid w:val="008E2209"/>
    <w:rsid w:val="008E227A"/>
    <w:rsid w:val="008E23B5"/>
    <w:rsid w:val="008E2553"/>
    <w:rsid w:val="008E255D"/>
    <w:rsid w:val="008E2AEF"/>
    <w:rsid w:val="008E2CBF"/>
    <w:rsid w:val="008E3187"/>
    <w:rsid w:val="008E3284"/>
    <w:rsid w:val="008E36A2"/>
    <w:rsid w:val="008E3ABD"/>
    <w:rsid w:val="008E3B31"/>
    <w:rsid w:val="008E3C79"/>
    <w:rsid w:val="008E3DD4"/>
    <w:rsid w:val="008E4198"/>
    <w:rsid w:val="008E4235"/>
    <w:rsid w:val="008E441E"/>
    <w:rsid w:val="008E44BF"/>
    <w:rsid w:val="008E44EF"/>
    <w:rsid w:val="008E46FC"/>
    <w:rsid w:val="008E499F"/>
    <w:rsid w:val="008E4B76"/>
    <w:rsid w:val="008E4B91"/>
    <w:rsid w:val="008E4E6A"/>
    <w:rsid w:val="008E5023"/>
    <w:rsid w:val="008E5031"/>
    <w:rsid w:val="008E506A"/>
    <w:rsid w:val="008E521E"/>
    <w:rsid w:val="008E53C5"/>
    <w:rsid w:val="008E5414"/>
    <w:rsid w:val="008E55C5"/>
    <w:rsid w:val="008E56C9"/>
    <w:rsid w:val="008E5781"/>
    <w:rsid w:val="008E57C5"/>
    <w:rsid w:val="008E58F3"/>
    <w:rsid w:val="008E5A2F"/>
    <w:rsid w:val="008E5D5D"/>
    <w:rsid w:val="008E5DD8"/>
    <w:rsid w:val="008E5FA8"/>
    <w:rsid w:val="008E6012"/>
    <w:rsid w:val="008E608A"/>
    <w:rsid w:val="008E61E4"/>
    <w:rsid w:val="008E624A"/>
    <w:rsid w:val="008E649D"/>
    <w:rsid w:val="008E6606"/>
    <w:rsid w:val="008E6960"/>
    <w:rsid w:val="008E696E"/>
    <w:rsid w:val="008E699F"/>
    <w:rsid w:val="008E6D46"/>
    <w:rsid w:val="008E6D56"/>
    <w:rsid w:val="008E6E6A"/>
    <w:rsid w:val="008E71EB"/>
    <w:rsid w:val="008E766C"/>
    <w:rsid w:val="008E7744"/>
    <w:rsid w:val="008E7951"/>
    <w:rsid w:val="008E79A7"/>
    <w:rsid w:val="008E7F25"/>
    <w:rsid w:val="008F0056"/>
    <w:rsid w:val="008F0193"/>
    <w:rsid w:val="008F031F"/>
    <w:rsid w:val="008F0566"/>
    <w:rsid w:val="008F0A0C"/>
    <w:rsid w:val="008F0A2A"/>
    <w:rsid w:val="008F0B2B"/>
    <w:rsid w:val="008F0B33"/>
    <w:rsid w:val="008F0CF5"/>
    <w:rsid w:val="008F1099"/>
    <w:rsid w:val="008F120C"/>
    <w:rsid w:val="008F127F"/>
    <w:rsid w:val="008F14FD"/>
    <w:rsid w:val="008F1778"/>
    <w:rsid w:val="008F178E"/>
    <w:rsid w:val="008F1821"/>
    <w:rsid w:val="008F1868"/>
    <w:rsid w:val="008F18C8"/>
    <w:rsid w:val="008F19A8"/>
    <w:rsid w:val="008F1B65"/>
    <w:rsid w:val="008F1BBA"/>
    <w:rsid w:val="008F1C1A"/>
    <w:rsid w:val="008F1F9D"/>
    <w:rsid w:val="008F20CA"/>
    <w:rsid w:val="008F239B"/>
    <w:rsid w:val="008F2892"/>
    <w:rsid w:val="008F2BEF"/>
    <w:rsid w:val="008F2E85"/>
    <w:rsid w:val="008F2F81"/>
    <w:rsid w:val="008F2FA6"/>
    <w:rsid w:val="008F2FE1"/>
    <w:rsid w:val="008F3236"/>
    <w:rsid w:val="008F3488"/>
    <w:rsid w:val="008F377C"/>
    <w:rsid w:val="008F39F5"/>
    <w:rsid w:val="008F3CB1"/>
    <w:rsid w:val="008F4444"/>
    <w:rsid w:val="008F4EF0"/>
    <w:rsid w:val="008F4F3E"/>
    <w:rsid w:val="008F53BB"/>
    <w:rsid w:val="008F5442"/>
    <w:rsid w:val="008F5475"/>
    <w:rsid w:val="008F55A0"/>
    <w:rsid w:val="008F5754"/>
    <w:rsid w:val="008F59D7"/>
    <w:rsid w:val="008F5A51"/>
    <w:rsid w:val="008F5B19"/>
    <w:rsid w:val="008F5C52"/>
    <w:rsid w:val="008F5D16"/>
    <w:rsid w:val="008F5D62"/>
    <w:rsid w:val="008F5DD3"/>
    <w:rsid w:val="008F610F"/>
    <w:rsid w:val="008F6122"/>
    <w:rsid w:val="008F6173"/>
    <w:rsid w:val="008F62E4"/>
    <w:rsid w:val="008F63C4"/>
    <w:rsid w:val="008F68D0"/>
    <w:rsid w:val="008F6B2C"/>
    <w:rsid w:val="008F6B4C"/>
    <w:rsid w:val="008F6D47"/>
    <w:rsid w:val="008F6F02"/>
    <w:rsid w:val="008F6FE8"/>
    <w:rsid w:val="008F7295"/>
    <w:rsid w:val="008F729E"/>
    <w:rsid w:val="008F72A5"/>
    <w:rsid w:val="008F73AB"/>
    <w:rsid w:val="008F74AF"/>
    <w:rsid w:val="008F78CE"/>
    <w:rsid w:val="008F7952"/>
    <w:rsid w:val="008F7B2D"/>
    <w:rsid w:val="008F7C7E"/>
    <w:rsid w:val="008F7D2B"/>
    <w:rsid w:val="008F7DA4"/>
    <w:rsid w:val="008F7EDA"/>
    <w:rsid w:val="00900023"/>
    <w:rsid w:val="0090019C"/>
    <w:rsid w:val="009001F2"/>
    <w:rsid w:val="00900253"/>
    <w:rsid w:val="009003C5"/>
    <w:rsid w:val="0090051F"/>
    <w:rsid w:val="0090115F"/>
    <w:rsid w:val="00901176"/>
    <w:rsid w:val="00901240"/>
    <w:rsid w:val="0090161B"/>
    <w:rsid w:val="009016D4"/>
    <w:rsid w:val="009018DD"/>
    <w:rsid w:val="00901900"/>
    <w:rsid w:val="00901954"/>
    <w:rsid w:val="00901990"/>
    <w:rsid w:val="00901AD5"/>
    <w:rsid w:val="00901D99"/>
    <w:rsid w:val="00901FBA"/>
    <w:rsid w:val="00902101"/>
    <w:rsid w:val="0090218A"/>
    <w:rsid w:val="009021EF"/>
    <w:rsid w:val="00902206"/>
    <w:rsid w:val="009024AE"/>
    <w:rsid w:val="009024B4"/>
    <w:rsid w:val="009026A5"/>
    <w:rsid w:val="0090290F"/>
    <w:rsid w:val="00902964"/>
    <w:rsid w:val="009029DD"/>
    <w:rsid w:val="00902B32"/>
    <w:rsid w:val="00902CA7"/>
    <w:rsid w:val="00902D3A"/>
    <w:rsid w:val="00902DE7"/>
    <w:rsid w:val="00902E58"/>
    <w:rsid w:val="00903147"/>
    <w:rsid w:val="00903420"/>
    <w:rsid w:val="00903694"/>
    <w:rsid w:val="00903ACE"/>
    <w:rsid w:val="00903D5A"/>
    <w:rsid w:val="00904129"/>
    <w:rsid w:val="009041A7"/>
    <w:rsid w:val="009043EB"/>
    <w:rsid w:val="009044E8"/>
    <w:rsid w:val="0090486B"/>
    <w:rsid w:val="00904DE8"/>
    <w:rsid w:val="00904EF8"/>
    <w:rsid w:val="00904FBD"/>
    <w:rsid w:val="00905221"/>
    <w:rsid w:val="009052E0"/>
    <w:rsid w:val="0090547F"/>
    <w:rsid w:val="0090567F"/>
    <w:rsid w:val="0090573E"/>
    <w:rsid w:val="00905828"/>
    <w:rsid w:val="009058BC"/>
    <w:rsid w:val="009058F4"/>
    <w:rsid w:val="00905B1A"/>
    <w:rsid w:val="00905DC9"/>
    <w:rsid w:val="00905E22"/>
    <w:rsid w:val="00905FE6"/>
    <w:rsid w:val="009061D9"/>
    <w:rsid w:val="009064C4"/>
    <w:rsid w:val="0090669F"/>
    <w:rsid w:val="00906747"/>
    <w:rsid w:val="00906871"/>
    <w:rsid w:val="00906E5D"/>
    <w:rsid w:val="00906F70"/>
    <w:rsid w:val="009071CC"/>
    <w:rsid w:val="009071FC"/>
    <w:rsid w:val="009073B7"/>
    <w:rsid w:val="00907564"/>
    <w:rsid w:val="00907625"/>
    <w:rsid w:val="009076A5"/>
    <w:rsid w:val="00907967"/>
    <w:rsid w:val="00907D11"/>
    <w:rsid w:val="00907DA2"/>
    <w:rsid w:val="00907E09"/>
    <w:rsid w:val="009100CE"/>
    <w:rsid w:val="009104C3"/>
    <w:rsid w:val="00910620"/>
    <w:rsid w:val="009106E4"/>
    <w:rsid w:val="00910750"/>
    <w:rsid w:val="00910862"/>
    <w:rsid w:val="00910A80"/>
    <w:rsid w:val="00910AC0"/>
    <w:rsid w:val="00910B73"/>
    <w:rsid w:val="00910BBD"/>
    <w:rsid w:val="00910F4A"/>
    <w:rsid w:val="009111B5"/>
    <w:rsid w:val="00911283"/>
    <w:rsid w:val="009112CA"/>
    <w:rsid w:val="009112EA"/>
    <w:rsid w:val="009114A5"/>
    <w:rsid w:val="00911662"/>
    <w:rsid w:val="0091176D"/>
    <w:rsid w:val="009118C0"/>
    <w:rsid w:val="00911996"/>
    <w:rsid w:val="00911AD6"/>
    <w:rsid w:val="00911B89"/>
    <w:rsid w:val="00912566"/>
    <w:rsid w:val="0091262F"/>
    <w:rsid w:val="009126BF"/>
    <w:rsid w:val="009127CC"/>
    <w:rsid w:val="00912900"/>
    <w:rsid w:val="00912A8B"/>
    <w:rsid w:val="00912AB8"/>
    <w:rsid w:val="00912C95"/>
    <w:rsid w:val="00912CBB"/>
    <w:rsid w:val="00913273"/>
    <w:rsid w:val="00913437"/>
    <w:rsid w:val="0091386A"/>
    <w:rsid w:val="00913949"/>
    <w:rsid w:val="0091403E"/>
    <w:rsid w:val="009141BA"/>
    <w:rsid w:val="009142BE"/>
    <w:rsid w:val="00914388"/>
    <w:rsid w:val="0091448F"/>
    <w:rsid w:val="009144F1"/>
    <w:rsid w:val="00914543"/>
    <w:rsid w:val="00914546"/>
    <w:rsid w:val="00914881"/>
    <w:rsid w:val="009148B1"/>
    <w:rsid w:val="0091491D"/>
    <w:rsid w:val="00914B4B"/>
    <w:rsid w:val="00914D55"/>
    <w:rsid w:val="00914DB7"/>
    <w:rsid w:val="00914E83"/>
    <w:rsid w:val="00915031"/>
    <w:rsid w:val="00915106"/>
    <w:rsid w:val="009151CC"/>
    <w:rsid w:val="009152B6"/>
    <w:rsid w:val="0091543A"/>
    <w:rsid w:val="009156E5"/>
    <w:rsid w:val="00915797"/>
    <w:rsid w:val="0091587D"/>
    <w:rsid w:val="00915A5F"/>
    <w:rsid w:val="00915AC6"/>
    <w:rsid w:val="00915DA2"/>
    <w:rsid w:val="00915E44"/>
    <w:rsid w:val="00915FC3"/>
    <w:rsid w:val="009160A1"/>
    <w:rsid w:val="009160AC"/>
    <w:rsid w:val="009161C4"/>
    <w:rsid w:val="009161EE"/>
    <w:rsid w:val="0091657A"/>
    <w:rsid w:val="0091673F"/>
    <w:rsid w:val="009168C9"/>
    <w:rsid w:val="009168DF"/>
    <w:rsid w:val="00916991"/>
    <w:rsid w:val="009169B3"/>
    <w:rsid w:val="00916AD3"/>
    <w:rsid w:val="00916BC8"/>
    <w:rsid w:val="00916D80"/>
    <w:rsid w:val="00916F31"/>
    <w:rsid w:val="00917004"/>
    <w:rsid w:val="0091701F"/>
    <w:rsid w:val="009171D6"/>
    <w:rsid w:val="0091753F"/>
    <w:rsid w:val="009175C2"/>
    <w:rsid w:val="0091779E"/>
    <w:rsid w:val="009178D4"/>
    <w:rsid w:val="00917A91"/>
    <w:rsid w:val="00917D74"/>
    <w:rsid w:val="00917ED4"/>
    <w:rsid w:val="00917F7E"/>
    <w:rsid w:val="00920040"/>
    <w:rsid w:val="00920113"/>
    <w:rsid w:val="00920546"/>
    <w:rsid w:val="00920608"/>
    <w:rsid w:val="0092074F"/>
    <w:rsid w:val="00920827"/>
    <w:rsid w:val="009208CB"/>
    <w:rsid w:val="00920B2A"/>
    <w:rsid w:val="00920DE1"/>
    <w:rsid w:val="00920E54"/>
    <w:rsid w:val="0092121D"/>
    <w:rsid w:val="00921418"/>
    <w:rsid w:val="00921465"/>
    <w:rsid w:val="009215AB"/>
    <w:rsid w:val="0092165F"/>
    <w:rsid w:val="00921896"/>
    <w:rsid w:val="0092201B"/>
    <w:rsid w:val="009220D3"/>
    <w:rsid w:val="009221CB"/>
    <w:rsid w:val="0092220E"/>
    <w:rsid w:val="009223A2"/>
    <w:rsid w:val="009226BD"/>
    <w:rsid w:val="009226E1"/>
    <w:rsid w:val="00922AE1"/>
    <w:rsid w:val="009234FB"/>
    <w:rsid w:val="00923509"/>
    <w:rsid w:val="0092354F"/>
    <w:rsid w:val="009235F7"/>
    <w:rsid w:val="009237E2"/>
    <w:rsid w:val="00923B1E"/>
    <w:rsid w:val="00923B2B"/>
    <w:rsid w:val="00923C46"/>
    <w:rsid w:val="00923D83"/>
    <w:rsid w:val="00923DA4"/>
    <w:rsid w:val="00924005"/>
    <w:rsid w:val="00924040"/>
    <w:rsid w:val="009246F8"/>
    <w:rsid w:val="00924720"/>
    <w:rsid w:val="00924960"/>
    <w:rsid w:val="00924ACB"/>
    <w:rsid w:val="00924B40"/>
    <w:rsid w:val="00924DE9"/>
    <w:rsid w:val="00925271"/>
    <w:rsid w:val="00925799"/>
    <w:rsid w:val="00925961"/>
    <w:rsid w:val="00925F0C"/>
    <w:rsid w:val="00925F28"/>
    <w:rsid w:val="00925F35"/>
    <w:rsid w:val="009262DF"/>
    <w:rsid w:val="0092649C"/>
    <w:rsid w:val="009266E8"/>
    <w:rsid w:val="00926A0D"/>
    <w:rsid w:val="00926F55"/>
    <w:rsid w:val="00927008"/>
    <w:rsid w:val="0092701B"/>
    <w:rsid w:val="00927525"/>
    <w:rsid w:val="00927657"/>
    <w:rsid w:val="00927960"/>
    <w:rsid w:val="00927983"/>
    <w:rsid w:val="009279D6"/>
    <w:rsid w:val="00927B2C"/>
    <w:rsid w:val="00927C78"/>
    <w:rsid w:val="00927C80"/>
    <w:rsid w:val="00927CBE"/>
    <w:rsid w:val="0093002A"/>
    <w:rsid w:val="0093034A"/>
    <w:rsid w:val="009303E4"/>
    <w:rsid w:val="009304B6"/>
    <w:rsid w:val="00930917"/>
    <w:rsid w:val="0093092E"/>
    <w:rsid w:val="00930D9C"/>
    <w:rsid w:val="00930E9E"/>
    <w:rsid w:val="009310D2"/>
    <w:rsid w:val="009313CA"/>
    <w:rsid w:val="00931475"/>
    <w:rsid w:val="0093148E"/>
    <w:rsid w:val="009314FF"/>
    <w:rsid w:val="00932266"/>
    <w:rsid w:val="009327CE"/>
    <w:rsid w:val="0093280C"/>
    <w:rsid w:val="00932846"/>
    <w:rsid w:val="00932AFD"/>
    <w:rsid w:val="00932B1F"/>
    <w:rsid w:val="00932BAA"/>
    <w:rsid w:val="00932C5B"/>
    <w:rsid w:val="00932F33"/>
    <w:rsid w:val="0093334F"/>
    <w:rsid w:val="00933788"/>
    <w:rsid w:val="00933853"/>
    <w:rsid w:val="0093386D"/>
    <w:rsid w:val="00933942"/>
    <w:rsid w:val="00933BA8"/>
    <w:rsid w:val="00933C78"/>
    <w:rsid w:val="00933E21"/>
    <w:rsid w:val="00933E24"/>
    <w:rsid w:val="00934110"/>
    <w:rsid w:val="00934377"/>
    <w:rsid w:val="009345C5"/>
    <w:rsid w:val="009347A0"/>
    <w:rsid w:val="009347CD"/>
    <w:rsid w:val="0093485B"/>
    <w:rsid w:val="009348E8"/>
    <w:rsid w:val="00934E7C"/>
    <w:rsid w:val="00934E9D"/>
    <w:rsid w:val="00935150"/>
    <w:rsid w:val="0093529C"/>
    <w:rsid w:val="009352D6"/>
    <w:rsid w:val="0093552C"/>
    <w:rsid w:val="0093561C"/>
    <w:rsid w:val="00935649"/>
    <w:rsid w:val="009356A5"/>
    <w:rsid w:val="009358D8"/>
    <w:rsid w:val="0093593E"/>
    <w:rsid w:val="009359DA"/>
    <w:rsid w:val="00935BFA"/>
    <w:rsid w:val="00935D55"/>
    <w:rsid w:val="00935F7A"/>
    <w:rsid w:val="00936121"/>
    <w:rsid w:val="009362D5"/>
    <w:rsid w:val="00936378"/>
    <w:rsid w:val="009365CF"/>
    <w:rsid w:val="00936A3F"/>
    <w:rsid w:val="00936A5A"/>
    <w:rsid w:val="00936CED"/>
    <w:rsid w:val="00936D65"/>
    <w:rsid w:val="00937078"/>
    <w:rsid w:val="009372C7"/>
    <w:rsid w:val="009373CD"/>
    <w:rsid w:val="0093766C"/>
    <w:rsid w:val="009376A6"/>
    <w:rsid w:val="00937951"/>
    <w:rsid w:val="00937952"/>
    <w:rsid w:val="009379BA"/>
    <w:rsid w:val="009379D6"/>
    <w:rsid w:val="009379E4"/>
    <w:rsid w:val="00937A44"/>
    <w:rsid w:val="00937BB5"/>
    <w:rsid w:val="00937E96"/>
    <w:rsid w:val="009401E3"/>
    <w:rsid w:val="00940515"/>
    <w:rsid w:val="0094051A"/>
    <w:rsid w:val="009405DC"/>
    <w:rsid w:val="00940694"/>
    <w:rsid w:val="00940783"/>
    <w:rsid w:val="00940C5F"/>
    <w:rsid w:val="00940D85"/>
    <w:rsid w:val="00940DB8"/>
    <w:rsid w:val="009410DB"/>
    <w:rsid w:val="00941288"/>
    <w:rsid w:val="0094129E"/>
    <w:rsid w:val="009412F3"/>
    <w:rsid w:val="009413D6"/>
    <w:rsid w:val="00941546"/>
    <w:rsid w:val="009417DA"/>
    <w:rsid w:val="00941831"/>
    <w:rsid w:val="009418BA"/>
    <w:rsid w:val="00941A3D"/>
    <w:rsid w:val="00941C9D"/>
    <w:rsid w:val="00941DAF"/>
    <w:rsid w:val="00941E12"/>
    <w:rsid w:val="00941E82"/>
    <w:rsid w:val="00941F9B"/>
    <w:rsid w:val="00942097"/>
    <w:rsid w:val="00942170"/>
    <w:rsid w:val="009421E2"/>
    <w:rsid w:val="0094229D"/>
    <w:rsid w:val="00942304"/>
    <w:rsid w:val="009423CF"/>
    <w:rsid w:val="00942759"/>
    <w:rsid w:val="0094294F"/>
    <w:rsid w:val="00942A75"/>
    <w:rsid w:val="00942D56"/>
    <w:rsid w:val="00942E08"/>
    <w:rsid w:val="00942EC2"/>
    <w:rsid w:val="00943264"/>
    <w:rsid w:val="009432BF"/>
    <w:rsid w:val="009432D6"/>
    <w:rsid w:val="00943439"/>
    <w:rsid w:val="0094353B"/>
    <w:rsid w:val="00943E0A"/>
    <w:rsid w:val="009440BF"/>
    <w:rsid w:val="00944107"/>
    <w:rsid w:val="009442FC"/>
    <w:rsid w:val="009445CA"/>
    <w:rsid w:val="0094468B"/>
    <w:rsid w:val="00944A50"/>
    <w:rsid w:val="00944D7D"/>
    <w:rsid w:val="009453D8"/>
    <w:rsid w:val="00945443"/>
    <w:rsid w:val="009454C1"/>
    <w:rsid w:val="00945537"/>
    <w:rsid w:val="00945552"/>
    <w:rsid w:val="009456C7"/>
    <w:rsid w:val="009456CF"/>
    <w:rsid w:val="00945C00"/>
    <w:rsid w:val="00945C1A"/>
    <w:rsid w:val="00945CD1"/>
    <w:rsid w:val="009461B7"/>
    <w:rsid w:val="009463A8"/>
    <w:rsid w:val="0094652A"/>
    <w:rsid w:val="00946602"/>
    <w:rsid w:val="0094663F"/>
    <w:rsid w:val="0094681D"/>
    <w:rsid w:val="009468C0"/>
    <w:rsid w:val="0094698A"/>
    <w:rsid w:val="00946BC5"/>
    <w:rsid w:val="00946CEA"/>
    <w:rsid w:val="00946F8D"/>
    <w:rsid w:val="0094716A"/>
    <w:rsid w:val="009471B8"/>
    <w:rsid w:val="0094764F"/>
    <w:rsid w:val="00947725"/>
    <w:rsid w:val="009477D2"/>
    <w:rsid w:val="009479B5"/>
    <w:rsid w:val="00947AB4"/>
    <w:rsid w:val="00947C02"/>
    <w:rsid w:val="00947E49"/>
    <w:rsid w:val="00947EDD"/>
    <w:rsid w:val="00947F86"/>
    <w:rsid w:val="00947FC5"/>
    <w:rsid w:val="00950585"/>
    <w:rsid w:val="009509C4"/>
    <w:rsid w:val="00950D96"/>
    <w:rsid w:val="00950E54"/>
    <w:rsid w:val="00950F2C"/>
    <w:rsid w:val="009511A5"/>
    <w:rsid w:val="009511C8"/>
    <w:rsid w:val="009511E5"/>
    <w:rsid w:val="00951648"/>
    <w:rsid w:val="00951882"/>
    <w:rsid w:val="0095196E"/>
    <w:rsid w:val="009519F6"/>
    <w:rsid w:val="00951C6D"/>
    <w:rsid w:val="00951CAF"/>
    <w:rsid w:val="0095224F"/>
    <w:rsid w:val="0095250B"/>
    <w:rsid w:val="009525E3"/>
    <w:rsid w:val="009527AE"/>
    <w:rsid w:val="00952B42"/>
    <w:rsid w:val="00952D2A"/>
    <w:rsid w:val="00952D8C"/>
    <w:rsid w:val="00953133"/>
    <w:rsid w:val="009532EA"/>
    <w:rsid w:val="009536A5"/>
    <w:rsid w:val="009538AA"/>
    <w:rsid w:val="009539A0"/>
    <w:rsid w:val="00953DB5"/>
    <w:rsid w:val="009540B7"/>
    <w:rsid w:val="009543B2"/>
    <w:rsid w:val="00954469"/>
    <w:rsid w:val="00954774"/>
    <w:rsid w:val="00954958"/>
    <w:rsid w:val="009549A8"/>
    <w:rsid w:val="00954B64"/>
    <w:rsid w:val="00954F7D"/>
    <w:rsid w:val="00954F87"/>
    <w:rsid w:val="009551D8"/>
    <w:rsid w:val="00955552"/>
    <w:rsid w:val="00955575"/>
    <w:rsid w:val="00955855"/>
    <w:rsid w:val="00955B4A"/>
    <w:rsid w:val="00955B69"/>
    <w:rsid w:val="00955E40"/>
    <w:rsid w:val="00955F9A"/>
    <w:rsid w:val="00956112"/>
    <w:rsid w:val="00956369"/>
    <w:rsid w:val="0095659E"/>
    <w:rsid w:val="009566A5"/>
    <w:rsid w:val="00956761"/>
    <w:rsid w:val="009569D4"/>
    <w:rsid w:val="00956C53"/>
    <w:rsid w:val="009571A2"/>
    <w:rsid w:val="00957314"/>
    <w:rsid w:val="00957471"/>
    <w:rsid w:val="0095779B"/>
    <w:rsid w:val="009579BD"/>
    <w:rsid w:val="0096045C"/>
    <w:rsid w:val="009604D2"/>
    <w:rsid w:val="009608BC"/>
    <w:rsid w:val="0096090F"/>
    <w:rsid w:val="00960A8B"/>
    <w:rsid w:val="00960CBE"/>
    <w:rsid w:val="00960CF8"/>
    <w:rsid w:val="00960D70"/>
    <w:rsid w:val="00960EBC"/>
    <w:rsid w:val="00960F39"/>
    <w:rsid w:val="009615D1"/>
    <w:rsid w:val="009615F8"/>
    <w:rsid w:val="009616A6"/>
    <w:rsid w:val="00961B48"/>
    <w:rsid w:val="00961CAA"/>
    <w:rsid w:val="00961F41"/>
    <w:rsid w:val="00962089"/>
    <w:rsid w:val="009620A6"/>
    <w:rsid w:val="0096219A"/>
    <w:rsid w:val="0096264F"/>
    <w:rsid w:val="00962683"/>
    <w:rsid w:val="009627F5"/>
    <w:rsid w:val="0096297D"/>
    <w:rsid w:val="00962B39"/>
    <w:rsid w:val="00962D11"/>
    <w:rsid w:val="00962E50"/>
    <w:rsid w:val="00962E83"/>
    <w:rsid w:val="00963167"/>
    <w:rsid w:val="00963631"/>
    <w:rsid w:val="00963D1A"/>
    <w:rsid w:val="009640FB"/>
    <w:rsid w:val="00964167"/>
    <w:rsid w:val="00964420"/>
    <w:rsid w:val="009644CC"/>
    <w:rsid w:val="00964509"/>
    <w:rsid w:val="00964729"/>
    <w:rsid w:val="00964956"/>
    <w:rsid w:val="00964BAA"/>
    <w:rsid w:val="00964E83"/>
    <w:rsid w:val="00964EAB"/>
    <w:rsid w:val="00964EDD"/>
    <w:rsid w:val="00965250"/>
    <w:rsid w:val="00965293"/>
    <w:rsid w:val="00965389"/>
    <w:rsid w:val="00965415"/>
    <w:rsid w:val="00965576"/>
    <w:rsid w:val="009655BA"/>
    <w:rsid w:val="009655D3"/>
    <w:rsid w:val="009658D4"/>
    <w:rsid w:val="00965903"/>
    <w:rsid w:val="00965D74"/>
    <w:rsid w:val="00965F0B"/>
    <w:rsid w:val="00965FBD"/>
    <w:rsid w:val="00966214"/>
    <w:rsid w:val="00966327"/>
    <w:rsid w:val="009663F2"/>
    <w:rsid w:val="00966901"/>
    <w:rsid w:val="00966908"/>
    <w:rsid w:val="009669E9"/>
    <w:rsid w:val="00966C80"/>
    <w:rsid w:val="00966D16"/>
    <w:rsid w:val="00966EAE"/>
    <w:rsid w:val="00966FA5"/>
    <w:rsid w:val="0096706F"/>
    <w:rsid w:val="00967151"/>
    <w:rsid w:val="009671A8"/>
    <w:rsid w:val="00967A64"/>
    <w:rsid w:val="00970346"/>
    <w:rsid w:val="009703A4"/>
    <w:rsid w:val="009705BF"/>
    <w:rsid w:val="00970623"/>
    <w:rsid w:val="0097087B"/>
    <w:rsid w:val="00970B21"/>
    <w:rsid w:val="00970B3A"/>
    <w:rsid w:val="00970D6A"/>
    <w:rsid w:val="00970E03"/>
    <w:rsid w:val="00970ED0"/>
    <w:rsid w:val="00970F1F"/>
    <w:rsid w:val="00971185"/>
    <w:rsid w:val="00971221"/>
    <w:rsid w:val="009713A4"/>
    <w:rsid w:val="009715D0"/>
    <w:rsid w:val="00971833"/>
    <w:rsid w:val="009719F7"/>
    <w:rsid w:val="00971DAF"/>
    <w:rsid w:val="00971DC9"/>
    <w:rsid w:val="0097205E"/>
    <w:rsid w:val="009722D8"/>
    <w:rsid w:val="009724C5"/>
    <w:rsid w:val="009725A8"/>
    <w:rsid w:val="009727B8"/>
    <w:rsid w:val="009729E2"/>
    <w:rsid w:val="00972FD3"/>
    <w:rsid w:val="00973258"/>
    <w:rsid w:val="00973259"/>
    <w:rsid w:val="0097344D"/>
    <w:rsid w:val="0097352A"/>
    <w:rsid w:val="00973763"/>
    <w:rsid w:val="00973868"/>
    <w:rsid w:val="00973973"/>
    <w:rsid w:val="00973A03"/>
    <w:rsid w:val="00973BEC"/>
    <w:rsid w:val="00973C6F"/>
    <w:rsid w:val="0097402D"/>
    <w:rsid w:val="009745E3"/>
    <w:rsid w:val="0097467D"/>
    <w:rsid w:val="009749F8"/>
    <w:rsid w:val="00974B3A"/>
    <w:rsid w:val="00974C58"/>
    <w:rsid w:val="00974D6D"/>
    <w:rsid w:val="009750E4"/>
    <w:rsid w:val="00975233"/>
    <w:rsid w:val="009755EC"/>
    <w:rsid w:val="00975753"/>
    <w:rsid w:val="009757B6"/>
    <w:rsid w:val="009758F3"/>
    <w:rsid w:val="009759DF"/>
    <w:rsid w:val="00975BA7"/>
    <w:rsid w:val="00975FBF"/>
    <w:rsid w:val="0097602B"/>
    <w:rsid w:val="0097607D"/>
    <w:rsid w:val="009761AF"/>
    <w:rsid w:val="009763AF"/>
    <w:rsid w:val="009766CF"/>
    <w:rsid w:val="00976768"/>
    <w:rsid w:val="009767A9"/>
    <w:rsid w:val="00976823"/>
    <w:rsid w:val="00976BFA"/>
    <w:rsid w:val="00976C8F"/>
    <w:rsid w:val="00976D24"/>
    <w:rsid w:val="00976DE0"/>
    <w:rsid w:val="00976EF8"/>
    <w:rsid w:val="00976F03"/>
    <w:rsid w:val="00977027"/>
    <w:rsid w:val="0097743E"/>
    <w:rsid w:val="009775AD"/>
    <w:rsid w:val="009776B8"/>
    <w:rsid w:val="009776EF"/>
    <w:rsid w:val="00977769"/>
    <w:rsid w:val="00977874"/>
    <w:rsid w:val="00977904"/>
    <w:rsid w:val="00977914"/>
    <w:rsid w:val="00977A4C"/>
    <w:rsid w:val="00977BEF"/>
    <w:rsid w:val="00977D3E"/>
    <w:rsid w:val="00977DC2"/>
    <w:rsid w:val="00977EF4"/>
    <w:rsid w:val="0098001C"/>
    <w:rsid w:val="00980058"/>
    <w:rsid w:val="009801E6"/>
    <w:rsid w:val="0098039D"/>
    <w:rsid w:val="0098051E"/>
    <w:rsid w:val="009805F7"/>
    <w:rsid w:val="00980691"/>
    <w:rsid w:val="00980798"/>
    <w:rsid w:val="00980810"/>
    <w:rsid w:val="00980934"/>
    <w:rsid w:val="00980A24"/>
    <w:rsid w:val="00980A58"/>
    <w:rsid w:val="00980AB4"/>
    <w:rsid w:val="00980FDD"/>
    <w:rsid w:val="00981013"/>
    <w:rsid w:val="00981069"/>
    <w:rsid w:val="00981531"/>
    <w:rsid w:val="009819E2"/>
    <w:rsid w:val="00981D08"/>
    <w:rsid w:val="0098219B"/>
    <w:rsid w:val="0098287A"/>
    <w:rsid w:val="00982A55"/>
    <w:rsid w:val="00982A6E"/>
    <w:rsid w:val="00982FD1"/>
    <w:rsid w:val="00983320"/>
    <w:rsid w:val="0098345F"/>
    <w:rsid w:val="00983555"/>
    <w:rsid w:val="00983912"/>
    <w:rsid w:val="00983917"/>
    <w:rsid w:val="00983A20"/>
    <w:rsid w:val="00983A91"/>
    <w:rsid w:val="00983A94"/>
    <w:rsid w:val="00983B19"/>
    <w:rsid w:val="00983CE9"/>
    <w:rsid w:val="00983D25"/>
    <w:rsid w:val="009841FA"/>
    <w:rsid w:val="0098451C"/>
    <w:rsid w:val="009848B7"/>
    <w:rsid w:val="00984924"/>
    <w:rsid w:val="00984A1B"/>
    <w:rsid w:val="00984AA3"/>
    <w:rsid w:val="00984CD1"/>
    <w:rsid w:val="00984DA6"/>
    <w:rsid w:val="00984E3D"/>
    <w:rsid w:val="009851F7"/>
    <w:rsid w:val="009852A5"/>
    <w:rsid w:val="009853C6"/>
    <w:rsid w:val="009854D0"/>
    <w:rsid w:val="009854EE"/>
    <w:rsid w:val="00985547"/>
    <w:rsid w:val="009855E1"/>
    <w:rsid w:val="009856BB"/>
    <w:rsid w:val="009856BF"/>
    <w:rsid w:val="009856CC"/>
    <w:rsid w:val="00985713"/>
    <w:rsid w:val="009857F7"/>
    <w:rsid w:val="009858FD"/>
    <w:rsid w:val="009859B7"/>
    <w:rsid w:val="00985AB6"/>
    <w:rsid w:val="00985B76"/>
    <w:rsid w:val="00985F51"/>
    <w:rsid w:val="009861CD"/>
    <w:rsid w:val="009868FB"/>
    <w:rsid w:val="00986947"/>
    <w:rsid w:val="00986C66"/>
    <w:rsid w:val="00986DC8"/>
    <w:rsid w:val="0098761F"/>
    <w:rsid w:val="00987708"/>
    <w:rsid w:val="00987AB4"/>
    <w:rsid w:val="0099032F"/>
    <w:rsid w:val="00990475"/>
    <w:rsid w:val="009904EA"/>
    <w:rsid w:val="00990516"/>
    <w:rsid w:val="009905E3"/>
    <w:rsid w:val="00990BE6"/>
    <w:rsid w:val="00990FD5"/>
    <w:rsid w:val="009910BA"/>
    <w:rsid w:val="009914F8"/>
    <w:rsid w:val="00991B3A"/>
    <w:rsid w:val="00991B6F"/>
    <w:rsid w:val="00991B76"/>
    <w:rsid w:val="00991E24"/>
    <w:rsid w:val="009920BB"/>
    <w:rsid w:val="009921B4"/>
    <w:rsid w:val="00992205"/>
    <w:rsid w:val="0099280C"/>
    <w:rsid w:val="00992831"/>
    <w:rsid w:val="0099284A"/>
    <w:rsid w:val="009929E2"/>
    <w:rsid w:val="009932B7"/>
    <w:rsid w:val="009934C9"/>
    <w:rsid w:val="009935AC"/>
    <w:rsid w:val="00993620"/>
    <w:rsid w:val="00993ACB"/>
    <w:rsid w:val="00993B28"/>
    <w:rsid w:val="00993E74"/>
    <w:rsid w:val="00993FBF"/>
    <w:rsid w:val="009943AD"/>
    <w:rsid w:val="009945DC"/>
    <w:rsid w:val="00994915"/>
    <w:rsid w:val="00994B13"/>
    <w:rsid w:val="00994D48"/>
    <w:rsid w:val="009958A5"/>
    <w:rsid w:val="009959D4"/>
    <w:rsid w:val="00995AA3"/>
    <w:rsid w:val="00995ADB"/>
    <w:rsid w:val="00995C3E"/>
    <w:rsid w:val="00995C4A"/>
    <w:rsid w:val="00995DF1"/>
    <w:rsid w:val="00995F57"/>
    <w:rsid w:val="00995FAE"/>
    <w:rsid w:val="00995FFC"/>
    <w:rsid w:val="00996304"/>
    <w:rsid w:val="0099667A"/>
    <w:rsid w:val="009966AA"/>
    <w:rsid w:val="0099688D"/>
    <w:rsid w:val="00996B0D"/>
    <w:rsid w:val="00996B6A"/>
    <w:rsid w:val="00996C27"/>
    <w:rsid w:val="00997071"/>
    <w:rsid w:val="009971F4"/>
    <w:rsid w:val="0099730A"/>
    <w:rsid w:val="0099732B"/>
    <w:rsid w:val="00997342"/>
    <w:rsid w:val="0099734B"/>
    <w:rsid w:val="00997364"/>
    <w:rsid w:val="0099756F"/>
    <w:rsid w:val="0099785D"/>
    <w:rsid w:val="00997931"/>
    <w:rsid w:val="00997D2D"/>
    <w:rsid w:val="00997ECA"/>
    <w:rsid w:val="009A0334"/>
    <w:rsid w:val="009A034F"/>
    <w:rsid w:val="009A05F5"/>
    <w:rsid w:val="009A06C4"/>
    <w:rsid w:val="009A07AE"/>
    <w:rsid w:val="009A083B"/>
    <w:rsid w:val="009A0A38"/>
    <w:rsid w:val="009A0A94"/>
    <w:rsid w:val="009A0B1F"/>
    <w:rsid w:val="009A0DFD"/>
    <w:rsid w:val="009A1228"/>
    <w:rsid w:val="009A170E"/>
    <w:rsid w:val="009A177C"/>
    <w:rsid w:val="009A18A5"/>
    <w:rsid w:val="009A1982"/>
    <w:rsid w:val="009A1F73"/>
    <w:rsid w:val="009A1FCD"/>
    <w:rsid w:val="009A24A0"/>
    <w:rsid w:val="009A255C"/>
    <w:rsid w:val="009A25F5"/>
    <w:rsid w:val="009A2611"/>
    <w:rsid w:val="009A2682"/>
    <w:rsid w:val="009A2735"/>
    <w:rsid w:val="009A2752"/>
    <w:rsid w:val="009A2AA8"/>
    <w:rsid w:val="009A2B23"/>
    <w:rsid w:val="009A3221"/>
    <w:rsid w:val="009A34E0"/>
    <w:rsid w:val="009A35E7"/>
    <w:rsid w:val="009A364E"/>
    <w:rsid w:val="009A36B5"/>
    <w:rsid w:val="009A380A"/>
    <w:rsid w:val="009A3A9E"/>
    <w:rsid w:val="009A3BEE"/>
    <w:rsid w:val="009A3CE0"/>
    <w:rsid w:val="009A3DC0"/>
    <w:rsid w:val="009A3FD8"/>
    <w:rsid w:val="009A4208"/>
    <w:rsid w:val="009A4259"/>
    <w:rsid w:val="009A44C0"/>
    <w:rsid w:val="009A4FF8"/>
    <w:rsid w:val="009A52BE"/>
    <w:rsid w:val="009A5681"/>
    <w:rsid w:val="009A583D"/>
    <w:rsid w:val="009A5879"/>
    <w:rsid w:val="009A58E9"/>
    <w:rsid w:val="009A596D"/>
    <w:rsid w:val="009A59F8"/>
    <w:rsid w:val="009A5B88"/>
    <w:rsid w:val="009A5CC2"/>
    <w:rsid w:val="009A61C8"/>
    <w:rsid w:val="009A61E3"/>
    <w:rsid w:val="009A61F7"/>
    <w:rsid w:val="009A6390"/>
    <w:rsid w:val="009A639D"/>
    <w:rsid w:val="009A6511"/>
    <w:rsid w:val="009A6525"/>
    <w:rsid w:val="009A65FA"/>
    <w:rsid w:val="009A690E"/>
    <w:rsid w:val="009A6A0E"/>
    <w:rsid w:val="009A6E17"/>
    <w:rsid w:val="009A7149"/>
    <w:rsid w:val="009A7735"/>
    <w:rsid w:val="009A78FB"/>
    <w:rsid w:val="009A7968"/>
    <w:rsid w:val="009A7D42"/>
    <w:rsid w:val="009A7E9B"/>
    <w:rsid w:val="009A7F36"/>
    <w:rsid w:val="009B00CC"/>
    <w:rsid w:val="009B0351"/>
    <w:rsid w:val="009B0400"/>
    <w:rsid w:val="009B0643"/>
    <w:rsid w:val="009B07BF"/>
    <w:rsid w:val="009B0AD3"/>
    <w:rsid w:val="009B0B9F"/>
    <w:rsid w:val="009B0BBA"/>
    <w:rsid w:val="009B0BF6"/>
    <w:rsid w:val="009B0D5E"/>
    <w:rsid w:val="009B1282"/>
    <w:rsid w:val="009B1341"/>
    <w:rsid w:val="009B19B5"/>
    <w:rsid w:val="009B1CE7"/>
    <w:rsid w:val="009B2139"/>
    <w:rsid w:val="009B2279"/>
    <w:rsid w:val="009B22F7"/>
    <w:rsid w:val="009B2353"/>
    <w:rsid w:val="009B2458"/>
    <w:rsid w:val="009B24F0"/>
    <w:rsid w:val="009B256A"/>
    <w:rsid w:val="009B28E3"/>
    <w:rsid w:val="009B2944"/>
    <w:rsid w:val="009B2C2E"/>
    <w:rsid w:val="009B304B"/>
    <w:rsid w:val="009B3317"/>
    <w:rsid w:val="009B3849"/>
    <w:rsid w:val="009B3B84"/>
    <w:rsid w:val="009B3C15"/>
    <w:rsid w:val="009B3D1C"/>
    <w:rsid w:val="009B3D70"/>
    <w:rsid w:val="009B4091"/>
    <w:rsid w:val="009B41A2"/>
    <w:rsid w:val="009B4350"/>
    <w:rsid w:val="009B4417"/>
    <w:rsid w:val="009B44FB"/>
    <w:rsid w:val="009B45A3"/>
    <w:rsid w:val="009B462C"/>
    <w:rsid w:val="009B4A3E"/>
    <w:rsid w:val="009B4BA8"/>
    <w:rsid w:val="009B4CD0"/>
    <w:rsid w:val="009B4D9A"/>
    <w:rsid w:val="009B4D9E"/>
    <w:rsid w:val="009B5091"/>
    <w:rsid w:val="009B50E7"/>
    <w:rsid w:val="009B5135"/>
    <w:rsid w:val="009B53E8"/>
    <w:rsid w:val="009B543C"/>
    <w:rsid w:val="009B5598"/>
    <w:rsid w:val="009B55BF"/>
    <w:rsid w:val="009B5879"/>
    <w:rsid w:val="009B597B"/>
    <w:rsid w:val="009B5A3F"/>
    <w:rsid w:val="009B5A8F"/>
    <w:rsid w:val="009B5B1B"/>
    <w:rsid w:val="009B5CB5"/>
    <w:rsid w:val="009B5D9C"/>
    <w:rsid w:val="009B5DA3"/>
    <w:rsid w:val="009B5DBE"/>
    <w:rsid w:val="009B5DFA"/>
    <w:rsid w:val="009B5EA1"/>
    <w:rsid w:val="009B61EE"/>
    <w:rsid w:val="009B651B"/>
    <w:rsid w:val="009B66D3"/>
    <w:rsid w:val="009B66F1"/>
    <w:rsid w:val="009B6BA4"/>
    <w:rsid w:val="009B6C40"/>
    <w:rsid w:val="009B6CB2"/>
    <w:rsid w:val="009B6E62"/>
    <w:rsid w:val="009B6F53"/>
    <w:rsid w:val="009B6FAE"/>
    <w:rsid w:val="009B6FBF"/>
    <w:rsid w:val="009B7026"/>
    <w:rsid w:val="009B736C"/>
    <w:rsid w:val="009B73CE"/>
    <w:rsid w:val="009B7533"/>
    <w:rsid w:val="009B7742"/>
    <w:rsid w:val="009B783A"/>
    <w:rsid w:val="009B7A4C"/>
    <w:rsid w:val="009C006C"/>
    <w:rsid w:val="009C01DB"/>
    <w:rsid w:val="009C02C4"/>
    <w:rsid w:val="009C0528"/>
    <w:rsid w:val="009C055B"/>
    <w:rsid w:val="009C0C3F"/>
    <w:rsid w:val="009C0E43"/>
    <w:rsid w:val="009C0E82"/>
    <w:rsid w:val="009C0F3F"/>
    <w:rsid w:val="009C1238"/>
    <w:rsid w:val="009C12B8"/>
    <w:rsid w:val="009C1304"/>
    <w:rsid w:val="009C1460"/>
    <w:rsid w:val="009C1518"/>
    <w:rsid w:val="009C161D"/>
    <w:rsid w:val="009C1778"/>
    <w:rsid w:val="009C17A6"/>
    <w:rsid w:val="009C1AAC"/>
    <w:rsid w:val="009C1C86"/>
    <w:rsid w:val="009C1CB2"/>
    <w:rsid w:val="009C1CDC"/>
    <w:rsid w:val="009C21BC"/>
    <w:rsid w:val="009C21CC"/>
    <w:rsid w:val="009C2491"/>
    <w:rsid w:val="009C24AC"/>
    <w:rsid w:val="009C2700"/>
    <w:rsid w:val="009C2768"/>
    <w:rsid w:val="009C2A34"/>
    <w:rsid w:val="009C2AB1"/>
    <w:rsid w:val="009C2C86"/>
    <w:rsid w:val="009C2F0C"/>
    <w:rsid w:val="009C2FC8"/>
    <w:rsid w:val="009C32C4"/>
    <w:rsid w:val="009C347D"/>
    <w:rsid w:val="009C37DB"/>
    <w:rsid w:val="009C397F"/>
    <w:rsid w:val="009C3CB6"/>
    <w:rsid w:val="009C3CE7"/>
    <w:rsid w:val="009C3D14"/>
    <w:rsid w:val="009C3F27"/>
    <w:rsid w:val="009C3F56"/>
    <w:rsid w:val="009C4216"/>
    <w:rsid w:val="009C44DF"/>
    <w:rsid w:val="009C47A1"/>
    <w:rsid w:val="009C481A"/>
    <w:rsid w:val="009C4C90"/>
    <w:rsid w:val="009C4F19"/>
    <w:rsid w:val="009C5109"/>
    <w:rsid w:val="009C5278"/>
    <w:rsid w:val="009C53B3"/>
    <w:rsid w:val="009C549C"/>
    <w:rsid w:val="009C5929"/>
    <w:rsid w:val="009C59C8"/>
    <w:rsid w:val="009C5E6B"/>
    <w:rsid w:val="009C5FC9"/>
    <w:rsid w:val="009C60F7"/>
    <w:rsid w:val="009C616D"/>
    <w:rsid w:val="009C6215"/>
    <w:rsid w:val="009C64B5"/>
    <w:rsid w:val="009C6A6E"/>
    <w:rsid w:val="009C6AD2"/>
    <w:rsid w:val="009C6DD2"/>
    <w:rsid w:val="009C6E8E"/>
    <w:rsid w:val="009C7037"/>
    <w:rsid w:val="009C706B"/>
    <w:rsid w:val="009C70E2"/>
    <w:rsid w:val="009C70F7"/>
    <w:rsid w:val="009C7171"/>
    <w:rsid w:val="009C722F"/>
    <w:rsid w:val="009C7367"/>
    <w:rsid w:val="009C748C"/>
    <w:rsid w:val="009C749C"/>
    <w:rsid w:val="009C7752"/>
    <w:rsid w:val="009C788F"/>
    <w:rsid w:val="009C7B0A"/>
    <w:rsid w:val="009C7BEC"/>
    <w:rsid w:val="009C7C01"/>
    <w:rsid w:val="009C7CAA"/>
    <w:rsid w:val="009C7EBD"/>
    <w:rsid w:val="009C7FC1"/>
    <w:rsid w:val="009C7FE3"/>
    <w:rsid w:val="009D0558"/>
    <w:rsid w:val="009D08F5"/>
    <w:rsid w:val="009D09F1"/>
    <w:rsid w:val="009D0A21"/>
    <w:rsid w:val="009D0ADA"/>
    <w:rsid w:val="009D0D52"/>
    <w:rsid w:val="009D0EBC"/>
    <w:rsid w:val="009D0F13"/>
    <w:rsid w:val="009D10D6"/>
    <w:rsid w:val="009D15D6"/>
    <w:rsid w:val="009D16CF"/>
    <w:rsid w:val="009D16E6"/>
    <w:rsid w:val="009D1C58"/>
    <w:rsid w:val="009D1EC4"/>
    <w:rsid w:val="009D1F72"/>
    <w:rsid w:val="009D1FCF"/>
    <w:rsid w:val="009D203C"/>
    <w:rsid w:val="009D20E3"/>
    <w:rsid w:val="009D20EF"/>
    <w:rsid w:val="009D218A"/>
    <w:rsid w:val="009D2289"/>
    <w:rsid w:val="009D23C0"/>
    <w:rsid w:val="009D26EC"/>
    <w:rsid w:val="009D2778"/>
    <w:rsid w:val="009D28DE"/>
    <w:rsid w:val="009D2975"/>
    <w:rsid w:val="009D2A9D"/>
    <w:rsid w:val="009D2B1E"/>
    <w:rsid w:val="009D2B6A"/>
    <w:rsid w:val="009D2B7A"/>
    <w:rsid w:val="009D2BD0"/>
    <w:rsid w:val="009D2E1F"/>
    <w:rsid w:val="009D2F40"/>
    <w:rsid w:val="009D2F97"/>
    <w:rsid w:val="009D2FF2"/>
    <w:rsid w:val="009D3218"/>
    <w:rsid w:val="009D3225"/>
    <w:rsid w:val="009D353C"/>
    <w:rsid w:val="009D3D05"/>
    <w:rsid w:val="009D3E9B"/>
    <w:rsid w:val="009D3EC5"/>
    <w:rsid w:val="009D40D4"/>
    <w:rsid w:val="009D41F6"/>
    <w:rsid w:val="009D4265"/>
    <w:rsid w:val="009D48F5"/>
    <w:rsid w:val="009D4A09"/>
    <w:rsid w:val="009D4AD2"/>
    <w:rsid w:val="009D4BD9"/>
    <w:rsid w:val="009D4C60"/>
    <w:rsid w:val="009D5164"/>
    <w:rsid w:val="009D588D"/>
    <w:rsid w:val="009D58B1"/>
    <w:rsid w:val="009D59F7"/>
    <w:rsid w:val="009D5B30"/>
    <w:rsid w:val="009D5CDA"/>
    <w:rsid w:val="009D5EEB"/>
    <w:rsid w:val="009D607B"/>
    <w:rsid w:val="009D611D"/>
    <w:rsid w:val="009D6185"/>
    <w:rsid w:val="009D61F9"/>
    <w:rsid w:val="009D6281"/>
    <w:rsid w:val="009D6858"/>
    <w:rsid w:val="009D6B34"/>
    <w:rsid w:val="009D6C15"/>
    <w:rsid w:val="009D6C6D"/>
    <w:rsid w:val="009D6EA4"/>
    <w:rsid w:val="009D6EAD"/>
    <w:rsid w:val="009D73F3"/>
    <w:rsid w:val="009D763D"/>
    <w:rsid w:val="009D76E3"/>
    <w:rsid w:val="009D7741"/>
    <w:rsid w:val="009D79A6"/>
    <w:rsid w:val="009D79B6"/>
    <w:rsid w:val="009D7BD1"/>
    <w:rsid w:val="009D7D91"/>
    <w:rsid w:val="009E02B1"/>
    <w:rsid w:val="009E033B"/>
    <w:rsid w:val="009E04A2"/>
    <w:rsid w:val="009E0569"/>
    <w:rsid w:val="009E05A7"/>
    <w:rsid w:val="009E05E2"/>
    <w:rsid w:val="009E0C80"/>
    <w:rsid w:val="009E0D78"/>
    <w:rsid w:val="009E0DF3"/>
    <w:rsid w:val="009E16A4"/>
    <w:rsid w:val="009E1722"/>
    <w:rsid w:val="009E1A15"/>
    <w:rsid w:val="009E1C95"/>
    <w:rsid w:val="009E1CBE"/>
    <w:rsid w:val="009E1EF0"/>
    <w:rsid w:val="009E2274"/>
    <w:rsid w:val="009E22A4"/>
    <w:rsid w:val="009E23F5"/>
    <w:rsid w:val="009E252B"/>
    <w:rsid w:val="009E2717"/>
    <w:rsid w:val="009E2A4D"/>
    <w:rsid w:val="009E300E"/>
    <w:rsid w:val="009E31B3"/>
    <w:rsid w:val="009E3394"/>
    <w:rsid w:val="009E3940"/>
    <w:rsid w:val="009E3A82"/>
    <w:rsid w:val="009E3DA8"/>
    <w:rsid w:val="009E3E00"/>
    <w:rsid w:val="009E3FF6"/>
    <w:rsid w:val="009E4035"/>
    <w:rsid w:val="009E4036"/>
    <w:rsid w:val="009E41B4"/>
    <w:rsid w:val="009E437A"/>
    <w:rsid w:val="009E4576"/>
    <w:rsid w:val="009E4864"/>
    <w:rsid w:val="009E4DA1"/>
    <w:rsid w:val="009E4E98"/>
    <w:rsid w:val="009E4FF0"/>
    <w:rsid w:val="009E51B0"/>
    <w:rsid w:val="009E54EF"/>
    <w:rsid w:val="009E58EE"/>
    <w:rsid w:val="009E5E73"/>
    <w:rsid w:val="009E61FA"/>
    <w:rsid w:val="009E6498"/>
    <w:rsid w:val="009E6576"/>
    <w:rsid w:val="009E67D3"/>
    <w:rsid w:val="009E68E8"/>
    <w:rsid w:val="009E6F03"/>
    <w:rsid w:val="009E6F61"/>
    <w:rsid w:val="009E700D"/>
    <w:rsid w:val="009E71DE"/>
    <w:rsid w:val="009E756D"/>
    <w:rsid w:val="009E75A2"/>
    <w:rsid w:val="009E7845"/>
    <w:rsid w:val="009E7AE2"/>
    <w:rsid w:val="009E7B65"/>
    <w:rsid w:val="009E7C24"/>
    <w:rsid w:val="009E7C3F"/>
    <w:rsid w:val="009E7DA8"/>
    <w:rsid w:val="009F0646"/>
    <w:rsid w:val="009F0705"/>
    <w:rsid w:val="009F0946"/>
    <w:rsid w:val="009F0CDD"/>
    <w:rsid w:val="009F0DF7"/>
    <w:rsid w:val="009F0F4B"/>
    <w:rsid w:val="009F110A"/>
    <w:rsid w:val="009F1259"/>
    <w:rsid w:val="009F134A"/>
    <w:rsid w:val="009F135E"/>
    <w:rsid w:val="009F15A6"/>
    <w:rsid w:val="009F1966"/>
    <w:rsid w:val="009F1A2D"/>
    <w:rsid w:val="009F1AAE"/>
    <w:rsid w:val="009F1AE5"/>
    <w:rsid w:val="009F1AF4"/>
    <w:rsid w:val="009F1D5D"/>
    <w:rsid w:val="009F21BC"/>
    <w:rsid w:val="009F26D2"/>
    <w:rsid w:val="009F292B"/>
    <w:rsid w:val="009F2BA4"/>
    <w:rsid w:val="009F2C67"/>
    <w:rsid w:val="009F2F19"/>
    <w:rsid w:val="009F30DE"/>
    <w:rsid w:val="009F30E1"/>
    <w:rsid w:val="009F3122"/>
    <w:rsid w:val="009F31A7"/>
    <w:rsid w:val="009F325B"/>
    <w:rsid w:val="009F33BD"/>
    <w:rsid w:val="009F3468"/>
    <w:rsid w:val="009F392C"/>
    <w:rsid w:val="009F3A3E"/>
    <w:rsid w:val="009F3AD2"/>
    <w:rsid w:val="009F3AE3"/>
    <w:rsid w:val="009F3E4B"/>
    <w:rsid w:val="009F42F4"/>
    <w:rsid w:val="009F4355"/>
    <w:rsid w:val="009F44F2"/>
    <w:rsid w:val="009F451D"/>
    <w:rsid w:val="009F4822"/>
    <w:rsid w:val="009F4BE4"/>
    <w:rsid w:val="009F4CAF"/>
    <w:rsid w:val="009F50E8"/>
    <w:rsid w:val="009F541C"/>
    <w:rsid w:val="009F572A"/>
    <w:rsid w:val="009F5880"/>
    <w:rsid w:val="009F5988"/>
    <w:rsid w:val="009F5D25"/>
    <w:rsid w:val="009F5F12"/>
    <w:rsid w:val="009F60C9"/>
    <w:rsid w:val="009F64A4"/>
    <w:rsid w:val="009F6558"/>
    <w:rsid w:val="009F6598"/>
    <w:rsid w:val="009F66AF"/>
    <w:rsid w:val="009F67C0"/>
    <w:rsid w:val="009F68F8"/>
    <w:rsid w:val="009F69B8"/>
    <w:rsid w:val="009F6A8D"/>
    <w:rsid w:val="009F6E03"/>
    <w:rsid w:val="009F6FBD"/>
    <w:rsid w:val="009F71DB"/>
    <w:rsid w:val="009F72F4"/>
    <w:rsid w:val="009F7441"/>
    <w:rsid w:val="009F74CA"/>
    <w:rsid w:val="009F7617"/>
    <w:rsid w:val="009F7B00"/>
    <w:rsid w:val="009F7DA3"/>
    <w:rsid w:val="009F7DA5"/>
    <w:rsid w:val="009F7F9D"/>
    <w:rsid w:val="00A00422"/>
    <w:rsid w:val="00A004FD"/>
    <w:rsid w:val="00A0086D"/>
    <w:rsid w:val="00A00881"/>
    <w:rsid w:val="00A00943"/>
    <w:rsid w:val="00A009F6"/>
    <w:rsid w:val="00A00A71"/>
    <w:rsid w:val="00A00C32"/>
    <w:rsid w:val="00A00CF1"/>
    <w:rsid w:val="00A00DFF"/>
    <w:rsid w:val="00A00E1D"/>
    <w:rsid w:val="00A016A7"/>
    <w:rsid w:val="00A01726"/>
    <w:rsid w:val="00A017C0"/>
    <w:rsid w:val="00A017C4"/>
    <w:rsid w:val="00A01895"/>
    <w:rsid w:val="00A01B5B"/>
    <w:rsid w:val="00A01DF6"/>
    <w:rsid w:val="00A01E6E"/>
    <w:rsid w:val="00A01EB8"/>
    <w:rsid w:val="00A026E6"/>
    <w:rsid w:val="00A02703"/>
    <w:rsid w:val="00A027B2"/>
    <w:rsid w:val="00A027F9"/>
    <w:rsid w:val="00A02A78"/>
    <w:rsid w:val="00A02F9A"/>
    <w:rsid w:val="00A034F1"/>
    <w:rsid w:val="00A035B6"/>
    <w:rsid w:val="00A0370A"/>
    <w:rsid w:val="00A03C29"/>
    <w:rsid w:val="00A03E03"/>
    <w:rsid w:val="00A03FF6"/>
    <w:rsid w:val="00A04012"/>
    <w:rsid w:val="00A04041"/>
    <w:rsid w:val="00A040A2"/>
    <w:rsid w:val="00A04258"/>
    <w:rsid w:val="00A0430F"/>
    <w:rsid w:val="00A04613"/>
    <w:rsid w:val="00A04883"/>
    <w:rsid w:val="00A0494F"/>
    <w:rsid w:val="00A0496A"/>
    <w:rsid w:val="00A04ABA"/>
    <w:rsid w:val="00A04AF6"/>
    <w:rsid w:val="00A04BA0"/>
    <w:rsid w:val="00A04CC3"/>
    <w:rsid w:val="00A04E0A"/>
    <w:rsid w:val="00A04F2B"/>
    <w:rsid w:val="00A05250"/>
    <w:rsid w:val="00A053E6"/>
    <w:rsid w:val="00A05426"/>
    <w:rsid w:val="00A058FC"/>
    <w:rsid w:val="00A05DF4"/>
    <w:rsid w:val="00A05F4D"/>
    <w:rsid w:val="00A06061"/>
    <w:rsid w:val="00A06149"/>
    <w:rsid w:val="00A061DD"/>
    <w:rsid w:val="00A06457"/>
    <w:rsid w:val="00A0648D"/>
    <w:rsid w:val="00A06539"/>
    <w:rsid w:val="00A06642"/>
    <w:rsid w:val="00A06669"/>
    <w:rsid w:val="00A06772"/>
    <w:rsid w:val="00A06A2B"/>
    <w:rsid w:val="00A06A44"/>
    <w:rsid w:val="00A06AC0"/>
    <w:rsid w:val="00A06AD6"/>
    <w:rsid w:val="00A06E9A"/>
    <w:rsid w:val="00A06F7D"/>
    <w:rsid w:val="00A06FD7"/>
    <w:rsid w:val="00A06FE0"/>
    <w:rsid w:val="00A07073"/>
    <w:rsid w:val="00A078B3"/>
    <w:rsid w:val="00A07914"/>
    <w:rsid w:val="00A07A1C"/>
    <w:rsid w:val="00A07A5E"/>
    <w:rsid w:val="00A07A72"/>
    <w:rsid w:val="00A1006B"/>
    <w:rsid w:val="00A1079C"/>
    <w:rsid w:val="00A107E1"/>
    <w:rsid w:val="00A10A19"/>
    <w:rsid w:val="00A10A9A"/>
    <w:rsid w:val="00A10B12"/>
    <w:rsid w:val="00A10B2B"/>
    <w:rsid w:val="00A10B40"/>
    <w:rsid w:val="00A10CB4"/>
    <w:rsid w:val="00A10F95"/>
    <w:rsid w:val="00A11003"/>
    <w:rsid w:val="00A1138B"/>
    <w:rsid w:val="00A11409"/>
    <w:rsid w:val="00A1193D"/>
    <w:rsid w:val="00A11A26"/>
    <w:rsid w:val="00A11B42"/>
    <w:rsid w:val="00A11C9D"/>
    <w:rsid w:val="00A120D1"/>
    <w:rsid w:val="00A1211C"/>
    <w:rsid w:val="00A1214B"/>
    <w:rsid w:val="00A12389"/>
    <w:rsid w:val="00A1247A"/>
    <w:rsid w:val="00A12581"/>
    <w:rsid w:val="00A125FB"/>
    <w:rsid w:val="00A127BB"/>
    <w:rsid w:val="00A128C3"/>
    <w:rsid w:val="00A12B8E"/>
    <w:rsid w:val="00A12E85"/>
    <w:rsid w:val="00A12F87"/>
    <w:rsid w:val="00A1309C"/>
    <w:rsid w:val="00A1315C"/>
    <w:rsid w:val="00A13183"/>
    <w:rsid w:val="00A131D5"/>
    <w:rsid w:val="00A132AB"/>
    <w:rsid w:val="00A1355C"/>
    <w:rsid w:val="00A135FB"/>
    <w:rsid w:val="00A137E8"/>
    <w:rsid w:val="00A13864"/>
    <w:rsid w:val="00A13CC9"/>
    <w:rsid w:val="00A13CF3"/>
    <w:rsid w:val="00A13D1D"/>
    <w:rsid w:val="00A13D1E"/>
    <w:rsid w:val="00A13E09"/>
    <w:rsid w:val="00A13F94"/>
    <w:rsid w:val="00A1400A"/>
    <w:rsid w:val="00A145C8"/>
    <w:rsid w:val="00A14874"/>
    <w:rsid w:val="00A148A0"/>
    <w:rsid w:val="00A14AAE"/>
    <w:rsid w:val="00A1516F"/>
    <w:rsid w:val="00A15BA8"/>
    <w:rsid w:val="00A15BB8"/>
    <w:rsid w:val="00A15DB4"/>
    <w:rsid w:val="00A15E80"/>
    <w:rsid w:val="00A15EE7"/>
    <w:rsid w:val="00A15F88"/>
    <w:rsid w:val="00A162E5"/>
    <w:rsid w:val="00A163B3"/>
    <w:rsid w:val="00A1684D"/>
    <w:rsid w:val="00A1698F"/>
    <w:rsid w:val="00A16A28"/>
    <w:rsid w:val="00A16A75"/>
    <w:rsid w:val="00A16D57"/>
    <w:rsid w:val="00A16F53"/>
    <w:rsid w:val="00A170C6"/>
    <w:rsid w:val="00A17366"/>
    <w:rsid w:val="00A17420"/>
    <w:rsid w:val="00A175A4"/>
    <w:rsid w:val="00A175DB"/>
    <w:rsid w:val="00A17628"/>
    <w:rsid w:val="00A17909"/>
    <w:rsid w:val="00A17A9A"/>
    <w:rsid w:val="00A17AF9"/>
    <w:rsid w:val="00A17BB8"/>
    <w:rsid w:val="00A17BDE"/>
    <w:rsid w:val="00A17CC9"/>
    <w:rsid w:val="00A2029D"/>
    <w:rsid w:val="00A2037D"/>
    <w:rsid w:val="00A20652"/>
    <w:rsid w:val="00A2087A"/>
    <w:rsid w:val="00A20AE8"/>
    <w:rsid w:val="00A20C65"/>
    <w:rsid w:val="00A2115A"/>
    <w:rsid w:val="00A21274"/>
    <w:rsid w:val="00A21321"/>
    <w:rsid w:val="00A21452"/>
    <w:rsid w:val="00A2195B"/>
    <w:rsid w:val="00A21D49"/>
    <w:rsid w:val="00A21F47"/>
    <w:rsid w:val="00A22D4A"/>
    <w:rsid w:val="00A22D81"/>
    <w:rsid w:val="00A22EE4"/>
    <w:rsid w:val="00A22FC3"/>
    <w:rsid w:val="00A2339D"/>
    <w:rsid w:val="00A233AF"/>
    <w:rsid w:val="00A2360D"/>
    <w:rsid w:val="00A2376A"/>
    <w:rsid w:val="00A23B2B"/>
    <w:rsid w:val="00A23C14"/>
    <w:rsid w:val="00A23DFA"/>
    <w:rsid w:val="00A24014"/>
    <w:rsid w:val="00A24384"/>
    <w:rsid w:val="00A243AF"/>
    <w:rsid w:val="00A246BD"/>
    <w:rsid w:val="00A2484D"/>
    <w:rsid w:val="00A24892"/>
    <w:rsid w:val="00A248EC"/>
    <w:rsid w:val="00A249F8"/>
    <w:rsid w:val="00A24FED"/>
    <w:rsid w:val="00A251D5"/>
    <w:rsid w:val="00A25285"/>
    <w:rsid w:val="00A25F51"/>
    <w:rsid w:val="00A26136"/>
    <w:rsid w:val="00A262D1"/>
    <w:rsid w:val="00A266EB"/>
    <w:rsid w:val="00A2677E"/>
    <w:rsid w:val="00A2685E"/>
    <w:rsid w:val="00A26A0F"/>
    <w:rsid w:val="00A26B1A"/>
    <w:rsid w:val="00A26C42"/>
    <w:rsid w:val="00A26C97"/>
    <w:rsid w:val="00A26D04"/>
    <w:rsid w:val="00A26D82"/>
    <w:rsid w:val="00A26E4D"/>
    <w:rsid w:val="00A27400"/>
    <w:rsid w:val="00A275F3"/>
    <w:rsid w:val="00A27601"/>
    <w:rsid w:val="00A276F3"/>
    <w:rsid w:val="00A27C90"/>
    <w:rsid w:val="00A27E74"/>
    <w:rsid w:val="00A27F2E"/>
    <w:rsid w:val="00A27F6E"/>
    <w:rsid w:val="00A27FED"/>
    <w:rsid w:val="00A303A5"/>
    <w:rsid w:val="00A304AB"/>
    <w:rsid w:val="00A30A79"/>
    <w:rsid w:val="00A30CEE"/>
    <w:rsid w:val="00A31093"/>
    <w:rsid w:val="00A311BC"/>
    <w:rsid w:val="00A3132A"/>
    <w:rsid w:val="00A3138C"/>
    <w:rsid w:val="00A3173F"/>
    <w:rsid w:val="00A3175F"/>
    <w:rsid w:val="00A31929"/>
    <w:rsid w:val="00A31D54"/>
    <w:rsid w:val="00A31E32"/>
    <w:rsid w:val="00A31EAC"/>
    <w:rsid w:val="00A31F3A"/>
    <w:rsid w:val="00A3226E"/>
    <w:rsid w:val="00A32665"/>
    <w:rsid w:val="00A327DE"/>
    <w:rsid w:val="00A327E4"/>
    <w:rsid w:val="00A32C39"/>
    <w:rsid w:val="00A32DFA"/>
    <w:rsid w:val="00A32F05"/>
    <w:rsid w:val="00A3349A"/>
    <w:rsid w:val="00A33842"/>
    <w:rsid w:val="00A33A3F"/>
    <w:rsid w:val="00A33B51"/>
    <w:rsid w:val="00A33B88"/>
    <w:rsid w:val="00A33CFF"/>
    <w:rsid w:val="00A33DE8"/>
    <w:rsid w:val="00A3405A"/>
    <w:rsid w:val="00A34172"/>
    <w:rsid w:val="00A3431F"/>
    <w:rsid w:val="00A34840"/>
    <w:rsid w:val="00A34A59"/>
    <w:rsid w:val="00A34ABA"/>
    <w:rsid w:val="00A34BD6"/>
    <w:rsid w:val="00A34BD9"/>
    <w:rsid w:val="00A34D5C"/>
    <w:rsid w:val="00A34D67"/>
    <w:rsid w:val="00A3503A"/>
    <w:rsid w:val="00A35043"/>
    <w:rsid w:val="00A352C0"/>
    <w:rsid w:val="00A35513"/>
    <w:rsid w:val="00A35591"/>
    <w:rsid w:val="00A35916"/>
    <w:rsid w:val="00A3599A"/>
    <w:rsid w:val="00A35A27"/>
    <w:rsid w:val="00A35AF8"/>
    <w:rsid w:val="00A35DDF"/>
    <w:rsid w:val="00A35E3B"/>
    <w:rsid w:val="00A35F18"/>
    <w:rsid w:val="00A35F66"/>
    <w:rsid w:val="00A35FD9"/>
    <w:rsid w:val="00A36374"/>
    <w:rsid w:val="00A3638A"/>
    <w:rsid w:val="00A36530"/>
    <w:rsid w:val="00A3680D"/>
    <w:rsid w:val="00A3690C"/>
    <w:rsid w:val="00A36A7A"/>
    <w:rsid w:val="00A36B20"/>
    <w:rsid w:val="00A36CA5"/>
    <w:rsid w:val="00A36D3B"/>
    <w:rsid w:val="00A36D3E"/>
    <w:rsid w:val="00A3704A"/>
    <w:rsid w:val="00A37118"/>
    <w:rsid w:val="00A3712A"/>
    <w:rsid w:val="00A37146"/>
    <w:rsid w:val="00A37187"/>
    <w:rsid w:val="00A37778"/>
    <w:rsid w:val="00A377FB"/>
    <w:rsid w:val="00A3780D"/>
    <w:rsid w:val="00A37AA9"/>
    <w:rsid w:val="00A37AC7"/>
    <w:rsid w:val="00A37CE0"/>
    <w:rsid w:val="00A37E72"/>
    <w:rsid w:val="00A401F9"/>
    <w:rsid w:val="00A40224"/>
    <w:rsid w:val="00A4039D"/>
    <w:rsid w:val="00A40475"/>
    <w:rsid w:val="00A408B9"/>
    <w:rsid w:val="00A40A5A"/>
    <w:rsid w:val="00A40B72"/>
    <w:rsid w:val="00A40DA5"/>
    <w:rsid w:val="00A40FA3"/>
    <w:rsid w:val="00A410B2"/>
    <w:rsid w:val="00A41229"/>
    <w:rsid w:val="00A41542"/>
    <w:rsid w:val="00A4156E"/>
    <w:rsid w:val="00A41A12"/>
    <w:rsid w:val="00A41D76"/>
    <w:rsid w:val="00A41DE1"/>
    <w:rsid w:val="00A42517"/>
    <w:rsid w:val="00A4267B"/>
    <w:rsid w:val="00A4270D"/>
    <w:rsid w:val="00A42847"/>
    <w:rsid w:val="00A42C43"/>
    <w:rsid w:val="00A42D4B"/>
    <w:rsid w:val="00A430BE"/>
    <w:rsid w:val="00A432A0"/>
    <w:rsid w:val="00A4331A"/>
    <w:rsid w:val="00A43366"/>
    <w:rsid w:val="00A436FB"/>
    <w:rsid w:val="00A438A0"/>
    <w:rsid w:val="00A438C3"/>
    <w:rsid w:val="00A43C15"/>
    <w:rsid w:val="00A43C36"/>
    <w:rsid w:val="00A43C40"/>
    <w:rsid w:val="00A43F82"/>
    <w:rsid w:val="00A43FED"/>
    <w:rsid w:val="00A44047"/>
    <w:rsid w:val="00A44074"/>
    <w:rsid w:val="00A44289"/>
    <w:rsid w:val="00A44373"/>
    <w:rsid w:val="00A446B0"/>
    <w:rsid w:val="00A44733"/>
    <w:rsid w:val="00A4486F"/>
    <w:rsid w:val="00A44894"/>
    <w:rsid w:val="00A44A04"/>
    <w:rsid w:val="00A44B6F"/>
    <w:rsid w:val="00A44BA7"/>
    <w:rsid w:val="00A44D2A"/>
    <w:rsid w:val="00A450AB"/>
    <w:rsid w:val="00A45119"/>
    <w:rsid w:val="00A451CD"/>
    <w:rsid w:val="00A452BD"/>
    <w:rsid w:val="00A452DB"/>
    <w:rsid w:val="00A45380"/>
    <w:rsid w:val="00A453DB"/>
    <w:rsid w:val="00A45996"/>
    <w:rsid w:val="00A45AA0"/>
    <w:rsid w:val="00A45AA4"/>
    <w:rsid w:val="00A45B3B"/>
    <w:rsid w:val="00A45BB9"/>
    <w:rsid w:val="00A45C44"/>
    <w:rsid w:val="00A45DDB"/>
    <w:rsid w:val="00A46AA2"/>
    <w:rsid w:val="00A46D6E"/>
    <w:rsid w:val="00A470F1"/>
    <w:rsid w:val="00A474BF"/>
    <w:rsid w:val="00A478DF"/>
    <w:rsid w:val="00A479D1"/>
    <w:rsid w:val="00A47A16"/>
    <w:rsid w:val="00A47C00"/>
    <w:rsid w:val="00A47E51"/>
    <w:rsid w:val="00A47ED6"/>
    <w:rsid w:val="00A50E19"/>
    <w:rsid w:val="00A50EBB"/>
    <w:rsid w:val="00A51089"/>
    <w:rsid w:val="00A513B0"/>
    <w:rsid w:val="00A514C1"/>
    <w:rsid w:val="00A5163F"/>
    <w:rsid w:val="00A51772"/>
    <w:rsid w:val="00A51778"/>
    <w:rsid w:val="00A51A02"/>
    <w:rsid w:val="00A51A10"/>
    <w:rsid w:val="00A51BF3"/>
    <w:rsid w:val="00A51E41"/>
    <w:rsid w:val="00A51E44"/>
    <w:rsid w:val="00A51E79"/>
    <w:rsid w:val="00A51FD6"/>
    <w:rsid w:val="00A52312"/>
    <w:rsid w:val="00A52364"/>
    <w:rsid w:val="00A5242E"/>
    <w:rsid w:val="00A5272F"/>
    <w:rsid w:val="00A5279F"/>
    <w:rsid w:val="00A5280B"/>
    <w:rsid w:val="00A52813"/>
    <w:rsid w:val="00A52844"/>
    <w:rsid w:val="00A528E5"/>
    <w:rsid w:val="00A52A9C"/>
    <w:rsid w:val="00A52C13"/>
    <w:rsid w:val="00A52C2D"/>
    <w:rsid w:val="00A52DCD"/>
    <w:rsid w:val="00A52F59"/>
    <w:rsid w:val="00A53041"/>
    <w:rsid w:val="00A5310E"/>
    <w:rsid w:val="00A5313F"/>
    <w:rsid w:val="00A5315C"/>
    <w:rsid w:val="00A533E8"/>
    <w:rsid w:val="00A534F8"/>
    <w:rsid w:val="00A53538"/>
    <w:rsid w:val="00A536A2"/>
    <w:rsid w:val="00A5384C"/>
    <w:rsid w:val="00A53900"/>
    <w:rsid w:val="00A539CA"/>
    <w:rsid w:val="00A53BB0"/>
    <w:rsid w:val="00A53BE2"/>
    <w:rsid w:val="00A53C09"/>
    <w:rsid w:val="00A53DCD"/>
    <w:rsid w:val="00A53FF6"/>
    <w:rsid w:val="00A54002"/>
    <w:rsid w:val="00A54275"/>
    <w:rsid w:val="00A5441E"/>
    <w:rsid w:val="00A54786"/>
    <w:rsid w:val="00A548A6"/>
    <w:rsid w:val="00A54D25"/>
    <w:rsid w:val="00A55254"/>
    <w:rsid w:val="00A554BC"/>
    <w:rsid w:val="00A55538"/>
    <w:rsid w:val="00A5555A"/>
    <w:rsid w:val="00A55982"/>
    <w:rsid w:val="00A55A29"/>
    <w:rsid w:val="00A55AB7"/>
    <w:rsid w:val="00A55CE0"/>
    <w:rsid w:val="00A56037"/>
    <w:rsid w:val="00A5613D"/>
    <w:rsid w:val="00A562C3"/>
    <w:rsid w:val="00A5640F"/>
    <w:rsid w:val="00A56465"/>
    <w:rsid w:val="00A568BC"/>
    <w:rsid w:val="00A5693B"/>
    <w:rsid w:val="00A56CD1"/>
    <w:rsid w:val="00A56DA2"/>
    <w:rsid w:val="00A570D0"/>
    <w:rsid w:val="00A57193"/>
    <w:rsid w:val="00A5743F"/>
    <w:rsid w:val="00A5760F"/>
    <w:rsid w:val="00A57694"/>
    <w:rsid w:val="00A5773B"/>
    <w:rsid w:val="00A577C7"/>
    <w:rsid w:val="00A578EF"/>
    <w:rsid w:val="00A57918"/>
    <w:rsid w:val="00A57A80"/>
    <w:rsid w:val="00A57A89"/>
    <w:rsid w:val="00A57D2C"/>
    <w:rsid w:val="00A57DB9"/>
    <w:rsid w:val="00A602E9"/>
    <w:rsid w:val="00A6049A"/>
    <w:rsid w:val="00A604FA"/>
    <w:rsid w:val="00A60564"/>
    <w:rsid w:val="00A605D4"/>
    <w:rsid w:val="00A605F1"/>
    <w:rsid w:val="00A606E5"/>
    <w:rsid w:val="00A607EA"/>
    <w:rsid w:val="00A60936"/>
    <w:rsid w:val="00A60D1F"/>
    <w:rsid w:val="00A60EC0"/>
    <w:rsid w:val="00A614F1"/>
    <w:rsid w:val="00A61589"/>
    <w:rsid w:val="00A61682"/>
    <w:rsid w:val="00A6172E"/>
    <w:rsid w:val="00A617D7"/>
    <w:rsid w:val="00A617ED"/>
    <w:rsid w:val="00A61AF4"/>
    <w:rsid w:val="00A61B90"/>
    <w:rsid w:val="00A61D30"/>
    <w:rsid w:val="00A61F52"/>
    <w:rsid w:val="00A61FE0"/>
    <w:rsid w:val="00A62084"/>
    <w:rsid w:val="00A621BC"/>
    <w:rsid w:val="00A62532"/>
    <w:rsid w:val="00A6264D"/>
    <w:rsid w:val="00A62D3B"/>
    <w:rsid w:val="00A631C1"/>
    <w:rsid w:val="00A631F8"/>
    <w:rsid w:val="00A63535"/>
    <w:rsid w:val="00A636AA"/>
    <w:rsid w:val="00A639A3"/>
    <w:rsid w:val="00A63A45"/>
    <w:rsid w:val="00A63C46"/>
    <w:rsid w:val="00A63D61"/>
    <w:rsid w:val="00A63D91"/>
    <w:rsid w:val="00A63DAD"/>
    <w:rsid w:val="00A63DF8"/>
    <w:rsid w:val="00A63E17"/>
    <w:rsid w:val="00A6418C"/>
    <w:rsid w:val="00A64278"/>
    <w:rsid w:val="00A64879"/>
    <w:rsid w:val="00A64A2C"/>
    <w:rsid w:val="00A64A61"/>
    <w:rsid w:val="00A64C51"/>
    <w:rsid w:val="00A64F05"/>
    <w:rsid w:val="00A650BE"/>
    <w:rsid w:val="00A650F4"/>
    <w:rsid w:val="00A652CD"/>
    <w:rsid w:val="00A6561E"/>
    <w:rsid w:val="00A65AF2"/>
    <w:rsid w:val="00A65B21"/>
    <w:rsid w:val="00A65D6A"/>
    <w:rsid w:val="00A66040"/>
    <w:rsid w:val="00A66074"/>
    <w:rsid w:val="00A66247"/>
    <w:rsid w:val="00A6646E"/>
    <w:rsid w:val="00A66679"/>
    <w:rsid w:val="00A668A4"/>
    <w:rsid w:val="00A668DD"/>
    <w:rsid w:val="00A67498"/>
    <w:rsid w:val="00A67535"/>
    <w:rsid w:val="00A6769E"/>
    <w:rsid w:val="00A67761"/>
    <w:rsid w:val="00A67788"/>
    <w:rsid w:val="00A6787B"/>
    <w:rsid w:val="00A678A0"/>
    <w:rsid w:val="00A678D4"/>
    <w:rsid w:val="00A679BB"/>
    <w:rsid w:val="00A679F2"/>
    <w:rsid w:val="00A67B37"/>
    <w:rsid w:val="00A67BBE"/>
    <w:rsid w:val="00A67CA3"/>
    <w:rsid w:val="00A67D3F"/>
    <w:rsid w:val="00A67FE0"/>
    <w:rsid w:val="00A70155"/>
    <w:rsid w:val="00A704C7"/>
    <w:rsid w:val="00A70AC1"/>
    <w:rsid w:val="00A70ACB"/>
    <w:rsid w:val="00A70DA5"/>
    <w:rsid w:val="00A712D4"/>
    <w:rsid w:val="00A715FC"/>
    <w:rsid w:val="00A7178E"/>
    <w:rsid w:val="00A717E5"/>
    <w:rsid w:val="00A7196E"/>
    <w:rsid w:val="00A71AAA"/>
    <w:rsid w:val="00A71AD8"/>
    <w:rsid w:val="00A71D4A"/>
    <w:rsid w:val="00A71F80"/>
    <w:rsid w:val="00A72187"/>
    <w:rsid w:val="00A721C8"/>
    <w:rsid w:val="00A72312"/>
    <w:rsid w:val="00A725CE"/>
    <w:rsid w:val="00A7272E"/>
    <w:rsid w:val="00A72E12"/>
    <w:rsid w:val="00A72E2A"/>
    <w:rsid w:val="00A72F18"/>
    <w:rsid w:val="00A7304C"/>
    <w:rsid w:val="00A737C9"/>
    <w:rsid w:val="00A73898"/>
    <w:rsid w:val="00A73A5F"/>
    <w:rsid w:val="00A73B0F"/>
    <w:rsid w:val="00A73DD7"/>
    <w:rsid w:val="00A73E88"/>
    <w:rsid w:val="00A744FD"/>
    <w:rsid w:val="00A74669"/>
    <w:rsid w:val="00A7473F"/>
    <w:rsid w:val="00A7478F"/>
    <w:rsid w:val="00A747D1"/>
    <w:rsid w:val="00A748DC"/>
    <w:rsid w:val="00A748E4"/>
    <w:rsid w:val="00A748FB"/>
    <w:rsid w:val="00A7493A"/>
    <w:rsid w:val="00A74A63"/>
    <w:rsid w:val="00A74C93"/>
    <w:rsid w:val="00A75088"/>
    <w:rsid w:val="00A75102"/>
    <w:rsid w:val="00A7515B"/>
    <w:rsid w:val="00A752CF"/>
    <w:rsid w:val="00A7554C"/>
    <w:rsid w:val="00A755D6"/>
    <w:rsid w:val="00A7597C"/>
    <w:rsid w:val="00A75C5A"/>
    <w:rsid w:val="00A75EEA"/>
    <w:rsid w:val="00A7612F"/>
    <w:rsid w:val="00A76858"/>
    <w:rsid w:val="00A76CE1"/>
    <w:rsid w:val="00A76EA9"/>
    <w:rsid w:val="00A77018"/>
    <w:rsid w:val="00A77055"/>
    <w:rsid w:val="00A7710F"/>
    <w:rsid w:val="00A7716B"/>
    <w:rsid w:val="00A77188"/>
    <w:rsid w:val="00A771B6"/>
    <w:rsid w:val="00A77425"/>
    <w:rsid w:val="00A77435"/>
    <w:rsid w:val="00A7753A"/>
    <w:rsid w:val="00A775C7"/>
    <w:rsid w:val="00A7764D"/>
    <w:rsid w:val="00A77728"/>
    <w:rsid w:val="00A77757"/>
    <w:rsid w:val="00A777CE"/>
    <w:rsid w:val="00A77A05"/>
    <w:rsid w:val="00A77DCA"/>
    <w:rsid w:val="00A77E0D"/>
    <w:rsid w:val="00A77E77"/>
    <w:rsid w:val="00A80043"/>
    <w:rsid w:val="00A801CE"/>
    <w:rsid w:val="00A8027F"/>
    <w:rsid w:val="00A8032B"/>
    <w:rsid w:val="00A8062D"/>
    <w:rsid w:val="00A807E0"/>
    <w:rsid w:val="00A80AC7"/>
    <w:rsid w:val="00A80CEC"/>
    <w:rsid w:val="00A80DB9"/>
    <w:rsid w:val="00A8130B"/>
    <w:rsid w:val="00A81389"/>
    <w:rsid w:val="00A817DA"/>
    <w:rsid w:val="00A817EA"/>
    <w:rsid w:val="00A81BC0"/>
    <w:rsid w:val="00A81C0B"/>
    <w:rsid w:val="00A81D0E"/>
    <w:rsid w:val="00A82113"/>
    <w:rsid w:val="00A8267E"/>
    <w:rsid w:val="00A826D5"/>
    <w:rsid w:val="00A82A78"/>
    <w:rsid w:val="00A82AAD"/>
    <w:rsid w:val="00A82D7F"/>
    <w:rsid w:val="00A82E6E"/>
    <w:rsid w:val="00A83021"/>
    <w:rsid w:val="00A8310C"/>
    <w:rsid w:val="00A83147"/>
    <w:rsid w:val="00A831C5"/>
    <w:rsid w:val="00A83327"/>
    <w:rsid w:val="00A834F7"/>
    <w:rsid w:val="00A83578"/>
    <w:rsid w:val="00A83600"/>
    <w:rsid w:val="00A83632"/>
    <w:rsid w:val="00A83948"/>
    <w:rsid w:val="00A83AC2"/>
    <w:rsid w:val="00A83D1D"/>
    <w:rsid w:val="00A83EEA"/>
    <w:rsid w:val="00A8400D"/>
    <w:rsid w:val="00A8411E"/>
    <w:rsid w:val="00A84219"/>
    <w:rsid w:val="00A8426D"/>
    <w:rsid w:val="00A849A9"/>
    <w:rsid w:val="00A849B9"/>
    <w:rsid w:val="00A84B0D"/>
    <w:rsid w:val="00A84C69"/>
    <w:rsid w:val="00A84EC9"/>
    <w:rsid w:val="00A8510E"/>
    <w:rsid w:val="00A85393"/>
    <w:rsid w:val="00A8547F"/>
    <w:rsid w:val="00A8572B"/>
    <w:rsid w:val="00A85812"/>
    <w:rsid w:val="00A85A1C"/>
    <w:rsid w:val="00A85CCE"/>
    <w:rsid w:val="00A85F1E"/>
    <w:rsid w:val="00A85FB6"/>
    <w:rsid w:val="00A85FF4"/>
    <w:rsid w:val="00A8613A"/>
    <w:rsid w:val="00A86253"/>
    <w:rsid w:val="00A862CE"/>
    <w:rsid w:val="00A86821"/>
    <w:rsid w:val="00A86924"/>
    <w:rsid w:val="00A86A12"/>
    <w:rsid w:val="00A86C15"/>
    <w:rsid w:val="00A86C2E"/>
    <w:rsid w:val="00A87001"/>
    <w:rsid w:val="00A8740C"/>
    <w:rsid w:val="00A87424"/>
    <w:rsid w:val="00A875EF"/>
    <w:rsid w:val="00A877ED"/>
    <w:rsid w:val="00A87956"/>
    <w:rsid w:val="00A90036"/>
    <w:rsid w:val="00A900AF"/>
    <w:rsid w:val="00A905D3"/>
    <w:rsid w:val="00A90A54"/>
    <w:rsid w:val="00A9158F"/>
    <w:rsid w:val="00A916E6"/>
    <w:rsid w:val="00A9181D"/>
    <w:rsid w:val="00A91920"/>
    <w:rsid w:val="00A91B21"/>
    <w:rsid w:val="00A91CAF"/>
    <w:rsid w:val="00A91E83"/>
    <w:rsid w:val="00A91EBA"/>
    <w:rsid w:val="00A91EDA"/>
    <w:rsid w:val="00A91F66"/>
    <w:rsid w:val="00A9232D"/>
    <w:rsid w:val="00A92343"/>
    <w:rsid w:val="00A92378"/>
    <w:rsid w:val="00A92742"/>
    <w:rsid w:val="00A92768"/>
    <w:rsid w:val="00A928DB"/>
    <w:rsid w:val="00A929A3"/>
    <w:rsid w:val="00A92B9B"/>
    <w:rsid w:val="00A92E10"/>
    <w:rsid w:val="00A92F77"/>
    <w:rsid w:val="00A92FFE"/>
    <w:rsid w:val="00A9304E"/>
    <w:rsid w:val="00A9346E"/>
    <w:rsid w:val="00A935F8"/>
    <w:rsid w:val="00A936F7"/>
    <w:rsid w:val="00A9379B"/>
    <w:rsid w:val="00A93841"/>
    <w:rsid w:val="00A93C2B"/>
    <w:rsid w:val="00A93D05"/>
    <w:rsid w:val="00A93D3A"/>
    <w:rsid w:val="00A93E99"/>
    <w:rsid w:val="00A94082"/>
    <w:rsid w:val="00A940E5"/>
    <w:rsid w:val="00A94257"/>
    <w:rsid w:val="00A94284"/>
    <w:rsid w:val="00A9490D"/>
    <w:rsid w:val="00A94A80"/>
    <w:rsid w:val="00A94D42"/>
    <w:rsid w:val="00A94ED4"/>
    <w:rsid w:val="00A94F50"/>
    <w:rsid w:val="00A94FC1"/>
    <w:rsid w:val="00A951B2"/>
    <w:rsid w:val="00A9521E"/>
    <w:rsid w:val="00A952A5"/>
    <w:rsid w:val="00A95622"/>
    <w:rsid w:val="00A95A99"/>
    <w:rsid w:val="00A95B95"/>
    <w:rsid w:val="00A95C31"/>
    <w:rsid w:val="00A96007"/>
    <w:rsid w:val="00A96177"/>
    <w:rsid w:val="00A96217"/>
    <w:rsid w:val="00A963FE"/>
    <w:rsid w:val="00A9652A"/>
    <w:rsid w:val="00A967B9"/>
    <w:rsid w:val="00A96810"/>
    <w:rsid w:val="00A96875"/>
    <w:rsid w:val="00A9699C"/>
    <w:rsid w:val="00A96B86"/>
    <w:rsid w:val="00A96DC1"/>
    <w:rsid w:val="00A96F82"/>
    <w:rsid w:val="00A970AB"/>
    <w:rsid w:val="00A97155"/>
    <w:rsid w:val="00A97282"/>
    <w:rsid w:val="00A97393"/>
    <w:rsid w:val="00A97467"/>
    <w:rsid w:val="00A978AD"/>
    <w:rsid w:val="00A978C0"/>
    <w:rsid w:val="00A97F38"/>
    <w:rsid w:val="00A97F80"/>
    <w:rsid w:val="00AA0799"/>
    <w:rsid w:val="00AA0941"/>
    <w:rsid w:val="00AA094F"/>
    <w:rsid w:val="00AA0B2E"/>
    <w:rsid w:val="00AA0BB8"/>
    <w:rsid w:val="00AA0C56"/>
    <w:rsid w:val="00AA1045"/>
    <w:rsid w:val="00AA1364"/>
    <w:rsid w:val="00AA1A0E"/>
    <w:rsid w:val="00AA1A55"/>
    <w:rsid w:val="00AA1DA5"/>
    <w:rsid w:val="00AA1F28"/>
    <w:rsid w:val="00AA1FA7"/>
    <w:rsid w:val="00AA2224"/>
    <w:rsid w:val="00AA23A0"/>
    <w:rsid w:val="00AA26CF"/>
    <w:rsid w:val="00AA2ADE"/>
    <w:rsid w:val="00AA2FC5"/>
    <w:rsid w:val="00AA32EA"/>
    <w:rsid w:val="00AA33C3"/>
    <w:rsid w:val="00AA3440"/>
    <w:rsid w:val="00AA34B6"/>
    <w:rsid w:val="00AA3708"/>
    <w:rsid w:val="00AA3D59"/>
    <w:rsid w:val="00AA3F07"/>
    <w:rsid w:val="00AA408B"/>
    <w:rsid w:val="00AA40CA"/>
    <w:rsid w:val="00AA430D"/>
    <w:rsid w:val="00AA4358"/>
    <w:rsid w:val="00AA459E"/>
    <w:rsid w:val="00AA4A2F"/>
    <w:rsid w:val="00AA4E72"/>
    <w:rsid w:val="00AA4FDB"/>
    <w:rsid w:val="00AA523B"/>
    <w:rsid w:val="00AA5245"/>
    <w:rsid w:val="00AA53B3"/>
    <w:rsid w:val="00AA54D0"/>
    <w:rsid w:val="00AA559A"/>
    <w:rsid w:val="00AA55F4"/>
    <w:rsid w:val="00AA5B17"/>
    <w:rsid w:val="00AA5C5B"/>
    <w:rsid w:val="00AA5E90"/>
    <w:rsid w:val="00AA5F2E"/>
    <w:rsid w:val="00AA5F79"/>
    <w:rsid w:val="00AA6015"/>
    <w:rsid w:val="00AA6033"/>
    <w:rsid w:val="00AA6088"/>
    <w:rsid w:val="00AA6201"/>
    <w:rsid w:val="00AA63B3"/>
    <w:rsid w:val="00AA63B9"/>
    <w:rsid w:val="00AA651B"/>
    <w:rsid w:val="00AA6636"/>
    <w:rsid w:val="00AA6955"/>
    <w:rsid w:val="00AA6D92"/>
    <w:rsid w:val="00AA6E29"/>
    <w:rsid w:val="00AA6EE4"/>
    <w:rsid w:val="00AA6F06"/>
    <w:rsid w:val="00AA6F74"/>
    <w:rsid w:val="00AA7209"/>
    <w:rsid w:val="00AA7394"/>
    <w:rsid w:val="00AA74BB"/>
    <w:rsid w:val="00AA78C9"/>
    <w:rsid w:val="00AA79B4"/>
    <w:rsid w:val="00AA7A7C"/>
    <w:rsid w:val="00AA7C53"/>
    <w:rsid w:val="00AA7E0E"/>
    <w:rsid w:val="00AA7F5E"/>
    <w:rsid w:val="00AB009A"/>
    <w:rsid w:val="00AB00BA"/>
    <w:rsid w:val="00AB0302"/>
    <w:rsid w:val="00AB038A"/>
    <w:rsid w:val="00AB04D7"/>
    <w:rsid w:val="00AB1212"/>
    <w:rsid w:val="00AB12F9"/>
    <w:rsid w:val="00AB153E"/>
    <w:rsid w:val="00AB1A8C"/>
    <w:rsid w:val="00AB1A98"/>
    <w:rsid w:val="00AB1B74"/>
    <w:rsid w:val="00AB1BF8"/>
    <w:rsid w:val="00AB1C5B"/>
    <w:rsid w:val="00AB1DFD"/>
    <w:rsid w:val="00AB1E70"/>
    <w:rsid w:val="00AB22FA"/>
    <w:rsid w:val="00AB247C"/>
    <w:rsid w:val="00AB24FF"/>
    <w:rsid w:val="00AB272C"/>
    <w:rsid w:val="00AB2A73"/>
    <w:rsid w:val="00AB2CB2"/>
    <w:rsid w:val="00AB2CF7"/>
    <w:rsid w:val="00AB30CE"/>
    <w:rsid w:val="00AB3704"/>
    <w:rsid w:val="00AB39B4"/>
    <w:rsid w:val="00AB3A46"/>
    <w:rsid w:val="00AB3A7C"/>
    <w:rsid w:val="00AB40C7"/>
    <w:rsid w:val="00AB4219"/>
    <w:rsid w:val="00AB4238"/>
    <w:rsid w:val="00AB444D"/>
    <w:rsid w:val="00AB4603"/>
    <w:rsid w:val="00AB46EC"/>
    <w:rsid w:val="00AB4B1F"/>
    <w:rsid w:val="00AB4C29"/>
    <w:rsid w:val="00AB4C6D"/>
    <w:rsid w:val="00AB4E6A"/>
    <w:rsid w:val="00AB56B9"/>
    <w:rsid w:val="00AB589D"/>
    <w:rsid w:val="00AB58A7"/>
    <w:rsid w:val="00AB59AD"/>
    <w:rsid w:val="00AB5CE8"/>
    <w:rsid w:val="00AB5CF9"/>
    <w:rsid w:val="00AB5EFF"/>
    <w:rsid w:val="00AB69C4"/>
    <w:rsid w:val="00AB6A0B"/>
    <w:rsid w:val="00AB6A3B"/>
    <w:rsid w:val="00AB6AC5"/>
    <w:rsid w:val="00AB6B0F"/>
    <w:rsid w:val="00AB6CC2"/>
    <w:rsid w:val="00AB70B1"/>
    <w:rsid w:val="00AB70DD"/>
    <w:rsid w:val="00AB712C"/>
    <w:rsid w:val="00AB71C0"/>
    <w:rsid w:val="00AB778E"/>
    <w:rsid w:val="00AB78FB"/>
    <w:rsid w:val="00AB7C2B"/>
    <w:rsid w:val="00AB7CEF"/>
    <w:rsid w:val="00AB7DED"/>
    <w:rsid w:val="00AB7E9A"/>
    <w:rsid w:val="00AB7F02"/>
    <w:rsid w:val="00AC01B3"/>
    <w:rsid w:val="00AC0222"/>
    <w:rsid w:val="00AC03A5"/>
    <w:rsid w:val="00AC04CF"/>
    <w:rsid w:val="00AC060F"/>
    <w:rsid w:val="00AC06CA"/>
    <w:rsid w:val="00AC0967"/>
    <w:rsid w:val="00AC0D4C"/>
    <w:rsid w:val="00AC0DBD"/>
    <w:rsid w:val="00AC0E29"/>
    <w:rsid w:val="00AC0F43"/>
    <w:rsid w:val="00AC0F7C"/>
    <w:rsid w:val="00AC1044"/>
    <w:rsid w:val="00AC124F"/>
    <w:rsid w:val="00AC13C3"/>
    <w:rsid w:val="00AC1585"/>
    <w:rsid w:val="00AC1869"/>
    <w:rsid w:val="00AC1BFB"/>
    <w:rsid w:val="00AC1F04"/>
    <w:rsid w:val="00AC2093"/>
    <w:rsid w:val="00AC23CE"/>
    <w:rsid w:val="00AC25CF"/>
    <w:rsid w:val="00AC266F"/>
    <w:rsid w:val="00AC272E"/>
    <w:rsid w:val="00AC2B94"/>
    <w:rsid w:val="00AC2BAA"/>
    <w:rsid w:val="00AC2F44"/>
    <w:rsid w:val="00AC3138"/>
    <w:rsid w:val="00AC3165"/>
    <w:rsid w:val="00AC3286"/>
    <w:rsid w:val="00AC3301"/>
    <w:rsid w:val="00AC3394"/>
    <w:rsid w:val="00AC33A3"/>
    <w:rsid w:val="00AC3541"/>
    <w:rsid w:val="00AC36F5"/>
    <w:rsid w:val="00AC371D"/>
    <w:rsid w:val="00AC38B1"/>
    <w:rsid w:val="00AC38E8"/>
    <w:rsid w:val="00AC39F5"/>
    <w:rsid w:val="00AC3A13"/>
    <w:rsid w:val="00AC3CAE"/>
    <w:rsid w:val="00AC3E5C"/>
    <w:rsid w:val="00AC3EC7"/>
    <w:rsid w:val="00AC40D2"/>
    <w:rsid w:val="00AC48DE"/>
    <w:rsid w:val="00AC4923"/>
    <w:rsid w:val="00AC4C98"/>
    <w:rsid w:val="00AC4E14"/>
    <w:rsid w:val="00AC5669"/>
    <w:rsid w:val="00AC567D"/>
    <w:rsid w:val="00AC579D"/>
    <w:rsid w:val="00AC58A5"/>
    <w:rsid w:val="00AC590C"/>
    <w:rsid w:val="00AC5D67"/>
    <w:rsid w:val="00AC603E"/>
    <w:rsid w:val="00AC6323"/>
    <w:rsid w:val="00AC65EF"/>
    <w:rsid w:val="00AC6654"/>
    <w:rsid w:val="00AC6749"/>
    <w:rsid w:val="00AC686E"/>
    <w:rsid w:val="00AC68EA"/>
    <w:rsid w:val="00AC6A14"/>
    <w:rsid w:val="00AC6A1D"/>
    <w:rsid w:val="00AC6BA7"/>
    <w:rsid w:val="00AC6C1D"/>
    <w:rsid w:val="00AC6C4E"/>
    <w:rsid w:val="00AC6D24"/>
    <w:rsid w:val="00AC70A7"/>
    <w:rsid w:val="00AC712D"/>
    <w:rsid w:val="00AC71BA"/>
    <w:rsid w:val="00AC71F5"/>
    <w:rsid w:val="00AC71FB"/>
    <w:rsid w:val="00AC734D"/>
    <w:rsid w:val="00AC76A3"/>
    <w:rsid w:val="00AC7BE6"/>
    <w:rsid w:val="00AC7D72"/>
    <w:rsid w:val="00AC7E3B"/>
    <w:rsid w:val="00AC7ED3"/>
    <w:rsid w:val="00AD0494"/>
    <w:rsid w:val="00AD0B05"/>
    <w:rsid w:val="00AD0C5F"/>
    <w:rsid w:val="00AD0CAA"/>
    <w:rsid w:val="00AD0F1C"/>
    <w:rsid w:val="00AD0FD5"/>
    <w:rsid w:val="00AD1069"/>
    <w:rsid w:val="00AD10BC"/>
    <w:rsid w:val="00AD1505"/>
    <w:rsid w:val="00AD15B5"/>
    <w:rsid w:val="00AD1BA0"/>
    <w:rsid w:val="00AD1C87"/>
    <w:rsid w:val="00AD1CA0"/>
    <w:rsid w:val="00AD1F5F"/>
    <w:rsid w:val="00AD212C"/>
    <w:rsid w:val="00AD2340"/>
    <w:rsid w:val="00AD242B"/>
    <w:rsid w:val="00AD2507"/>
    <w:rsid w:val="00AD2659"/>
    <w:rsid w:val="00AD27AA"/>
    <w:rsid w:val="00AD2B24"/>
    <w:rsid w:val="00AD2E95"/>
    <w:rsid w:val="00AD2ED4"/>
    <w:rsid w:val="00AD2F82"/>
    <w:rsid w:val="00AD30DB"/>
    <w:rsid w:val="00AD3248"/>
    <w:rsid w:val="00AD3790"/>
    <w:rsid w:val="00AD3A46"/>
    <w:rsid w:val="00AD3B2D"/>
    <w:rsid w:val="00AD3D9B"/>
    <w:rsid w:val="00AD4232"/>
    <w:rsid w:val="00AD471D"/>
    <w:rsid w:val="00AD4C2F"/>
    <w:rsid w:val="00AD4DAB"/>
    <w:rsid w:val="00AD507D"/>
    <w:rsid w:val="00AD5175"/>
    <w:rsid w:val="00AD5316"/>
    <w:rsid w:val="00AD558A"/>
    <w:rsid w:val="00AD560E"/>
    <w:rsid w:val="00AD5773"/>
    <w:rsid w:val="00AD57E2"/>
    <w:rsid w:val="00AD57E5"/>
    <w:rsid w:val="00AD5A28"/>
    <w:rsid w:val="00AD5AF2"/>
    <w:rsid w:val="00AD5D1F"/>
    <w:rsid w:val="00AD6003"/>
    <w:rsid w:val="00AD6026"/>
    <w:rsid w:val="00AD60EC"/>
    <w:rsid w:val="00AD6215"/>
    <w:rsid w:val="00AD63B9"/>
    <w:rsid w:val="00AD6674"/>
    <w:rsid w:val="00AD6750"/>
    <w:rsid w:val="00AD6C0F"/>
    <w:rsid w:val="00AD6C1B"/>
    <w:rsid w:val="00AD6DC0"/>
    <w:rsid w:val="00AD73A5"/>
    <w:rsid w:val="00AD73B1"/>
    <w:rsid w:val="00AD74AA"/>
    <w:rsid w:val="00AD7502"/>
    <w:rsid w:val="00AD7A34"/>
    <w:rsid w:val="00AD7A74"/>
    <w:rsid w:val="00AD7D06"/>
    <w:rsid w:val="00AD7FF5"/>
    <w:rsid w:val="00AE00F4"/>
    <w:rsid w:val="00AE027A"/>
    <w:rsid w:val="00AE03A1"/>
    <w:rsid w:val="00AE0673"/>
    <w:rsid w:val="00AE067C"/>
    <w:rsid w:val="00AE070A"/>
    <w:rsid w:val="00AE0717"/>
    <w:rsid w:val="00AE08F4"/>
    <w:rsid w:val="00AE0D40"/>
    <w:rsid w:val="00AE112C"/>
    <w:rsid w:val="00AE131B"/>
    <w:rsid w:val="00AE140C"/>
    <w:rsid w:val="00AE166C"/>
    <w:rsid w:val="00AE1872"/>
    <w:rsid w:val="00AE1918"/>
    <w:rsid w:val="00AE1A84"/>
    <w:rsid w:val="00AE1AD8"/>
    <w:rsid w:val="00AE1B4F"/>
    <w:rsid w:val="00AE1C0D"/>
    <w:rsid w:val="00AE1C58"/>
    <w:rsid w:val="00AE1F5D"/>
    <w:rsid w:val="00AE203F"/>
    <w:rsid w:val="00AE2365"/>
    <w:rsid w:val="00AE2569"/>
    <w:rsid w:val="00AE269A"/>
    <w:rsid w:val="00AE2779"/>
    <w:rsid w:val="00AE27E4"/>
    <w:rsid w:val="00AE2AD7"/>
    <w:rsid w:val="00AE2E4D"/>
    <w:rsid w:val="00AE2EEE"/>
    <w:rsid w:val="00AE3264"/>
    <w:rsid w:val="00AE32B9"/>
    <w:rsid w:val="00AE32D5"/>
    <w:rsid w:val="00AE3638"/>
    <w:rsid w:val="00AE3695"/>
    <w:rsid w:val="00AE36E4"/>
    <w:rsid w:val="00AE37FA"/>
    <w:rsid w:val="00AE3EE3"/>
    <w:rsid w:val="00AE4055"/>
    <w:rsid w:val="00AE41B1"/>
    <w:rsid w:val="00AE41C3"/>
    <w:rsid w:val="00AE42D9"/>
    <w:rsid w:val="00AE46AC"/>
    <w:rsid w:val="00AE480A"/>
    <w:rsid w:val="00AE489E"/>
    <w:rsid w:val="00AE4B4F"/>
    <w:rsid w:val="00AE4FE7"/>
    <w:rsid w:val="00AE53ED"/>
    <w:rsid w:val="00AE54DB"/>
    <w:rsid w:val="00AE5A37"/>
    <w:rsid w:val="00AE5B81"/>
    <w:rsid w:val="00AE5CA5"/>
    <w:rsid w:val="00AE5DF1"/>
    <w:rsid w:val="00AE5E59"/>
    <w:rsid w:val="00AE6135"/>
    <w:rsid w:val="00AE61C8"/>
    <w:rsid w:val="00AE626D"/>
    <w:rsid w:val="00AE651E"/>
    <w:rsid w:val="00AE657A"/>
    <w:rsid w:val="00AE686A"/>
    <w:rsid w:val="00AE687A"/>
    <w:rsid w:val="00AE6DE7"/>
    <w:rsid w:val="00AE6E49"/>
    <w:rsid w:val="00AE6FCC"/>
    <w:rsid w:val="00AE7384"/>
    <w:rsid w:val="00AE7441"/>
    <w:rsid w:val="00AE747D"/>
    <w:rsid w:val="00AE7641"/>
    <w:rsid w:val="00AE76FF"/>
    <w:rsid w:val="00AE78D1"/>
    <w:rsid w:val="00AE7F05"/>
    <w:rsid w:val="00AE7F20"/>
    <w:rsid w:val="00AF050C"/>
    <w:rsid w:val="00AF0C09"/>
    <w:rsid w:val="00AF0C73"/>
    <w:rsid w:val="00AF0C99"/>
    <w:rsid w:val="00AF0D61"/>
    <w:rsid w:val="00AF0D9A"/>
    <w:rsid w:val="00AF0EA2"/>
    <w:rsid w:val="00AF0FCC"/>
    <w:rsid w:val="00AF101C"/>
    <w:rsid w:val="00AF10C5"/>
    <w:rsid w:val="00AF11F7"/>
    <w:rsid w:val="00AF14EB"/>
    <w:rsid w:val="00AF161C"/>
    <w:rsid w:val="00AF1858"/>
    <w:rsid w:val="00AF18B6"/>
    <w:rsid w:val="00AF1D03"/>
    <w:rsid w:val="00AF1EEA"/>
    <w:rsid w:val="00AF203A"/>
    <w:rsid w:val="00AF22BB"/>
    <w:rsid w:val="00AF2368"/>
    <w:rsid w:val="00AF252D"/>
    <w:rsid w:val="00AF273B"/>
    <w:rsid w:val="00AF284D"/>
    <w:rsid w:val="00AF2850"/>
    <w:rsid w:val="00AF28D4"/>
    <w:rsid w:val="00AF339F"/>
    <w:rsid w:val="00AF35CD"/>
    <w:rsid w:val="00AF37E8"/>
    <w:rsid w:val="00AF3D29"/>
    <w:rsid w:val="00AF3DE9"/>
    <w:rsid w:val="00AF4787"/>
    <w:rsid w:val="00AF4BB5"/>
    <w:rsid w:val="00AF4BFE"/>
    <w:rsid w:val="00AF4C98"/>
    <w:rsid w:val="00AF4D64"/>
    <w:rsid w:val="00AF4E03"/>
    <w:rsid w:val="00AF4E2E"/>
    <w:rsid w:val="00AF50F7"/>
    <w:rsid w:val="00AF5261"/>
    <w:rsid w:val="00AF5360"/>
    <w:rsid w:val="00AF54F3"/>
    <w:rsid w:val="00AF5660"/>
    <w:rsid w:val="00AF56FE"/>
    <w:rsid w:val="00AF583E"/>
    <w:rsid w:val="00AF5A1B"/>
    <w:rsid w:val="00AF6205"/>
    <w:rsid w:val="00AF6452"/>
    <w:rsid w:val="00AF64AC"/>
    <w:rsid w:val="00AF65AB"/>
    <w:rsid w:val="00AF65DE"/>
    <w:rsid w:val="00AF672B"/>
    <w:rsid w:val="00AF6780"/>
    <w:rsid w:val="00AF691B"/>
    <w:rsid w:val="00AF6924"/>
    <w:rsid w:val="00AF6C45"/>
    <w:rsid w:val="00AF6CAA"/>
    <w:rsid w:val="00AF71D8"/>
    <w:rsid w:val="00AF7496"/>
    <w:rsid w:val="00AF7600"/>
    <w:rsid w:val="00AF76E3"/>
    <w:rsid w:val="00AF7790"/>
    <w:rsid w:val="00AF78F7"/>
    <w:rsid w:val="00AF7B43"/>
    <w:rsid w:val="00AF7FF5"/>
    <w:rsid w:val="00B001FB"/>
    <w:rsid w:val="00B002A0"/>
    <w:rsid w:val="00B00713"/>
    <w:rsid w:val="00B00770"/>
    <w:rsid w:val="00B007B9"/>
    <w:rsid w:val="00B008F2"/>
    <w:rsid w:val="00B00A68"/>
    <w:rsid w:val="00B00B10"/>
    <w:rsid w:val="00B00ECC"/>
    <w:rsid w:val="00B00F77"/>
    <w:rsid w:val="00B0165A"/>
    <w:rsid w:val="00B016B9"/>
    <w:rsid w:val="00B01C55"/>
    <w:rsid w:val="00B01D47"/>
    <w:rsid w:val="00B01DEE"/>
    <w:rsid w:val="00B01F1F"/>
    <w:rsid w:val="00B02059"/>
    <w:rsid w:val="00B02212"/>
    <w:rsid w:val="00B0245B"/>
    <w:rsid w:val="00B0245D"/>
    <w:rsid w:val="00B02498"/>
    <w:rsid w:val="00B024B2"/>
    <w:rsid w:val="00B0251F"/>
    <w:rsid w:val="00B02577"/>
    <w:rsid w:val="00B025F9"/>
    <w:rsid w:val="00B02707"/>
    <w:rsid w:val="00B02C07"/>
    <w:rsid w:val="00B02C13"/>
    <w:rsid w:val="00B03205"/>
    <w:rsid w:val="00B032FA"/>
    <w:rsid w:val="00B036D9"/>
    <w:rsid w:val="00B03BCB"/>
    <w:rsid w:val="00B03D68"/>
    <w:rsid w:val="00B03EEA"/>
    <w:rsid w:val="00B041D8"/>
    <w:rsid w:val="00B042AC"/>
    <w:rsid w:val="00B04413"/>
    <w:rsid w:val="00B04503"/>
    <w:rsid w:val="00B04A1A"/>
    <w:rsid w:val="00B04A2E"/>
    <w:rsid w:val="00B04C15"/>
    <w:rsid w:val="00B05109"/>
    <w:rsid w:val="00B05240"/>
    <w:rsid w:val="00B05244"/>
    <w:rsid w:val="00B052C3"/>
    <w:rsid w:val="00B05475"/>
    <w:rsid w:val="00B054FA"/>
    <w:rsid w:val="00B05518"/>
    <w:rsid w:val="00B05650"/>
    <w:rsid w:val="00B05701"/>
    <w:rsid w:val="00B05770"/>
    <w:rsid w:val="00B05B5F"/>
    <w:rsid w:val="00B05DF1"/>
    <w:rsid w:val="00B05E84"/>
    <w:rsid w:val="00B0666F"/>
    <w:rsid w:val="00B068D2"/>
    <w:rsid w:val="00B069C6"/>
    <w:rsid w:val="00B06B31"/>
    <w:rsid w:val="00B06B3C"/>
    <w:rsid w:val="00B06C62"/>
    <w:rsid w:val="00B06CC5"/>
    <w:rsid w:val="00B06D63"/>
    <w:rsid w:val="00B07216"/>
    <w:rsid w:val="00B07369"/>
    <w:rsid w:val="00B0747F"/>
    <w:rsid w:val="00B075A2"/>
    <w:rsid w:val="00B075EA"/>
    <w:rsid w:val="00B076C9"/>
    <w:rsid w:val="00B07D97"/>
    <w:rsid w:val="00B07EA0"/>
    <w:rsid w:val="00B07F38"/>
    <w:rsid w:val="00B07F4F"/>
    <w:rsid w:val="00B100B4"/>
    <w:rsid w:val="00B10126"/>
    <w:rsid w:val="00B102DD"/>
    <w:rsid w:val="00B1038A"/>
    <w:rsid w:val="00B103E7"/>
    <w:rsid w:val="00B10595"/>
    <w:rsid w:val="00B10C8E"/>
    <w:rsid w:val="00B10CF3"/>
    <w:rsid w:val="00B10D95"/>
    <w:rsid w:val="00B10DF3"/>
    <w:rsid w:val="00B10E31"/>
    <w:rsid w:val="00B11010"/>
    <w:rsid w:val="00B1113A"/>
    <w:rsid w:val="00B11711"/>
    <w:rsid w:val="00B1189C"/>
    <w:rsid w:val="00B11A36"/>
    <w:rsid w:val="00B11AEF"/>
    <w:rsid w:val="00B11B1B"/>
    <w:rsid w:val="00B11E74"/>
    <w:rsid w:val="00B1209A"/>
    <w:rsid w:val="00B120B4"/>
    <w:rsid w:val="00B124B9"/>
    <w:rsid w:val="00B124EE"/>
    <w:rsid w:val="00B126C0"/>
    <w:rsid w:val="00B12787"/>
    <w:rsid w:val="00B127CD"/>
    <w:rsid w:val="00B129D7"/>
    <w:rsid w:val="00B12D12"/>
    <w:rsid w:val="00B12E4D"/>
    <w:rsid w:val="00B12EDB"/>
    <w:rsid w:val="00B1307B"/>
    <w:rsid w:val="00B13166"/>
    <w:rsid w:val="00B13371"/>
    <w:rsid w:val="00B13622"/>
    <w:rsid w:val="00B136AB"/>
    <w:rsid w:val="00B1394F"/>
    <w:rsid w:val="00B13A35"/>
    <w:rsid w:val="00B13B4E"/>
    <w:rsid w:val="00B13B5F"/>
    <w:rsid w:val="00B13B8F"/>
    <w:rsid w:val="00B13C40"/>
    <w:rsid w:val="00B13C66"/>
    <w:rsid w:val="00B13E8D"/>
    <w:rsid w:val="00B13F1F"/>
    <w:rsid w:val="00B1416F"/>
    <w:rsid w:val="00B14182"/>
    <w:rsid w:val="00B14300"/>
    <w:rsid w:val="00B14361"/>
    <w:rsid w:val="00B145A3"/>
    <w:rsid w:val="00B1482B"/>
    <w:rsid w:val="00B14851"/>
    <w:rsid w:val="00B1495F"/>
    <w:rsid w:val="00B14AB9"/>
    <w:rsid w:val="00B14D2D"/>
    <w:rsid w:val="00B14D5C"/>
    <w:rsid w:val="00B14DE1"/>
    <w:rsid w:val="00B14FFA"/>
    <w:rsid w:val="00B15363"/>
    <w:rsid w:val="00B1542A"/>
    <w:rsid w:val="00B154C2"/>
    <w:rsid w:val="00B15648"/>
    <w:rsid w:val="00B15847"/>
    <w:rsid w:val="00B15AD4"/>
    <w:rsid w:val="00B15B4B"/>
    <w:rsid w:val="00B15BC7"/>
    <w:rsid w:val="00B15CDE"/>
    <w:rsid w:val="00B15E88"/>
    <w:rsid w:val="00B15E9B"/>
    <w:rsid w:val="00B16150"/>
    <w:rsid w:val="00B16235"/>
    <w:rsid w:val="00B16302"/>
    <w:rsid w:val="00B16304"/>
    <w:rsid w:val="00B166F7"/>
    <w:rsid w:val="00B1696C"/>
    <w:rsid w:val="00B169C0"/>
    <w:rsid w:val="00B16B55"/>
    <w:rsid w:val="00B16E57"/>
    <w:rsid w:val="00B1724A"/>
    <w:rsid w:val="00B1735A"/>
    <w:rsid w:val="00B1736A"/>
    <w:rsid w:val="00B17640"/>
    <w:rsid w:val="00B1766B"/>
    <w:rsid w:val="00B17699"/>
    <w:rsid w:val="00B177C0"/>
    <w:rsid w:val="00B17A63"/>
    <w:rsid w:val="00B17CE8"/>
    <w:rsid w:val="00B17D7F"/>
    <w:rsid w:val="00B20159"/>
    <w:rsid w:val="00B202A2"/>
    <w:rsid w:val="00B2050B"/>
    <w:rsid w:val="00B20772"/>
    <w:rsid w:val="00B2088D"/>
    <w:rsid w:val="00B20976"/>
    <w:rsid w:val="00B209F7"/>
    <w:rsid w:val="00B20F2E"/>
    <w:rsid w:val="00B2100E"/>
    <w:rsid w:val="00B210BE"/>
    <w:rsid w:val="00B2126E"/>
    <w:rsid w:val="00B213FD"/>
    <w:rsid w:val="00B21460"/>
    <w:rsid w:val="00B2197D"/>
    <w:rsid w:val="00B219E4"/>
    <w:rsid w:val="00B21A8F"/>
    <w:rsid w:val="00B21AEE"/>
    <w:rsid w:val="00B21C16"/>
    <w:rsid w:val="00B21E6E"/>
    <w:rsid w:val="00B21F77"/>
    <w:rsid w:val="00B21FB8"/>
    <w:rsid w:val="00B2237B"/>
    <w:rsid w:val="00B22976"/>
    <w:rsid w:val="00B229B2"/>
    <w:rsid w:val="00B22B58"/>
    <w:rsid w:val="00B22F60"/>
    <w:rsid w:val="00B2329E"/>
    <w:rsid w:val="00B23494"/>
    <w:rsid w:val="00B235F5"/>
    <w:rsid w:val="00B23607"/>
    <w:rsid w:val="00B237D6"/>
    <w:rsid w:val="00B2391E"/>
    <w:rsid w:val="00B23B2A"/>
    <w:rsid w:val="00B23B69"/>
    <w:rsid w:val="00B23B92"/>
    <w:rsid w:val="00B23B9A"/>
    <w:rsid w:val="00B23F46"/>
    <w:rsid w:val="00B23F90"/>
    <w:rsid w:val="00B23FB1"/>
    <w:rsid w:val="00B241F6"/>
    <w:rsid w:val="00B242C8"/>
    <w:rsid w:val="00B242FC"/>
    <w:rsid w:val="00B24383"/>
    <w:rsid w:val="00B24683"/>
    <w:rsid w:val="00B2484B"/>
    <w:rsid w:val="00B24879"/>
    <w:rsid w:val="00B24AD5"/>
    <w:rsid w:val="00B24D04"/>
    <w:rsid w:val="00B24D1E"/>
    <w:rsid w:val="00B24F30"/>
    <w:rsid w:val="00B251B2"/>
    <w:rsid w:val="00B2536F"/>
    <w:rsid w:val="00B25386"/>
    <w:rsid w:val="00B25402"/>
    <w:rsid w:val="00B254B3"/>
    <w:rsid w:val="00B2569A"/>
    <w:rsid w:val="00B25B04"/>
    <w:rsid w:val="00B25BC4"/>
    <w:rsid w:val="00B2653E"/>
    <w:rsid w:val="00B2658C"/>
    <w:rsid w:val="00B26678"/>
    <w:rsid w:val="00B26791"/>
    <w:rsid w:val="00B2690C"/>
    <w:rsid w:val="00B26A8D"/>
    <w:rsid w:val="00B26CDC"/>
    <w:rsid w:val="00B2794C"/>
    <w:rsid w:val="00B27AFA"/>
    <w:rsid w:val="00B27CAE"/>
    <w:rsid w:val="00B27CCF"/>
    <w:rsid w:val="00B27D70"/>
    <w:rsid w:val="00B27F9F"/>
    <w:rsid w:val="00B30705"/>
    <w:rsid w:val="00B30B2D"/>
    <w:rsid w:val="00B30BA6"/>
    <w:rsid w:val="00B30C75"/>
    <w:rsid w:val="00B31140"/>
    <w:rsid w:val="00B3133D"/>
    <w:rsid w:val="00B31419"/>
    <w:rsid w:val="00B31875"/>
    <w:rsid w:val="00B31ABF"/>
    <w:rsid w:val="00B3208F"/>
    <w:rsid w:val="00B327E7"/>
    <w:rsid w:val="00B327E9"/>
    <w:rsid w:val="00B32908"/>
    <w:rsid w:val="00B32AFB"/>
    <w:rsid w:val="00B32C33"/>
    <w:rsid w:val="00B32CC1"/>
    <w:rsid w:val="00B32CF0"/>
    <w:rsid w:val="00B3307C"/>
    <w:rsid w:val="00B33109"/>
    <w:rsid w:val="00B33206"/>
    <w:rsid w:val="00B33255"/>
    <w:rsid w:val="00B3375C"/>
    <w:rsid w:val="00B33AF4"/>
    <w:rsid w:val="00B33D5C"/>
    <w:rsid w:val="00B33D6E"/>
    <w:rsid w:val="00B33EEE"/>
    <w:rsid w:val="00B3402D"/>
    <w:rsid w:val="00B341B8"/>
    <w:rsid w:val="00B342E2"/>
    <w:rsid w:val="00B3480A"/>
    <w:rsid w:val="00B34CA7"/>
    <w:rsid w:val="00B35026"/>
    <w:rsid w:val="00B3503F"/>
    <w:rsid w:val="00B350DD"/>
    <w:rsid w:val="00B3529F"/>
    <w:rsid w:val="00B353DD"/>
    <w:rsid w:val="00B35ABD"/>
    <w:rsid w:val="00B35CC0"/>
    <w:rsid w:val="00B35CF6"/>
    <w:rsid w:val="00B35D50"/>
    <w:rsid w:val="00B35F3B"/>
    <w:rsid w:val="00B35FD3"/>
    <w:rsid w:val="00B360B9"/>
    <w:rsid w:val="00B3671B"/>
    <w:rsid w:val="00B36DE7"/>
    <w:rsid w:val="00B36EAB"/>
    <w:rsid w:val="00B36F2D"/>
    <w:rsid w:val="00B37060"/>
    <w:rsid w:val="00B371A2"/>
    <w:rsid w:val="00B37205"/>
    <w:rsid w:val="00B372A0"/>
    <w:rsid w:val="00B3783D"/>
    <w:rsid w:val="00B37856"/>
    <w:rsid w:val="00B4031C"/>
    <w:rsid w:val="00B40362"/>
    <w:rsid w:val="00B40393"/>
    <w:rsid w:val="00B403C0"/>
    <w:rsid w:val="00B40535"/>
    <w:rsid w:val="00B406F8"/>
    <w:rsid w:val="00B40D11"/>
    <w:rsid w:val="00B40E9D"/>
    <w:rsid w:val="00B40F51"/>
    <w:rsid w:val="00B40F88"/>
    <w:rsid w:val="00B4115F"/>
    <w:rsid w:val="00B4189F"/>
    <w:rsid w:val="00B41A65"/>
    <w:rsid w:val="00B41B17"/>
    <w:rsid w:val="00B41B9B"/>
    <w:rsid w:val="00B41C82"/>
    <w:rsid w:val="00B41D05"/>
    <w:rsid w:val="00B41D73"/>
    <w:rsid w:val="00B41DC1"/>
    <w:rsid w:val="00B41F2B"/>
    <w:rsid w:val="00B41F43"/>
    <w:rsid w:val="00B421EE"/>
    <w:rsid w:val="00B422BF"/>
    <w:rsid w:val="00B423B9"/>
    <w:rsid w:val="00B4252E"/>
    <w:rsid w:val="00B4295E"/>
    <w:rsid w:val="00B42A86"/>
    <w:rsid w:val="00B42BDF"/>
    <w:rsid w:val="00B42CFF"/>
    <w:rsid w:val="00B42F48"/>
    <w:rsid w:val="00B42FCC"/>
    <w:rsid w:val="00B43119"/>
    <w:rsid w:val="00B432AA"/>
    <w:rsid w:val="00B435D6"/>
    <w:rsid w:val="00B436DE"/>
    <w:rsid w:val="00B43AD6"/>
    <w:rsid w:val="00B43BA6"/>
    <w:rsid w:val="00B4402C"/>
    <w:rsid w:val="00B441BC"/>
    <w:rsid w:val="00B442A6"/>
    <w:rsid w:val="00B442F7"/>
    <w:rsid w:val="00B44302"/>
    <w:rsid w:val="00B44532"/>
    <w:rsid w:val="00B4456A"/>
    <w:rsid w:val="00B44617"/>
    <w:rsid w:val="00B44811"/>
    <w:rsid w:val="00B448DF"/>
    <w:rsid w:val="00B44B20"/>
    <w:rsid w:val="00B44C86"/>
    <w:rsid w:val="00B44F25"/>
    <w:rsid w:val="00B45134"/>
    <w:rsid w:val="00B45252"/>
    <w:rsid w:val="00B45339"/>
    <w:rsid w:val="00B45444"/>
    <w:rsid w:val="00B454D9"/>
    <w:rsid w:val="00B45B1B"/>
    <w:rsid w:val="00B45C6F"/>
    <w:rsid w:val="00B45F54"/>
    <w:rsid w:val="00B4631C"/>
    <w:rsid w:val="00B46347"/>
    <w:rsid w:val="00B46565"/>
    <w:rsid w:val="00B46851"/>
    <w:rsid w:val="00B46877"/>
    <w:rsid w:val="00B46B92"/>
    <w:rsid w:val="00B46D2F"/>
    <w:rsid w:val="00B46E49"/>
    <w:rsid w:val="00B46F6C"/>
    <w:rsid w:val="00B47260"/>
    <w:rsid w:val="00B47364"/>
    <w:rsid w:val="00B47411"/>
    <w:rsid w:val="00B474F7"/>
    <w:rsid w:val="00B478EC"/>
    <w:rsid w:val="00B4799B"/>
    <w:rsid w:val="00B47D9F"/>
    <w:rsid w:val="00B47E00"/>
    <w:rsid w:val="00B47E57"/>
    <w:rsid w:val="00B47FEF"/>
    <w:rsid w:val="00B47FFE"/>
    <w:rsid w:val="00B500C6"/>
    <w:rsid w:val="00B50162"/>
    <w:rsid w:val="00B50329"/>
    <w:rsid w:val="00B50962"/>
    <w:rsid w:val="00B50AB3"/>
    <w:rsid w:val="00B50AF9"/>
    <w:rsid w:val="00B50C2C"/>
    <w:rsid w:val="00B50F10"/>
    <w:rsid w:val="00B50F92"/>
    <w:rsid w:val="00B50FAF"/>
    <w:rsid w:val="00B50FCB"/>
    <w:rsid w:val="00B5131E"/>
    <w:rsid w:val="00B5144D"/>
    <w:rsid w:val="00B51509"/>
    <w:rsid w:val="00B51678"/>
    <w:rsid w:val="00B51784"/>
    <w:rsid w:val="00B518D0"/>
    <w:rsid w:val="00B519DE"/>
    <w:rsid w:val="00B519F9"/>
    <w:rsid w:val="00B51BFF"/>
    <w:rsid w:val="00B51D7A"/>
    <w:rsid w:val="00B529D2"/>
    <w:rsid w:val="00B52A03"/>
    <w:rsid w:val="00B52A1E"/>
    <w:rsid w:val="00B52AA7"/>
    <w:rsid w:val="00B52DE5"/>
    <w:rsid w:val="00B53059"/>
    <w:rsid w:val="00B532BE"/>
    <w:rsid w:val="00B53511"/>
    <w:rsid w:val="00B53770"/>
    <w:rsid w:val="00B53808"/>
    <w:rsid w:val="00B539FA"/>
    <w:rsid w:val="00B53AF6"/>
    <w:rsid w:val="00B53F23"/>
    <w:rsid w:val="00B53FD8"/>
    <w:rsid w:val="00B54178"/>
    <w:rsid w:val="00B54237"/>
    <w:rsid w:val="00B54368"/>
    <w:rsid w:val="00B545D3"/>
    <w:rsid w:val="00B54655"/>
    <w:rsid w:val="00B54663"/>
    <w:rsid w:val="00B54729"/>
    <w:rsid w:val="00B54BD9"/>
    <w:rsid w:val="00B54C20"/>
    <w:rsid w:val="00B54D6E"/>
    <w:rsid w:val="00B54DA8"/>
    <w:rsid w:val="00B54E38"/>
    <w:rsid w:val="00B54F97"/>
    <w:rsid w:val="00B5518B"/>
    <w:rsid w:val="00B551FC"/>
    <w:rsid w:val="00B557AF"/>
    <w:rsid w:val="00B559B7"/>
    <w:rsid w:val="00B559DC"/>
    <w:rsid w:val="00B55A12"/>
    <w:rsid w:val="00B55AD9"/>
    <w:rsid w:val="00B55B89"/>
    <w:rsid w:val="00B55DA6"/>
    <w:rsid w:val="00B564CA"/>
    <w:rsid w:val="00B56577"/>
    <w:rsid w:val="00B5679E"/>
    <w:rsid w:val="00B56A9D"/>
    <w:rsid w:val="00B56AAD"/>
    <w:rsid w:val="00B56BF2"/>
    <w:rsid w:val="00B56C3F"/>
    <w:rsid w:val="00B56CDA"/>
    <w:rsid w:val="00B57005"/>
    <w:rsid w:val="00B571CD"/>
    <w:rsid w:val="00B57431"/>
    <w:rsid w:val="00B5761C"/>
    <w:rsid w:val="00B577A1"/>
    <w:rsid w:val="00B5780D"/>
    <w:rsid w:val="00B579C6"/>
    <w:rsid w:val="00B579D4"/>
    <w:rsid w:val="00B57B69"/>
    <w:rsid w:val="00B57C18"/>
    <w:rsid w:val="00B57DD5"/>
    <w:rsid w:val="00B600C0"/>
    <w:rsid w:val="00B6018A"/>
    <w:rsid w:val="00B6034D"/>
    <w:rsid w:val="00B604A5"/>
    <w:rsid w:val="00B604EE"/>
    <w:rsid w:val="00B60A41"/>
    <w:rsid w:val="00B60B56"/>
    <w:rsid w:val="00B61083"/>
    <w:rsid w:val="00B612CA"/>
    <w:rsid w:val="00B615C7"/>
    <w:rsid w:val="00B6173A"/>
    <w:rsid w:val="00B6186E"/>
    <w:rsid w:val="00B6194E"/>
    <w:rsid w:val="00B61C59"/>
    <w:rsid w:val="00B620FF"/>
    <w:rsid w:val="00B62262"/>
    <w:rsid w:val="00B62335"/>
    <w:rsid w:val="00B627A5"/>
    <w:rsid w:val="00B628CE"/>
    <w:rsid w:val="00B62947"/>
    <w:rsid w:val="00B62A06"/>
    <w:rsid w:val="00B62A07"/>
    <w:rsid w:val="00B62E25"/>
    <w:rsid w:val="00B62EAD"/>
    <w:rsid w:val="00B62FF9"/>
    <w:rsid w:val="00B633FA"/>
    <w:rsid w:val="00B63439"/>
    <w:rsid w:val="00B634AB"/>
    <w:rsid w:val="00B63B37"/>
    <w:rsid w:val="00B63CF0"/>
    <w:rsid w:val="00B63EE7"/>
    <w:rsid w:val="00B63FD2"/>
    <w:rsid w:val="00B64178"/>
    <w:rsid w:val="00B6423A"/>
    <w:rsid w:val="00B64324"/>
    <w:rsid w:val="00B6440C"/>
    <w:rsid w:val="00B644AC"/>
    <w:rsid w:val="00B6460A"/>
    <w:rsid w:val="00B646BF"/>
    <w:rsid w:val="00B64865"/>
    <w:rsid w:val="00B64913"/>
    <w:rsid w:val="00B649C5"/>
    <w:rsid w:val="00B65055"/>
    <w:rsid w:val="00B652CA"/>
    <w:rsid w:val="00B65352"/>
    <w:rsid w:val="00B65409"/>
    <w:rsid w:val="00B65906"/>
    <w:rsid w:val="00B65A8B"/>
    <w:rsid w:val="00B65D51"/>
    <w:rsid w:val="00B65DFD"/>
    <w:rsid w:val="00B65FFC"/>
    <w:rsid w:val="00B662D7"/>
    <w:rsid w:val="00B66494"/>
    <w:rsid w:val="00B6656D"/>
    <w:rsid w:val="00B667D8"/>
    <w:rsid w:val="00B66BB2"/>
    <w:rsid w:val="00B66C40"/>
    <w:rsid w:val="00B66D56"/>
    <w:rsid w:val="00B66D7A"/>
    <w:rsid w:val="00B66E20"/>
    <w:rsid w:val="00B66EFA"/>
    <w:rsid w:val="00B67015"/>
    <w:rsid w:val="00B6702E"/>
    <w:rsid w:val="00B67316"/>
    <w:rsid w:val="00B6791D"/>
    <w:rsid w:val="00B67B89"/>
    <w:rsid w:val="00B67BB8"/>
    <w:rsid w:val="00B70087"/>
    <w:rsid w:val="00B701A3"/>
    <w:rsid w:val="00B70515"/>
    <w:rsid w:val="00B705E2"/>
    <w:rsid w:val="00B70681"/>
    <w:rsid w:val="00B706E2"/>
    <w:rsid w:val="00B70746"/>
    <w:rsid w:val="00B7084D"/>
    <w:rsid w:val="00B70C28"/>
    <w:rsid w:val="00B70C4C"/>
    <w:rsid w:val="00B71369"/>
    <w:rsid w:val="00B71415"/>
    <w:rsid w:val="00B71588"/>
    <w:rsid w:val="00B716D2"/>
    <w:rsid w:val="00B7173C"/>
    <w:rsid w:val="00B71B4B"/>
    <w:rsid w:val="00B71DAB"/>
    <w:rsid w:val="00B71F72"/>
    <w:rsid w:val="00B71F7D"/>
    <w:rsid w:val="00B720E3"/>
    <w:rsid w:val="00B722AF"/>
    <w:rsid w:val="00B72478"/>
    <w:rsid w:val="00B727A3"/>
    <w:rsid w:val="00B72C02"/>
    <w:rsid w:val="00B72C72"/>
    <w:rsid w:val="00B72CC0"/>
    <w:rsid w:val="00B72DA9"/>
    <w:rsid w:val="00B72E1E"/>
    <w:rsid w:val="00B7317D"/>
    <w:rsid w:val="00B73325"/>
    <w:rsid w:val="00B736CB"/>
    <w:rsid w:val="00B73A3A"/>
    <w:rsid w:val="00B73C47"/>
    <w:rsid w:val="00B73E1C"/>
    <w:rsid w:val="00B73EF2"/>
    <w:rsid w:val="00B74090"/>
    <w:rsid w:val="00B74167"/>
    <w:rsid w:val="00B74609"/>
    <w:rsid w:val="00B74A19"/>
    <w:rsid w:val="00B74E83"/>
    <w:rsid w:val="00B74FFA"/>
    <w:rsid w:val="00B753F2"/>
    <w:rsid w:val="00B75601"/>
    <w:rsid w:val="00B756C1"/>
    <w:rsid w:val="00B759C6"/>
    <w:rsid w:val="00B75B80"/>
    <w:rsid w:val="00B75C4F"/>
    <w:rsid w:val="00B75D42"/>
    <w:rsid w:val="00B75DDA"/>
    <w:rsid w:val="00B75E87"/>
    <w:rsid w:val="00B75F02"/>
    <w:rsid w:val="00B7600A"/>
    <w:rsid w:val="00B76159"/>
    <w:rsid w:val="00B76184"/>
    <w:rsid w:val="00B761CB"/>
    <w:rsid w:val="00B76369"/>
    <w:rsid w:val="00B76641"/>
    <w:rsid w:val="00B76887"/>
    <w:rsid w:val="00B769FA"/>
    <w:rsid w:val="00B76DF2"/>
    <w:rsid w:val="00B76F23"/>
    <w:rsid w:val="00B76FBB"/>
    <w:rsid w:val="00B7709F"/>
    <w:rsid w:val="00B77159"/>
    <w:rsid w:val="00B77B02"/>
    <w:rsid w:val="00B77D98"/>
    <w:rsid w:val="00B801F6"/>
    <w:rsid w:val="00B802BF"/>
    <w:rsid w:val="00B805A6"/>
    <w:rsid w:val="00B80614"/>
    <w:rsid w:val="00B80718"/>
    <w:rsid w:val="00B8093B"/>
    <w:rsid w:val="00B809CF"/>
    <w:rsid w:val="00B80A99"/>
    <w:rsid w:val="00B80AAE"/>
    <w:rsid w:val="00B80B28"/>
    <w:rsid w:val="00B80D14"/>
    <w:rsid w:val="00B80D6F"/>
    <w:rsid w:val="00B80E57"/>
    <w:rsid w:val="00B81120"/>
    <w:rsid w:val="00B811AC"/>
    <w:rsid w:val="00B812C1"/>
    <w:rsid w:val="00B81406"/>
    <w:rsid w:val="00B81560"/>
    <w:rsid w:val="00B81758"/>
    <w:rsid w:val="00B81764"/>
    <w:rsid w:val="00B81D30"/>
    <w:rsid w:val="00B82166"/>
    <w:rsid w:val="00B825D6"/>
    <w:rsid w:val="00B8276A"/>
    <w:rsid w:val="00B827C1"/>
    <w:rsid w:val="00B82D87"/>
    <w:rsid w:val="00B82EFD"/>
    <w:rsid w:val="00B82FC2"/>
    <w:rsid w:val="00B83381"/>
    <w:rsid w:val="00B83430"/>
    <w:rsid w:val="00B834EE"/>
    <w:rsid w:val="00B835E2"/>
    <w:rsid w:val="00B8387A"/>
    <w:rsid w:val="00B838C3"/>
    <w:rsid w:val="00B83A5C"/>
    <w:rsid w:val="00B83E15"/>
    <w:rsid w:val="00B84160"/>
    <w:rsid w:val="00B846EF"/>
    <w:rsid w:val="00B8470A"/>
    <w:rsid w:val="00B84AF8"/>
    <w:rsid w:val="00B84B22"/>
    <w:rsid w:val="00B85B65"/>
    <w:rsid w:val="00B85C88"/>
    <w:rsid w:val="00B85CD0"/>
    <w:rsid w:val="00B85DD4"/>
    <w:rsid w:val="00B85E5F"/>
    <w:rsid w:val="00B85EC0"/>
    <w:rsid w:val="00B85ED8"/>
    <w:rsid w:val="00B8624C"/>
    <w:rsid w:val="00B86432"/>
    <w:rsid w:val="00B868C7"/>
    <w:rsid w:val="00B86911"/>
    <w:rsid w:val="00B86B96"/>
    <w:rsid w:val="00B86CFC"/>
    <w:rsid w:val="00B86E72"/>
    <w:rsid w:val="00B86ED7"/>
    <w:rsid w:val="00B87083"/>
    <w:rsid w:val="00B8748E"/>
    <w:rsid w:val="00B8781E"/>
    <w:rsid w:val="00B90025"/>
    <w:rsid w:val="00B900D6"/>
    <w:rsid w:val="00B90414"/>
    <w:rsid w:val="00B90505"/>
    <w:rsid w:val="00B9068A"/>
    <w:rsid w:val="00B90B0A"/>
    <w:rsid w:val="00B90CA8"/>
    <w:rsid w:val="00B90E26"/>
    <w:rsid w:val="00B90E53"/>
    <w:rsid w:val="00B90E5C"/>
    <w:rsid w:val="00B90FEF"/>
    <w:rsid w:val="00B910D7"/>
    <w:rsid w:val="00B91148"/>
    <w:rsid w:val="00B9119E"/>
    <w:rsid w:val="00B91235"/>
    <w:rsid w:val="00B9128D"/>
    <w:rsid w:val="00B913AE"/>
    <w:rsid w:val="00B91415"/>
    <w:rsid w:val="00B915A8"/>
    <w:rsid w:val="00B915D5"/>
    <w:rsid w:val="00B915DA"/>
    <w:rsid w:val="00B91626"/>
    <w:rsid w:val="00B9175A"/>
    <w:rsid w:val="00B917CB"/>
    <w:rsid w:val="00B91D24"/>
    <w:rsid w:val="00B91D8B"/>
    <w:rsid w:val="00B91E8B"/>
    <w:rsid w:val="00B92067"/>
    <w:rsid w:val="00B92180"/>
    <w:rsid w:val="00B928A5"/>
    <w:rsid w:val="00B928A6"/>
    <w:rsid w:val="00B929C2"/>
    <w:rsid w:val="00B92CBB"/>
    <w:rsid w:val="00B92E99"/>
    <w:rsid w:val="00B92EAC"/>
    <w:rsid w:val="00B92EE9"/>
    <w:rsid w:val="00B92FEC"/>
    <w:rsid w:val="00B9340A"/>
    <w:rsid w:val="00B93424"/>
    <w:rsid w:val="00B93547"/>
    <w:rsid w:val="00B935F2"/>
    <w:rsid w:val="00B936FB"/>
    <w:rsid w:val="00B93A86"/>
    <w:rsid w:val="00B93FC9"/>
    <w:rsid w:val="00B94075"/>
    <w:rsid w:val="00B94149"/>
    <w:rsid w:val="00B94253"/>
    <w:rsid w:val="00B943C9"/>
    <w:rsid w:val="00B9455C"/>
    <w:rsid w:val="00B9466A"/>
    <w:rsid w:val="00B947A6"/>
    <w:rsid w:val="00B94A12"/>
    <w:rsid w:val="00B94A8F"/>
    <w:rsid w:val="00B94EB7"/>
    <w:rsid w:val="00B94F9A"/>
    <w:rsid w:val="00B95114"/>
    <w:rsid w:val="00B95194"/>
    <w:rsid w:val="00B951EA"/>
    <w:rsid w:val="00B9535E"/>
    <w:rsid w:val="00B95634"/>
    <w:rsid w:val="00B95835"/>
    <w:rsid w:val="00B958DB"/>
    <w:rsid w:val="00B95C60"/>
    <w:rsid w:val="00B95E18"/>
    <w:rsid w:val="00B960F6"/>
    <w:rsid w:val="00B96280"/>
    <w:rsid w:val="00B962A8"/>
    <w:rsid w:val="00B96333"/>
    <w:rsid w:val="00B964DB"/>
    <w:rsid w:val="00B96C2F"/>
    <w:rsid w:val="00B96C4F"/>
    <w:rsid w:val="00B96D9D"/>
    <w:rsid w:val="00B96DAE"/>
    <w:rsid w:val="00B96E96"/>
    <w:rsid w:val="00B97151"/>
    <w:rsid w:val="00B97289"/>
    <w:rsid w:val="00B972FA"/>
    <w:rsid w:val="00B97472"/>
    <w:rsid w:val="00B97BAA"/>
    <w:rsid w:val="00B97CA6"/>
    <w:rsid w:val="00B97CD8"/>
    <w:rsid w:val="00BA0020"/>
    <w:rsid w:val="00BA0575"/>
    <w:rsid w:val="00BA05AB"/>
    <w:rsid w:val="00BA07A4"/>
    <w:rsid w:val="00BA0871"/>
    <w:rsid w:val="00BA0AAE"/>
    <w:rsid w:val="00BA0C4D"/>
    <w:rsid w:val="00BA0DD9"/>
    <w:rsid w:val="00BA1079"/>
    <w:rsid w:val="00BA10AF"/>
    <w:rsid w:val="00BA1613"/>
    <w:rsid w:val="00BA1C8A"/>
    <w:rsid w:val="00BA1CDA"/>
    <w:rsid w:val="00BA1FBC"/>
    <w:rsid w:val="00BA2313"/>
    <w:rsid w:val="00BA2678"/>
    <w:rsid w:val="00BA290C"/>
    <w:rsid w:val="00BA2B11"/>
    <w:rsid w:val="00BA2DFE"/>
    <w:rsid w:val="00BA2F3C"/>
    <w:rsid w:val="00BA30AC"/>
    <w:rsid w:val="00BA31AF"/>
    <w:rsid w:val="00BA320A"/>
    <w:rsid w:val="00BA3244"/>
    <w:rsid w:val="00BA343E"/>
    <w:rsid w:val="00BA3459"/>
    <w:rsid w:val="00BA3508"/>
    <w:rsid w:val="00BA397C"/>
    <w:rsid w:val="00BA3AD2"/>
    <w:rsid w:val="00BA3B17"/>
    <w:rsid w:val="00BA3FBC"/>
    <w:rsid w:val="00BA40C7"/>
    <w:rsid w:val="00BA412E"/>
    <w:rsid w:val="00BA4202"/>
    <w:rsid w:val="00BA44F9"/>
    <w:rsid w:val="00BA4667"/>
    <w:rsid w:val="00BA504B"/>
    <w:rsid w:val="00BA5295"/>
    <w:rsid w:val="00BA583B"/>
    <w:rsid w:val="00BA5AE1"/>
    <w:rsid w:val="00BA5DDC"/>
    <w:rsid w:val="00BA5DFF"/>
    <w:rsid w:val="00BA5E22"/>
    <w:rsid w:val="00BA6125"/>
    <w:rsid w:val="00BA61E6"/>
    <w:rsid w:val="00BA62FA"/>
    <w:rsid w:val="00BA64C2"/>
    <w:rsid w:val="00BA6608"/>
    <w:rsid w:val="00BA682A"/>
    <w:rsid w:val="00BA6A52"/>
    <w:rsid w:val="00BA6A85"/>
    <w:rsid w:val="00BA6CE8"/>
    <w:rsid w:val="00BA6F96"/>
    <w:rsid w:val="00BA6FCA"/>
    <w:rsid w:val="00BA70E7"/>
    <w:rsid w:val="00BA71EC"/>
    <w:rsid w:val="00BA72F1"/>
    <w:rsid w:val="00BA7854"/>
    <w:rsid w:val="00BA78A2"/>
    <w:rsid w:val="00BA7A38"/>
    <w:rsid w:val="00BA7AD2"/>
    <w:rsid w:val="00BA7ADC"/>
    <w:rsid w:val="00BA7C51"/>
    <w:rsid w:val="00BA7F69"/>
    <w:rsid w:val="00BB009D"/>
    <w:rsid w:val="00BB01B3"/>
    <w:rsid w:val="00BB0558"/>
    <w:rsid w:val="00BB0632"/>
    <w:rsid w:val="00BB06BE"/>
    <w:rsid w:val="00BB073B"/>
    <w:rsid w:val="00BB0B16"/>
    <w:rsid w:val="00BB0B9D"/>
    <w:rsid w:val="00BB0C2E"/>
    <w:rsid w:val="00BB0E35"/>
    <w:rsid w:val="00BB0FDD"/>
    <w:rsid w:val="00BB1296"/>
    <w:rsid w:val="00BB15DD"/>
    <w:rsid w:val="00BB1722"/>
    <w:rsid w:val="00BB176F"/>
    <w:rsid w:val="00BB1836"/>
    <w:rsid w:val="00BB193C"/>
    <w:rsid w:val="00BB1DE2"/>
    <w:rsid w:val="00BB1F92"/>
    <w:rsid w:val="00BB21D8"/>
    <w:rsid w:val="00BB23C3"/>
    <w:rsid w:val="00BB23CF"/>
    <w:rsid w:val="00BB24FB"/>
    <w:rsid w:val="00BB2540"/>
    <w:rsid w:val="00BB2605"/>
    <w:rsid w:val="00BB29F4"/>
    <w:rsid w:val="00BB2C5F"/>
    <w:rsid w:val="00BB2C60"/>
    <w:rsid w:val="00BB3358"/>
    <w:rsid w:val="00BB33A7"/>
    <w:rsid w:val="00BB3566"/>
    <w:rsid w:val="00BB358F"/>
    <w:rsid w:val="00BB3880"/>
    <w:rsid w:val="00BB3968"/>
    <w:rsid w:val="00BB3B45"/>
    <w:rsid w:val="00BB3C27"/>
    <w:rsid w:val="00BB3DC8"/>
    <w:rsid w:val="00BB3DCA"/>
    <w:rsid w:val="00BB3FB9"/>
    <w:rsid w:val="00BB4143"/>
    <w:rsid w:val="00BB41CF"/>
    <w:rsid w:val="00BB43CC"/>
    <w:rsid w:val="00BB455B"/>
    <w:rsid w:val="00BB46FA"/>
    <w:rsid w:val="00BB4E02"/>
    <w:rsid w:val="00BB503F"/>
    <w:rsid w:val="00BB50C3"/>
    <w:rsid w:val="00BB5274"/>
    <w:rsid w:val="00BB52F4"/>
    <w:rsid w:val="00BB550A"/>
    <w:rsid w:val="00BB5565"/>
    <w:rsid w:val="00BB58CE"/>
    <w:rsid w:val="00BB58F0"/>
    <w:rsid w:val="00BB5AAC"/>
    <w:rsid w:val="00BB5BFA"/>
    <w:rsid w:val="00BB5DE1"/>
    <w:rsid w:val="00BB5F66"/>
    <w:rsid w:val="00BB5FFB"/>
    <w:rsid w:val="00BB61A9"/>
    <w:rsid w:val="00BB62B8"/>
    <w:rsid w:val="00BB62E5"/>
    <w:rsid w:val="00BB65AF"/>
    <w:rsid w:val="00BB65B3"/>
    <w:rsid w:val="00BB664F"/>
    <w:rsid w:val="00BB67AB"/>
    <w:rsid w:val="00BB681F"/>
    <w:rsid w:val="00BB6AB1"/>
    <w:rsid w:val="00BB6B1C"/>
    <w:rsid w:val="00BB6C0B"/>
    <w:rsid w:val="00BB711E"/>
    <w:rsid w:val="00BB71B8"/>
    <w:rsid w:val="00BB71F5"/>
    <w:rsid w:val="00BB783E"/>
    <w:rsid w:val="00BB78D5"/>
    <w:rsid w:val="00BB79AC"/>
    <w:rsid w:val="00BB7AAE"/>
    <w:rsid w:val="00BB7CA2"/>
    <w:rsid w:val="00BB7D58"/>
    <w:rsid w:val="00BB7EE7"/>
    <w:rsid w:val="00BB7F7D"/>
    <w:rsid w:val="00BC007D"/>
    <w:rsid w:val="00BC00C4"/>
    <w:rsid w:val="00BC01A2"/>
    <w:rsid w:val="00BC04BA"/>
    <w:rsid w:val="00BC0679"/>
    <w:rsid w:val="00BC06AD"/>
    <w:rsid w:val="00BC085D"/>
    <w:rsid w:val="00BC08A1"/>
    <w:rsid w:val="00BC0BF5"/>
    <w:rsid w:val="00BC113F"/>
    <w:rsid w:val="00BC1516"/>
    <w:rsid w:val="00BC158C"/>
    <w:rsid w:val="00BC1666"/>
    <w:rsid w:val="00BC1866"/>
    <w:rsid w:val="00BC18AC"/>
    <w:rsid w:val="00BC195E"/>
    <w:rsid w:val="00BC1F35"/>
    <w:rsid w:val="00BC208E"/>
    <w:rsid w:val="00BC23E4"/>
    <w:rsid w:val="00BC2415"/>
    <w:rsid w:val="00BC286C"/>
    <w:rsid w:val="00BC2C4B"/>
    <w:rsid w:val="00BC2CA9"/>
    <w:rsid w:val="00BC2D83"/>
    <w:rsid w:val="00BC2E59"/>
    <w:rsid w:val="00BC2F37"/>
    <w:rsid w:val="00BC3027"/>
    <w:rsid w:val="00BC34F4"/>
    <w:rsid w:val="00BC358C"/>
    <w:rsid w:val="00BC375F"/>
    <w:rsid w:val="00BC4384"/>
    <w:rsid w:val="00BC462E"/>
    <w:rsid w:val="00BC472A"/>
    <w:rsid w:val="00BC4873"/>
    <w:rsid w:val="00BC4CCD"/>
    <w:rsid w:val="00BC4E60"/>
    <w:rsid w:val="00BC5096"/>
    <w:rsid w:val="00BC5297"/>
    <w:rsid w:val="00BC5307"/>
    <w:rsid w:val="00BC53AC"/>
    <w:rsid w:val="00BC5471"/>
    <w:rsid w:val="00BC5562"/>
    <w:rsid w:val="00BC5603"/>
    <w:rsid w:val="00BC5605"/>
    <w:rsid w:val="00BC57F4"/>
    <w:rsid w:val="00BC582B"/>
    <w:rsid w:val="00BC58B5"/>
    <w:rsid w:val="00BC5B15"/>
    <w:rsid w:val="00BC5C73"/>
    <w:rsid w:val="00BC5F51"/>
    <w:rsid w:val="00BC5F6B"/>
    <w:rsid w:val="00BC6097"/>
    <w:rsid w:val="00BC6138"/>
    <w:rsid w:val="00BC6227"/>
    <w:rsid w:val="00BC6964"/>
    <w:rsid w:val="00BC6C4F"/>
    <w:rsid w:val="00BC6D88"/>
    <w:rsid w:val="00BC6FBE"/>
    <w:rsid w:val="00BC70DD"/>
    <w:rsid w:val="00BC710D"/>
    <w:rsid w:val="00BC7290"/>
    <w:rsid w:val="00BC74BF"/>
    <w:rsid w:val="00BC74CB"/>
    <w:rsid w:val="00BC7776"/>
    <w:rsid w:val="00BC7781"/>
    <w:rsid w:val="00BC78A5"/>
    <w:rsid w:val="00BC7B95"/>
    <w:rsid w:val="00BC7D37"/>
    <w:rsid w:val="00BC7F59"/>
    <w:rsid w:val="00BC7F76"/>
    <w:rsid w:val="00BD00CC"/>
    <w:rsid w:val="00BD01C2"/>
    <w:rsid w:val="00BD069D"/>
    <w:rsid w:val="00BD09DC"/>
    <w:rsid w:val="00BD0B73"/>
    <w:rsid w:val="00BD0BA0"/>
    <w:rsid w:val="00BD0DEC"/>
    <w:rsid w:val="00BD0ECE"/>
    <w:rsid w:val="00BD0F19"/>
    <w:rsid w:val="00BD11E8"/>
    <w:rsid w:val="00BD140B"/>
    <w:rsid w:val="00BD1553"/>
    <w:rsid w:val="00BD156D"/>
    <w:rsid w:val="00BD1589"/>
    <w:rsid w:val="00BD15CA"/>
    <w:rsid w:val="00BD161D"/>
    <w:rsid w:val="00BD1A11"/>
    <w:rsid w:val="00BD1B23"/>
    <w:rsid w:val="00BD1D7F"/>
    <w:rsid w:val="00BD1EF7"/>
    <w:rsid w:val="00BD245D"/>
    <w:rsid w:val="00BD26B6"/>
    <w:rsid w:val="00BD2A33"/>
    <w:rsid w:val="00BD2BA6"/>
    <w:rsid w:val="00BD2CB7"/>
    <w:rsid w:val="00BD2EBA"/>
    <w:rsid w:val="00BD2EE5"/>
    <w:rsid w:val="00BD332F"/>
    <w:rsid w:val="00BD35DB"/>
    <w:rsid w:val="00BD38D3"/>
    <w:rsid w:val="00BD399F"/>
    <w:rsid w:val="00BD3A94"/>
    <w:rsid w:val="00BD3B17"/>
    <w:rsid w:val="00BD3BE7"/>
    <w:rsid w:val="00BD3DF3"/>
    <w:rsid w:val="00BD4082"/>
    <w:rsid w:val="00BD4215"/>
    <w:rsid w:val="00BD422E"/>
    <w:rsid w:val="00BD4462"/>
    <w:rsid w:val="00BD4483"/>
    <w:rsid w:val="00BD465D"/>
    <w:rsid w:val="00BD46EC"/>
    <w:rsid w:val="00BD4816"/>
    <w:rsid w:val="00BD4967"/>
    <w:rsid w:val="00BD49B4"/>
    <w:rsid w:val="00BD4B47"/>
    <w:rsid w:val="00BD4C3B"/>
    <w:rsid w:val="00BD50A2"/>
    <w:rsid w:val="00BD515C"/>
    <w:rsid w:val="00BD51D5"/>
    <w:rsid w:val="00BD55AD"/>
    <w:rsid w:val="00BD57F0"/>
    <w:rsid w:val="00BD5A23"/>
    <w:rsid w:val="00BD5A61"/>
    <w:rsid w:val="00BD5B1A"/>
    <w:rsid w:val="00BD5C81"/>
    <w:rsid w:val="00BD5D9E"/>
    <w:rsid w:val="00BD5DF8"/>
    <w:rsid w:val="00BD6127"/>
    <w:rsid w:val="00BD618E"/>
    <w:rsid w:val="00BD630D"/>
    <w:rsid w:val="00BD6419"/>
    <w:rsid w:val="00BD643E"/>
    <w:rsid w:val="00BD65AE"/>
    <w:rsid w:val="00BD65D5"/>
    <w:rsid w:val="00BD6778"/>
    <w:rsid w:val="00BD6836"/>
    <w:rsid w:val="00BD69E2"/>
    <w:rsid w:val="00BD6A2E"/>
    <w:rsid w:val="00BD6E4C"/>
    <w:rsid w:val="00BD6FF1"/>
    <w:rsid w:val="00BD7182"/>
    <w:rsid w:val="00BD71BC"/>
    <w:rsid w:val="00BD733D"/>
    <w:rsid w:val="00BD7458"/>
    <w:rsid w:val="00BD746B"/>
    <w:rsid w:val="00BD7474"/>
    <w:rsid w:val="00BD75C1"/>
    <w:rsid w:val="00BD75DD"/>
    <w:rsid w:val="00BD772E"/>
    <w:rsid w:val="00BD7841"/>
    <w:rsid w:val="00BD78D5"/>
    <w:rsid w:val="00BD78E1"/>
    <w:rsid w:val="00BD791A"/>
    <w:rsid w:val="00BD7A0D"/>
    <w:rsid w:val="00BE024F"/>
    <w:rsid w:val="00BE058E"/>
    <w:rsid w:val="00BE0C4A"/>
    <w:rsid w:val="00BE0E07"/>
    <w:rsid w:val="00BE1025"/>
    <w:rsid w:val="00BE1248"/>
    <w:rsid w:val="00BE15E6"/>
    <w:rsid w:val="00BE184B"/>
    <w:rsid w:val="00BE1B49"/>
    <w:rsid w:val="00BE2157"/>
    <w:rsid w:val="00BE21BE"/>
    <w:rsid w:val="00BE21CA"/>
    <w:rsid w:val="00BE237B"/>
    <w:rsid w:val="00BE27D7"/>
    <w:rsid w:val="00BE27ED"/>
    <w:rsid w:val="00BE280E"/>
    <w:rsid w:val="00BE2B3B"/>
    <w:rsid w:val="00BE2B6B"/>
    <w:rsid w:val="00BE2E4A"/>
    <w:rsid w:val="00BE2E70"/>
    <w:rsid w:val="00BE34C4"/>
    <w:rsid w:val="00BE35E0"/>
    <w:rsid w:val="00BE36C8"/>
    <w:rsid w:val="00BE3AC6"/>
    <w:rsid w:val="00BE3D21"/>
    <w:rsid w:val="00BE3E53"/>
    <w:rsid w:val="00BE3EAA"/>
    <w:rsid w:val="00BE3F20"/>
    <w:rsid w:val="00BE43BC"/>
    <w:rsid w:val="00BE45DD"/>
    <w:rsid w:val="00BE4681"/>
    <w:rsid w:val="00BE4AC2"/>
    <w:rsid w:val="00BE4DA5"/>
    <w:rsid w:val="00BE4EA4"/>
    <w:rsid w:val="00BE54B3"/>
    <w:rsid w:val="00BE5633"/>
    <w:rsid w:val="00BE56EF"/>
    <w:rsid w:val="00BE57E0"/>
    <w:rsid w:val="00BE58FE"/>
    <w:rsid w:val="00BE5DA9"/>
    <w:rsid w:val="00BE5E2E"/>
    <w:rsid w:val="00BE5EBA"/>
    <w:rsid w:val="00BE5FF2"/>
    <w:rsid w:val="00BE610F"/>
    <w:rsid w:val="00BE6225"/>
    <w:rsid w:val="00BE629C"/>
    <w:rsid w:val="00BE632E"/>
    <w:rsid w:val="00BE64CA"/>
    <w:rsid w:val="00BE65A7"/>
    <w:rsid w:val="00BE6AD7"/>
    <w:rsid w:val="00BE6C43"/>
    <w:rsid w:val="00BE71A5"/>
    <w:rsid w:val="00BE74BF"/>
    <w:rsid w:val="00BE7662"/>
    <w:rsid w:val="00BE7741"/>
    <w:rsid w:val="00BE7878"/>
    <w:rsid w:val="00BE7B9E"/>
    <w:rsid w:val="00BE7BC8"/>
    <w:rsid w:val="00BE7F5D"/>
    <w:rsid w:val="00BE7FE7"/>
    <w:rsid w:val="00BF0130"/>
    <w:rsid w:val="00BF0238"/>
    <w:rsid w:val="00BF0248"/>
    <w:rsid w:val="00BF03BB"/>
    <w:rsid w:val="00BF05CE"/>
    <w:rsid w:val="00BF0618"/>
    <w:rsid w:val="00BF062C"/>
    <w:rsid w:val="00BF0A5F"/>
    <w:rsid w:val="00BF0AC1"/>
    <w:rsid w:val="00BF0B46"/>
    <w:rsid w:val="00BF0C82"/>
    <w:rsid w:val="00BF0E2F"/>
    <w:rsid w:val="00BF1029"/>
    <w:rsid w:val="00BF1186"/>
    <w:rsid w:val="00BF1324"/>
    <w:rsid w:val="00BF1A21"/>
    <w:rsid w:val="00BF1C82"/>
    <w:rsid w:val="00BF1DB0"/>
    <w:rsid w:val="00BF1DCB"/>
    <w:rsid w:val="00BF1E0D"/>
    <w:rsid w:val="00BF1EF0"/>
    <w:rsid w:val="00BF2002"/>
    <w:rsid w:val="00BF2713"/>
    <w:rsid w:val="00BF2830"/>
    <w:rsid w:val="00BF28E2"/>
    <w:rsid w:val="00BF2902"/>
    <w:rsid w:val="00BF2AA6"/>
    <w:rsid w:val="00BF3307"/>
    <w:rsid w:val="00BF3735"/>
    <w:rsid w:val="00BF3859"/>
    <w:rsid w:val="00BF387D"/>
    <w:rsid w:val="00BF3BD2"/>
    <w:rsid w:val="00BF3ED6"/>
    <w:rsid w:val="00BF40D0"/>
    <w:rsid w:val="00BF4533"/>
    <w:rsid w:val="00BF45B4"/>
    <w:rsid w:val="00BF4617"/>
    <w:rsid w:val="00BF484F"/>
    <w:rsid w:val="00BF4937"/>
    <w:rsid w:val="00BF4979"/>
    <w:rsid w:val="00BF5259"/>
    <w:rsid w:val="00BF54D5"/>
    <w:rsid w:val="00BF5AAF"/>
    <w:rsid w:val="00BF5BAA"/>
    <w:rsid w:val="00BF5E45"/>
    <w:rsid w:val="00BF614A"/>
    <w:rsid w:val="00BF6298"/>
    <w:rsid w:val="00BF6517"/>
    <w:rsid w:val="00BF65A4"/>
    <w:rsid w:val="00BF686E"/>
    <w:rsid w:val="00BF68FA"/>
    <w:rsid w:val="00BF69B9"/>
    <w:rsid w:val="00BF6B2D"/>
    <w:rsid w:val="00BF6DA1"/>
    <w:rsid w:val="00BF6F08"/>
    <w:rsid w:val="00BF7060"/>
    <w:rsid w:val="00BF7188"/>
    <w:rsid w:val="00BF73CD"/>
    <w:rsid w:val="00BF747D"/>
    <w:rsid w:val="00BF74DB"/>
    <w:rsid w:val="00BF7695"/>
    <w:rsid w:val="00BF7817"/>
    <w:rsid w:val="00BF795D"/>
    <w:rsid w:val="00BF7C45"/>
    <w:rsid w:val="00BF7CBB"/>
    <w:rsid w:val="00BF7D70"/>
    <w:rsid w:val="00BF7DE1"/>
    <w:rsid w:val="00C00175"/>
    <w:rsid w:val="00C00990"/>
    <w:rsid w:val="00C009F0"/>
    <w:rsid w:val="00C00E20"/>
    <w:rsid w:val="00C00F06"/>
    <w:rsid w:val="00C011BF"/>
    <w:rsid w:val="00C01655"/>
    <w:rsid w:val="00C017E1"/>
    <w:rsid w:val="00C01A32"/>
    <w:rsid w:val="00C01AC8"/>
    <w:rsid w:val="00C01C79"/>
    <w:rsid w:val="00C01FAA"/>
    <w:rsid w:val="00C020F1"/>
    <w:rsid w:val="00C02115"/>
    <w:rsid w:val="00C024B3"/>
    <w:rsid w:val="00C02717"/>
    <w:rsid w:val="00C029D0"/>
    <w:rsid w:val="00C02C52"/>
    <w:rsid w:val="00C02F54"/>
    <w:rsid w:val="00C031AA"/>
    <w:rsid w:val="00C03310"/>
    <w:rsid w:val="00C03389"/>
    <w:rsid w:val="00C03A9E"/>
    <w:rsid w:val="00C03AA6"/>
    <w:rsid w:val="00C03C2D"/>
    <w:rsid w:val="00C03C7B"/>
    <w:rsid w:val="00C03E06"/>
    <w:rsid w:val="00C03F31"/>
    <w:rsid w:val="00C03FE9"/>
    <w:rsid w:val="00C040C9"/>
    <w:rsid w:val="00C04692"/>
    <w:rsid w:val="00C04788"/>
    <w:rsid w:val="00C0487F"/>
    <w:rsid w:val="00C04F87"/>
    <w:rsid w:val="00C0537D"/>
    <w:rsid w:val="00C0538D"/>
    <w:rsid w:val="00C05453"/>
    <w:rsid w:val="00C05488"/>
    <w:rsid w:val="00C05502"/>
    <w:rsid w:val="00C0583F"/>
    <w:rsid w:val="00C058EB"/>
    <w:rsid w:val="00C05976"/>
    <w:rsid w:val="00C05C58"/>
    <w:rsid w:val="00C05F89"/>
    <w:rsid w:val="00C0613E"/>
    <w:rsid w:val="00C0617C"/>
    <w:rsid w:val="00C06195"/>
    <w:rsid w:val="00C061FB"/>
    <w:rsid w:val="00C06219"/>
    <w:rsid w:val="00C06239"/>
    <w:rsid w:val="00C06260"/>
    <w:rsid w:val="00C065BB"/>
    <w:rsid w:val="00C068A5"/>
    <w:rsid w:val="00C068F6"/>
    <w:rsid w:val="00C06961"/>
    <w:rsid w:val="00C06A83"/>
    <w:rsid w:val="00C06B34"/>
    <w:rsid w:val="00C06F4D"/>
    <w:rsid w:val="00C0700C"/>
    <w:rsid w:val="00C07081"/>
    <w:rsid w:val="00C07262"/>
    <w:rsid w:val="00C07313"/>
    <w:rsid w:val="00C073B7"/>
    <w:rsid w:val="00C07403"/>
    <w:rsid w:val="00C07419"/>
    <w:rsid w:val="00C0771B"/>
    <w:rsid w:val="00C077DA"/>
    <w:rsid w:val="00C079E9"/>
    <w:rsid w:val="00C07B58"/>
    <w:rsid w:val="00C07C1E"/>
    <w:rsid w:val="00C07CE5"/>
    <w:rsid w:val="00C07DA9"/>
    <w:rsid w:val="00C07F79"/>
    <w:rsid w:val="00C07FE7"/>
    <w:rsid w:val="00C1009C"/>
    <w:rsid w:val="00C10220"/>
    <w:rsid w:val="00C1027B"/>
    <w:rsid w:val="00C10281"/>
    <w:rsid w:val="00C10284"/>
    <w:rsid w:val="00C10808"/>
    <w:rsid w:val="00C109BE"/>
    <w:rsid w:val="00C10B8A"/>
    <w:rsid w:val="00C10D94"/>
    <w:rsid w:val="00C10F84"/>
    <w:rsid w:val="00C11198"/>
    <w:rsid w:val="00C11342"/>
    <w:rsid w:val="00C1150C"/>
    <w:rsid w:val="00C1157E"/>
    <w:rsid w:val="00C11820"/>
    <w:rsid w:val="00C11AB2"/>
    <w:rsid w:val="00C11B38"/>
    <w:rsid w:val="00C11DB5"/>
    <w:rsid w:val="00C11E45"/>
    <w:rsid w:val="00C11F03"/>
    <w:rsid w:val="00C12173"/>
    <w:rsid w:val="00C124EA"/>
    <w:rsid w:val="00C1262F"/>
    <w:rsid w:val="00C12789"/>
    <w:rsid w:val="00C12E7B"/>
    <w:rsid w:val="00C12EE0"/>
    <w:rsid w:val="00C131BD"/>
    <w:rsid w:val="00C13271"/>
    <w:rsid w:val="00C13515"/>
    <w:rsid w:val="00C1377E"/>
    <w:rsid w:val="00C138B2"/>
    <w:rsid w:val="00C138EC"/>
    <w:rsid w:val="00C13CB5"/>
    <w:rsid w:val="00C13D9D"/>
    <w:rsid w:val="00C140A3"/>
    <w:rsid w:val="00C144D9"/>
    <w:rsid w:val="00C146F4"/>
    <w:rsid w:val="00C148AC"/>
    <w:rsid w:val="00C149FB"/>
    <w:rsid w:val="00C14B2E"/>
    <w:rsid w:val="00C14B93"/>
    <w:rsid w:val="00C1560F"/>
    <w:rsid w:val="00C15696"/>
    <w:rsid w:val="00C157A7"/>
    <w:rsid w:val="00C15B9E"/>
    <w:rsid w:val="00C15D17"/>
    <w:rsid w:val="00C16221"/>
    <w:rsid w:val="00C16719"/>
    <w:rsid w:val="00C16783"/>
    <w:rsid w:val="00C16A36"/>
    <w:rsid w:val="00C16A56"/>
    <w:rsid w:val="00C16AC0"/>
    <w:rsid w:val="00C16B36"/>
    <w:rsid w:val="00C16C65"/>
    <w:rsid w:val="00C16CD8"/>
    <w:rsid w:val="00C16CE1"/>
    <w:rsid w:val="00C16D6C"/>
    <w:rsid w:val="00C16D9B"/>
    <w:rsid w:val="00C16E0F"/>
    <w:rsid w:val="00C16E64"/>
    <w:rsid w:val="00C170EB"/>
    <w:rsid w:val="00C172FE"/>
    <w:rsid w:val="00C17435"/>
    <w:rsid w:val="00C1744A"/>
    <w:rsid w:val="00C1783C"/>
    <w:rsid w:val="00C1790B"/>
    <w:rsid w:val="00C179AD"/>
    <w:rsid w:val="00C17C1A"/>
    <w:rsid w:val="00C2010F"/>
    <w:rsid w:val="00C2015C"/>
    <w:rsid w:val="00C205C7"/>
    <w:rsid w:val="00C20664"/>
    <w:rsid w:val="00C20BA1"/>
    <w:rsid w:val="00C20DFD"/>
    <w:rsid w:val="00C20E55"/>
    <w:rsid w:val="00C20ECD"/>
    <w:rsid w:val="00C20F1E"/>
    <w:rsid w:val="00C20F5A"/>
    <w:rsid w:val="00C21056"/>
    <w:rsid w:val="00C213B3"/>
    <w:rsid w:val="00C21938"/>
    <w:rsid w:val="00C21974"/>
    <w:rsid w:val="00C21A12"/>
    <w:rsid w:val="00C21E73"/>
    <w:rsid w:val="00C21FD4"/>
    <w:rsid w:val="00C220BC"/>
    <w:rsid w:val="00C2226A"/>
    <w:rsid w:val="00C222B5"/>
    <w:rsid w:val="00C22315"/>
    <w:rsid w:val="00C228A0"/>
    <w:rsid w:val="00C229EF"/>
    <w:rsid w:val="00C22A38"/>
    <w:rsid w:val="00C22AB1"/>
    <w:rsid w:val="00C22F64"/>
    <w:rsid w:val="00C230E6"/>
    <w:rsid w:val="00C231B3"/>
    <w:rsid w:val="00C2328F"/>
    <w:rsid w:val="00C23307"/>
    <w:rsid w:val="00C234E8"/>
    <w:rsid w:val="00C23637"/>
    <w:rsid w:val="00C23653"/>
    <w:rsid w:val="00C23670"/>
    <w:rsid w:val="00C23A62"/>
    <w:rsid w:val="00C23BE0"/>
    <w:rsid w:val="00C244E3"/>
    <w:rsid w:val="00C24541"/>
    <w:rsid w:val="00C24563"/>
    <w:rsid w:val="00C246BD"/>
    <w:rsid w:val="00C24737"/>
    <w:rsid w:val="00C24BB9"/>
    <w:rsid w:val="00C24C9A"/>
    <w:rsid w:val="00C2546E"/>
    <w:rsid w:val="00C25708"/>
    <w:rsid w:val="00C25738"/>
    <w:rsid w:val="00C25893"/>
    <w:rsid w:val="00C25928"/>
    <w:rsid w:val="00C25A94"/>
    <w:rsid w:val="00C25EAA"/>
    <w:rsid w:val="00C264B3"/>
    <w:rsid w:val="00C270A8"/>
    <w:rsid w:val="00C2713C"/>
    <w:rsid w:val="00C27271"/>
    <w:rsid w:val="00C2762C"/>
    <w:rsid w:val="00C276C5"/>
    <w:rsid w:val="00C278BC"/>
    <w:rsid w:val="00C27A62"/>
    <w:rsid w:val="00C27CBC"/>
    <w:rsid w:val="00C27F40"/>
    <w:rsid w:val="00C301F6"/>
    <w:rsid w:val="00C302D1"/>
    <w:rsid w:val="00C30712"/>
    <w:rsid w:val="00C307BB"/>
    <w:rsid w:val="00C308C3"/>
    <w:rsid w:val="00C30C43"/>
    <w:rsid w:val="00C30D93"/>
    <w:rsid w:val="00C31143"/>
    <w:rsid w:val="00C31325"/>
    <w:rsid w:val="00C3136F"/>
    <w:rsid w:val="00C313A1"/>
    <w:rsid w:val="00C315F4"/>
    <w:rsid w:val="00C317C8"/>
    <w:rsid w:val="00C31E20"/>
    <w:rsid w:val="00C31E84"/>
    <w:rsid w:val="00C31F22"/>
    <w:rsid w:val="00C31FAC"/>
    <w:rsid w:val="00C320AB"/>
    <w:rsid w:val="00C3224D"/>
    <w:rsid w:val="00C32870"/>
    <w:rsid w:val="00C32916"/>
    <w:rsid w:val="00C329EE"/>
    <w:rsid w:val="00C32A1F"/>
    <w:rsid w:val="00C32B23"/>
    <w:rsid w:val="00C32BCB"/>
    <w:rsid w:val="00C332FA"/>
    <w:rsid w:val="00C33A09"/>
    <w:rsid w:val="00C34031"/>
    <w:rsid w:val="00C34107"/>
    <w:rsid w:val="00C34205"/>
    <w:rsid w:val="00C34227"/>
    <w:rsid w:val="00C3428F"/>
    <w:rsid w:val="00C34454"/>
    <w:rsid w:val="00C34B65"/>
    <w:rsid w:val="00C34FD6"/>
    <w:rsid w:val="00C350E9"/>
    <w:rsid w:val="00C3519A"/>
    <w:rsid w:val="00C351BF"/>
    <w:rsid w:val="00C351CD"/>
    <w:rsid w:val="00C351F0"/>
    <w:rsid w:val="00C352E7"/>
    <w:rsid w:val="00C3556F"/>
    <w:rsid w:val="00C355D4"/>
    <w:rsid w:val="00C35608"/>
    <w:rsid w:val="00C3569E"/>
    <w:rsid w:val="00C35859"/>
    <w:rsid w:val="00C359E5"/>
    <w:rsid w:val="00C35D12"/>
    <w:rsid w:val="00C35D49"/>
    <w:rsid w:val="00C35E5E"/>
    <w:rsid w:val="00C36026"/>
    <w:rsid w:val="00C36059"/>
    <w:rsid w:val="00C363DF"/>
    <w:rsid w:val="00C3694D"/>
    <w:rsid w:val="00C369CF"/>
    <w:rsid w:val="00C36BF6"/>
    <w:rsid w:val="00C36CE0"/>
    <w:rsid w:val="00C36FFD"/>
    <w:rsid w:val="00C37074"/>
    <w:rsid w:val="00C372BF"/>
    <w:rsid w:val="00C37490"/>
    <w:rsid w:val="00C37860"/>
    <w:rsid w:val="00C37972"/>
    <w:rsid w:val="00C37BCF"/>
    <w:rsid w:val="00C4030C"/>
    <w:rsid w:val="00C40387"/>
    <w:rsid w:val="00C40448"/>
    <w:rsid w:val="00C40586"/>
    <w:rsid w:val="00C405F1"/>
    <w:rsid w:val="00C408D7"/>
    <w:rsid w:val="00C40C87"/>
    <w:rsid w:val="00C40D62"/>
    <w:rsid w:val="00C40E41"/>
    <w:rsid w:val="00C41118"/>
    <w:rsid w:val="00C4127E"/>
    <w:rsid w:val="00C415CB"/>
    <w:rsid w:val="00C4161B"/>
    <w:rsid w:val="00C416AE"/>
    <w:rsid w:val="00C418AE"/>
    <w:rsid w:val="00C41AF1"/>
    <w:rsid w:val="00C41C47"/>
    <w:rsid w:val="00C41C4F"/>
    <w:rsid w:val="00C41E06"/>
    <w:rsid w:val="00C41EC5"/>
    <w:rsid w:val="00C42231"/>
    <w:rsid w:val="00C428B2"/>
    <w:rsid w:val="00C428ED"/>
    <w:rsid w:val="00C42AA1"/>
    <w:rsid w:val="00C42BB4"/>
    <w:rsid w:val="00C42F6E"/>
    <w:rsid w:val="00C4315D"/>
    <w:rsid w:val="00C43207"/>
    <w:rsid w:val="00C4336F"/>
    <w:rsid w:val="00C433C1"/>
    <w:rsid w:val="00C433D2"/>
    <w:rsid w:val="00C434A7"/>
    <w:rsid w:val="00C43526"/>
    <w:rsid w:val="00C4373C"/>
    <w:rsid w:val="00C43756"/>
    <w:rsid w:val="00C43832"/>
    <w:rsid w:val="00C439FA"/>
    <w:rsid w:val="00C43B7D"/>
    <w:rsid w:val="00C43DA9"/>
    <w:rsid w:val="00C43F3B"/>
    <w:rsid w:val="00C4417E"/>
    <w:rsid w:val="00C443BC"/>
    <w:rsid w:val="00C4442C"/>
    <w:rsid w:val="00C444DE"/>
    <w:rsid w:val="00C44BCA"/>
    <w:rsid w:val="00C44DF9"/>
    <w:rsid w:val="00C44E27"/>
    <w:rsid w:val="00C44F2F"/>
    <w:rsid w:val="00C44F49"/>
    <w:rsid w:val="00C451E3"/>
    <w:rsid w:val="00C45236"/>
    <w:rsid w:val="00C45298"/>
    <w:rsid w:val="00C45665"/>
    <w:rsid w:val="00C457B5"/>
    <w:rsid w:val="00C4590E"/>
    <w:rsid w:val="00C45E0A"/>
    <w:rsid w:val="00C45E5F"/>
    <w:rsid w:val="00C45EAB"/>
    <w:rsid w:val="00C46036"/>
    <w:rsid w:val="00C4613F"/>
    <w:rsid w:val="00C461C1"/>
    <w:rsid w:val="00C46552"/>
    <w:rsid w:val="00C46904"/>
    <w:rsid w:val="00C46981"/>
    <w:rsid w:val="00C469D0"/>
    <w:rsid w:val="00C46A0C"/>
    <w:rsid w:val="00C46B65"/>
    <w:rsid w:val="00C46BF9"/>
    <w:rsid w:val="00C47002"/>
    <w:rsid w:val="00C47248"/>
    <w:rsid w:val="00C4727D"/>
    <w:rsid w:val="00C472B1"/>
    <w:rsid w:val="00C474BF"/>
    <w:rsid w:val="00C47887"/>
    <w:rsid w:val="00C47889"/>
    <w:rsid w:val="00C479AE"/>
    <w:rsid w:val="00C47D3F"/>
    <w:rsid w:val="00C47D7B"/>
    <w:rsid w:val="00C47DC2"/>
    <w:rsid w:val="00C47FBA"/>
    <w:rsid w:val="00C5014D"/>
    <w:rsid w:val="00C5041E"/>
    <w:rsid w:val="00C50713"/>
    <w:rsid w:val="00C508CB"/>
    <w:rsid w:val="00C50A6A"/>
    <w:rsid w:val="00C50BAB"/>
    <w:rsid w:val="00C5105A"/>
    <w:rsid w:val="00C5111D"/>
    <w:rsid w:val="00C5119C"/>
    <w:rsid w:val="00C51241"/>
    <w:rsid w:val="00C51426"/>
    <w:rsid w:val="00C51468"/>
    <w:rsid w:val="00C515BB"/>
    <w:rsid w:val="00C518D2"/>
    <w:rsid w:val="00C51947"/>
    <w:rsid w:val="00C51A1F"/>
    <w:rsid w:val="00C51B49"/>
    <w:rsid w:val="00C51C0B"/>
    <w:rsid w:val="00C51C16"/>
    <w:rsid w:val="00C51F9E"/>
    <w:rsid w:val="00C52035"/>
    <w:rsid w:val="00C52181"/>
    <w:rsid w:val="00C5239C"/>
    <w:rsid w:val="00C523F0"/>
    <w:rsid w:val="00C52665"/>
    <w:rsid w:val="00C5270D"/>
    <w:rsid w:val="00C52C01"/>
    <w:rsid w:val="00C52FCF"/>
    <w:rsid w:val="00C5316F"/>
    <w:rsid w:val="00C53375"/>
    <w:rsid w:val="00C53800"/>
    <w:rsid w:val="00C53874"/>
    <w:rsid w:val="00C539BB"/>
    <w:rsid w:val="00C53A5A"/>
    <w:rsid w:val="00C53AC9"/>
    <w:rsid w:val="00C53CD6"/>
    <w:rsid w:val="00C540CF"/>
    <w:rsid w:val="00C541E4"/>
    <w:rsid w:val="00C5423E"/>
    <w:rsid w:val="00C542F1"/>
    <w:rsid w:val="00C5457E"/>
    <w:rsid w:val="00C5472A"/>
    <w:rsid w:val="00C54BCB"/>
    <w:rsid w:val="00C54F2A"/>
    <w:rsid w:val="00C54F92"/>
    <w:rsid w:val="00C551CE"/>
    <w:rsid w:val="00C55267"/>
    <w:rsid w:val="00C5535E"/>
    <w:rsid w:val="00C55527"/>
    <w:rsid w:val="00C555B8"/>
    <w:rsid w:val="00C556A6"/>
    <w:rsid w:val="00C55CAC"/>
    <w:rsid w:val="00C55FD4"/>
    <w:rsid w:val="00C5614C"/>
    <w:rsid w:val="00C56601"/>
    <w:rsid w:val="00C56629"/>
    <w:rsid w:val="00C569E7"/>
    <w:rsid w:val="00C56E77"/>
    <w:rsid w:val="00C56F2C"/>
    <w:rsid w:val="00C56FD6"/>
    <w:rsid w:val="00C57751"/>
    <w:rsid w:val="00C57796"/>
    <w:rsid w:val="00C5784E"/>
    <w:rsid w:val="00C578D7"/>
    <w:rsid w:val="00C57EBD"/>
    <w:rsid w:val="00C60015"/>
    <w:rsid w:val="00C600DE"/>
    <w:rsid w:val="00C6012A"/>
    <w:rsid w:val="00C601FE"/>
    <w:rsid w:val="00C6096B"/>
    <w:rsid w:val="00C60E8D"/>
    <w:rsid w:val="00C60F0A"/>
    <w:rsid w:val="00C61325"/>
    <w:rsid w:val="00C613E5"/>
    <w:rsid w:val="00C615D0"/>
    <w:rsid w:val="00C615DE"/>
    <w:rsid w:val="00C616CA"/>
    <w:rsid w:val="00C618C0"/>
    <w:rsid w:val="00C61B4B"/>
    <w:rsid w:val="00C61C78"/>
    <w:rsid w:val="00C61DA0"/>
    <w:rsid w:val="00C61FA8"/>
    <w:rsid w:val="00C620FC"/>
    <w:rsid w:val="00C62841"/>
    <w:rsid w:val="00C628CF"/>
    <w:rsid w:val="00C6290C"/>
    <w:rsid w:val="00C62A14"/>
    <w:rsid w:val="00C62BBD"/>
    <w:rsid w:val="00C62C11"/>
    <w:rsid w:val="00C62D35"/>
    <w:rsid w:val="00C62FF7"/>
    <w:rsid w:val="00C63022"/>
    <w:rsid w:val="00C6303F"/>
    <w:rsid w:val="00C63043"/>
    <w:rsid w:val="00C631B0"/>
    <w:rsid w:val="00C633F9"/>
    <w:rsid w:val="00C6348B"/>
    <w:rsid w:val="00C6355D"/>
    <w:rsid w:val="00C635C4"/>
    <w:rsid w:val="00C6367D"/>
    <w:rsid w:val="00C637C8"/>
    <w:rsid w:val="00C63814"/>
    <w:rsid w:val="00C6386A"/>
    <w:rsid w:val="00C63C6C"/>
    <w:rsid w:val="00C63E33"/>
    <w:rsid w:val="00C63E86"/>
    <w:rsid w:val="00C6403A"/>
    <w:rsid w:val="00C6452E"/>
    <w:rsid w:val="00C647E5"/>
    <w:rsid w:val="00C64C9D"/>
    <w:rsid w:val="00C64D11"/>
    <w:rsid w:val="00C6533A"/>
    <w:rsid w:val="00C65414"/>
    <w:rsid w:val="00C65446"/>
    <w:rsid w:val="00C654A0"/>
    <w:rsid w:val="00C6565F"/>
    <w:rsid w:val="00C65A1B"/>
    <w:rsid w:val="00C65A53"/>
    <w:rsid w:val="00C65BDA"/>
    <w:rsid w:val="00C65F05"/>
    <w:rsid w:val="00C662BB"/>
    <w:rsid w:val="00C66802"/>
    <w:rsid w:val="00C66A96"/>
    <w:rsid w:val="00C66C50"/>
    <w:rsid w:val="00C66F76"/>
    <w:rsid w:val="00C66FDB"/>
    <w:rsid w:val="00C6703C"/>
    <w:rsid w:val="00C6716F"/>
    <w:rsid w:val="00C671D7"/>
    <w:rsid w:val="00C67855"/>
    <w:rsid w:val="00C679C1"/>
    <w:rsid w:val="00C67A7D"/>
    <w:rsid w:val="00C67CC8"/>
    <w:rsid w:val="00C67CEF"/>
    <w:rsid w:val="00C67E74"/>
    <w:rsid w:val="00C701C5"/>
    <w:rsid w:val="00C7027E"/>
    <w:rsid w:val="00C702A9"/>
    <w:rsid w:val="00C705F8"/>
    <w:rsid w:val="00C70767"/>
    <w:rsid w:val="00C7077A"/>
    <w:rsid w:val="00C70EBE"/>
    <w:rsid w:val="00C70EF8"/>
    <w:rsid w:val="00C70F0A"/>
    <w:rsid w:val="00C712A2"/>
    <w:rsid w:val="00C71440"/>
    <w:rsid w:val="00C71731"/>
    <w:rsid w:val="00C717DE"/>
    <w:rsid w:val="00C719C1"/>
    <w:rsid w:val="00C71A41"/>
    <w:rsid w:val="00C71AFA"/>
    <w:rsid w:val="00C71B94"/>
    <w:rsid w:val="00C71CFC"/>
    <w:rsid w:val="00C7214A"/>
    <w:rsid w:val="00C727DE"/>
    <w:rsid w:val="00C72DC1"/>
    <w:rsid w:val="00C73276"/>
    <w:rsid w:val="00C732CB"/>
    <w:rsid w:val="00C7335C"/>
    <w:rsid w:val="00C73413"/>
    <w:rsid w:val="00C73494"/>
    <w:rsid w:val="00C734E3"/>
    <w:rsid w:val="00C73857"/>
    <w:rsid w:val="00C73897"/>
    <w:rsid w:val="00C73999"/>
    <w:rsid w:val="00C73ACB"/>
    <w:rsid w:val="00C73AD6"/>
    <w:rsid w:val="00C73B49"/>
    <w:rsid w:val="00C73C19"/>
    <w:rsid w:val="00C73C87"/>
    <w:rsid w:val="00C73EE2"/>
    <w:rsid w:val="00C74545"/>
    <w:rsid w:val="00C74795"/>
    <w:rsid w:val="00C748B8"/>
    <w:rsid w:val="00C74BBD"/>
    <w:rsid w:val="00C74D2F"/>
    <w:rsid w:val="00C751E4"/>
    <w:rsid w:val="00C75316"/>
    <w:rsid w:val="00C753A7"/>
    <w:rsid w:val="00C756B8"/>
    <w:rsid w:val="00C75A14"/>
    <w:rsid w:val="00C7626E"/>
    <w:rsid w:val="00C76289"/>
    <w:rsid w:val="00C7628E"/>
    <w:rsid w:val="00C76488"/>
    <w:rsid w:val="00C76826"/>
    <w:rsid w:val="00C76A85"/>
    <w:rsid w:val="00C76F15"/>
    <w:rsid w:val="00C7719E"/>
    <w:rsid w:val="00C77321"/>
    <w:rsid w:val="00C7750E"/>
    <w:rsid w:val="00C7772E"/>
    <w:rsid w:val="00C77737"/>
    <w:rsid w:val="00C7778C"/>
    <w:rsid w:val="00C778A9"/>
    <w:rsid w:val="00C77998"/>
    <w:rsid w:val="00C77C89"/>
    <w:rsid w:val="00C77D91"/>
    <w:rsid w:val="00C80A77"/>
    <w:rsid w:val="00C80BC7"/>
    <w:rsid w:val="00C80BCD"/>
    <w:rsid w:val="00C80DD7"/>
    <w:rsid w:val="00C80E92"/>
    <w:rsid w:val="00C81059"/>
    <w:rsid w:val="00C8122E"/>
    <w:rsid w:val="00C813EC"/>
    <w:rsid w:val="00C81430"/>
    <w:rsid w:val="00C81674"/>
    <w:rsid w:val="00C81848"/>
    <w:rsid w:val="00C8187D"/>
    <w:rsid w:val="00C81901"/>
    <w:rsid w:val="00C81A74"/>
    <w:rsid w:val="00C81BE3"/>
    <w:rsid w:val="00C81D7F"/>
    <w:rsid w:val="00C81E20"/>
    <w:rsid w:val="00C82080"/>
    <w:rsid w:val="00C82669"/>
    <w:rsid w:val="00C82B0B"/>
    <w:rsid w:val="00C82B3E"/>
    <w:rsid w:val="00C82D97"/>
    <w:rsid w:val="00C82E06"/>
    <w:rsid w:val="00C82ED3"/>
    <w:rsid w:val="00C82EF3"/>
    <w:rsid w:val="00C82FF1"/>
    <w:rsid w:val="00C83023"/>
    <w:rsid w:val="00C830AB"/>
    <w:rsid w:val="00C8310E"/>
    <w:rsid w:val="00C831CF"/>
    <w:rsid w:val="00C83308"/>
    <w:rsid w:val="00C83583"/>
    <w:rsid w:val="00C83595"/>
    <w:rsid w:val="00C83D32"/>
    <w:rsid w:val="00C8415C"/>
    <w:rsid w:val="00C84161"/>
    <w:rsid w:val="00C84236"/>
    <w:rsid w:val="00C84267"/>
    <w:rsid w:val="00C84402"/>
    <w:rsid w:val="00C8477E"/>
    <w:rsid w:val="00C84A94"/>
    <w:rsid w:val="00C84B53"/>
    <w:rsid w:val="00C84BFE"/>
    <w:rsid w:val="00C84D4E"/>
    <w:rsid w:val="00C854AA"/>
    <w:rsid w:val="00C8584A"/>
    <w:rsid w:val="00C859EB"/>
    <w:rsid w:val="00C85B0F"/>
    <w:rsid w:val="00C85DD3"/>
    <w:rsid w:val="00C85EC7"/>
    <w:rsid w:val="00C86192"/>
    <w:rsid w:val="00C864A0"/>
    <w:rsid w:val="00C865FA"/>
    <w:rsid w:val="00C86702"/>
    <w:rsid w:val="00C867C7"/>
    <w:rsid w:val="00C86978"/>
    <w:rsid w:val="00C86AAF"/>
    <w:rsid w:val="00C86BDE"/>
    <w:rsid w:val="00C86C97"/>
    <w:rsid w:val="00C870F7"/>
    <w:rsid w:val="00C878E6"/>
    <w:rsid w:val="00C87AF3"/>
    <w:rsid w:val="00C87BD1"/>
    <w:rsid w:val="00C87D96"/>
    <w:rsid w:val="00C87DF8"/>
    <w:rsid w:val="00C87E9F"/>
    <w:rsid w:val="00C87EB3"/>
    <w:rsid w:val="00C87F78"/>
    <w:rsid w:val="00C87F96"/>
    <w:rsid w:val="00C87FA8"/>
    <w:rsid w:val="00C902A4"/>
    <w:rsid w:val="00C902F0"/>
    <w:rsid w:val="00C90695"/>
    <w:rsid w:val="00C906A3"/>
    <w:rsid w:val="00C906A7"/>
    <w:rsid w:val="00C90767"/>
    <w:rsid w:val="00C90BEC"/>
    <w:rsid w:val="00C90C6F"/>
    <w:rsid w:val="00C90D39"/>
    <w:rsid w:val="00C90E27"/>
    <w:rsid w:val="00C90ED1"/>
    <w:rsid w:val="00C91002"/>
    <w:rsid w:val="00C911A3"/>
    <w:rsid w:val="00C91271"/>
    <w:rsid w:val="00C917D6"/>
    <w:rsid w:val="00C91836"/>
    <w:rsid w:val="00C91A7D"/>
    <w:rsid w:val="00C91A8C"/>
    <w:rsid w:val="00C91BBC"/>
    <w:rsid w:val="00C91EC9"/>
    <w:rsid w:val="00C91F83"/>
    <w:rsid w:val="00C9215B"/>
    <w:rsid w:val="00C92169"/>
    <w:rsid w:val="00C92196"/>
    <w:rsid w:val="00C9262A"/>
    <w:rsid w:val="00C9267B"/>
    <w:rsid w:val="00C9271F"/>
    <w:rsid w:val="00C9277A"/>
    <w:rsid w:val="00C927FF"/>
    <w:rsid w:val="00C9283F"/>
    <w:rsid w:val="00C92BD0"/>
    <w:rsid w:val="00C92BD8"/>
    <w:rsid w:val="00C92C63"/>
    <w:rsid w:val="00C92CC3"/>
    <w:rsid w:val="00C92ECA"/>
    <w:rsid w:val="00C9307D"/>
    <w:rsid w:val="00C931F3"/>
    <w:rsid w:val="00C932F8"/>
    <w:rsid w:val="00C9378B"/>
    <w:rsid w:val="00C939F9"/>
    <w:rsid w:val="00C93B24"/>
    <w:rsid w:val="00C9427B"/>
    <w:rsid w:val="00C94566"/>
    <w:rsid w:val="00C9474E"/>
    <w:rsid w:val="00C949F3"/>
    <w:rsid w:val="00C94A96"/>
    <w:rsid w:val="00C94CFF"/>
    <w:rsid w:val="00C94D5A"/>
    <w:rsid w:val="00C94F30"/>
    <w:rsid w:val="00C94FCF"/>
    <w:rsid w:val="00C9508C"/>
    <w:rsid w:val="00C95A35"/>
    <w:rsid w:val="00C95BED"/>
    <w:rsid w:val="00C95CF2"/>
    <w:rsid w:val="00C96361"/>
    <w:rsid w:val="00C9648C"/>
    <w:rsid w:val="00C9682B"/>
    <w:rsid w:val="00C96A8C"/>
    <w:rsid w:val="00C96C14"/>
    <w:rsid w:val="00C96D46"/>
    <w:rsid w:val="00C96E96"/>
    <w:rsid w:val="00C97308"/>
    <w:rsid w:val="00C9733A"/>
    <w:rsid w:val="00C973D6"/>
    <w:rsid w:val="00C9759D"/>
    <w:rsid w:val="00C9783B"/>
    <w:rsid w:val="00C97846"/>
    <w:rsid w:val="00C979D6"/>
    <w:rsid w:val="00C97A51"/>
    <w:rsid w:val="00C97AEE"/>
    <w:rsid w:val="00C97C8D"/>
    <w:rsid w:val="00C97CEE"/>
    <w:rsid w:val="00C97D25"/>
    <w:rsid w:val="00CA03D7"/>
    <w:rsid w:val="00CA0614"/>
    <w:rsid w:val="00CA08E1"/>
    <w:rsid w:val="00CA09F7"/>
    <w:rsid w:val="00CA0BE9"/>
    <w:rsid w:val="00CA0CC6"/>
    <w:rsid w:val="00CA0EE2"/>
    <w:rsid w:val="00CA0F2D"/>
    <w:rsid w:val="00CA10A8"/>
    <w:rsid w:val="00CA113F"/>
    <w:rsid w:val="00CA1254"/>
    <w:rsid w:val="00CA13C2"/>
    <w:rsid w:val="00CA157A"/>
    <w:rsid w:val="00CA1591"/>
    <w:rsid w:val="00CA1762"/>
    <w:rsid w:val="00CA18FF"/>
    <w:rsid w:val="00CA192E"/>
    <w:rsid w:val="00CA26BE"/>
    <w:rsid w:val="00CA2764"/>
    <w:rsid w:val="00CA2950"/>
    <w:rsid w:val="00CA3002"/>
    <w:rsid w:val="00CA321E"/>
    <w:rsid w:val="00CA3320"/>
    <w:rsid w:val="00CA3354"/>
    <w:rsid w:val="00CA3684"/>
    <w:rsid w:val="00CA368E"/>
    <w:rsid w:val="00CA3D5A"/>
    <w:rsid w:val="00CA400E"/>
    <w:rsid w:val="00CA4052"/>
    <w:rsid w:val="00CA430E"/>
    <w:rsid w:val="00CA4707"/>
    <w:rsid w:val="00CA472D"/>
    <w:rsid w:val="00CA4AB3"/>
    <w:rsid w:val="00CA4C24"/>
    <w:rsid w:val="00CA4CD9"/>
    <w:rsid w:val="00CA4D69"/>
    <w:rsid w:val="00CA4FF0"/>
    <w:rsid w:val="00CA509D"/>
    <w:rsid w:val="00CA5359"/>
    <w:rsid w:val="00CA535F"/>
    <w:rsid w:val="00CA53AB"/>
    <w:rsid w:val="00CA540F"/>
    <w:rsid w:val="00CA57B9"/>
    <w:rsid w:val="00CA5853"/>
    <w:rsid w:val="00CA58BC"/>
    <w:rsid w:val="00CA58DC"/>
    <w:rsid w:val="00CA59E8"/>
    <w:rsid w:val="00CA5A27"/>
    <w:rsid w:val="00CA5ABC"/>
    <w:rsid w:val="00CA5D5E"/>
    <w:rsid w:val="00CA5DD7"/>
    <w:rsid w:val="00CA5EC4"/>
    <w:rsid w:val="00CA62B2"/>
    <w:rsid w:val="00CA64A6"/>
    <w:rsid w:val="00CA6869"/>
    <w:rsid w:val="00CA6DD6"/>
    <w:rsid w:val="00CA6E7E"/>
    <w:rsid w:val="00CA6FAB"/>
    <w:rsid w:val="00CA71A3"/>
    <w:rsid w:val="00CA724F"/>
    <w:rsid w:val="00CA7463"/>
    <w:rsid w:val="00CA74E8"/>
    <w:rsid w:val="00CA752E"/>
    <w:rsid w:val="00CA773D"/>
    <w:rsid w:val="00CA7850"/>
    <w:rsid w:val="00CA7955"/>
    <w:rsid w:val="00CA7CED"/>
    <w:rsid w:val="00CA7D10"/>
    <w:rsid w:val="00CA7E96"/>
    <w:rsid w:val="00CB0204"/>
    <w:rsid w:val="00CB02F3"/>
    <w:rsid w:val="00CB0340"/>
    <w:rsid w:val="00CB0468"/>
    <w:rsid w:val="00CB0CD2"/>
    <w:rsid w:val="00CB0E37"/>
    <w:rsid w:val="00CB0EF2"/>
    <w:rsid w:val="00CB0FEF"/>
    <w:rsid w:val="00CB129E"/>
    <w:rsid w:val="00CB12DD"/>
    <w:rsid w:val="00CB1522"/>
    <w:rsid w:val="00CB18CB"/>
    <w:rsid w:val="00CB195D"/>
    <w:rsid w:val="00CB1D11"/>
    <w:rsid w:val="00CB1D51"/>
    <w:rsid w:val="00CB1E44"/>
    <w:rsid w:val="00CB1FB1"/>
    <w:rsid w:val="00CB2295"/>
    <w:rsid w:val="00CB26CC"/>
    <w:rsid w:val="00CB2746"/>
    <w:rsid w:val="00CB2823"/>
    <w:rsid w:val="00CB29B3"/>
    <w:rsid w:val="00CB2CC0"/>
    <w:rsid w:val="00CB2F76"/>
    <w:rsid w:val="00CB30C8"/>
    <w:rsid w:val="00CB3370"/>
    <w:rsid w:val="00CB33FD"/>
    <w:rsid w:val="00CB35EB"/>
    <w:rsid w:val="00CB364F"/>
    <w:rsid w:val="00CB36D4"/>
    <w:rsid w:val="00CB3740"/>
    <w:rsid w:val="00CB396D"/>
    <w:rsid w:val="00CB3A3D"/>
    <w:rsid w:val="00CB3AB5"/>
    <w:rsid w:val="00CB3EDB"/>
    <w:rsid w:val="00CB3EFB"/>
    <w:rsid w:val="00CB3FF1"/>
    <w:rsid w:val="00CB42F5"/>
    <w:rsid w:val="00CB433F"/>
    <w:rsid w:val="00CB43F6"/>
    <w:rsid w:val="00CB4756"/>
    <w:rsid w:val="00CB4C3F"/>
    <w:rsid w:val="00CB4E6A"/>
    <w:rsid w:val="00CB4F45"/>
    <w:rsid w:val="00CB5058"/>
    <w:rsid w:val="00CB51FD"/>
    <w:rsid w:val="00CB563A"/>
    <w:rsid w:val="00CB569E"/>
    <w:rsid w:val="00CB56AC"/>
    <w:rsid w:val="00CB57CB"/>
    <w:rsid w:val="00CB580D"/>
    <w:rsid w:val="00CB5883"/>
    <w:rsid w:val="00CB58FA"/>
    <w:rsid w:val="00CB5A18"/>
    <w:rsid w:val="00CB5D0C"/>
    <w:rsid w:val="00CB5D3D"/>
    <w:rsid w:val="00CB5DD0"/>
    <w:rsid w:val="00CB5EA2"/>
    <w:rsid w:val="00CB61A7"/>
    <w:rsid w:val="00CB6301"/>
    <w:rsid w:val="00CB6477"/>
    <w:rsid w:val="00CB64F0"/>
    <w:rsid w:val="00CB65AD"/>
    <w:rsid w:val="00CB663E"/>
    <w:rsid w:val="00CB690A"/>
    <w:rsid w:val="00CB6C0C"/>
    <w:rsid w:val="00CB6C33"/>
    <w:rsid w:val="00CB6DC3"/>
    <w:rsid w:val="00CB7030"/>
    <w:rsid w:val="00CB7062"/>
    <w:rsid w:val="00CB718A"/>
    <w:rsid w:val="00CB76AD"/>
    <w:rsid w:val="00CB776C"/>
    <w:rsid w:val="00CB77AA"/>
    <w:rsid w:val="00CB7C49"/>
    <w:rsid w:val="00CC02C2"/>
    <w:rsid w:val="00CC0447"/>
    <w:rsid w:val="00CC090D"/>
    <w:rsid w:val="00CC094B"/>
    <w:rsid w:val="00CC0CC5"/>
    <w:rsid w:val="00CC0DBF"/>
    <w:rsid w:val="00CC0E00"/>
    <w:rsid w:val="00CC0E38"/>
    <w:rsid w:val="00CC0F03"/>
    <w:rsid w:val="00CC1144"/>
    <w:rsid w:val="00CC120F"/>
    <w:rsid w:val="00CC1375"/>
    <w:rsid w:val="00CC151A"/>
    <w:rsid w:val="00CC1708"/>
    <w:rsid w:val="00CC1C14"/>
    <w:rsid w:val="00CC1D98"/>
    <w:rsid w:val="00CC1F38"/>
    <w:rsid w:val="00CC1F4B"/>
    <w:rsid w:val="00CC2350"/>
    <w:rsid w:val="00CC2F27"/>
    <w:rsid w:val="00CC3318"/>
    <w:rsid w:val="00CC33D2"/>
    <w:rsid w:val="00CC3825"/>
    <w:rsid w:val="00CC395D"/>
    <w:rsid w:val="00CC3AE9"/>
    <w:rsid w:val="00CC3BE9"/>
    <w:rsid w:val="00CC3C63"/>
    <w:rsid w:val="00CC42CE"/>
    <w:rsid w:val="00CC4532"/>
    <w:rsid w:val="00CC457D"/>
    <w:rsid w:val="00CC459F"/>
    <w:rsid w:val="00CC4785"/>
    <w:rsid w:val="00CC4828"/>
    <w:rsid w:val="00CC485D"/>
    <w:rsid w:val="00CC491E"/>
    <w:rsid w:val="00CC4AD5"/>
    <w:rsid w:val="00CC4AFE"/>
    <w:rsid w:val="00CC4B65"/>
    <w:rsid w:val="00CC4B9C"/>
    <w:rsid w:val="00CC4E3A"/>
    <w:rsid w:val="00CC4E68"/>
    <w:rsid w:val="00CC4F18"/>
    <w:rsid w:val="00CC4F6C"/>
    <w:rsid w:val="00CC5177"/>
    <w:rsid w:val="00CC5208"/>
    <w:rsid w:val="00CC534D"/>
    <w:rsid w:val="00CC5974"/>
    <w:rsid w:val="00CC5C5D"/>
    <w:rsid w:val="00CC5F32"/>
    <w:rsid w:val="00CC6429"/>
    <w:rsid w:val="00CC64D5"/>
    <w:rsid w:val="00CC6528"/>
    <w:rsid w:val="00CC6BFA"/>
    <w:rsid w:val="00CC714E"/>
    <w:rsid w:val="00CC7566"/>
    <w:rsid w:val="00CC78E0"/>
    <w:rsid w:val="00CC7B99"/>
    <w:rsid w:val="00CC7FEB"/>
    <w:rsid w:val="00CD0041"/>
    <w:rsid w:val="00CD01BA"/>
    <w:rsid w:val="00CD0535"/>
    <w:rsid w:val="00CD05E8"/>
    <w:rsid w:val="00CD0728"/>
    <w:rsid w:val="00CD0893"/>
    <w:rsid w:val="00CD0D0E"/>
    <w:rsid w:val="00CD0FC6"/>
    <w:rsid w:val="00CD13AF"/>
    <w:rsid w:val="00CD13DB"/>
    <w:rsid w:val="00CD146B"/>
    <w:rsid w:val="00CD1477"/>
    <w:rsid w:val="00CD1485"/>
    <w:rsid w:val="00CD14EF"/>
    <w:rsid w:val="00CD15D0"/>
    <w:rsid w:val="00CD16D6"/>
    <w:rsid w:val="00CD17D9"/>
    <w:rsid w:val="00CD17E2"/>
    <w:rsid w:val="00CD19AA"/>
    <w:rsid w:val="00CD1C42"/>
    <w:rsid w:val="00CD1CCC"/>
    <w:rsid w:val="00CD1F84"/>
    <w:rsid w:val="00CD214D"/>
    <w:rsid w:val="00CD2171"/>
    <w:rsid w:val="00CD2BAB"/>
    <w:rsid w:val="00CD2CEF"/>
    <w:rsid w:val="00CD3076"/>
    <w:rsid w:val="00CD311C"/>
    <w:rsid w:val="00CD315B"/>
    <w:rsid w:val="00CD3513"/>
    <w:rsid w:val="00CD35A5"/>
    <w:rsid w:val="00CD374C"/>
    <w:rsid w:val="00CD37BD"/>
    <w:rsid w:val="00CD385D"/>
    <w:rsid w:val="00CD3A1B"/>
    <w:rsid w:val="00CD3D12"/>
    <w:rsid w:val="00CD3D7A"/>
    <w:rsid w:val="00CD40C8"/>
    <w:rsid w:val="00CD413D"/>
    <w:rsid w:val="00CD4159"/>
    <w:rsid w:val="00CD44BD"/>
    <w:rsid w:val="00CD4F94"/>
    <w:rsid w:val="00CD54DC"/>
    <w:rsid w:val="00CD551C"/>
    <w:rsid w:val="00CD5642"/>
    <w:rsid w:val="00CD5777"/>
    <w:rsid w:val="00CD5954"/>
    <w:rsid w:val="00CD5A2E"/>
    <w:rsid w:val="00CD5C8F"/>
    <w:rsid w:val="00CD5FB2"/>
    <w:rsid w:val="00CD6167"/>
    <w:rsid w:val="00CD63C8"/>
    <w:rsid w:val="00CD64CF"/>
    <w:rsid w:val="00CD6D74"/>
    <w:rsid w:val="00CD6E8B"/>
    <w:rsid w:val="00CD6F7A"/>
    <w:rsid w:val="00CD7006"/>
    <w:rsid w:val="00CD70C3"/>
    <w:rsid w:val="00CD70D5"/>
    <w:rsid w:val="00CD719B"/>
    <w:rsid w:val="00CD735E"/>
    <w:rsid w:val="00CD7510"/>
    <w:rsid w:val="00CD7861"/>
    <w:rsid w:val="00CD7B66"/>
    <w:rsid w:val="00CD7D35"/>
    <w:rsid w:val="00CD7F6B"/>
    <w:rsid w:val="00CE0051"/>
    <w:rsid w:val="00CE0145"/>
    <w:rsid w:val="00CE0286"/>
    <w:rsid w:val="00CE0525"/>
    <w:rsid w:val="00CE05A2"/>
    <w:rsid w:val="00CE05CE"/>
    <w:rsid w:val="00CE07AC"/>
    <w:rsid w:val="00CE07C8"/>
    <w:rsid w:val="00CE1076"/>
    <w:rsid w:val="00CE1111"/>
    <w:rsid w:val="00CE1126"/>
    <w:rsid w:val="00CE114A"/>
    <w:rsid w:val="00CE1221"/>
    <w:rsid w:val="00CE13DA"/>
    <w:rsid w:val="00CE14EF"/>
    <w:rsid w:val="00CE1669"/>
    <w:rsid w:val="00CE1761"/>
    <w:rsid w:val="00CE1A3D"/>
    <w:rsid w:val="00CE1A56"/>
    <w:rsid w:val="00CE1C6B"/>
    <w:rsid w:val="00CE1C72"/>
    <w:rsid w:val="00CE1CE7"/>
    <w:rsid w:val="00CE20FA"/>
    <w:rsid w:val="00CE23BC"/>
    <w:rsid w:val="00CE2468"/>
    <w:rsid w:val="00CE25B6"/>
    <w:rsid w:val="00CE26F1"/>
    <w:rsid w:val="00CE27C9"/>
    <w:rsid w:val="00CE2AB7"/>
    <w:rsid w:val="00CE2C4B"/>
    <w:rsid w:val="00CE2D39"/>
    <w:rsid w:val="00CE2F5F"/>
    <w:rsid w:val="00CE34C6"/>
    <w:rsid w:val="00CE37F0"/>
    <w:rsid w:val="00CE3B1C"/>
    <w:rsid w:val="00CE3C47"/>
    <w:rsid w:val="00CE3CB5"/>
    <w:rsid w:val="00CE3E58"/>
    <w:rsid w:val="00CE3E74"/>
    <w:rsid w:val="00CE3E79"/>
    <w:rsid w:val="00CE417E"/>
    <w:rsid w:val="00CE4324"/>
    <w:rsid w:val="00CE4953"/>
    <w:rsid w:val="00CE4DD9"/>
    <w:rsid w:val="00CE4F2A"/>
    <w:rsid w:val="00CE4FB8"/>
    <w:rsid w:val="00CE50D5"/>
    <w:rsid w:val="00CE51FE"/>
    <w:rsid w:val="00CE5430"/>
    <w:rsid w:val="00CE55EB"/>
    <w:rsid w:val="00CE575F"/>
    <w:rsid w:val="00CE579B"/>
    <w:rsid w:val="00CE57E3"/>
    <w:rsid w:val="00CE58EA"/>
    <w:rsid w:val="00CE59FE"/>
    <w:rsid w:val="00CE5A1D"/>
    <w:rsid w:val="00CE5DC8"/>
    <w:rsid w:val="00CE610D"/>
    <w:rsid w:val="00CE6379"/>
    <w:rsid w:val="00CE6417"/>
    <w:rsid w:val="00CE6489"/>
    <w:rsid w:val="00CE6C8C"/>
    <w:rsid w:val="00CE6DC2"/>
    <w:rsid w:val="00CE6E9C"/>
    <w:rsid w:val="00CE6EDC"/>
    <w:rsid w:val="00CE7345"/>
    <w:rsid w:val="00CE74A0"/>
    <w:rsid w:val="00CE756F"/>
    <w:rsid w:val="00CE7733"/>
    <w:rsid w:val="00CE77EF"/>
    <w:rsid w:val="00CE788A"/>
    <w:rsid w:val="00CE7BCC"/>
    <w:rsid w:val="00CE7CAC"/>
    <w:rsid w:val="00CE7CC1"/>
    <w:rsid w:val="00CE7D2D"/>
    <w:rsid w:val="00CE7D7F"/>
    <w:rsid w:val="00CF0219"/>
    <w:rsid w:val="00CF02AF"/>
    <w:rsid w:val="00CF0340"/>
    <w:rsid w:val="00CF0384"/>
    <w:rsid w:val="00CF0491"/>
    <w:rsid w:val="00CF0592"/>
    <w:rsid w:val="00CF06DF"/>
    <w:rsid w:val="00CF078C"/>
    <w:rsid w:val="00CF07E1"/>
    <w:rsid w:val="00CF0B7B"/>
    <w:rsid w:val="00CF0CCD"/>
    <w:rsid w:val="00CF0CD7"/>
    <w:rsid w:val="00CF0D08"/>
    <w:rsid w:val="00CF0EB1"/>
    <w:rsid w:val="00CF0FD6"/>
    <w:rsid w:val="00CF13DF"/>
    <w:rsid w:val="00CF1647"/>
    <w:rsid w:val="00CF1D67"/>
    <w:rsid w:val="00CF1FC8"/>
    <w:rsid w:val="00CF2000"/>
    <w:rsid w:val="00CF20BC"/>
    <w:rsid w:val="00CF224F"/>
    <w:rsid w:val="00CF22F2"/>
    <w:rsid w:val="00CF2338"/>
    <w:rsid w:val="00CF2845"/>
    <w:rsid w:val="00CF2876"/>
    <w:rsid w:val="00CF29B9"/>
    <w:rsid w:val="00CF2A1A"/>
    <w:rsid w:val="00CF2BCF"/>
    <w:rsid w:val="00CF2C74"/>
    <w:rsid w:val="00CF2E8D"/>
    <w:rsid w:val="00CF3050"/>
    <w:rsid w:val="00CF31B0"/>
    <w:rsid w:val="00CF3208"/>
    <w:rsid w:val="00CF331C"/>
    <w:rsid w:val="00CF358A"/>
    <w:rsid w:val="00CF3C8C"/>
    <w:rsid w:val="00CF403C"/>
    <w:rsid w:val="00CF41EA"/>
    <w:rsid w:val="00CF41FF"/>
    <w:rsid w:val="00CF4522"/>
    <w:rsid w:val="00CF47CB"/>
    <w:rsid w:val="00CF4A73"/>
    <w:rsid w:val="00CF4A8F"/>
    <w:rsid w:val="00CF4BA8"/>
    <w:rsid w:val="00CF5138"/>
    <w:rsid w:val="00CF51AA"/>
    <w:rsid w:val="00CF5497"/>
    <w:rsid w:val="00CF54DA"/>
    <w:rsid w:val="00CF55E6"/>
    <w:rsid w:val="00CF55F2"/>
    <w:rsid w:val="00CF5A6D"/>
    <w:rsid w:val="00CF5D5C"/>
    <w:rsid w:val="00CF5D90"/>
    <w:rsid w:val="00CF5DEB"/>
    <w:rsid w:val="00CF5EB7"/>
    <w:rsid w:val="00CF6092"/>
    <w:rsid w:val="00CF62A9"/>
    <w:rsid w:val="00CF62B0"/>
    <w:rsid w:val="00CF654C"/>
    <w:rsid w:val="00CF65D8"/>
    <w:rsid w:val="00CF69C2"/>
    <w:rsid w:val="00CF6B25"/>
    <w:rsid w:val="00CF6D9A"/>
    <w:rsid w:val="00CF701E"/>
    <w:rsid w:val="00CF753A"/>
    <w:rsid w:val="00CF756A"/>
    <w:rsid w:val="00CF7B19"/>
    <w:rsid w:val="00CF7BFF"/>
    <w:rsid w:val="00CF7D77"/>
    <w:rsid w:val="00CF7DBA"/>
    <w:rsid w:val="00D0026C"/>
    <w:rsid w:val="00D0041F"/>
    <w:rsid w:val="00D00505"/>
    <w:rsid w:val="00D0076F"/>
    <w:rsid w:val="00D00861"/>
    <w:rsid w:val="00D008DF"/>
    <w:rsid w:val="00D009E2"/>
    <w:rsid w:val="00D00A60"/>
    <w:rsid w:val="00D00B18"/>
    <w:rsid w:val="00D00D1A"/>
    <w:rsid w:val="00D00E68"/>
    <w:rsid w:val="00D01118"/>
    <w:rsid w:val="00D0118E"/>
    <w:rsid w:val="00D0134A"/>
    <w:rsid w:val="00D013DA"/>
    <w:rsid w:val="00D014F9"/>
    <w:rsid w:val="00D0158B"/>
    <w:rsid w:val="00D017A3"/>
    <w:rsid w:val="00D01BFC"/>
    <w:rsid w:val="00D01CA7"/>
    <w:rsid w:val="00D0205B"/>
    <w:rsid w:val="00D0213A"/>
    <w:rsid w:val="00D0215E"/>
    <w:rsid w:val="00D02199"/>
    <w:rsid w:val="00D022BD"/>
    <w:rsid w:val="00D02338"/>
    <w:rsid w:val="00D0236D"/>
    <w:rsid w:val="00D02578"/>
    <w:rsid w:val="00D0295A"/>
    <w:rsid w:val="00D02B43"/>
    <w:rsid w:val="00D02BDB"/>
    <w:rsid w:val="00D03246"/>
    <w:rsid w:val="00D033EF"/>
    <w:rsid w:val="00D0350C"/>
    <w:rsid w:val="00D03726"/>
    <w:rsid w:val="00D038CC"/>
    <w:rsid w:val="00D03D4D"/>
    <w:rsid w:val="00D03EE0"/>
    <w:rsid w:val="00D03F15"/>
    <w:rsid w:val="00D0464E"/>
    <w:rsid w:val="00D0466C"/>
    <w:rsid w:val="00D04677"/>
    <w:rsid w:val="00D0485C"/>
    <w:rsid w:val="00D04B75"/>
    <w:rsid w:val="00D04CC0"/>
    <w:rsid w:val="00D04CF8"/>
    <w:rsid w:val="00D0565D"/>
    <w:rsid w:val="00D05F5C"/>
    <w:rsid w:val="00D0600E"/>
    <w:rsid w:val="00D0641A"/>
    <w:rsid w:val="00D065B6"/>
    <w:rsid w:val="00D066D1"/>
    <w:rsid w:val="00D067C0"/>
    <w:rsid w:val="00D06BBB"/>
    <w:rsid w:val="00D06C85"/>
    <w:rsid w:val="00D06F8E"/>
    <w:rsid w:val="00D07310"/>
    <w:rsid w:val="00D0779B"/>
    <w:rsid w:val="00D077E7"/>
    <w:rsid w:val="00D0794C"/>
    <w:rsid w:val="00D079CB"/>
    <w:rsid w:val="00D07D4A"/>
    <w:rsid w:val="00D07D83"/>
    <w:rsid w:val="00D07FB0"/>
    <w:rsid w:val="00D1005D"/>
    <w:rsid w:val="00D1019F"/>
    <w:rsid w:val="00D10A7F"/>
    <w:rsid w:val="00D10B11"/>
    <w:rsid w:val="00D10FAD"/>
    <w:rsid w:val="00D11001"/>
    <w:rsid w:val="00D110FE"/>
    <w:rsid w:val="00D11249"/>
    <w:rsid w:val="00D1128C"/>
    <w:rsid w:val="00D11312"/>
    <w:rsid w:val="00D1134E"/>
    <w:rsid w:val="00D11377"/>
    <w:rsid w:val="00D1140B"/>
    <w:rsid w:val="00D115E9"/>
    <w:rsid w:val="00D116E9"/>
    <w:rsid w:val="00D11AA7"/>
    <w:rsid w:val="00D11C90"/>
    <w:rsid w:val="00D11CBB"/>
    <w:rsid w:val="00D124B1"/>
    <w:rsid w:val="00D12653"/>
    <w:rsid w:val="00D127FB"/>
    <w:rsid w:val="00D12A28"/>
    <w:rsid w:val="00D12A6F"/>
    <w:rsid w:val="00D12A8E"/>
    <w:rsid w:val="00D12AC9"/>
    <w:rsid w:val="00D12ACD"/>
    <w:rsid w:val="00D12BD9"/>
    <w:rsid w:val="00D12F46"/>
    <w:rsid w:val="00D1306C"/>
    <w:rsid w:val="00D1322A"/>
    <w:rsid w:val="00D134B9"/>
    <w:rsid w:val="00D1357A"/>
    <w:rsid w:val="00D13791"/>
    <w:rsid w:val="00D1390B"/>
    <w:rsid w:val="00D1393D"/>
    <w:rsid w:val="00D13996"/>
    <w:rsid w:val="00D13AFF"/>
    <w:rsid w:val="00D13D14"/>
    <w:rsid w:val="00D13E4E"/>
    <w:rsid w:val="00D14096"/>
    <w:rsid w:val="00D143DE"/>
    <w:rsid w:val="00D14516"/>
    <w:rsid w:val="00D14666"/>
    <w:rsid w:val="00D14695"/>
    <w:rsid w:val="00D14746"/>
    <w:rsid w:val="00D14A04"/>
    <w:rsid w:val="00D14B2D"/>
    <w:rsid w:val="00D14D0F"/>
    <w:rsid w:val="00D14EFF"/>
    <w:rsid w:val="00D14FA8"/>
    <w:rsid w:val="00D1505C"/>
    <w:rsid w:val="00D153D3"/>
    <w:rsid w:val="00D15406"/>
    <w:rsid w:val="00D1561A"/>
    <w:rsid w:val="00D15855"/>
    <w:rsid w:val="00D158EB"/>
    <w:rsid w:val="00D15D0C"/>
    <w:rsid w:val="00D15EFA"/>
    <w:rsid w:val="00D15F2F"/>
    <w:rsid w:val="00D15FC0"/>
    <w:rsid w:val="00D15FC2"/>
    <w:rsid w:val="00D16097"/>
    <w:rsid w:val="00D1622D"/>
    <w:rsid w:val="00D163BF"/>
    <w:rsid w:val="00D164F9"/>
    <w:rsid w:val="00D165A8"/>
    <w:rsid w:val="00D16763"/>
    <w:rsid w:val="00D16870"/>
    <w:rsid w:val="00D16B79"/>
    <w:rsid w:val="00D16B90"/>
    <w:rsid w:val="00D16D74"/>
    <w:rsid w:val="00D16DA4"/>
    <w:rsid w:val="00D16DF6"/>
    <w:rsid w:val="00D16E1B"/>
    <w:rsid w:val="00D171E0"/>
    <w:rsid w:val="00D17258"/>
    <w:rsid w:val="00D17519"/>
    <w:rsid w:val="00D17590"/>
    <w:rsid w:val="00D175B3"/>
    <w:rsid w:val="00D17787"/>
    <w:rsid w:val="00D178D5"/>
    <w:rsid w:val="00D17A25"/>
    <w:rsid w:val="00D17A61"/>
    <w:rsid w:val="00D17B7E"/>
    <w:rsid w:val="00D17D3F"/>
    <w:rsid w:val="00D17E5F"/>
    <w:rsid w:val="00D201AE"/>
    <w:rsid w:val="00D2035A"/>
    <w:rsid w:val="00D204E1"/>
    <w:rsid w:val="00D20DBB"/>
    <w:rsid w:val="00D20EAA"/>
    <w:rsid w:val="00D21063"/>
    <w:rsid w:val="00D210BB"/>
    <w:rsid w:val="00D21215"/>
    <w:rsid w:val="00D212BE"/>
    <w:rsid w:val="00D213B7"/>
    <w:rsid w:val="00D21480"/>
    <w:rsid w:val="00D214BB"/>
    <w:rsid w:val="00D21989"/>
    <w:rsid w:val="00D21A70"/>
    <w:rsid w:val="00D21D4F"/>
    <w:rsid w:val="00D21F0B"/>
    <w:rsid w:val="00D22031"/>
    <w:rsid w:val="00D226A3"/>
    <w:rsid w:val="00D226C2"/>
    <w:rsid w:val="00D22BBC"/>
    <w:rsid w:val="00D22DBC"/>
    <w:rsid w:val="00D22F1B"/>
    <w:rsid w:val="00D23105"/>
    <w:rsid w:val="00D23614"/>
    <w:rsid w:val="00D236CB"/>
    <w:rsid w:val="00D23814"/>
    <w:rsid w:val="00D2384A"/>
    <w:rsid w:val="00D23C9A"/>
    <w:rsid w:val="00D23CC3"/>
    <w:rsid w:val="00D23F32"/>
    <w:rsid w:val="00D24158"/>
    <w:rsid w:val="00D24364"/>
    <w:rsid w:val="00D243C3"/>
    <w:rsid w:val="00D24448"/>
    <w:rsid w:val="00D24457"/>
    <w:rsid w:val="00D244FD"/>
    <w:rsid w:val="00D245B3"/>
    <w:rsid w:val="00D245CF"/>
    <w:rsid w:val="00D24680"/>
    <w:rsid w:val="00D246A7"/>
    <w:rsid w:val="00D2487E"/>
    <w:rsid w:val="00D24884"/>
    <w:rsid w:val="00D24984"/>
    <w:rsid w:val="00D24991"/>
    <w:rsid w:val="00D24F69"/>
    <w:rsid w:val="00D25157"/>
    <w:rsid w:val="00D251E3"/>
    <w:rsid w:val="00D258CD"/>
    <w:rsid w:val="00D25A7C"/>
    <w:rsid w:val="00D25CD5"/>
    <w:rsid w:val="00D25E57"/>
    <w:rsid w:val="00D25EC1"/>
    <w:rsid w:val="00D263D7"/>
    <w:rsid w:val="00D265BD"/>
    <w:rsid w:val="00D26705"/>
    <w:rsid w:val="00D269BD"/>
    <w:rsid w:val="00D26E9D"/>
    <w:rsid w:val="00D26EB2"/>
    <w:rsid w:val="00D27034"/>
    <w:rsid w:val="00D271E8"/>
    <w:rsid w:val="00D272C3"/>
    <w:rsid w:val="00D2745F"/>
    <w:rsid w:val="00D27613"/>
    <w:rsid w:val="00D2771A"/>
    <w:rsid w:val="00D27997"/>
    <w:rsid w:val="00D27B28"/>
    <w:rsid w:val="00D27C8B"/>
    <w:rsid w:val="00D27E1D"/>
    <w:rsid w:val="00D27E2A"/>
    <w:rsid w:val="00D27EEC"/>
    <w:rsid w:val="00D27FBF"/>
    <w:rsid w:val="00D30137"/>
    <w:rsid w:val="00D3017B"/>
    <w:rsid w:val="00D303AA"/>
    <w:rsid w:val="00D304FB"/>
    <w:rsid w:val="00D30597"/>
    <w:rsid w:val="00D30870"/>
    <w:rsid w:val="00D30C82"/>
    <w:rsid w:val="00D30D02"/>
    <w:rsid w:val="00D30E35"/>
    <w:rsid w:val="00D30F81"/>
    <w:rsid w:val="00D31004"/>
    <w:rsid w:val="00D31366"/>
    <w:rsid w:val="00D315D6"/>
    <w:rsid w:val="00D315EC"/>
    <w:rsid w:val="00D31B09"/>
    <w:rsid w:val="00D31BEA"/>
    <w:rsid w:val="00D31CA8"/>
    <w:rsid w:val="00D321E6"/>
    <w:rsid w:val="00D3221E"/>
    <w:rsid w:val="00D32616"/>
    <w:rsid w:val="00D32658"/>
    <w:rsid w:val="00D32B37"/>
    <w:rsid w:val="00D33071"/>
    <w:rsid w:val="00D330E0"/>
    <w:rsid w:val="00D3314A"/>
    <w:rsid w:val="00D331F0"/>
    <w:rsid w:val="00D332C7"/>
    <w:rsid w:val="00D334DE"/>
    <w:rsid w:val="00D335BF"/>
    <w:rsid w:val="00D335C3"/>
    <w:rsid w:val="00D338D1"/>
    <w:rsid w:val="00D33CC6"/>
    <w:rsid w:val="00D33D6D"/>
    <w:rsid w:val="00D33ED4"/>
    <w:rsid w:val="00D33F14"/>
    <w:rsid w:val="00D33FE5"/>
    <w:rsid w:val="00D34286"/>
    <w:rsid w:val="00D34349"/>
    <w:rsid w:val="00D3449C"/>
    <w:rsid w:val="00D3460B"/>
    <w:rsid w:val="00D34807"/>
    <w:rsid w:val="00D34A10"/>
    <w:rsid w:val="00D34EB8"/>
    <w:rsid w:val="00D34FBB"/>
    <w:rsid w:val="00D35016"/>
    <w:rsid w:val="00D3556B"/>
    <w:rsid w:val="00D35595"/>
    <w:rsid w:val="00D359F8"/>
    <w:rsid w:val="00D35A6D"/>
    <w:rsid w:val="00D35AEC"/>
    <w:rsid w:val="00D35BAE"/>
    <w:rsid w:val="00D35E5E"/>
    <w:rsid w:val="00D35F6E"/>
    <w:rsid w:val="00D3618B"/>
    <w:rsid w:val="00D36262"/>
    <w:rsid w:val="00D362B6"/>
    <w:rsid w:val="00D36305"/>
    <w:rsid w:val="00D36719"/>
    <w:rsid w:val="00D367F5"/>
    <w:rsid w:val="00D3687F"/>
    <w:rsid w:val="00D3691F"/>
    <w:rsid w:val="00D36A5B"/>
    <w:rsid w:val="00D36C82"/>
    <w:rsid w:val="00D37416"/>
    <w:rsid w:val="00D37505"/>
    <w:rsid w:val="00D37624"/>
    <w:rsid w:val="00D376CE"/>
    <w:rsid w:val="00D378DA"/>
    <w:rsid w:val="00D37B82"/>
    <w:rsid w:val="00D37B93"/>
    <w:rsid w:val="00D37D2B"/>
    <w:rsid w:val="00D37F30"/>
    <w:rsid w:val="00D402B4"/>
    <w:rsid w:val="00D404C0"/>
    <w:rsid w:val="00D4056F"/>
    <w:rsid w:val="00D406ED"/>
    <w:rsid w:val="00D4072B"/>
    <w:rsid w:val="00D40871"/>
    <w:rsid w:val="00D409E1"/>
    <w:rsid w:val="00D40ABA"/>
    <w:rsid w:val="00D40AF9"/>
    <w:rsid w:val="00D40B76"/>
    <w:rsid w:val="00D40DBA"/>
    <w:rsid w:val="00D40F51"/>
    <w:rsid w:val="00D41305"/>
    <w:rsid w:val="00D41380"/>
    <w:rsid w:val="00D41A7D"/>
    <w:rsid w:val="00D41C95"/>
    <w:rsid w:val="00D41D2A"/>
    <w:rsid w:val="00D41DA7"/>
    <w:rsid w:val="00D41DD6"/>
    <w:rsid w:val="00D41DE1"/>
    <w:rsid w:val="00D424E0"/>
    <w:rsid w:val="00D4252F"/>
    <w:rsid w:val="00D4298C"/>
    <w:rsid w:val="00D42999"/>
    <w:rsid w:val="00D429DA"/>
    <w:rsid w:val="00D42A70"/>
    <w:rsid w:val="00D42E66"/>
    <w:rsid w:val="00D42F1D"/>
    <w:rsid w:val="00D430E2"/>
    <w:rsid w:val="00D43272"/>
    <w:rsid w:val="00D433CE"/>
    <w:rsid w:val="00D43415"/>
    <w:rsid w:val="00D43445"/>
    <w:rsid w:val="00D439BB"/>
    <w:rsid w:val="00D43D88"/>
    <w:rsid w:val="00D43E51"/>
    <w:rsid w:val="00D440D2"/>
    <w:rsid w:val="00D4421B"/>
    <w:rsid w:val="00D4429A"/>
    <w:rsid w:val="00D444F6"/>
    <w:rsid w:val="00D4454A"/>
    <w:rsid w:val="00D445D3"/>
    <w:rsid w:val="00D447C9"/>
    <w:rsid w:val="00D4481D"/>
    <w:rsid w:val="00D44BDC"/>
    <w:rsid w:val="00D44E42"/>
    <w:rsid w:val="00D44F3E"/>
    <w:rsid w:val="00D44FD0"/>
    <w:rsid w:val="00D45024"/>
    <w:rsid w:val="00D4526F"/>
    <w:rsid w:val="00D4547E"/>
    <w:rsid w:val="00D45564"/>
    <w:rsid w:val="00D4560E"/>
    <w:rsid w:val="00D4572E"/>
    <w:rsid w:val="00D4574A"/>
    <w:rsid w:val="00D45B04"/>
    <w:rsid w:val="00D45B18"/>
    <w:rsid w:val="00D45EE9"/>
    <w:rsid w:val="00D45FA4"/>
    <w:rsid w:val="00D45FCA"/>
    <w:rsid w:val="00D46035"/>
    <w:rsid w:val="00D460D0"/>
    <w:rsid w:val="00D46432"/>
    <w:rsid w:val="00D4647A"/>
    <w:rsid w:val="00D4659D"/>
    <w:rsid w:val="00D4665C"/>
    <w:rsid w:val="00D46719"/>
    <w:rsid w:val="00D469A4"/>
    <w:rsid w:val="00D46A36"/>
    <w:rsid w:val="00D46C67"/>
    <w:rsid w:val="00D46CB8"/>
    <w:rsid w:val="00D46F67"/>
    <w:rsid w:val="00D46FD4"/>
    <w:rsid w:val="00D47034"/>
    <w:rsid w:val="00D470B5"/>
    <w:rsid w:val="00D47BA7"/>
    <w:rsid w:val="00D47BA9"/>
    <w:rsid w:val="00D47D2B"/>
    <w:rsid w:val="00D47F48"/>
    <w:rsid w:val="00D47F85"/>
    <w:rsid w:val="00D5006C"/>
    <w:rsid w:val="00D50117"/>
    <w:rsid w:val="00D50129"/>
    <w:rsid w:val="00D5017B"/>
    <w:rsid w:val="00D5096A"/>
    <w:rsid w:val="00D50A1B"/>
    <w:rsid w:val="00D50A2E"/>
    <w:rsid w:val="00D50B66"/>
    <w:rsid w:val="00D50C04"/>
    <w:rsid w:val="00D50E95"/>
    <w:rsid w:val="00D5151E"/>
    <w:rsid w:val="00D5154D"/>
    <w:rsid w:val="00D515D5"/>
    <w:rsid w:val="00D5175D"/>
    <w:rsid w:val="00D517A6"/>
    <w:rsid w:val="00D51950"/>
    <w:rsid w:val="00D51BE3"/>
    <w:rsid w:val="00D51C23"/>
    <w:rsid w:val="00D51DB7"/>
    <w:rsid w:val="00D51E08"/>
    <w:rsid w:val="00D51F63"/>
    <w:rsid w:val="00D526D6"/>
    <w:rsid w:val="00D527B0"/>
    <w:rsid w:val="00D528E4"/>
    <w:rsid w:val="00D52913"/>
    <w:rsid w:val="00D52965"/>
    <w:rsid w:val="00D52BFB"/>
    <w:rsid w:val="00D52CED"/>
    <w:rsid w:val="00D52D42"/>
    <w:rsid w:val="00D52E53"/>
    <w:rsid w:val="00D52FE4"/>
    <w:rsid w:val="00D530A0"/>
    <w:rsid w:val="00D5318F"/>
    <w:rsid w:val="00D531A0"/>
    <w:rsid w:val="00D532B4"/>
    <w:rsid w:val="00D53337"/>
    <w:rsid w:val="00D53443"/>
    <w:rsid w:val="00D5354A"/>
    <w:rsid w:val="00D536B1"/>
    <w:rsid w:val="00D5370A"/>
    <w:rsid w:val="00D5389C"/>
    <w:rsid w:val="00D53C4E"/>
    <w:rsid w:val="00D53CE1"/>
    <w:rsid w:val="00D54000"/>
    <w:rsid w:val="00D54063"/>
    <w:rsid w:val="00D54313"/>
    <w:rsid w:val="00D545E2"/>
    <w:rsid w:val="00D545EE"/>
    <w:rsid w:val="00D54773"/>
    <w:rsid w:val="00D548AB"/>
    <w:rsid w:val="00D54A53"/>
    <w:rsid w:val="00D54AFA"/>
    <w:rsid w:val="00D54B55"/>
    <w:rsid w:val="00D54B60"/>
    <w:rsid w:val="00D54C56"/>
    <w:rsid w:val="00D54CC8"/>
    <w:rsid w:val="00D54FEF"/>
    <w:rsid w:val="00D55181"/>
    <w:rsid w:val="00D55253"/>
    <w:rsid w:val="00D553C9"/>
    <w:rsid w:val="00D55579"/>
    <w:rsid w:val="00D55604"/>
    <w:rsid w:val="00D5565B"/>
    <w:rsid w:val="00D556EE"/>
    <w:rsid w:val="00D5574F"/>
    <w:rsid w:val="00D5577A"/>
    <w:rsid w:val="00D559C3"/>
    <w:rsid w:val="00D55A0A"/>
    <w:rsid w:val="00D55B39"/>
    <w:rsid w:val="00D55C38"/>
    <w:rsid w:val="00D55DC6"/>
    <w:rsid w:val="00D55FCC"/>
    <w:rsid w:val="00D5607C"/>
    <w:rsid w:val="00D564DA"/>
    <w:rsid w:val="00D56CB5"/>
    <w:rsid w:val="00D57590"/>
    <w:rsid w:val="00D57591"/>
    <w:rsid w:val="00D5787D"/>
    <w:rsid w:val="00D5793A"/>
    <w:rsid w:val="00D579AE"/>
    <w:rsid w:val="00D57E64"/>
    <w:rsid w:val="00D57FFE"/>
    <w:rsid w:val="00D6000E"/>
    <w:rsid w:val="00D601E3"/>
    <w:rsid w:val="00D6072F"/>
    <w:rsid w:val="00D6098D"/>
    <w:rsid w:val="00D60A4F"/>
    <w:rsid w:val="00D60EC0"/>
    <w:rsid w:val="00D61062"/>
    <w:rsid w:val="00D61484"/>
    <w:rsid w:val="00D61542"/>
    <w:rsid w:val="00D617D1"/>
    <w:rsid w:val="00D61B4D"/>
    <w:rsid w:val="00D61B5C"/>
    <w:rsid w:val="00D61CAA"/>
    <w:rsid w:val="00D6201B"/>
    <w:rsid w:val="00D62061"/>
    <w:rsid w:val="00D620E8"/>
    <w:rsid w:val="00D62249"/>
    <w:rsid w:val="00D6230A"/>
    <w:rsid w:val="00D62A84"/>
    <w:rsid w:val="00D62B52"/>
    <w:rsid w:val="00D62BE6"/>
    <w:rsid w:val="00D62F3A"/>
    <w:rsid w:val="00D630C0"/>
    <w:rsid w:val="00D631E8"/>
    <w:rsid w:val="00D63337"/>
    <w:rsid w:val="00D6338F"/>
    <w:rsid w:val="00D63762"/>
    <w:rsid w:val="00D6394E"/>
    <w:rsid w:val="00D63F76"/>
    <w:rsid w:val="00D64054"/>
    <w:rsid w:val="00D64354"/>
    <w:rsid w:val="00D6452F"/>
    <w:rsid w:val="00D64710"/>
    <w:rsid w:val="00D6472F"/>
    <w:rsid w:val="00D64793"/>
    <w:rsid w:val="00D64C3E"/>
    <w:rsid w:val="00D64C64"/>
    <w:rsid w:val="00D64D2C"/>
    <w:rsid w:val="00D651A5"/>
    <w:rsid w:val="00D651E3"/>
    <w:rsid w:val="00D652C7"/>
    <w:rsid w:val="00D65534"/>
    <w:rsid w:val="00D6570B"/>
    <w:rsid w:val="00D6570D"/>
    <w:rsid w:val="00D65981"/>
    <w:rsid w:val="00D65A47"/>
    <w:rsid w:val="00D65C3D"/>
    <w:rsid w:val="00D65DF4"/>
    <w:rsid w:val="00D65EA3"/>
    <w:rsid w:val="00D65F1C"/>
    <w:rsid w:val="00D65F28"/>
    <w:rsid w:val="00D65F6A"/>
    <w:rsid w:val="00D65FC2"/>
    <w:rsid w:val="00D66041"/>
    <w:rsid w:val="00D6618F"/>
    <w:rsid w:val="00D661A9"/>
    <w:rsid w:val="00D66254"/>
    <w:rsid w:val="00D66273"/>
    <w:rsid w:val="00D6644E"/>
    <w:rsid w:val="00D666B0"/>
    <w:rsid w:val="00D669B2"/>
    <w:rsid w:val="00D66B18"/>
    <w:rsid w:val="00D66B82"/>
    <w:rsid w:val="00D66D64"/>
    <w:rsid w:val="00D66DEC"/>
    <w:rsid w:val="00D671CB"/>
    <w:rsid w:val="00D67638"/>
    <w:rsid w:val="00D67894"/>
    <w:rsid w:val="00D67A49"/>
    <w:rsid w:val="00D67A51"/>
    <w:rsid w:val="00D67B25"/>
    <w:rsid w:val="00D67D37"/>
    <w:rsid w:val="00D67DC6"/>
    <w:rsid w:val="00D700EF"/>
    <w:rsid w:val="00D70141"/>
    <w:rsid w:val="00D70160"/>
    <w:rsid w:val="00D703BD"/>
    <w:rsid w:val="00D703F9"/>
    <w:rsid w:val="00D705FB"/>
    <w:rsid w:val="00D70678"/>
    <w:rsid w:val="00D7070B"/>
    <w:rsid w:val="00D7086B"/>
    <w:rsid w:val="00D7087E"/>
    <w:rsid w:val="00D70B91"/>
    <w:rsid w:val="00D70B97"/>
    <w:rsid w:val="00D70D25"/>
    <w:rsid w:val="00D70DD5"/>
    <w:rsid w:val="00D70DFE"/>
    <w:rsid w:val="00D70E00"/>
    <w:rsid w:val="00D70E3C"/>
    <w:rsid w:val="00D71214"/>
    <w:rsid w:val="00D71270"/>
    <w:rsid w:val="00D71272"/>
    <w:rsid w:val="00D7128A"/>
    <w:rsid w:val="00D71563"/>
    <w:rsid w:val="00D71861"/>
    <w:rsid w:val="00D71888"/>
    <w:rsid w:val="00D718A4"/>
    <w:rsid w:val="00D718A9"/>
    <w:rsid w:val="00D7191D"/>
    <w:rsid w:val="00D71921"/>
    <w:rsid w:val="00D71AE5"/>
    <w:rsid w:val="00D71D70"/>
    <w:rsid w:val="00D71D94"/>
    <w:rsid w:val="00D71E83"/>
    <w:rsid w:val="00D71F2D"/>
    <w:rsid w:val="00D71F78"/>
    <w:rsid w:val="00D72277"/>
    <w:rsid w:val="00D72310"/>
    <w:rsid w:val="00D72334"/>
    <w:rsid w:val="00D72610"/>
    <w:rsid w:val="00D7269C"/>
    <w:rsid w:val="00D7295A"/>
    <w:rsid w:val="00D729DC"/>
    <w:rsid w:val="00D72ADE"/>
    <w:rsid w:val="00D72DD8"/>
    <w:rsid w:val="00D72DF4"/>
    <w:rsid w:val="00D72E9C"/>
    <w:rsid w:val="00D72EC1"/>
    <w:rsid w:val="00D72F0E"/>
    <w:rsid w:val="00D72FF0"/>
    <w:rsid w:val="00D73007"/>
    <w:rsid w:val="00D73192"/>
    <w:rsid w:val="00D73233"/>
    <w:rsid w:val="00D732F4"/>
    <w:rsid w:val="00D7338D"/>
    <w:rsid w:val="00D73563"/>
    <w:rsid w:val="00D73787"/>
    <w:rsid w:val="00D7399A"/>
    <w:rsid w:val="00D73A92"/>
    <w:rsid w:val="00D73C6D"/>
    <w:rsid w:val="00D73C9F"/>
    <w:rsid w:val="00D73CBC"/>
    <w:rsid w:val="00D7409B"/>
    <w:rsid w:val="00D74633"/>
    <w:rsid w:val="00D746A0"/>
    <w:rsid w:val="00D7472D"/>
    <w:rsid w:val="00D749C8"/>
    <w:rsid w:val="00D74B27"/>
    <w:rsid w:val="00D74D5E"/>
    <w:rsid w:val="00D74FD9"/>
    <w:rsid w:val="00D750EA"/>
    <w:rsid w:val="00D753AA"/>
    <w:rsid w:val="00D7544F"/>
    <w:rsid w:val="00D7578F"/>
    <w:rsid w:val="00D7579A"/>
    <w:rsid w:val="00D7579B"/>
    <w:rsid w:val="00D75ADC"/>
    <w:rsid w:val="00D75C1E"/>
    <w:rsid w:val="00D75C75"/>
    <w:rsid w:val="00D75CD5"/>
    <w:rsid w:val="00D75F2F"/>
    <w:rsid w:val="00D75FCD"/>
    <w:rsid w:val="00D76085"/>
    <w:rsid w:val="00D761E4"/>
    <w:rsid w:val="00D7648A"/>
    <w:rsid w:val="00D764E3"/>
    <w:rsid w:val="00D76870"/>
    <w:rsid w:val="00D76991"/>
    <w:rsid w:val="00D769C8"/>
    <w:rsid w:val="00D76BA7"/>
    <w:rsid w:val="00D76C32"/>
    <w:rsid w:val="00D76CF0"/>
    <w:rsid w:val="00D77026"/>
    <w:rsid w:val="00D77AA3"/>
    <w:rsid w:val="00D77B30"/>
    <w:rsid w:val="00D77CB1"/>
    <w:rsid w:val="00D80369"/>
    <w:rsid w:val="00D80394"/>
    <w:rsid w:val="00D8040D"/>
    <w:rsid w:val="00D80474"/>
    <w:rsid w:val="00D80496"/>
    <w:rsid w:val="00D80619"/>
    <w:rsid w:val="00D80763"/>
    <w:rsid w:val="00D80BCD"/>
    <w:rsid w:val="00D80C01"/>
    <w:rsid w:val="00D80C3C"/>
    <w:rsid w:val="00D80EC2"/>
    <w:rsid w:val="00D8118D"/>
    <w:rsid w:val="00D8170A"/>
    <w:rsid w:val="00D81BDF"/>
    <w:rsid w:val="00D81C47"/>
    <w:rsid w:val="00D81C9B"/>
    <w:rsid w:val="00D82048"/>
    <w:rsid w:val="00D82079"/>
    <w:rsid w:val="00D825A3"/>
    <w:rsid w:val="00D82772"/>
    <w:rsid w:val="00D8291B"/>
    <w:rsid w:val="00D82956"/>
    <w:rsid w:val="00D82AA9"/>
    <w:rsid w:val="00D82EC5"/>
    <w:rsid w:val="00D82F3D"/>
    <w:rsid w:val="00D82F99"/>
    <w:rsid w:val="00D83221"/>
    <w:rsid w:val="00D833B7"/>
    <w:rsid w:val="00D8397B"/>
    <w:rsid w:val="00D83B43"/>
    <w:rsid w:val="00D83BD3"/>
    <w:rsid w:val="00D83C69"/>
    <w:rsid w:val="00D840BB"/>
    <w:rsid w:val="00D8417E"/>
    <w:rsid w:val="00D84818"/>
    <w:rsid w:val="00D84E10"/>
    <w:rsid w:val="00D84F58"/>
    <w:rsid w:val="00D85091"/>
    <w:rsid w:val="00D85434"/>
    <w:rsid w:val="00D856ED"/>
    <w:rsid w:val="00D85969"/>
    <w:rsid w:val="00D859BC"/>
    <w:rsid w:val="00D85AD3"/>
    <w:rsid w:val="00D85DD4"/>
    <w:rsid w:val="00D85E7D"/>
    <w:rsid w:val="00D866AC"/>
    <w:rsid w:val="00D866FE"/>
    <w:rsid w:val="00D867F5"/>
    <w:rsid w:val="00D869A3"/>
    <w:rsid w:val="00D86A08"/>
    <w:rsid w:val="00D86AE4"/>
    <w:rsid w:val="00D86B27"/>
    <w:rsid w:val="00D86E27"/>
    <w:rsid w:val="00D86F70"/>
    <w:rsid w:val="00D871ED"/>
    <w:rsid w:val="00D87722"/>
    <w:rsid w:val="00D87977"/>
    <w:rsid w:val="00D87DDD"/>
    <w:rsid w:val="00D87E0B"/>
    <w:rsid w:val="00D87EA2"/>
    <w:rsid w:val="00D87F69"/>
    <w:rsid w:val="00D90111"/>
    <w:rsid w:val="00D901CA"/>
    <w:rsid w:val="00D90258"/>
    <w:rsid w:val="00D9076A"/>
    <w:rsid w:val="00D907C6"/>
    <w:rsid w:val="00D90B05"/>
    <w:rsid w:val="00D90B3E"/>
    <w:rsid w:val="00D90B8C"/>
    <w:rsid w:val="00D90D22"/>
    <w:rsid w:val="00D90E82"/>
    <w:rsid w:val="00D90ED3"/>
    <w:rsid w:val="00D90F44"/>
    <w:rsid w:val="00D9105A"/>
    <w:rsid w:val="00D9110D"/>
    <w:rsid w:val="00D9128A"/>
    <w:rsid w:val="00D9140C"/>
    <w:rsid w:val="00D915CE"/>
    <w:rsid w:val="00D91629"/>
    <w:rsid w:val="00D9163B"/>
    <w:rsid w:val="00D9179F"/>
    <w:rsid w:val="00D917F2"/>
    <w:rsid w:val="00D91AAD"/>
    <w:rsid w:val="00D91AEF"/>
    <w:rsid w:val="00D91C39"/>
    <w:rsid w:val="00D91CD9"/>
    <w:rsid w:val="00D91D92"/>
    <w:rsid w:val="00D928C2"/>
    <w:rsid w:val="00D92954"/>
    <w:rsid w:val="00D92964"/>
    <w:rsid w:val="00D92A52"/>
    <w:rsid w:val="00D92B11"/>
    <w:rsid w:val="00D92D61"/>
    <w:rsid w:val="00D931B6"/>
    <w:rsid w:val="00D931FF"/>
    <w:rsid w:val="00D93520"/>
    <w:rsid w:val="00D93785"/>
    <w:rsid w:val="00D9382F"/>
    <w:rsid w:val="00D938E7"/>
    <w:rsid w:val="00D93CB6"/>
    <w:rsid w:val="00D93FF8"/>
    <w:rsid w:val="00D9435B"/>
    <w:rsid w:val="00D944FA"/>
    <w:rsid w:val="00D94710"/>
    <w:rsid w:val="00D94770"/>
    <w:rsid w:val="00D9492E"/>
    <w:rsid w:val="00D94D73"/>
    <w:rsid w:val="00D94D94"/>
    <w:rsid w:val="00D94FC9"/>
    <w:rsid w:val="00D950DF"/>
    <w:rsid w:val="00D95134"/>
    <w:rsid w:val="00D9532E"/>
    <w:rsid w:val="00D95345"/>
    <w:rsid w:val="00D9556F"/>
    <w:rsid w:val="00D955B0"/>
    <w:rsid w:val="00D95782"/>
    <w:rsid w:val="00D95A62"/>
    <w:rsid w:val="00D95A7A"/>
    <w:rsid w:val="00D95B6D"/>
    <w:rsid w:val="00D95C46"/>
    <w:rsid w:val="00D96053"/>
    <w:rsid w:val="00D9612C"/>
    <w:rsid w:val="00D96163"/>
    <w:rsid w:val="00D963DA"/>
    <w:rsid w:val="00D963E5"/>
    <w:rsid w:val="00D96486"/>
    <w:rsid w:val="00D96940"/>
    <w:rsid w:val="00D96E87"/>
    <w:rsid w:val="00D96F03"/>
    <w:rsid w:val="00D97080"/>
    <w:rsid w:val="00D97081"/>
    <w:rsid w:val="00D9713C"/>
    <w:rsid w:val="00D973CB"/>
    <w:rsid w:val="00D976F3"/>
    <w:rsid w:val="00D97A50"/>
    <w:rsid w:val="00D97D09"/>
    <w:rsid w:val="00D97F28"/>
    <w:rsid w:val="00D97F8E"/>
    <w:rsid w:val="00D97F92"/>
    <w:rsid w:val="00DA0044"/>
    <w:rsid w:val="00DA0379"/>
    <w:rsid w:val="00DA0604"/>
    <w:rsid w:val="00DA085C"/>
    <w:rsid w:val="00DA0970"/>
    <w:rsid w:val="00DA09EC"/>
    <w:rsid w:val="00DA0C86"/>
    <w:rsid w:val="00DA14E1"/>
    <w:rsid w:val="00DA1502"/>
    <w:rsid w:val="00DA1593"/>
    <w:rsid w:val="00DA1791"/>
    <w:rsid w:val="00DA17D7"/>
    <w:rsid w:val="00DA1BA2"/>
    <w:rsid w:val="00DA1BD4"/>
    <w:rsid w:val="00DA1C9D"/>
    <w:rsid w:val="00DA1FA5"/>
    <w:rsid w:val="00DA229E"/>
    <w:rsid w:val="00DA2352"/>
    <w:rsid w:val="00DA23B6"/>
    <w:rsid w:val="00DA26C1"/>
    <w:rsid w:val="00DA277B"/>
    <w:rsid w:val="00DA2865"/>
    <w:rsid w:val="00DA29A0"/>
    <w:rsid w:val="00DA29E2"/>
    <w:rsid w:val="00DA2D6B"/>
    <w:rsid w:val="00DA2F85"/>
    <w:rsid w:val="00DA2FE0"/>
    <w:rsid w:val="00DA300D"/>
    <w:rsid w:val="00DA303D"/>
    <w:rsid w:val="00DA3698"/>
    <w:rsid w:val="00DA3703"/>
    <w:rsid w:val="00DA37DD"/>
    <w:rsid w:val="00DA41D8"/>
    <w:rsid w:val="00DA47D2"/>
    <w:rsid w:val="00DA480F"/>
    <w:rsid w:val="00DA4BF1"/>
    <w:rsid w:val="00DA4DA4"/>
    <w:rsid w:val="00DA4E54"/>
    <w:rsid w:val="00DA4E66"/>
    <w:rsid w:val="00DA4EB1"/>
    <w:rsid w:val="00DA4EBA"/>
    <w:rsid w:val="00DA5059"/>
    <w:rsid w:val="00DA50E7"/>
    <w:rsid w:val="00DA513F"/>
    <w:rsid w:val="00DA54D7"/>
    <w:rsid w:val="00DA5980"/>
    <w:rsid w:val="00DA5A2A"/>
    <w:rsid w:val="00DA5ACC"/>
    <w:rsid w:val="00DA5FD4"/>
    <w:rsid w:val="00DA62F2"/>
    <w:rsid w:val="00DA63EF"/>
    <w:rsid w:val="00DA6589"/>
    <w:rsid w:val="00DA6628"/>
    <w:rsid w:val="00DA6659"/>
    <w:rsid w:val="00DA67AA"/>
    <w:rsid w:val="00DA6849"/>
    <w:rsid w:val="00DA6A47"/>
    <w:rsid w:val="00DA6B91"/>
    <w:rsid w:val="00DA6E07"/>
    <w:rsid w:val="00DA6F56"/>
    <w:rsid w:val="00DA72EE"/>
    <w:rsid w:val="00DA7363"/>
    <w:rsid w:val="00DA7C4A"/>
    <w:rsid w:val="00DA7D3D"/>
    <w:rsid w:val="00DA7DEB"/>
    <w:rsid w:val="00DA7E60"/>
    <w:rsid w:val="00DA7EEA"/>
    <w:rsid w:val="00DB009E"/>
    <w:rsid w:val="00DB00E4"/>
    <w:rsid w:val="00DB00EC"/>
    <w:rsid w:val="00DB01CD"/>
    <w:rsid w:val="00DB0615"/>
    <w:rsid w:val="00DB06C5"/>
    <w:rsid w:val="00DB09CF"/>
    <w:rsid w:val="00DB0AA0"/>
    <w:rsid w:val="00DB0B43"/>
    <w:rsid w:val="00DB0B82"/>
    <w:rsid w:val="00DB0D18"/>
    <w:rsid w:val="00DB0E1A"/>
    <w:rsid w:val="00DB0E76"/>
    <w:rsid w:val="00DB127A"/>
    <w:rsid w:val="00DB1288"/>
    <w:rsid w:val="00DB1290"/>
    <w:rsid w:val="00DB148F"/>
    <w:rsid w:val="00DB1636"/>
    <w:rsid w:val="00DB1668"/>
    <w:rsid w:val="00DB192B"/>
    <w:rsid w:val="00DB19EA"/>
    <w:rsid w:val="00DB1B19"/>
    <w:rsid w:val="00DB1BD9"/>
    <w:rsid w:val="00DB1EDF"/>
    <w:rsid w:val="00DB1EF8"/>
    <w:rsid w:val="00DB207B"/>
    <w:rsid w:val="00DB20CD"/>
    <w:rsid w:val="00DB222B"/>
    <w:rsid w:val="00DB25BF"/>
    <w:rsid w:val="00DB26E7"/>
    <w:rsid w:val="00DB27AD"/>
    <w:rsid w:val="00DB2B2C"/>
    <w:rsid w:val="00DB2DE9"/>
    <w:rsid w:val="00DB3097"/>
    <w:rsid w:val="00DB327B"/>
    <w:rsid w:val="00DB363F"/>
    <w:rsid w:val="00DB3740"/>
    <w:rsid w:val="00DB37B8"/>
    <w:rsid w:val="00DB3950"/>
    <w:rsid w:val="00DB3DC1"/>
    <w:rsid w:val="00DB41A0"/>
    <w:rsid w:val="00DB49C8"/>
    <w:rsid w:val="00DB4B2B"/>
    <w:rsid w:val="00DB4D35"/>
    <w:rsid w:val="00DB4E1F"/>
    <w:rsid w:val="00DB5160"/>
    <w:rsid w:val="00DB53FC"/>
    <w:rsid w:val="00DB54A0"/>
    <w:rsid w:val="00DB5879"/>
    <w:rsid w:val="00DB58B9"/>
    <w:rsid w:val="00DB5A5B"/>
    <w:rsid w:val="00DB601B"/>
    <w:rsid w:val="00DB6206"/>
    <w:rsid w:val="00DB6280"/>
    <w:rsid w:val="00DB62DE"/>
    <w:rsid w:val="00DB647B"/>
    <w:rsid w:val="00DB66C9"/>
    <w:rsid w:val="00DB67A9"/>
    <w:rsid w:val="00DB67F8"/>
    <w:rsid w:val="00DB698A"/>
    <w:rsid w:val="00DB6B27"/>
    <w:rsid w:val="00DB6CB6"/>
    <w:rsid w:val="00DB6D1B"/>
    <w:rsid w:val="00DB6DA3"/>
    <w:rsid w:val="00DB6EBA"/>
    <w:rsid w:val="00DB6F35"/>
    <w:rsid w:val="00DB71F8"/>
    <w:rsid w:val="00DB73C2"/>
    <w:rsid w:val="00DB73E2"/>
    <w:rsid w:val="00DB753D"/>
    <w:rsid w:val="00DB76B3"/>
    <w:rsid w:val="00DB7841"/>
    <w:rsid w:val="00DB7C3C"/>
    <w:rsid w:val="00DC0324"/>
    <w:rsid w:val="00DC03EC"/>
    <w:rsid w:val="00DC0678"/>
    <w:rsid w:val="00DC078A"/>
    <w:rsid w:val="00DC088D"/>
    <w:rsid w:val="00DC089B"/>
    <w:rsid w:val="00DC0B48"/>
    <w:rsid w:val="00DC0E24"/>
    <w:rsid w:val="00DC0F29"/>
    <w:rsid w:val="00DC13A1"/>
    <w:rsid w:val="00DC1646"/>
    <w:rsid w:val="00DC18CD"/>
    <w:rsid w:val="00DC1B99"/>
    <w:rsid w:val="00DC1CAA"/>
    <w:rsid w:val="00DC1D0F"/>
    <w:rsid w:val="00DC234C"/>
    <w:rsid w:val="00DC250C"/>
    <w:rsid w:val="00DC2529"/>
    <w:rsid w:val="00DC2588"/>
    <w:rsid w:val="00DC28FE"/>
    <w:rsid w:val="00DC2999"/>
    <w:rsid w:val="00DC2A3F"/>
    <w:rsid w:val="00DC2BB6"/>
    <w:rsid w:val="00DC2E0D"/>
    <w:rsid w:val="00DC31CE"/>
    <w:rsid w:val="00DC32DC"/>
    <w:rsid w:val="00DC3331"/>
    <w:rsid w:val="00DC3440"/>
    <w:rsid w:val="00DC3514"/>
    <w:rsid w:val="00DC35AD"/>
    <w:rsid w:val="00DC3693"/>
    <w:rsid w:val="00DC3839"/>
    <w:rsid w:val="00DC3A53"/>
    <w:rsid w:val="00DC3B11"/>
    <w:rsid w:val="00DC405E"/>
    <w:rsid w:val="00DC4081"/>
    <w:rsid w:val="00DC462F"/>
    <w:rsid w:val="00DC4A52"/>
    <w:rsid w:val="00DC4A98"/>
    <w:rsid w:val="00DC4B03"/>
    <w:rsid w:val="00DC4CEB"/>
    <w:rsid w:val="00DC4DCF"/>
    <w:rsid w:val="00DC4DE8"/>
    <w:rsid w:val="00DC4E35"/>
    <w:rsid w:val="00DC4EAC"/>
    <w:rsid w:val="00DC4EFB"/>
    <w:rsid w:val="00DC4FCC"/>
    <w:rsid w:val="00DC51B7"/>
    <w:rsid w:val="00DC56EC"/>
    <w:rsid w:val="00DC57BF"/>
    <w:rsid w:val="00DC59EB"/>
    <w:rsid w:val="00DC5AF3"/>
    <w:rsid w:val="00DC5AF5"/>
    <w:rsid w:val="00DC5B0E"/>
    <w:rsid w:val="00DC5B2D"/>
    <w:rsid w:val="00DC5DA9"/>
    <w:rsid w:val="00DC5EE6"/>
    <w:rsid w:val="00DC602D"/>
    <w:rsid w:val="00DC619C"/>
    <w:rsid w:val="00DC646F"/>
    <w:rsid w:val="00DC6482"/>
    <w:rsid w:val="00DC6499"/>
    <w:rsid w:val="00DC6828"/>
    <w:rsid w:val="00DC691E"/>
    <w:rsid w:val="00DC6986"/>
    <w:rsid w:val="00DC69E6"/>
    <w:rsid w:val="00DC6CA1"/>
    <w:rsid w:val="00DC6ECD"/>
    <w:rsid w:val="00DC6F56"/>
    <w:rsid w:val="00DC6FBA"/>
    <w:rsid w:val="00DC708E"/>
    <w:rsid w:val="00DC71AD"/>
    <w:rsid w:val="00DC728B"/>
    <w:rsid w:val="00DC734A"/>
    <w:rsid w:val="00DC74D5"/>
    <w:rsid w:val="00DC757A"/>
    <w:rsid w:val="00DC75D3"/>
    <w:rsid w:val="00DC77C9"/>
    <w:rsid w:val="00DC781A"/>
    <w:rsid w:val="00DC78A5"/>
    <w:rsid w:val="00DC7A06"/>
    <w:rsid w:val="00DC7A68"/>
    <w:rsid w:val="00DC7E69"/>
    <w:rsid w:val="00DD029B"/>
    <w:rsid w:val="00DD02E7"/>
    <w:rsid w:val="00DD035C"/>
    <w:rsid w:val="00DD06D0"/>
    <w:rsid w:val="00DD0CB8"/>
    <w:rsid w:val="00DD0EBD"/>
    <w:rsid w:val="00DD1174"/>
    <w:rsid w:val="00DD11EE"/>
    <w:rsid w:val="00DD14A9"/>
    <w:rsid w:val="00DD1857"/>
    <w:rsid w:val="00DD1AE4"/>
    <w:rsid w:val="00DD1BB2"/>
    <w:rsid w:val="00DD1EB0"/>
    <w:rsid w:val="00DD2520"/>
    <w:rsid w:val="00DD2566"/>
    <w:rsid w:val="00DD25FA"/>
    <w:rsid w:val="00DD26E9"/>
    <w:rsid w:val="00DD2723"/>
    <w:rsid w:val="00DD2942"/>
    <w:rsid w:val="00DD2BD9"/>
    <w:rsid w:val="00DD2BE3"/>
    <w:rsid w:val="00DD2C78"/>
    <w:rsid w:val="00DD2D98"/>
    <w:rsid w:val="00DD3082"/>
    <w:rsid w:val="00DD36AB"/>
    <w:rsid w:val="00DD3BE5"/>
    <w:rsid w:val="00DD3DA5"/>
    <w:rsid w:val="00DD3DED"/>
    <w:rsid w:val="00DD3E34"/>
    <w:rsid w:val="00DD3E95"/>
    <w:rsid w:val="00DD3EF6"/>
    <w:rsid w:val="00DD3FF0"/>
    <w:rsid w:val="00DD40E4"/>
    <w:rsid w:val="00DD42C1"/>
    <w:rsid w:val="00DD487A"/>
    <w:rsid w:val="00DD49FC"/>
    <w:rsid w:val="00DD4B60"/>
    <w:rsid w:val="00DD4F35"/>
    <w:rsid w:val="00DD5050"/>
    <w:rsid w:val="00DD54F9"/>
    <w:rsid w:val="00DD5520"/>
    <w:rsid w:val="00DD5902"/>
    <w:rsid w:val="00DD5E9C"/>
    <w:rsid w:val="00DD5F9E"/>
    <w:rsid w:val="00DD6295"/>
    <w:rsid w:val="00DD64E2"/>
    <w:rsid w:val="00DD66C3"/>
    <w:rsid w:val="00DD6AA4"/>
    <w:rsid w:val="00DD6AF4"/>
    <w:rsid w:val="00DD6DF4"/>
    <w:rsid w:val="00DD6F18"/>
    <w:rsid w:val="00DD7064"/>
    <w:rsid w:val="00DD7731"/>
    <w:rsid w:val="00DD7B6E"/>
    <w:rsid w:val="00DD7B97"/>
    <w:rsid w:val="00DD7DC8"/>
    <w:rsid w:val="00DD7DD2"/>
    <w:rsid w:val="00DE009D"/>
    <w:rsid w:val="00DE062C"/>
    <w:rsid w:val="00DE07E2"/>
    <w:rsid w:val="00DE0871"/>
    <w:rsid w:val="00DE0BE5"/>
    <w:rsid w:val="00DE0C7C"/>
    <w:rsid w:val="00DE0E97"/>
    <w:rsid w:val="00DE0FB1"/>
    <w:rsid w:val="00DE1042"/>
    <w:rsid w:val="00DE1415"/>
    <w:rsid w:val="00DE1463"/>
    <w:rsid w:val="00DE156A"/>
    <w:rsid w:val="00DE1650"/>
    <w:rsid w:val="00DE1799"/>
    <w:rsid w:val="00DE199D"/>
    <w:rsid w:val="00DE1B9B"/>
    <w:rsid w:val="00DE1D33"/>
    <w:rsid w:val="00DE1E68"/>
    <w:rsid w:val="00DE1E98"/>
    <w:rsid w:val="00DE2104"/>
    <w:rsid w:val="00DE21E2"/>
    <w:rsid w:val="00DE23DF"/>
    <w:rsid w:val="00DE2497"/>
    <w:rsid w:val="00DE24A6"/>
    <w:rsid w:val="00DE2551"/>
    <w:rsid w:val="00DE2A23"/>
    <w:rsid w:val="00DE2A9A"/>
    <w:rsid w:val="00DE2B88"/>
    <w:rsid w:val="00DE2CB7"/>
    <w:rsid w:val="00DE2EC5"/>
    <w:rsid w:val="00DE307F"/>
    <w:rsid w:val="00DE33FB"/>
    <w:rsid w:val="00DE3A57"/>
    <w:rsid w:val="00DE3B05"/>
    <w:rsid w:val="00DE3B77"/>
    <w:rsid w:val="00DE3D4D"/>
    <w:rsid w:val="00DE3E46"/>
    <w:rsid w:val="00DE3EE6"/>
    <w:rsid w:val="00DE3EF7"/>
    <w:rsid w:val="00DE4012"/>
    <w:rsid w:val="00DE40C3"/>
    <w:rsid w:val="00DE4458"/>
    <w:rsid w:val="00DE4976"/>
    <w:rsid w:val="00DE4C4D"/>
    <w:rsid w:val="00DE4CA3"/>
    <w:rsid w:val="00DE4DEA"/>
    <w:rsid w:val="00DE4FBA"/>
    <w:rsid w:val="00DE524E"/>
    <w:rsid w:val="00DE539E"/>
    <w:rsid w:val="00DE53C9"/>
    <w:rsid w:val="00DE551D"/>
    <w:rsid w:val="00DE55C8"/>
    <w:rsid w:val="00DE5785"/>
    <w:rsid w:val="00DE5939"/>
    <w:rsid w:val="00DE5B1E"/>
    <w:rsid w:val="00DE5CC8"/>
    <w:rsid w:val="00DE5CF5"/>
    <w:rsid w:val="00DE5FE3"/>
    <w:rsid w:val="00DE6274"/>
    <w:rsid w:val="00DE6329"/>
    <w:rsid w:val="00DE64EC"/>
    <w:rsid w:val="00DE653E"/>
    <w:rsid w:val="00DE687E"/>
    <w:rsid w:val="00DE6928"/>
    <w:rsid w:val="00DE697C"/>
    <w:rsid w:val="00DE6CA1"/>
    <w:rsid w:val="00DE6DAA"/>
    <w:rsid w:val="00DE6DEB"/>
    <w:rsid w:val="00DE6F35"/>
    <w:rsid w:val="00DE6FD0"/>
    <w:rsid w:val="00DE71E9"/>
    <w:rsid w:val="00DE751F"/>
    <w:rsid w:val="00DE7540"/>
    <w:rsid w:val="00DE776A"/>
    <w:rsid w:val="00DE78B7"/>
    <w:rsid w:val="00DE7A90"/>
    <w:rsid w:val="00DE7C99"/>
    <w:rsid w:val="00DE7DD0"/>
    <w:rsid w:val="00DF01A7"/>
    <w:rsid w:val="00DF068D"/>
    <w:rsid w:val="00DF07F0"/>
    <w:rsid w:val="00DF0C1B"/>
    <w:rsid w:val="00DF0C36"/>
    <w:rsid w:val="00DF0EA4"/>
    <w:rsid w:val="00DF107A"/>
    <w:rsid w:val="00DF1254"/>
    <w:rsid w:val="00DF1479"/>
    <w:rsid w:val="00DF15E7"/>
    <w:rsid w:val="00DF191F"/>
    <w:rsid w:val="00DF1937"/>
    <w:rsid w:val="00DF1CA2"/>
    <w:rsid w:val="00DF1D6B"/>
    <w:rsid w:val="00DF1D77"/>
    <w:rsid w:val="00DF1DC2"/>
    <w:rsid w:val="00DF25D1"/>
    <w:rsid w:val="00DF26AA"/>
    <w:rsid w:val="00DF26D5"/>
    <w:rsid w:val="00DF26F6"/>
    <w:rsid w:val="00DF29A8"/>
    <w:rsid w:val="00DF29B8"/>
    <w:rsid w:val="00DF2B92"/>
    <w:rsid w:val="00DF3057"/>
    <w:rsid w:val="00DF3377"/>
    <w:rsid w:val="00DF3379"/>
    <w:rsid w:val="00DF3523"/>
    <w:rsid w:val="00DF3550"/>
    <w:rsid w:val="00DF35B1"/>
    <w:rsid w:val="00DF3BDA"/>
    <w:rsid w:val="00DF3DFB"/>
    <w:rsid w:val="00DF4272"/>
    <w:rsid w:val="00DF42A2"/>
    <w:rsid w:val="00DF43E3"/>
    <w:rsid w:val="00DF45BD"/>
    <w:rsid w:val="00DF4848"/>
    <w:rsid w:val="00DF4F06"/>
    <w:rsid w:val="00DF4F43"/>
    <w:rsid w:val="00DF549A"/>
    <w:rsid w:val="00DF58A8"/>
    <w:rsid w:val="00DF5B26"/>
    <w:rsid w:val="00DF5B57"/>
    <w:rsid w:val="00DF5DA8"/>
    <w:rsid w:val="00DF5E10"/>
    <w:rsid w:val="00DF5E60"/>
    <w:rsid w:val="00DF5ED0"/>
    <w:rsid w:val="00DF5FB3"/>
    <w:rsid w:val="00DF60BD"/>
    <w:rsid w:val="00DF6121"/>
    <w:rsid w:val="00DF612E"/>
    <w:rsid w:val="00DF61D6"/>
    <w:rsid w:val="00DF62A1"/>
    <w:rsid w:val="00DF634E"/>
    <w:rsid w:val="00DF6409"/>
    <w:rsid w:val="00DF6738"/>
    <w:rsid w:val="00DF680D"/>
    <w:rsid w:val="00DF6948"/>
    <w:rsid w:val="00DF6A5F"/>
    <w:rsid w:val="00DF6AB6"/>
    <w:rsid w:val="00DF6AF7"/>
    <w:rsid w:val="00DF6C07"/>
    <w:rsid w:val="00DF6C7B"/>
    <w:rsid w:val="00DF72FD"/>
    <w:rsid w:val="00DF74AF"/>
    <w:rsid w:val="00DF75F7"/>
    <w:rsid w:val="00DF7706"/>
    <w:rsid w:val="00DF78D3"/>
    <w:rsid w:val="00DF7F59"/>
    <w:rsid w:val="00E00012"/>
    <w:rsid w:val="00E00306"/>
    <w:rsid w:val="00E0040A"/>
    <w:rsid w:val="00E0044E"/>
    <w:rsid w:val="00E0047A"/>
    <w:rsid w:val="00E00522"/>
    <w:rsid w:val="00E006B2"/>
    <w:rsid w:val="00E01247"/>
    <w:rsid w:val="00E0145E"/>
    <w:rsid w:val="00E01588"/>
    <w:rsid w:val="00E01A45"/>
    <w:rsid w:val="00E01B97"/>
    <w:rsid w:val="00E01C92"/>
    <w:rsid w:val="00E022CD"/>
    <w:rsid w:val="00E025F3"/>
    <w:rsid w:val="00E02A79"/>
    <w:rsid w:val="00E02D92"/>
    <w:rsid w:val="00E02F32"/>
    <w:rsid w:val="00E03029"/>
    <w:rsid w:val="00E03076"/>
    <w:rsid w:val="00E0316B"/>
    <w:rsid w:val="00E0337D"/>
    <w:rsid w:val="00E03459"/>
    <w:rsid w:val="00E034D9"/>
    <w:rsid w:val="00E034EE"/>
    <w:rsid w:val="00E036D7"/>
    <w:rsid w:val="00E0381A"/>
    <w:rsid w:val="00E03851"/>
    <w:rsid w:val="00E03FED"/>
    <w:rsid w:val="00E0411C"/>
    <w:rsid w:val="00E0426E"/>
    <w:rsid w:val="00E04619"/>
    <w:rsid w:val="00E047F8"/>
    <w:rsid w:val="00E0480A"/>
    <w:rsid w:val="00E04B57"/>
    <w:rsid w:val="00E04E5E"/>
    <w:rsid w:val="00E04E87"/>
    <w:rsid w:val="00E04F20"/>
    <w:rsid w:val="00E04F94"/>
    <w:rsid w:val="00E0502D"/>
    <w:rsid w:val="00E052BF"/>
    <w:rsid w:val="00E054CC"/>
    <w:rsid w:val="00E05944"/>
    <w:rsid w:val="00E05ADD"/>
    <w:rsid w:val="00E05CC0"/>
    <w:rsid w:val="00E05D70"/>
    <w:rsid w:val="00E05DAB"/>
    <w:rsid w:val="00E05EB2"/>
    <w:rsid w:val="00E06235"/>
    <w:rsid w:val="00E0626F"/>
    <w:rsid w:val="00E06A83"/>
    <w:rsid w:val="00E06F17"/>
    <w:rsid w:val="00E06FCA"/>
    <w:rsid w:val="00E07034"/>
    <w:rsid w:val="00E070E3"/>
    <w:rsid w:val="00E07316"/>
    <w:rsid w:val="00E0781D"/>
    <w:rsid w:val="00E0792D"/>
    <w:rsid w:val="00E07CBB"/>
    <w:rsid w:val="00E100FC"/>
    <w:rsid w:val="00E10211"/>
    <w:rsid w:val="00E102FD"/>
    <w:rsid w:val="00E103A5"/>
    <w:rsid w:val="00E104A1"/>
    <w:rsid w:val="00E10573"/>
    <w:rsid w:val="00E1074C"/>
    <w:rsid w:val="00E107FD"/>
    <w:rsid w:val="00E10975"/>
    <w:rsid w:val="00E10B89"/>
    <w:rsid w:val="00E10D28"/>
    <w:rsid w:val="00E10F8F"/>
    <w:rsid w:val="00E111A8"/>
    <w:rsid w:val="00E114E6"/>
    <w:rsid w:val="00E11D4A"/>
    <w:rsid w:val="00E121DC"/>
    <w:rsid w:val="00E124A5"/>
    <w:rsid w:val="00E12538"/>
    <w:rsid w:val="00E12ACB"/>
    <w:rsid w:val="00E12C81"/>
    <w:rsid w:val="00E12CFC"/>
    <w:rsid w:val="00E12D28"/>
    <w:rsid w:val="00E12F20"/>
    <w:rsid w:val="00E12FEF"/>
    <w:rsid w:val="00E1306B"/>
    <w:rsid w:val="00E130B5"/>
    <w:rsid w:val="00E1361D"/>
    <w:rsid w:val="00E138DB"/>
    <w:rsid w:val="00E13A15"/>
    <w:rsid w:val="00E13CD3"/>
    <w:rsid w:val="00E13CDA"/>
    <w:rsid w:val="00E13DA8"/>
    <w:rsid w:val="00E13E32"/>
    <w:rsid w:val="00E1403E"/>
    <w:rsid w:val="00E140B0"/>
    <w:rsid w:val="00E14582"/>
    <w:rsid w:val="00E14693"/>
    <w:rsid w:val="00E14746"/>
    <w:rsid w:val="00E1494C"/>
    <w:rsid w:val="00E149FF"/>
    <w:rsid w:val="00E14C5E"/>
    <w:rsid w:val="00E14CC5"/>
    <w:rsid w:val="00E14D38"/>
    <w:rsid w:val="00E14D43"/>
    <w:rsid w:val="00E1518E"/>
    <w:rsid w:val="00E153A9"/>
    <w:rsid w:val="00E15838"/>
    <w:rsid w:val="00E15BB1"/>
    <w:rsid w:val="00E15D5D"/>
    <w:rsid w:val="00E15EAC"/>
    <w:rsid w:val="00E15EFA"/>
    <w:rsid w:val="00E15F38"/>
    <w:rsid w:val="00E16081"/>
    <w:rsid w:val="00E160C5"/>
    <w:rsid w:val="00E16179"/>
    <w:rsid w:val="00E1630A"/>
    <w:rsid w:val="00E164C1"/>
    <w:rsid w:val="00E167BB"/>
    <w:rsid w:val="00E168FA"/>
    <w:rsid w:val="00E169A1"/>
    <w:rsid w:val="00E16B7B"/>
    <w:rsid w:val="00E16BE9"/>
    <w:rsid w:val="00E16DCB"/>
    <w:rsid w:val="00E17157"/>
    <w:rsid w:val="00E17235"/>
    <w:rsid w:val="00E172E6"/>
    <w:rsid w:val="00E175E7"/>
    <w:rsid w:val="00E1771C"/>
    <w:rsid w:val="00E17876"/>
    <w:rsid w:val="00E17945"/>
    <w:rsid w:val="00E17BBD"/>
    <w:rsid w:val="00E2016F"/>
    <w:rsid w:val="00E201E9"/>
    <w:rsid w:val="00E2059F"/>
    <w:rsid w:val="00E20649"/>
    <w:rsid w:val="00E20746"/>
    <w:rsid w:val="00E209CD"/>
    <w:rsid w:val="00E20B70"/>
    <w:rsid w:val="00E20EB4"/>
    <w:rsid w:val="00E20F46"/>
    <w:rsid w:val="00E2103A"/>
    <w:rsid w:val="00E21646"/>
    <w:rsid w:val="00E21D37"/>
    <w:rsid w:val="00E21EDF"/>
    <w:rsid w:val="00E2202A"/>
    <w:rsid w:val="00E220B9"/>
    <w:rsid w:val="00E22529"/>
    <w:rsid w:val="00E22A0B"/>
    <w:rsid w:val="00E22CE9"/>
    <w:rsid w:val="00E23006"/>
    <w:rsid w:val="00E23367"/>
    <w:rsid w:val="00E233A7"/>
    <w:rsid w:val="00E238B0"/>
    <w:rsid w:val="00E239E5"/>
    <w:rsid w:val="00E23B10"/>
    <w:rsid w:val="00E23B1C"/>
    <w:rsid w:val="00E23CC3"/>
    <w:rsid w:val="00E2423F"/>
    <w:rsid w:val="00E243F4"/>
    <w:rsid w:val="00E246AD"/>
    <w:rsid w:val="00E248C2"/>
    <w:rsid w:val="00E249FC"/>
    <w:rsid w:val="00E25032"/>
    <w:rsid w:val="00E251C8"/>
    <w:rsid w:val="00E251FC"/>
    <w:rsid w:val="00E25480"/>
    <w:rsid w:val="00E254DF"/>
    <w:rsid w:val="00E25502"/>
    <w:rsid w:val="00E2557C"/>
    <w:rsid w:val="00E2578B"/>
    <w:rsid w:val="00E25973"/>
    <w:rsid w:val="00E25980"/>
    <w:rsid w:val="00E25A4B"/>
    <w:rsid w:val="00E25AA0"/>
    <w:rsid w:val="00E25D58"/>
    <w:rsid w:val="00E25F20"/>
    <w:rsid w:val="00E260B6"/>
    <w:rsid w:val="00E26136"/>
    <w:rsid w:val="00E261C9"/>
    <w:rsid w:val="00E26581"/>
    <w:rsid w:val="00E2666C"/>
    <w:rsid w:val="00E26B34"/>
    <w:rsid w:val="00E26E0E"/>
    <w:rsid w:val="00E26ED2"/>
    <w:rsid w:val="00E26F1C"/>
    <w:rsid w:val="00E27219"/>
    <w:rsid w:val="00E27617"/>
    <w:rsid w:val="00E276D2"/>
    <w:rsid w:val="00E277E2"/>
    <w:rsid w:val="00E27804"/>
    <w:rsid w:val="00E27954"/>
    <w:rsid w:val="00E27AE6"/>
    <w:rsid w:val="00E27CF0"/>
    <w:rsid w:val="00E27EEE"/>
    <w:rsid w:val="00E27F17"/>
    <w:rsid w:val="00E3002E"/>
    <w:rsid w:val="00E30048"/>
    <w:rsid w:val="00E30156"/>
    <w:rsid w:val="00E30336"/>
    <w:rsid w:val="00E3045B"/>
    <w:rsid w:val="00E30527"/>
    <w:rsid w:val="00E30531"/>
    <w:rsid w:val="00E30D93"/>
    <w:rsid w:val="00E3112A"/>
    <w:rsid w:val="00E31198"/>
    <w:rsid w:val="00E31368"/>
    <w:rsid w:val="00E31824"/>
    <w:rsid w:val="00E31938"/>
    <w:rsid w:val="00E31986"/>
    <w:rsid w:val="00E31EAA"/>
    <w:rsid w:val="00E320E3"/>
    <w:rsid w:val="00E32109"/>
    <w:rsid w:val="00E3214E"/>
    <w:rsid w:val="00E32477"/>
    <w:rsid w:val="00E32490"/>
    <w:rsid w:val="00E32522"/>
    <w:rsid w:val="00E325A0"/>
    <w:rsid w:val="00E32786"/>
    <w:rsid w:val="00E32836"/>
    <w:rsid w:val="00E32C4C"/>
    <w:rsid w:val="00E32E59"/>
    <w:rsid w:val="00E3360B"/>
    <w:rsid w:val="00E336BC"/>
    <w:rsid w:val="00E336C0"/>
    <w:rsid w:val="00E3375F"/>
    <w:rsid w:val="00E3379D"/>
    <w:rsid w:val="00E33B47"/>
    <w:rsid w:val="00E33C7A"/>
    <w:rsid w:val="00E33E6D"/>
    <w:rsid w:val="00E33F28"/>
    <w:rsid w:val="00E3424F"/>
    <w:rsid w:val="00E3444F"/>
    <w:rsid w:val="00E344CF"/>
    <w:rsid w:val="00E3452D"/>
    <w:rsid w:val="00E347FD"/>
    <w:rsid w:val="00E34F3C"/>
    <w:rsid w:val="00E35130"/>
    <w:rsid w:val="00E351A1"/>
    <w:rsid w:val="00E351D6"/>
    <w:rsid w:val="00E35230"/>
    <w:rsid w:val="00E353AC"/>
    <w:rsid w:val="00E354E7"/>
    <w:rsid w:val="00E3553B"/>
    <w:rsid w:val="00E358BC"/>
    <w:rsid w:val="00E35A40"/>
    <w:rsid w:val="00E35B7A"/>
    <w:rsid w:val="00E35BEA"/>
    <w:rsid w:val="00E35C3F"/>
    <w:rsid w:val="00E3622F"/>
    <w:rsid w:val="00E3637D"/>
    <w:rsid w:val="00E36687"/>
    <w:rsid w:val="00E36A37"/>
    <w:rsid w:val="00E36BE4"/>
    <w:rsid w:val="00E36E09"/>
    <w:rsid w:val="00E36E89"/>
    <w:rsid w:val="00E36F4F"/>
    <w:rsid w:val="00E36FB2"/>
    <w:rsid w:val="00E37031"/>
    <w:rsid w:val="00E37441"/>
    <w:rsid w:val="00E3768E"/>
    <w:rsid w:val="00E37792"/>
    <w:rsid w:val="00E37DB1"/>
    <w:rsid w:val="00E37F70"/>
    <w:rsid w:val="00E37FD0"/>
    <w:rsid w:val="00E4051B"/>
    <w:rsid w:val="00E405C0"/>
    <w:rsid w:val="00E40961"/>
    <w:rsid w:val="00E409E7"/>
    <w:rsid w:val="00E40A23"/>
    <w:rsid w:val="00E40C0D"/>
    <w:rsid w:val="00E40CEA"/>
    <w:rsid w:val="00E40DE5"/>
    <w:rsid w:val="00E40E22"/>
    <w:rsid w:val="00E418B6"/>
    <w:rsid w:val="00E4199F"/>
    <w:rsid w:val="00E41A55"/>
    <w:rsid w:val="00E41AA8"/>
    <w:rsid w:val="00E41C30"/>
    <w:rsid w:val="00E41D72"/>
    <w:rsid w:val="00E41EC5"/>
    <w:rsid w:val="00E4256D"/>
    <w:rsid w:val="00E42970"/>
    <w:rsid w:val="00E42FFA"/>
    <w:rsid w:val="00E43195"/>
    <w:rsid w:val="00E4358C"/>
    <w:rsid w:val="00E4364E"/>
    <w:rsid w:val="00E43658"/>
    <w:rsid w:val="00E437AE"/>
    <w:rsid w:val="00E4387C"/>
    <w:rsid w:val="00E439B5"/>
    <w:rsid w:val="00E439BF"/>
    <w:rsid w:val="00E43A3B"/>
    <w:rsid w:val="00E43A5B"/>
    <w:rsid w:val="00E44173"/>
    <w:rsid w:val="00E442B7"/>
    <w:rsid w:val="00E44339"/>
    <w:rsid w:val="00E44934"/>
    <w:rsid w:val="00E449F0"/>
    <w:rsid w:val="00E44E14"/>
    <w:rsid w:val="00E4511B"/>
    <w:rsid w:val="00E451A1"/>
    <w:rsid w:val="00E45269"/>
    <w:rsid w:val="00E455A5"/>
    <w:rsid w:val="00E45726"/>
    <w:rsid w:val="00E45828"/>
    <w:rsid w:val="00E4589F"/>
    <w:rsid w:val="00E4590C"/>
    <w:rsid w:val="00E459C9"/>
    <w:rsid w:val="00E45A02"/>
    <w:rsid w:val="00E45AC2"/>
    <w:rsid w:val="00E45BC1"/>
    <w:rsid w:val="00E45C45"/>
    <w:rsid w:val="00E45EC3"/>
    <w:rsid w:val="00E45ECE"/>
    <w:rsid w:val="00E46324"/>
    <w:rsid w:val="00E46378"/>
    <w:rsid w:val="00E464DE"/>
    <w:rsid w:val="00E467FF"/>
    <w:rsid w:val="00E46B56"/>
    <w:rsid w:val="00E46F24"/>
    <w:rsid w:val="00E46F53"/>
    <w:rsid w:val="00E47040"/>
    <w:rsid w:val="00E47139"/>
    <w:rsid w:val="00E47193"/>
    <w:rsid w:val="00E472A4"/>
    <w:rsid w:val="00E473C1"/>
    <w:rsid w:val="00E474D2"/>
    <w:rsid w:val="00E475CC"/>
    <w:rsid w:val="00E475DB"/>
    <w:rsid w:val="00E476E2"/>
    <w:rsid w:val="00E4776D"/>
    <w:rsid w:val="00E4779E"/>
    <w:rsid w:val="00E47839"/>
    <w:rsid w:val="00E47D80"/>
    <w:rsid w:val="00E47EAA"/>
    <w:rsid w:val="00E47FC7"/>
    <w:rsid w:val="00E500B7"/>
    <w:rsid w:val="00E503E4"/>
    <w:rsid w:val="00E505FF"/>
    <w:rsid w:val="00E50855"/>
    <w:rsid w:val="00E50A6B"/>
    <w:rsid w:val="00E50B02"/>
    <w:rsid w:val="00E50B76"/>
    <w:rsid w:val="00E512E6"/>
    <w:rsid w:val="00E5146F"/>
    <w:rsid w:val="00E51529"/>
    <w:rsid w:val="00E51665"/>
    <w:rsid w:val="00E5184E"/>
    <w:rsid w:val="00E519B0"/>
    <w:rsid w:val="00E51A61"/>
    <w:rsid w:val="00E51B0F"/>
    <w:rsid w:val="00E51D17"/>
    <w:rsid w:val="00E51DFE"/>
    <w:rsid w:val="00E5200C"/>
    <w:rsid w:val="00E520D6"/>
    <w:rsid w:val="00E5236F"/>
    <w:rsid w:val="00E5239B"/>
    <w:rsid w:val="00E5241C"/>
    <w:rsid w:val="00E526FB"/>
    <w:rsid w:val="00E52983"/>
    <w:rsid w:val="00E52ACE"/>
    <w:rsid w:val="00E52B83"/>
    <w:rsid w:val="00E52CE7"/>
    <w:rsid w:val="00E5312E"/>
    <w:rsid w:val="00E5321A"/>
    <w:rsid w:val="00E53344"/>
    <w:rsid w:val="00E534C0"/>
    <w:rsid w:val="00E534D5"/>
    <w:rsid w:val="00E53686"/>
    <w:rsid w:val="00E537A6"/>
    <w:rsid w:val="00E53AC7"/>
    <w:rsid w:val="00E540BC"/>
    <w:rsid w:val="00E541C1"/>
    <w:rsid w:val="00E541E3"/>
    <w:rsid w:val="00E5447F"/>
    <w:rsid w:val="00E547DE"/>
    <w:rsid w:val="00E54CBB"/>
    <w:rsid w:val="00E54EEF"/>
    <w:rsid w:val="00E5507E"/>
    <w:rsid w:val="00E5511F"/>
    <w:rsid w:val="00E55266"/>
    <w:rsid w:val="00E55320"/>
    <w:rsid w:val="00E55374"/>
    <w:rsid w:val="00E55404"/>
    <w:rsid w:val="00E55516"/>
    <w:rsid w:val="00E555A4"/>
    <w:rsid w:val="00E555DA"/>
    <w:rsid w:val="00E556D8"/>
    <w:rsid w:val="00E5570C"/>
    <w:rsid w:val="00E55868"/>
    <w:rsid w:val="00E55C59"/>
    <w:rsid w:val="00E55F52"/>
    <w:rsid w:val="00E56524"/>
    <w:rsid w:val="00E56700"/>
    <w:rsid w:val="00E567B2"/>
    <w:rsid w:val="00E56886"/>
    <w:rsid w:val="00E5691A"/>
    <w:rsid w:val="00E56B22"/>
    <w:rsid w:val="00E56B4B"/>
    <w:rsid w:val="00E56C2A"/>
    <w:rsid w:val="00E56CFF"/>
    <w:rsid w:val="00E56DAF"/>
    <w:rsid w:val="00E56F5E"/>
    <w:rsid w:val="00E56FDF"/>
    <w:rsid w:val="00E5706B"/>
    <w:rsid w:val="00E57379"/>
    <w:rsid w:val="00E573C0"/>
    <w:rsid w:val="00E573D1"/>
    <w:rsid w:val="00E57459"/>
    <w:rsid w:val="00E5755F"/>
    <w:rsid w:val="00E5760C"/>
    <w:rsid w:val="00E576AA"/>
    <w:rsid w:val="00E576B5"/>
    <w:rsid w:val="00E57888"/>
    <w:rsid w:val="00E57A75"/>
    <w:rsid w:val="00E57A92"/>
    <w:rsid w:val="00E57B1F"/>
    <w:rsid w:val="00E57CBC"/>
    <w:rsid w:val="00E60349"/>
    <w:rsid w:val="00E6060B"/>
    <w:rsid w:val="00E60696"/>
    <w:rsid w:val="00E60910"/>
    <w:rsid w:val="00E60937"/>
    <w:rsid w:val="00E60BC8"/>
    <w:rsid w:val="00E60BCC"/>
    <w:rsid w:val="00E60E91"/>
    <w:rsid w:val="00E61163"/>
    <w:rsid w:val="00E613BE"/>
    <w:rsid w:val="00E613FE"/>
    <w:rsid w:val="00E616B9"/>
    <w:rsid w:val="00E61922"/>
    <w:rsid w:val="00E61AE5"/>
    <w:rsid w:val="00E620DE"/>
    <w:rsid w:val="00E6230C"/>
    <w:rsid w:val="00E62407"/>
    <w:rsid w:val="00E624C1"/>
    <w:rsid w:val="00E625AA"/>
    <w:rsid w:val="00E62704"/>
    <w:rsid w:val="00E627FC"/>
    <w:rsid w:val="00E62839"/>
    <w:rsid w:val="00E62896"/>
    <w:rsid w:val="00E62A47"/>
    <w:rsid w:val="00E62B0E"/>
    <w:rsid w:val="00E62D5E"/>
    <w:rsid w:val="00E62E20"/>
    <w:rsid w:val="00E63057"/>
    <w:rsid w:val="00E63168"/>
    <w:rsid w:val="00E6388B"/>
    <w:rsid w:val="00E63F92"/>
    <w:rsid w:val="00E640DA"/>
    <w:rsid w:val="00E64275"/>
    <w:rsid w:val="00E642DE"/>
    <w:rsid w:val="00E646FF"/>
    <w:rsid w:val="00E64984"/>
    <w:rsid w:val="00E64AE1"/>
    <w:rsid w:val="00E64BEF"/>
    <w:rsid w:val="00E64D79"/>
    <w:rsid w:val="00E65145"/>
    <w:rsid w:val="00E65434"/>
    <w:rsid w:val="00E65491"/>
    <w:rsid w:val="00E65720"/>
    <w:rsid w:val="00E65782"/>
    <w:rsid w:val="00E658C1"/>
    <w:rsid w:val="00E659E5"/>
    <w:rsid w:val="00E65A31"/>
    <w:rsid w:val="00E65A6F"/>
    <w:rsid w:val="00E65BDE"/>
    <w:rsid w:val="00E65D9E"/>
    <w:rsid w:val="00E65E98"/>
    <w:rsid w:val="00E65EAF"/>
    <w:rsid w:val="00E65FC5"/>
    <w:rsid w:val="00E66055"/>
    <w:rsid w:val="00E66951"/>
    <w:rsid w:val="00E66B25"/>
    <w:rsid w:val="00E66BDA"/>
    <w:rsid w:val="00E66FB9"/>
    <w:rsid w:val="00E66FC1"/>
    <w:rsid w:val="00E6719A"/>
    <w:rsid w:val="00E6737D"/>
    <w:rsid w:val="00E67500"/>
    <w:rsid w:val="00E67508"/>
    <w:rsid w:val="00E676C0"/>
    <w:rsid w:val="00E67775"/>
    <w:rsid w:val="00E678AB"/>
    <w:rsid w:val="00E67918"/>
    <w:rsid w:val="00E67A7A"/>
    <w:rsid w:val="00E67CEE"/>
    <w:rsid w:val="00E67E7A"/>
    <w:rsid w:val="00E7012D"/>
    <w:rsid w:val="00E706C3"/>
    <w:rsid w:val="00E706FB"/>
    <w:rsid w:val="00E708DB"/>
    <w:rsid w:val="00E7107B"/>
    <w:rsid w:val="00E71284"/>
    <w:rsid w:val="00E714FF"/>
    <w:rsid w:val="00E715C2"/>
    <w:rsid w:val="00E71805"/>
    <w:rsid w:val="00E71862"/>
    <w:rsid w:val="00E7194F"/>
    <w:rsid w:val="00E719AD"/>
    <w:rsid w:val="00E721E0"/>
    <w:rsid w:val="00E726AB"/>
    <w:rsid w:val="00E72798"/>
    <w:rsid w:val="00E72803"/>
    <w:rsid w:val="00E7286C"/>
    <w:rsid w:val="00E7288C"/>
    <w:rsid w:val="00E728F7"/>
    <w:rsid w:val="00E72905"/>
    <w:rsid w:val="00E72948"/>
    <w:rsid w:val="00E72C73"/>
    <w:rsid w:val="00E72DD2"/>
    <w:rsid w:val="00E72E44"/>
    <w:rsid w:val="00E72F2B"/>
    <w:rsid w:val="00E7324F"/>
    <w:rsid w:val="00E7362C"/>
    <w:rsid w:val="00E7387F"/>
    <w:rsid w:val="00E73B98"/>
    <w:rsid w:val="00E73C38"/>
    <w:rsid w:val="00E73F04"/>
    <w:rsid w:val="00E74133"/>
    <w:rsid w:val="00E741C1"/>
    <w:rsid w:val="00E7420B"/>
    <w:rsid w:val="00E74259"/>
    <w:rsid w:val="00E74901"/>
    <w:rsid w:val="00E74991"/>
    <w:rsid w:val="00E75186"/>
    <w:rsid w:val="00E75394"/>
    <w:rsid w:val="00E75562"/>
    <w:rsid w:val="00E75BB8"/>
    <w:rsid w:val="00E75BC5"/>
    <w:rsid w:val="00E75CD1"/>
    <w:rsid w:val="00E75CD8"/>
    <w:rsid w:val="00E76189"/>
    <w:rsid w:val="00E7622A"/>
    <w:rsid w:val="00E76313"/>
    <w:rsid w:val="00E7638C"/>
    <w:rsid w:val="00E76862"/>
    <w:rsid w:val="00E76A79"/>
    <w:rsid w:val="00E76CB3"/>
    <w:rsid w:val="00E76D5F"/>
    <w:rsid w:val="00E76DEE"/>
    <w:rsid w:val="00E76E99"/>
    <w:rsid w:val="00E772F0"/>
    <w:rsid w:val="00E77441"/>
    <w:rsid w:val="00E77609"/>
    <w:rsid w:val="00E7781D"/>
    <w:rsid w:val="00E779B2"/>
    <w:rsid w:val="00E77BED"/>
    <w:rsid w:val="00E77C75"/>
    <w:rsid w:val="00E77E91"/>
    <w:rsid w:val="00E80305"/>
    <w:rsid w:val="00E80AE0"/>
    <w:rsid w:val="00E80C6B"/>
    <w:rsid w:val="00E80C9B"/>
    <w:rsid w:val="00E80D8B"/>
    <w:rsid w:val="00E81085"/>
    <w:rsid w:val="00E810DF"/>
    <w:rsid w:val="00E81677"/>
    <w:rsid w:val="00E8167B"/>
    <w:rsid w:val="00E8183F"/>
    <w:rsid w:val="00E81881"/>
    <w:rsid w:val="00E81CD7"/>
    <w:rsid w:val="00E81CE4"/>
    <w:rsid w:val="00E81E62"/>
    <w:rsid w:val="00E8222E"/>
    <w:rsid w:val="00E82344"/>
    <w:rsid w:val="00E8266F"/>
    <w:rsid w:val="00E826A5"/>
    <w:rsid w:val="00E82EF7"/>
    <w:rsid w:val="00E82F67"/>
    <w:rsid w:val="00E8326A"/>
    <w:rsid w:val="00E83305"/>
    <w:rsid w:val="00E83350"/>
    <w:rsid w:val="00E833AB"/>
    <w:rsid w:val="00E833FB"/>
    <w:rsid w:val="00E83D6B"/>
    <w:rsid w:val="00E83EDE"/>
    <w:rsid w:val="00E8436B"/>
    <w:rsid w:val="00E845F6"/>
    <w:rsid w:val="00E84718"/>
    <w:rsid w:val="00E848C0"/>
    <w:rsid w:val="00E84B5E"/>
    <w:rsid w:val="00E84E95"/>
    <w:rsid w:val="00E84FAE"/>
    <w:rsid w:val="00E8589B"/>
    <w:rsid w:val="00E85944"/>
    <w:rsid w:val="00E85C36"/>
    <w:rsid w:val="00E85F43"/>
    <w:rsid w:val="00E861EE"/>
    <w:rsid w:val="00E8673F"/>
    <w:rsid w:val="00E86C2C"/>
    <w:rsid w:val="00E86D5A"/>
    <w:rsid w:val="00E86DF4"/>
    <w:rsid w:val="00E86FFF"/>
    <w:rsid w:val="00E872D8"/>
    <w:rsid w:val="00E873BB"/>
    <w:rsid w:val="00E87612"/>
    <w:rsid w:val="00E87720"/>
    <w:rsid w:val="00E87849"/>
    <w:rsid w:val="00E87977"/>
    <w:rsid w:val="00E87979"/>
    <w:rsid w:val="00E87CD8"/>
    <w:rsid w:val="00E87F5E"/>
    <w:rsid w:val="00E903D4"/>
    <w:rsid w:val="00E90513"/>
    <w:rsid w:val="00E9073F"/>
    <w:rsid w:val="00E908D0"/>
    <w:rsid w:val="00E90981"/>
    <w:rsid w:val="00E90BC4"/>
    <w:rsid w:val="00E90BD1"/>
    <w:rsid w:val="00E90C14"/>
    <w:rsid w:val="00E90CC0"/>
    <w:rsid w:val="00E90EA7"/>
    <w:rsid w:val="00E911DD"/>
    <w:rsid w:val="00E9153F"/>
    <w:rsid w:val="00E91542"/>
    <w:rsid w:val="00E91690"/>
    <w:rsid w:val="00E91728"/>
    <w:rsid w:val="00E9179A"/>
    <w:rsid w:val="00E918A8"/>
    <w:rsid w:val="00E91C10"/>
    <w:rsid w:val="00E9224B"/>
    <w:rsid w:val="00E92281"/>
    <w:rsid w:val="00E9238A"/>
    <w:rsid w:val="00E92605"/>
    <w:rsid w:val="00E92635"/>
    <w:rsid w:val="00E927AB"/>
    <w:rsid w:val="00E92870"/>
    <w:rsid w:val="00E929A1"/>
    <w:rsid w:val="00E9329B"/>
    <w:rsid w:val="00E936B3"/>
    <w:rsid w:val="00E93A5A"/>
    <w:rsid w:val="00E93D93"/>
    <w:rsid w:val="00E93E85"/>
    <w:rsid w:val="00E94026"/>
    <w:rsid w:val="00E94396"/>
    <w:rsid w:val="00E94491"/>
    <w:rsid w:val="00E945EB"/>
    <w:rsid w:val="00E946D5"/>
    <w:rsid w:val="00E94C97"/>
    <w:rsid w:val="00E95042"/>
    <w:rsid w:val="00E95186"/>
    <w:rsid w:val="00E952B3"/>
    <w:rsid w:val="00E955F8"/>
    <w:rsid w:val="00E956FB"/>
    <w:rsid w:val="00E95805"/>
    <w:rsid w:val="00E958FA"/>
    <w:rsid w:val="00E95990"/>
    <w:rsid w:val="00E95BB2"/>
    <w:rsid w:val="00E95D02"/>
    <w:rsid w:val="00E95D84"/>
    <w:rsid w:val="00E95F5B"/>
    <w:rsid w:val="00E95FF0"/>
    <w:rsid w:val="00E96059"/>
    <w:rsid w:val="00E961BD"/>
    <w:rsid w:val="00E96388"/>
    <w:rsid w:val="00E963B6"/>
    <w:rsid w:val="00E96419"/>
    <w:rsid w:val="00E96490"/>
    <w:rsid w:val="00E96631"/>
    <w:rsid w:val="00E967E6"/>
    <w:rsid w:val="00E9685A"/>
    <w:rsid w:val="00E96A18"/>
    <w:rsid w:val="00E96C33"/>
    <w:rsid w:val="00E96C9B"/>
    <w:rsid w:val="00E96D7D"/>
    <w:rsid w:val="00E96E92"/>
    <w:rsid w:val="00E97245"/>
    <w:rsid w:val="00E9734D"/>
    <w:rsid w:val="00E97442"/>
    <w:rsid w:val="00E9766E"/>
    <w:rsid w:val="00E97776"/>
    <w:rsid w:val="00E97887"/>
    <w:rsid w:val="00E97989"/>
    <w:rsid w:val="00E97B73"/>
    <w:rsid w:val="00E97C77"/>
    <w:rsid w:val="00E97D43"/>
    <w:rsid w:val="00E97DE5"/>
    <w:rsid w:val="00E97DFF"/>
    <w:rsid w:val="00E97E28"/>
    <w:rsid w:val="00EA02C9"/>
    <w:rsid w:val="00EA05AE"/>
    <w:rsid w:val="00EA05B7"/>
    <w:rsid w:val="00EA09BE"/>
    <w:rsid w:val="00EA0C1D"/>
    <w:rsid w:val="00EA0FCD"/>
    <w:rsid w:val="00EA101B"/>
    <w:rsid w:val="00EA1130"/>
    <w:rsid w:val="00EA1217"/>
    <w:rsid w:val="00EA173F"/>
    <w:rsid w:val="00EA18A6"/>
    <w:rsid w:val="00EA19FE"/>
    <w:rsid w:val="00EA1A64"/>
    <w:rsid w:val="00EA1E2E"/>
    <w:rsid w:val="00EA1E93"/>
    <w:rsid w:val="00EA216D"/>
    <w:rsid w:val="00EA244F"/>
    <w:rsid w:val="00EA2CDD"/>
    <w:rsid w:val="00EA2DB7"/>
    <w:rsid w:val="00EA2F12"/>
    <w:rsid w:val="00EA3BB1"/>
    <w:rsid w:val="00EA3BF0"/>
    <w:rsid w:val="00EA4107"/>
    <w:rsid w:val="00EA4200"/>
    <w:rsid w:val="00EA4321"/>
    <w:rsid w:val="00EA4418"/>
    <w:rsid w:val="00EA44C9"/>
    <w:rsid w:val="00EA4704"/>
    <w:rsid w:val="00EA4725"/>
    <w:rsid w:val="00EA4873"/>
    <w:rsid w:val="00EA4920"/>
    <w:rsid w:val="00EA4BD7"/>
    <w:rsid w:val="00EA4C44"/>
    <w:rsid w:val="00EA4C8B"/>
    <w:rsid w:val="00EA4E38"/>
    <w:rsid w:val="00EA4F8E"/>
    <w:rsid w:val="00EA4FC4"/>
    <w:rsid w:val="00EA52C0"/>
    <w:rsid w:val="00EA52C7"/>
    <w:rsid w:val="00EA5322"/>
    <w:rsid w:val="00EA53B4"/>
    <w:rsid w:val="00EA59AF"/>
    <w:rsid w:val="00EA5B5D"/>
    <w:rsid w:val="00EA5B64"/>
    <w:rsid w:val="00EA5B78"/>
    <w:rsid w:val="00EA5BBD"/>
    <w:rsid w:val="00EA5BFB"/>
    <w:rsid w:val="00EA5C52"/>
    <w:rsid w:val="00EA5DA2"/>
    <w:rsid w:val="00EA5E54"/>
    <w:rsid w:val="00EA5F48"/>
    <w:rsid w:val="00EA604D"/>
    <w:rsid w:val="00EA60BF"/>
    <w:rsid w:val="00EA6249"/>
    <w:rsid w:val="00EA6387"/>
    <w:rsid w:val="00EA6447"/>
    <w:rsid w:val="00EA64BF"/>
    <w:rsid w:val="00EA6843"/>
    <w:rsid w:val="00EA69E0"/>
    <w:rsid w:val="00EA69FA"/>
    <w:rsid w:val="00EA6A0F"/>
    <w:rsid w:val="00EA6B84"/>
    <w:rsid w:val="00EA6D6A"/>
    <w:rsid w:val="00EA6F0A"/>
    <w:rsid w:val="00EA6FE4"/>
    <w:rsid w:val="00EA7015"/>
    <w:rsid w:val="00EA70F9"/>
    <w:rsid w:val="00EA7113"/>
    <w:rsid w:val="00EA7121"/>
    <w:rsid w:val="00EA78BA"/>
    <w:rsid w:val="00EA79A4"/>
    <w:rsid w:val="00EA7A0A"/>
    <w:rsid w:val="00EA7CF5"/>
    <w:rsid w:val="00EA7D32"/>
    <w:rsid w:val="00EA7DE1"/>
    <w:rsid w:val="00EA7F60"/>
    <w:rsid w:val="00EB04BD"/>
    <w:rsid w:val="00EB0626"/>
    <w:rsid w:val="00EB06A3"/>
    <w:rsid w:val="00EB06CC"/>
    <w:rsid w:val="00EB071D"/>
    <w:rsid w:val="00EB100D"/>
    <w:rsid w:val="00EB11FE"/>
    <w:rsid w:val="00EB1350"/>
    <w:rsid w:val="00EB1424"/>
    <w:rsid w:val="00EB144A"/>
    <w:rsid w:val="00EB145E"/>
    <w:rsid w:val="00EB1469"/>
    <w:rsid w:val="00EB1730"/>
    <w:rsid w:val="00EB1A00"/>
    <w:rsid w:val="00EB1B08"/>
    <w:rsid w:val="00EB1D12"/>
    <w:rsid w:val="00EB1E00"/>
    <w:rsid w:val="00EB216B"/>
    <w:rsid w:val="00EB241A"/>
    <w:rsid w:val="00EB2558"/>
    <w:rsid w:val="00EB269E"/>
    <w:rsid w:val="00EB26C8"/>
    <w:rsid w:val="00EB2775"/>
    <w:rsid w:val="00EB27B3"/>
    <w:rsid w:val="00EB28D9"/>
    <w:rsid w:val="00EB2B98"/>
    <w:rsid w:val="00EB2E78"/>
    <w:rsid w:val="00EB3045"/>
    <w:rsid w:val="00EB31F4"/>
    <w:rsid w:val="00EB3677"/>
    <w:rsid w:val="00EB3876"/>
    <w:rsid w:val="00EB3A15"/>
    <w:rsid w:val="00EB3CC7"/>
    <w:rsid w:val="00EB3D9B"/>
    <w:rsid w:val="00EB3E05"/>
    <w:rsid w:val="00EB3F65"/>
    <w:rsid w:val="00EB3F9B"/>
    <w:rsid w:val="00EB3FC0"/>
    <w:rsid w:val="00EB4612"/>
    <w:rsid w:val="00EB4A33"/>
    <w:rsid w:val="00EB5252"/>
    <w:rsid w:val="00EB52A5"/>
    <w:rsid w:val="00EB53B9"/>
    <w:rsid w:val="00EB57B7"/>
    <w:rsid w:val="00EB5820"/>
    <w:rsid w:val="00EB59E9"/>
    <w:rsid w:val="00EB5A69"/>
    <w:rsid w:val="00EB5D29"/>
    <w:rsid w:val="00EB5F5B"/>
    <w:rsid w:val="00EB602A"/>
    <w:rsid w:val="00EB6458"/>
    <w:rsid w:val="00EB66E8"/>
    <w:rsid w:val="00EB6778"/>
    <w:rsid w:val="00EB6A0A"/>
    <w:rsid w:val="00EB6C98"/>
    <w:rsid w:val="00EB7050"/>
    <w:rsid w:val="00EB7065"/>
    <w:rsid w:val="00EB7109"/>
    <w:rsid w:val="00EB75C0"/>
    <w:rsid w:val="00EB76DC"/>
    <w:rsid w:val="00EB7969"/>
    <w:rsid w:val="00EB7E3F"/>
    <w:rsid w:val="00EB7E5B"/>
    <w:rsid w:val="00EC0549"/>
    <w:rsid w:val="00EC0718"/>
    <w:rsid w:val="00EC0D58"/>
    <w:rsid w:val="00EC0F19"/>
    <w:rsid w:val="00EC0FCA"/>
    <w:rsid w:val="00EC11AF"/>
    <w:rsid w:val="00EC12F5"/>
    <w:rsid w:val="00EC1310"/>
    <w:rsid w:val="00EC1694"/>
    <w:rsid w:val="00EC1734"/>
    <w:rsid w:val="00EC17DA"/>
    <w:rsid w:val="00EC1A1D"/>
    <w:rsid w:val="00EC1BA5"/>
    <w:rsid w:val="00EC1CCE"/>
    <w:rsid w:val="00EC1D93"/>
    <w:rsid w:val="00EC1E14"/>
    <w:rsid w:val="00EC23B8"/>
    <w:rsid w:val="00EC2666"/>
    <w:rsid w:val="00EC26E6"/>
    <w:rsid w:val="00EC2812"/>
    <w:rsid w:val="00EC28B2"/>
    <w:rsid w:val="00EC28D3"/>
    <w:rsid w:val="00EC29C1"/>
    <w:rsid w:val="00EC2A1E"/>
    <w:rsid w:val="00EC2F8A"/>
    <w:rsid w:val="00EC3146"/>
    <w:rsid w:val="00EC319A"/>
    <w:rsid w:val="00EC3493"/>
    <w:rsid w:val="00EC376A"/>
    <w:rsid w:val="00EC3885"/>
    <w:rsid w:val="00EC3A3F"/>
    <w:rsid w:val="00EC3E26"/>
    <w:rsid w:val="00EC3F02"/>
    <w:rsid w:val="00EC41AE"/>
    <w:rsid w:val="00EC4207"/>
    <w:rsid w:val="00EC483A"/>
    <w:rsid w:val="00EC4ADA"/>
    <w:rsid w:val="00EC4B28"/>
    <w:rsid w:val="00EC4C3A"/>
    <w:rsid w:val="00EC5142"/>
    <w:rsid w:val="00EC5604"/>
    <w:rsid w:val="00EC59FD"/>
    <w:rsid w:val="00EC5A7F"/>
    <w:rsid w:val="00EC5BE1"/>
    <w:rsid w:val="00EC5DE3"/>
    <w:rsid w:val="00EC60FF"/>
    <w:rsid w:val="00EC6117"/>
    <w:rsid w:val="00EC63A1"/>
    <w:rsid w:val="00EC68DF"/>
    <w:rsid w:val="00EC6A4C"/>
    <w:rsid w:val="00EC6A64"/>
    <w:rsid w:val="00EC6D29"/>
    <w:rsid w:val="00EC710B"/>
    <w:rsid w:val="00EC735B"/>
    <w:rsid w:val="00EC7643"/>
    <w:rsid w:val="00EC76CA"/>
    <w:rsid w:val="00EC7807"/>
    <w:rsid w:val="00EC786C"/>
    <w:rsid w:val="00EC7B78"/>
    <w:rsid w:val="00EC7F21"/>
    <w:rsid w:val="00ED004E"/>
    <w:rsid w:val="00ED013D"/>
    <w:rsid w:val="00ED04E6"/>
    <w:rsid w:val="00ED08FD"/>
    <w:rsid w:val="00ED0936"/>
    <w:rsid w:val="00ED0BDA"/>
    <w:rsid w:val="00ED0D52"/>
    <w:rsid w:val="00ED0E72"/>
    <w:rsid w:val="00ED0F33"/>
    <w:rsid w:val="00ED0F6B"/>
    <w:rsid w:val="00ED111C"/>
    <w:rsid w:val="00ED1461"/>
    <w:rsid w:val="00ED15DF"/>
    <w:rsid w:val="00ED191C"/>
    <w:rsid w:val="00ED1941"/>
    <w:rsid w:val="00ED1B0C"/>
    <w:rsid w:val="00ED1BFE"/>
    <w:rsid w:val="00ED1C23"/>
    <w:rsid w:val="00ED1D15"/>
    <w:rsid w:val="00ED1E83"/>
    <w:rsid w:val="00ED21EC"/>
    <w:rsid w:val="00ED22F4"/>
    <w:rsid w:val="00ED23D7"/>
    <w:rsid w:val="00ED2935"/>
    <w:rsid w:val="00ED2F2C"/>
    <w:rsid w:val="00ED31A1"/>
    <w:rsid w:val="00ED32C6"/>
    <w:rsid w:val="00ED33BF"/>
    <w:rsid w:val="00ED33D6"/>
    <w:rsid w:val="00ED3668"/>
    <w:rsid w:val="00ED375E"/>
    <w:rsid w:val="00ED3824"/>
    <w:rsid w:val="00ED3B19"/>
    <w:rsid w:val="00ED3B65"/>
    <w:rsid w:val="00ED3B67"/>
    <w:rsid w:val="00ED3B8A"/>
    <w:rsid w:val="00ED40AF"/>
    <w:rsid w:val="00ED43F8"/>
    <w:rsid w:val="00ED4545"/>
    <w:rsid w:val="00ED4620"/>
    <w:rsid w:val="00ED4672"/>
    <w:rsid w:val="00ED497D"/>
    <w:rsid w:val="00ED4B8D"/>
    <w:rsid w:val="00ED4D29"/>
    <w:rsid w:val="00ED4E1E"/>
    <w:rsid w:val="00ED5360"/>
    <w:rsid w:val="00ED55EC"/>
    <w:rsid w:val="00ED5925"/>
    <w:rsid w:val="00ED5BE0"/>
    <w:rsid w:val="00ED5C61"/>
    <w:rsid w:val="00ED628D"/>
    <w:rsid w:val="00ED6323"/>
    <w:rsid w:val="00ED6448"/>
    <w:rsid w:val="00ED661C"/>
    <w:rsid w:val="00ED6689"/>
    <w:rsid w:val="00ED6721"/>
    <w:rsid w:val="00ED67DC"/>
    <w:rsid w:val="00ED693C"/>
    <w:rsid w:val="00ED6AB8"/>
    <w:rsid w:val="00ED6B9A"/>
    <w:rsid w:val="00ED6C85"/>
    <w:rsid w:val="00ED7115"/>
    <w:rsid w:val="00ED7433"/>
    <w:rsid w:val="00ED7649"/>
    <w:rsid w:val="00ED7694"/>
    <w:rsid w:val="00ED76B1"/>
    <w:rsid w:val="00ED76CF"/>
    <w:rsid w:val="00ED7C2A"/>
    <w:rsid w:val="00ED7CCE"/>
    <w:rsid w:val="00ED7D27"/>
    <w:rsid w:val="00ED7E09"/>
    <w:rsid w:val="00ED7E10"/>
    <w:rsid w:val="00ED7F18"/>
    <w:rsid w:val="00ED7FF3"/>
    <w:rsid w:val="00EE0169"/>
    <w:rsid w:val="00EE0424"/>
    <w:rsid w:val="00EE0648"/>
    <w:rsid w:val="00EE0D8C"/>
    <w:rsid w:val="00EE113D"/>
    <w:rsid w:val="00EE12E1"/>
    <w:rsid w:val="00EE12F2"/>
    <w:rsid w:val="00EE1A56"/>
    <w:rsid w:val="00EE1AE1"/>
    <w:rsid w:val="00EE1BC0"/>
    <w:rsid w:val="00EE1F33"/>
    <w:rsid w:val="00EE1F3A"/>
    <w:rsid w:val="00EE1F43"/>
    <w:rsid w:val="00EE2325"/>
    <w:rsid w:val="00EE23D1"/>
    <w:rsid w:val="00EE24DA"/>
    <w:rsid w:val="00EE2543"/>
    <w:rsid w:val="00EE26F8"/>
    <w:rsid w:val="00EE2766"/>
    <w:rsid w:val="00EE2941"/>
    <w:rsid w:val="00EE2A6C"/>
    <w:rsid w:val="00EE2AF4"/>
    <w:rsid w:val="00EE2BA0"/>
    <w:rsid w:val="00EE2D37"/>
    <w:rsid w:val="00EE2E61"/>
    <w:rsid w:val="00EE2ECF"/>
    <w:rsid w:val="00EE2FF4"/>
    <w:rsid w:val="00EE2FF6"/>
    <w:rsid w:val="00EE3487"/>
    <w:rsid w:val="00EE368A"/>
    <w:rsid w:val="00EE37B5"/>
    <w:rsid w:val="00EE387E"/>
    <w:rsid w:val="00EE3C1A"/>
    <w:rsid w:val="00EE3D27"/>
    <w:rsid w:val="00EE3EFE"/>
    <w:rsid w:val="00EE3F62"/>
    <w:rsid w:val="00EE3FF8"/>
    <w:rsid w:val="00EE40D7"/>
    <w:rsid w:val="00EE4101"/>
    <w:rsid w:val="00EE41C1"/>
    <w:rsid w:val="00EE4235"/>
    <w:rsid w:val="00EE4599"/>
    <w:rsid w:val="00EE47C3"/>
    <w:rsid w:val="00EE4ABC"/>
    <w:rsid w:val="00EE4B94"/>
    <w:rsid w:val="00EE4D94"/>
    <w:rsid w:val="00EE4DDE"/>
    <w:rsid w:val="00EE4E1B"/>
    <w:rsid w:val="00EE4E63"/>
    <w:rsid w:val="00EE4F56"/>
    <w:rsid w:val="00EE4F8A"/>
    <w:rsid w:val="00EE4FFE"/>
    <w:rsid w:val="00EE526C"/>
    <w:rsid w:val="00EE52D4"/>
    <w:rsid w:val="00EE56AE"/>
    <w:rsid w:val="00EE572F"/>
    <w:rsid w:val="00EE5872"/>
    <w:rsid w:val="00EE58A2"/>
    <w:rsid w:val="00EE597F"/>
    <w:rsid w:val="00EE63B5"/>
    <w:rsid w:val="00EE684D"/>
    <w:rsid w:val="00EE688D"/>
    <w:rsid w:val="00EE6BCC"/>
    <w:rsid w:val="00EE6E41"/>
    <w:rsid w:val="00EE6FC3"/>
    <w:rsid w:val="00EE71F1"/>
    <w:rsid w:val="00EE7583"/>
    <w:rsid w:val="00EE76F7"/>
    <w:rsid w:val="00EE7A85"/>
    <w:rsid w:val="00EE7B6E"/>
    <w:rsid w:val="00EE7D65"/>
    <w:rsid w:val="00EE7DFF"/>
    <w:rsid w:val="00EE7E11"/>
    <w:rsid w:val="00EF00CC"/>
    <w:rsid w:val="00EF0109"/>
    <w:rsid w:val="00EF05FC"/>
    <w:rsid w:val="00EF0694"/>
    <w:rsid w:val="00EF0859"/>
    <w:rsid w:val="00EF0A92"/>
    <w:rsid w:val="00EF0B37"/>
    <w:rsid w:val="00EF0C4E"/>
    <w:rsid w:val="00EF0C79"/>
    <w:rsid w:val="00EF0DA1"/>
    <w:rsid w:val="00EF0DAA"/>
    <w:rsid w:val="00EF0E07"/>
    <w:rsid w:val="00EF0E31"/>
    <w:rsid w:val="00EF0FA0"/>
    <w:rsid w:val="00EF169D"/>
    <w:rsid w:val="00EF1760"/>
    <w:rsid w:val="00EF1981"/>
    <w:rsid w:val="00EF1A67"/>
    <w:rsid w:val="00EF2040"/>
    <w:rsid w:val="00EF21B7"/>
    <w:rsid w:val="00EF2403"/>
    <w:rsid w:val="00EF24D0"/>
    <w:rsid w:val="00EF25B7"/>
    <w:rsid w:val="00EF26F0"/>
    <w:rsid w:val="00EF2868"/>
    <w:rsid w:val="00EF296C"/>
    <w:rsid w:val="00EF2A4A"/>
    <w:rsid w:val="00EF2A60"/>
    <w:rsid w:val="00EF2AB2"/>
    <w:rsid w:val="00EF2D4B"/>
    <w:rsid w:val="00EF2D9B"/>
    <w:rsid w:val="00EF30D5"/>
    <w:rsid w:val="00EF3352"/>
    <w:rsid w:val="00EF392D"/>
    <w:rsid w:val="00EF3B7E"/>
    <w:rsid w:val="00EF3E65"/>
    <w:rsid w:val="00EF3E76"/>
    <w:rsid w:val="00EF40F7"/>
    <w:rsid w:val="00EF419F"/>
    <w:rsid w:val="00EF42EA"/>
    <w:rsid w:val="00EF45E7"/>
    <w:rsid w:val="00EF48B5"/>
    <w:rsid w:val="00EF496A"/>
    <w:rsid w:val="00EF49A7"/>
    <w:rsid w:val="00EF4D0B"/>
    <w:rsid w:val="00EF4D88"/>
    <w:rsid w:val="00EF5063"/>
    <w:rsid w:val="00EF51D5"/>
    <w:rsid w:val="00EF5717"/>
    <w:rsid w:val="00EF589A"/>
    <w:rsid w:val="00EF59B4"/>
    <w:rsid w:val="00EF5A22"/>
    <w:rsid w:val="00EF5EFD"/>
    <w:rsid w:val="00EF6256"/>
    <w:rsid w:val="00EF63E6"/>
    <w:rsid w:val="00EF6670"/>
    <w:rsid w:val="00EF6983"/>
    <w:rsid w:val="00EF6A70"/>
    <w:rsid w:val="00EF6B34"/>
    <w:rsid w:val="00EF6CD3"/>
    <w:rsid w:val="00EF6D85"/>
    <w:rsid w:val="00EF6E61"/>
    <w:rsid w:val="00EF7127"/>
    <w:rsid w:val="00EF7311"/>
    <w:rsid w:val="00EF7789"/>
    <w:rsid w:val="00EF79E0"/>
    <w:rsid w:val="00EF7AC8"/>
    <w:rsid w:val="00EF7B70"/>
    <w:rsid w:val="00EF7C30"/>
    <w:rsid w:val="00EF7CA6"/>
    <w:rsid w:val="00F001AD"/>
    <w:rsid w:val="00F001E6"/>
    <w:rsid w:val="00F00377"/>
    <w:rsid w:val="00F00555"/>
    <w:rsid w:val="00F0066C"/>
    <w:rsid w:val="00F006F6"/>
    <w:rsid w:val="00F0093E"/>
    <w:rsid w:val="00F00A7D"/>
    <w:rsid w:val="00F00DF7"/>
    <w:rsid w:val="00F00ECB"/>
    <w:rsid w:val="00F01092"/>
    <w:rsid w:val="00F01242"/>
    <w:rsid w:val="00F012F2"/>
    <w:rsid w:val="00F018B3"/>
    <w:rsid w:val="00F018BB"/>
    <w:rsid w:val="00F01B04"/>
    <w:rsid w:val="00F01C76"/>
    <w:rsid w:val="00F02030"/>
    <w:rsid w:val="00F0222E"/>
    <w:rsid w:val="00F02411"/>
    <w:rsid w:val="00F0241A"/>
    <w:rsid w:val="00F02AA2"/>
    <w:rsid w:val="00F02B95"/>
    <w:rsid w:val="00F02CFD"/>
    <w:rsid w:val="00F02DA1"/>
    <w:rsid w:val="00F02FA0"/>
    <w:rsid w:val="00F0315E"/>
    <w:rsid w:val="00F0368C"/>
    <w:rsid w:val="00F03B99"/>
    <w:rsid w:val="00F03CD4"/>
    <w:rsid w:val="00F0417D"/>
    <w:rsid w:val="00F04668"/>
    <w:rsid w:val="00F05003"/>
    <w:rsid w:val="00F05087"/>
    <w:rsid w:val="00F05196"/>
    <w:rsid w:val="00F05316"/>
    <w:rsid w:val="00F053A7"/>
    <w:rsid w:val="00F05544"/>
    <w:rsid w:val="00F05888"/>
    <w:rsid w:val="00F05CB9"/>
    <w:rsid w:val="00F05CEA"/>
    <w:rsid w:val="00F05F74"/>
    <w:rsid w:val="00F0606F"/>
    <w:rsid w:val="00F06207"/>
    <w:rsid w:val="00F0623A"/>
    <w:rsid w:val="00F06526"/>
    <w:rsid w:val="00F066A4"/>
    <w:rsid w:val="00F066E6"/>
    <w:rsid w:val="00F0677B"/>
    <w:rsid w:val="00F06942"/>
    <w:rsid w:val="00F06993"/>
    <w:rsid w:val="00F06B73"/>
    <w:rsid w:val="00F06CE1"/>
    <w:rsid w:val="00F06D26"/>
    <w:rsid w:val="00F06D95"/>
    <w:rsid w:val="00F0706C"/>
    <w:rsid w:val="00F07186"/>
    <w:rsid w:val="00F074E6"/>
    <w:rsid w:val="00F075AE"/>
    <w:rsid w:val="00F07900"/>
    <w:rsid w:val="00F07BF7"/>
    <w:rsid w:val="00F07C4F"/>
    <w:rsid w:val="00F07E7E"/>
    <w:rsid w:val="00F100EA"/>
    <w:rsid w:val="00F10AAC"/>
    <w:rsid w:val="00F110C4"/>
    <w:rsid w:val="00F1126B"/>
    <w:rsid w:val="00F113C1"/>
    <w:rsid w:val="00F118BB"/>
    <w:rsid w:val="00F119A7"/>
    <w:rsid w:val="00F11B15"/>
    <w:rsid w:val="00F11C44"/>
    <w:rsid w:val="00F11F91"/>
    <w:rsid w:val="00F122B3"/>
    <w:rsid w:val="00F1237E"/>
    <w:rsid w:val="00F12400"/>
    <w:rsid w:val="00F124E8"/>
    <w:rsid w:val="00F12587"/>
    <w:rsid w:val="00F12623"/>
    <w:rsid w:val="00F12900"/>
    <w:rsid w:val="00F12AF0"/>
    <w:rsid w:val="00F12B70"/>
    <w:rsid w:val="00F12C21"/>
    <w:rsid w:val="00F12C83"/>
    <w:rsid w:val="00F12F54"/>
    <w:rsid w:val="00F12FD3"/>
    <w:rsid w:val="00F12FDB"/>
    <w:rsid w:val="00F1303D"/>
    <w:rsid w:val="00F133B0"/>
    <w:rsid w:val="00F1374E"/>
    <w:rsid w:val="00F13A8D"/>
    <w:rsid w:val="00F13CC4"/>
    <w:rsid w:val="00F13EEF"/>
    <w:rsid w:val="00F13F64"/>
    <w:rsid w:val="00F140C9"/>
    <w:rsid w:val="00F14265"/>
    <w:rsid w:val="00F1438C"/>
    <w:rsid w:val="00F147F1"/>
    <w:rsid w:val="00F1481A"/>
    <w:rsid w:val="00F1495C"/>
    <w:rsid w:val="00F149D3"/>
    <w:rsid w:val="00F149EF"/>
    <w:rsid w:val="00F14B79"/>
    <w:rsid w:val="00F14BB7"/>
    <w:rsid w:val="00F14C03"/>
    <w:rsid w:val="00F14D53"/>
    <w:rsid w:val="00F15068"/>
    <w:rsid w:val="00F1514A"/>
    <w:rsid w:val="00F1568C"/>
    <w:rsid w:val="00F159C5"/>
    <w:rsid w:val="00F15EF3"/>
    <w:rsid w:val="00F16477"/>
    <w:rsid w:val="00F16B22"/>
    <w:rsid w:val="00F16BA9"/>
    <w:rsid w:val="00F16F6A"/>
    <w:rsid w:val="00F170D1"/>
    <w:rsid w:val="00F172B6"/>
    <w:rsid w:val="00F1745F"/>
    <w:rsid w:val="00F175EB"/>
    <w:rsid w:val="00F177C7"/>
    <w:rsid w:val="00F17ADA"/>
    <w:rsid w:val="00F17D9F"/>
    <w:rsid w:val="00F17F69"/>
    <w:rsid w:val="00F20086"/>
    <w:rsid w:val="00F20369"/>
    <w:rsid w:val="00F2061C"/>
    <w:rsid w:val="00F20B4D"/>
    <w:rsid w:val="00F20EB0"/>
    <w:rsid w:val="00F20EF3"/>
    <w:rsid w:val="00F210C6"/>
    <w:rsid w:val="00F210F0"/>
    <w:rsid w:val="00F21619"/>
    <w:rsid w:val="00F21920"/>
    <w:rsid w:val="00F21943"/>
    <w:rsid w:val="00F21B55"/>
    <w:rsid w:val="00F21BAA"/>
    <w:rsid w:val="00F21CDE"/>
    <w:rsid w:val="00F21DBC"/>
    <w:rsid w:val="00F21FE1"/>
    <w:rsid w:val="00F2203B"/>
    <w:rsid w:val="00F22159"/>
    <w:rsid w:val="00F2232A"/>
    <w:rsid w:val="00F22490"/>
    <w:rsid w:val="00F2250B"/>
    <w:rsid w:val="00F2257C"/>
    <w:rsid w:val="00F2263A"/>
    <w:rsid w:val="00F226D8"/>
    <w:rsid w:val="00F227EF"/>
    <w:rsid w:val="00F22875"/>
    <w:rsid w:val="00F22883"/>
    <w:rsid w:val="00F22902"/>
    <w:rsid w:val="00F22974"/>
    <w:rsid w:val="00F22C52"/>
    <w:rsid w:val="00F22E3A"/>
    <w:rsid w:val="00F22FE0"/>
    <w:rsid w:val="00F23451"/>
    <w:rsid w:val="00F234A4"/>
    <w:rsid w:val="00F23523"/>
    <w:rsid w:val="00F23660"/>
    <w:rsid w:val="00F23827"/>
    <w:rsid w:val="00F23872"/>
    <w:rsid w:val="00F238D3"/>
    <w:rsid w:val="00F23A47"/>
    <w:rsid w:val="00F23A5D"/>
    <w:rsid w:val="00F23BC9"/>
    <w:rsid w:val="00F23E9C"/>
    <w:rsid w:val="00F23EED"/>
    <w:rsid w:val="00F23F1A"/>
    <w:rsid w:val="00F241D2"/>
    <w:rsid w:val="00F24291"/>
    <w:rsid w:val="00F24297"/>
    <w:rsid w:val="00F244EA"/>
    <w:rsid w:val="00F2477C"/>
    <w:rsid w:val="00F24A24"/>
    <w:rsid w:val="00F24A33"/>
    <w:rsid w:val="00F24DA9"/>
    <w:rsid w:val="00F24E85"/>
    <w:rsid w:val="00F25307"/>
    <w:rsid w:val="00F253A8"/>
    <w:rsid w:val="00F2541A"/>
    <w:rsid w:val="00F25553"/>
    <w:rsid w:val="00F2564F"/>
    <w:rsid w:val="00F258E5"/>
    <w:rsid w:val="00F25914"/>
    <w:rsid w:val="00F259F2"/>
    <w:rsid w:val="00F25AF3"/>
    <w:rsid w:val="00F25D0A"/>
    <w:rsid w:val="00F25DC5"/>
    <w:rsid w:val="00F25ED0"/>
    <w:rsid w:val="00F25FF0"/>
    <w:rsid w:val="00F262BE"/>
    <w:rsid w:val="00F2670D"/>
    <w:rsid w:val="00F26C23"/>
    <w:rsid w:val="00F26D4A"/>
    <w:rsid w:val="00F2726D"/>
    <w:rsid w:val="00F2726F"/>
    <w:rsid w:val="00F2756F"/>
    <w:rsid w:val="00F2757D"/>
    <w:rsid w:val="00F2767F"/>
    <w:rsid w:val="00F27957"/>
    <w:rsid w:val="00F27A3D"/>
    <w:rsid w:val="00F27B64"/>
    <w:rsid w:val="00F27D30"/>
    <w:rsid w:val="00F30297"/>
    <w:rsid w:val="00F30829"/>
    <w:rsid w:val="00F3082C"/>
    <w:rsid w:val="00F30C42"/>
    <w:rsid w:val="00F30CB8"/>
    <w:rsid w:val="00F311D2"/>
    <w:rsid w:val="00F31480"/>
    <w:rsid w:val="00F316CA"/>
    <w:rsid w:val="00F319E3"/>
    <w:rsid w:val="00F31AC2"/>
    <w:rsid w:val="00F31CE4"/>
    <w:rsid w:val="00F31F96"/>
    <w:rsid w:val="00F3202D"/>
    <w:rsid w:val="00F323EB"/>
    <w:rsid w:val="00F325AD"/>
    <w:rsid w:val="00F327CA"/>
    <w:rsid w:val="00F327DF"/>
    <w:rsid w:val="00F32A37"/>
    <w:rsid w:val="00F32BBF"/>
    <w:rsid w:val="00F32C32"/>
    <w:rsid w:val="00F32C90"/>
    <w:rsid w:val="00F33155"/>
    <w:rsid w:val="00F3346C"/>
    <w:rsid w:val="00F33558"/>
    <w:rsid w:val="00F338BF"/>
    <w:rsid w:val="00F33C33"/>
    <w:rsid w:val="00F33FF8"/>
    <w:rsid w:val="00F34265"/>
    <w:rsid w:val="00F34395"/>
    <w:rsid w:val="00F3445C"/>
    <w:rsid w:val="00F3451B"/>
    <w:rsid w:val="00F34523"/>
    <w:rsid w:val="00F345FF"/>
    <w:rsid w:val="00F34775"/>
    <w:rsid w:val="00F34AE2"/>
    <w:rsid w:val="00F34B47"/>
    <w:rsid w:val="00F34CF2"/>
    <w:rsid w:val="00F34D0E"/>
    <w:rsid w:val="00F34D8F"/>
    <w:rsid w:val="00F34E5B"/>
    <w:rsid w:val="00F34EBB"/>
    <w:rsid w:val="00F351F7"/>
    <w:rsid w:val="00F352FB"/>
    <w:rsid w:val="00F35892"/>
    <w:rsid w:val="00F358A5"/>
    <w:rsid w:val="00F359A1"/>
    <w:rsid w:val="00F35FB6"/>
    <w:rsid w:val="00F360CB"/>
    <w:rsid w:val="00F3622D"/>
    <w:rsid w:val="00F3626D"/>
    <w:rsid w:val="00F362A6"/>
    <w:rsid w:val="00F3642D"/>
    <w:rsid w:val="00F36469"/>
    <w:rsid w:val="00F36492"/>
    <w:rsid w:val="00F36597"/>
    <w:rsid w:val="00F366DD"/>
    <w:rsid w:val="00F36BCE"/>
    <w:rsid w:val="00F36CED"/>
    <w:rsid w:val="00F3702B"/>
    <w:rsid w:val="00F3729D"/>
    <w:rsid w:val="00F3747D"/>
    <w:rsid w:val="00F37591"/>
    <w:rsid w:val="00F375B5"/>
    <w:rsid w:val="00F375E8"/>
    <w:rsid w:val="00F3762D"/>
    <w:rsid w:val="00F377B3"/>
    <w:rsid w:val="00F37EB1"/>
    <w:rsid w:val="00F40535"/>
    <w:rsid w:val="00F4067A"/>
    <w:rsid w:val="00F40798"/>
    <w:rsid w:val="00F409D9"/>
    <w:rsid w:val="00F40A68"/>
    <w:rsid w:val="00F40AB1"/>
    <w:rsid w:val="00F40B2E"/>
    <w:rsid w:val="00F40D20"/>
    <w:rsid w:val="00F40DF5"/>
    <w:rsid w:val="00F40EC8"/>
    <w:rsid w:val="00F410A6"/>
    <w:rsid w:val="00F413C4"/>
    <w:rsid w:val="00F414CF"/>
    <w:rsid w:val="00F416C0"/>
    <w:rsid w:val="00F41B0D"/>
    <w:rsid w:val="00F41B1A"/>
    <w:rsid w:val="00F41B5E"/>
    <w:rsid w:val="00F41B7A"/>
    <w:rsid w:val="00F41E2B"/>
    <w:rsid w:val="00F423A3"/>
    <w:rsid w:val="00F42567"/>
    <w:rsid w:val="00F426B7"/>
    <w:rsid w:val="00F427E5"/>
    <w:rsid w:val="00F42F37"/>
    <w:rsid w:val="00F432B4"/>
    <w:rsid w:val="00F432D9"/>
    <w:rsid w:val="00F4343C"/>
    <w:rsid w:val="00F43580"/>
    <w:rsid w:val="00F436DF"/>
    <w:rsid w:val="00F4381C"/>
    <w:rsid w:val="00F43B1D"/>
    <w:rsid w:val="00F43B65"/>
    <w:rsid w:val="00F43CF4"/>
    <w:rsid w:val="00F43D1C"/>
    <w:rsid w:val="00F440A7"/>
    <w:rsid w:val="00F440BF"/>
    <w:rsid w:val="00F4419D"/>
    <w:rsid w:val="00F44231"/>
    <w:rsid w:val="00F444E5"/>
    <w:rsid w:val="00F44622"/>
    <w:rsid w:val="00F4488D"/>
    <w:rsid w:val="00F449D0"/>
    <w:rsid w:val="00F44A71"/>
    <w:rsid w:val="00F44A93"/>
    <w:rsid w:val="00F44DFB"/>
    <w:rsid w:val="00F44EBD"/>
    <w:rsid w:val="00F44F91"/>
    <w:rsid w:val="00F45200"/>
    <w:rsid w:val="00F45345"/>
    <w:rsid w:val="00F455B6"/>
    <w:rsid w:val="00F455ED"/>
    <w:rsid w:val="00F457A9"/>
    <w:rsid w:val="00F45833"/>
    <w:rsid w:val="00F458F9"/>
    <w:rsid w:val="00F45A57"/>
    <w:rsid w:val="00F45A9D"/>
    <w:rsid w:val="00F45AB0"/>
    <w:rsid w:val="00F45B9D"/>
    <w:rsid w:val="00F45C0D"/>
    <w:rsid w:val="00F45CD9"/>
    <w:rsid w:val="00F45DB3"/>
    <w:rsid w:val="00F45FA1"/>
    <w:rsid w:val="00F463A3"/>
    <w:rsid w:val="00F46415"/>
    <w:rsid w:val="00F464F8"/>
    <w:rsid w:val="00F467AC"/>
    <w:rsid w:val="00F46A3A"/>
    <w:rsid w:val="00F46E45"/>
    <w:rsid w:val="00F46E7C"/>
    <w:rsid w:val="00F47090"/>
    <w:rsid w:val="00F47783"/>
    <w:rsid w:val="00F477D3"/>
    <w:rsid w:val="00F47AEA"/>
    <w:rsid w:val="00F47EB9"/>
    <w:rsid w:val="00F50470"/>
    <w:rsid w:val="00F5066A"/>
    <w:rsid w:val="00F507FC"/>
    <w:rsid w:val="00F50978"/>
    <w:rsid w:val="00F50A00"/>
    <w:rsid w:val="00F50A6F"/>
    <w:rsid w:val="00F50F47"/>
    <w:rsid w:val="00F51005"/>
    <w:rsid w:val="00F510A8"/>
    <w:rsid w:val="00F512CC"/>
    <w:rsid w:val="00F515D4"/>
    <w:rsid w:val="00F51778"/>
    <w:rsid w:val="00F5192E"/>
    <w:rsid w:val="00F51A0E"/>
    <w:rsid w:val="00F51BF8"/>
    <w:rsid w:val="00F51DFB"/>
    <w:rsid w:val="00F51E86"/>
    <w:rsid w:val="00F52023"/>
    <w:rsid w:val="00F520BD"/>
    <w:rsid w:val="00F528F7"/>
    <w:rsid w:val="00F529B7"/>
    <w:rsid w:val="00F52A0B"/>
    <w:rsid w:val="00F52CA0"/>
    <w:rsid w:val="00F530AB"/>
    <w:rsid w:val="00F532EA"/>
    <w:rsid w:val="00F5334B"/>
    <w:rsid w:val="00F5340C"/>
    <w:rsid w:val="00F534F0"/>
    <w:rsid w:val="00F536F3"/>
    <w:rsid w:val="00F53A23"/>
    <w:rsid w:val="00F5404D"/>
    <w:rsid w:val="00F54101"/>
    <w:rsid w:val="00F5422F"/>
    <w:rsid w:val="00F54382"/>
    <w:rsid w:val="00F5439A"/>
    <w:rsid w:val="00F54653"/>
    <w:rsid w:val="00F547E6"/>
    <w:rsid w:val="00F5482A"/>
    <w:rsid w:val="00F5484A"/>
    <w:rsid w:val="00F54874"/>
    <w:rsid w:val="00F54894"/>
    <w:rsid w:val="00F54CFD"/>
    <w:rsid w:val="00F550E2"/>
    <w:rsid w:val="00F55236"/>
    <w:rsid w:val="00F55322"/>
    <w:rsid w:val="00F554BA"/>
    <w:rsid w:val="00F557A4"/>
    <w:rsid w:val="00F55ABD"/>
    <w:rsid w:val="00F55BB1"/>
    <w:rsid w:val="00F55DDC"/>
    <w:rsid w:val="00F55EE7"/>
    <w:rsid w:val="00F56053"/>
    <w:rsid w:val="00F5614F"/>
    <w:rsid w:val="00F56164"/>
    <w:rsid w:val="00F56311"/>
    <w:rsid w:val="00F56457"/>
    <w:rsid w:val="00F56509"/>
    <w:rsid w:val="00F565AE"/>
    <w:rsid w:val="00F566E6"/>
    <w:rsid w:val="00F569F2"/>
    <w:rsid w:val="00F56B12"/>
    <w:rsid w:val="00F56B8D"/>
    <w:rsid w:val="00F56E4D"/>
    <w:rsid w:val="00F56FA0"/>
    <w:rsid w:val="00F57194"/>
    <w:rsid w:val="00F577C4"/>
    <w:rsid w:val="00F57C48"/>
    <w:rsid w:val="00F57FA8"/>
    <w:rsid w:val="00F60068"/>
    <w:rsid w:val="00F6056F"/>
    <w:rsid w:val="00F605FE"/>
    <w:rsid w:val="00F6075C"/>
    <w:rsid w:val="00F60BE4"/>
    <w:rsid w:val="00F60D02"/>
    <w:rsid w:val="00F61096"/>
    <w:rsid w:val="00F6114A"/>
    <w:rsid w:val="00F617F0"/>
    <w:rsid w:val="00F618FF"/>
    <w:rsid w:val="00F619EC"/>
    <w:rsid w:val="00F61A19"/>
    <w:rsid w:val="00F61B69"/>
    <w:rsid w:val="00F61FDF"/>
    <w:rsid w:val="00F6204C"/>
    <w:rsid w:val="00F6227D"/>
    <w:rsid w:val="00F622AC"/>
    <w:rsid w:val="00F622C5"/>
    <w:rsid w:val="00F62324"/>
    <w:rsid w:val="00F626D6"/>
    <w:rsid w:val="00F627B1"/>
    <w:rsid w:val="00F628CA"/>
    <w:rsid w:val="00F62B86"/>
    <w:rsid w:val="00F62C16"/>
    <w:rsid w:val="00F63172"/>
    <w:rsid w:val="00F631AD"/>
    <w:rsid w:val="00F631E5"/>
    <w:rsid w:val="00F6366D"/>
    <w:rsid w:val="00F63673"/>
    <w:rsid w:val="00F63B0A"/>
    <w:rsid w:val="00F63B18"/>
    <w:rsid w:val="00F63BC4"/>
    <w:rsid w:val="00F63D7A"/>
    <w:rsid w:val="00F63DE0"/>
    <w:rsid w:val="00F63EA5"/>
    <w:rsid w:val="00F6406F"/>
    <w:rsid w:val="00F64520"/>
    <w:rsid w:val="00F64746"/>
    <w:rsid w:val="00F6476F"/>
    <w:rsid w:val="00F64A16"/>
    <w:rsid w:val="00F64B14"/>
    <w:rsid w:val="00F64B56"/>
    <w:rsid w:val="00F64E7D"/>
    <w:rsid w:val="00F64F0A"/>
    <w:rsid w:val="00F64FEC"/>
    <w:rsid w:val="00F6501E"/>
    <w:rsid w:val="00F65135"/>
    <w:rsid w:val="00F6584A"/>
    <w:rsid w:val="00F65981"/>
    <w:rsid w:val="00F65AC9"/>
    <w:rsid w:val="00F65AF8"/>
    <w:rsid w:val="00F65BE7"/>
    <w:rsid w:val="00F65DE4"/>
    <w:rsid w:val="00F665F2"/>
    <w:rsid w:val="00F6681F"/>
    <w:rsid w:val="00F66E45"/>
    <w:rsid w:val="00F67088"/>
    <w:rsid w:val="00F672BE"/>
    <w:rsid w:val="00F677A4"/>
    <w:rsid w:val="00F67857"/>
    <w:rsid w:val="00F679BD"/>
    <w:rsid w:val="00F67AB8"/>
    <w:rsid w:val="00F67CB7"/>
    <w:rsid w:val="00F67CD6"/>
    <w:rsid w:val="00F67D4C"/>
    <w:rsid w:val="00F67F44"/>
    <w:rsid w:val="00F70214"/>
    <w:rsid w:val="00F70611"/>
    <w:rsid w:val="00F70660"/>
    <w:rsid w:val="00F70690"/>
    <w:rsid w:val="00F70901"/>
    <w:rsid w:val="00F709F9"/>
    <w:rsid w:val="00F70C0A"/>
    <w:rsid w:val="00F70C4E"/>
    <w:rsid w:val="00F70DC1"/>
    <w:rsid w:val="00F711D5"/>
    <w:rsid w:val="00F716F7"/>
    <w:rsid w:val="00F71AF2"/>
    <w:rsid w:val="00F71BE6"/>
    <w:rsid w:val="00F71C02"/>
    <w:rsid w:val="00F71E9F"/>
    <w:rsid w:val="00F71EE8"/>
    <w:rsid w:val="00F71F0B"/>
    <w:rsid w:val="00F72163"/>
    <w:rsid w:val="00F7232D"/>
    <w:rsid w:val="00F7239E"/>
    <w:rsid w:val="00F7249A"/>
    <w:rsid w:val="00F726CC"/>
    <w:rsid w:val="00F726F8"/>
    <w:rsid w:val="00F7285D"/>
    <w:rsid w:val="00F728C7"/>
    <w:rsid w:val="00F72B43"/>
    <w:rsid w:val="00F72CAB"/>
    <w:rsid w:val="00F73203"/>
    <w:rsid w:val="00F7361B"/>
    <w:rsid w:val="00F736DA"/>
    <w:rsid w:val="00F7395E"/>
    <w:rsid w:val="00F73BD4"/>
    <w:rsid w:val="00F73D0F"/>
    <w:rsid w:val="00F73FBC"/>
    <w:rsid w:val="00F7470E"/>
    <w:rsid w:val="00F747B5"/>
    <w:rsid w:val="00F74880"/>
    <w:rsid w:val="00F74DF4"/>
    <w:rsid w:val="00F7548B"/>
    <w:rsid w:val="00F754D9"/>
    <w:rsid w:val="00F7557A"/>
    <w:rsid w:val="00F75593"/>
    <w:rsid w:val="00F75657"/>
    <w:rsid w:val="00F75717"/>
    <w:rsid w:val="00F757B0"/>
    <w:rsid w:val="00F75960"/>
    <w:rsid w:val="00F759F7"/>
    <w:rsid w:val="00F75AF5"/>
    <w:rsid w:val="00F75E45"/>
    <w:rsid w:val="00F75FA5"/>
    <w:rsid w:val="00F760EA"/>
    <w:rsid w:val="00F76663"/>
    <w:rsid w:val="00F76745"/>
    <w:rsid w:val="00F767F4"/>
    <w:rsid w:val="00F76AC3"/>
    <w:rsid w:val="00F76C05"/>
    <w:rsid w:val="00F76F85"/>
    <w:rsid w:val="00F76FC7"/>
    <w:rsid w:val="00F772BC"/>
    <w:rsid w:val="00F77488"/>
    <w:rsid w:val="00F77674"/>
    <w:rsid w:val="00F7777A"/>
    <w:rsid w:val="00F77BA9"/>
    <w:rsid w:val="00F77C76"/>
    <w:rsid w:val="00F77E58"/>
    <w:rsid w:val="00F77ECE"/>
    <w:rsid w:val="00F77F0C"/>
    <w:rsid w:val="00F8001F"/>
    <w:rsid w:val="00F80324"/>
    <w:rsid w:val="00F80462"/>
    <w:rsid w:val="00F804B0"/>
    <w:rsid w:val="00F8057B"/>
    <w:rsid w:val="00F8092F"/>
    <w:rsid w:val="00F81146"/>
    <w:rsid w:val="00F81385"/>
    <w:rsid w:val="00F81397"/>
    <w:rsid w:val="00F813C7"/>
    <w:rsid w:val="00F81660"/>
    <w:rsid w:val="00F81665"/>
    <w:rsid w:val="00F81706"/>
    <w:rsid w:val="00F8192F"/>
    <w:rsid w:val="00F81ADE"/>
    <w:rsid w:val="00F81C4B"/>
    <w:rsid w:val="00F81D45"/>
    <w:rsid w:val="00F81D96"/>
    <w:rsid w:val="00F81ECD"/>
    <w:rsid w:val="00F81EF3"/>
    <w:rsid w:val="00F81FEA"/>
    <w:rsid w:val="00F82281"/>
    <w:rsid w:val="00F8237E"/>
    <w:rsid w:val="00F824B2"/>
    <w:rsid w:val="00F824CD"/>
    <w:rsid w:val="00F825F9"/>
    <w:rsid w:val="00F82972"/>
    <w:rsid w:val="00F8297C"/>
    <w:rsid w:val="00F82A41"/>
    <w:rsid w:val="00F830DB"/>
    <w:rsid w:val="00F8318F"/>
    <w:rsid w:val="00F8337C"/>
    <w:rsid w:val="00F83489"/>
    <w:rsid w:val="00F834A2"/>
    <w:rsid w:val="00F83770"/>
    <w:rsid w:val="00F83817"/>
    <w:rsid w:val="00F83845"/>
    <w:rsid w:val="00F8408D"/>
    <w:rsid w:val="00F8435C"/>
    <w:rsid w:val="00F84369"/>
    <w:rsid w:val="00F84B6F"/>
    <w:rsid w:val="00F84C11"/>
    <w:rsid w:val="00F84D98"/>
    <w:rsid w:val="00F850EE"/>
    <w:rsid w:val="00F853C0"/>
    <w:rsid w:val="00F8544F"/>
    <w:rsid w:val="00F856C6"/>
    <w:rsid w:val="00F8571C"/>
    <w:rsid w:val="00F8595A"/>
    <w:rsid w:val="00F859C1"/>
    <w:rsid w:val="00F85A3A"/>
    <w:rsid w:val="00F85D7B"/>
    <w:rsid w:val="00F86047"/>
    <w:rsid w:val="00F8617F"/>
    <w:rsid w:val="00F866A2"/>
    <w:rsid w:val="00F868FA"/>
    <w:rsid w:val="00F86AE2"/>
    <w:rsid w:val="00F8745A"/>
    <w:rsid w:val="00F87A52"/>
    <w:rsid w:val="00F87B68"/>
    <w:rsid w:val="00F87D5C"/>
    <w:rsid w:val="00F87EDB"/>
    <w:rsid w:val="00F9018D"/>
    <w:rsid w:val="00F90518"/>
    <w:rsid w:val="00F9066E"/>
    <w:rsid w:val="00F9079B"/>
    <w:rsid w:val="00F9081B"/>
    <w:rsid w:val="00F90AF3"/>
    <w:rsid w:val="00F90C98"/>
    <w:rsid w:val="00F90F1B"/>
    <w:rsid w:val="00F9104B"/>
    <w:rsid w:val="00F9113A"/>
    <w:rsid w:val="00F91207"/>
    <w:rsid w:val="00F91339"/>
    <w:rsid w:val="00F91708"/>
    <w:rsid w:val="00F9181E"/>
    <w:rsid w:val="00F91B20"/>
    <w:rsid w:val="00F921C2"/>
    <w:rsid w:val="00F92295"/>
    <w:rsid w:val="00F922A8"/>
    <w:rsid w:val="00F923B4"/>
    <w:rsid w:val="00F926E1"/>
    <w:rsid w:val="00F9283B"/>
    <w:rsid w:val="00F92B04"/>
    <w:rsid w:val="00F92C74"/>
    <w:rsid w:val="00F92CFD"/>
    <w:rsid w:val="00F92F79"/>
    <w:rsid w:val="00F92FD7"/>
    <w:rsid w:val="00F93031"/>
    <w:rsid w:val="00F9324E"/>
    <w:rsid w:val="00F932F4"/>
    <w:rsid w:val="00F93312"/>
    <w:rsid w:val="00F93556"/>
    <w:rsid w:val="00F93594"/>
    <w:rsid w:val="00F938F4"/>
    <w:rsid w:val="00F93962"/>
    <w:rsid w:val="00F93AC6"/>
    <w:rsid w:val="00F93FBA"/>
    <w:rsid w:val="00F93FE8"/>
    <w:rsid w:val="00F940AC"/>
    <w:rsid w:val="00F9424D"/>
    <w:rsid w:val="00F94A81"/>
    <w:rsid w:val="00F94C7C"/>
    <w:rsid w:val="00F94F2B"/>
    <w:rsid w:val="00F95176"/>
    <w:rsid w:val="00F95359"/>
    <w:rsid w:val="00F953A5"/>
    <w:rsid w:val="00F95473"/>
    <w:rsid w:val="00F95526"/>
    <w:rsid w:val="00F95684"/>
    <w:rsid w:val="00F956D2"/>
    <w:rsid w:val="00F956F1"/>
    <w:rsid w:val="00F95A31"/>
    <w:rsid w:val="00F95A85"/>
    <w:rsid w:val="00F95BA2"/>
    <w:rsid w:val="00F95D6C"/>
    <w:rsid w:val="00F95F73"/>
    <w:rsid w:val="00F96165"/>
    <w:rsid w:val="00F964E9"/>
    <w:rsid w:val="00F96819"/>
    <w:rsid w:val="00F96B43"/>
    <w:rsid w:val="00F96BB9"/>
    <w:rsid w:val="00F96CD6"/>
    <w:rsid w:val="00F96D41"/>
    <w:rsid w:val="00F971B7"/>
    <w:rsid w:val="00F972AE"/>
    <w:rsid w:val="00F976AC"/>
    <w:rsid w:val="00F977F3"/>
    <w:rsid w:val="00F97913"/>
    <w:rsid w:val="00F979CD"/>
    <w:rsid w:val="00F97A92"/>
    <w:rsid w:val="00FA0013"/>
    <w:rsid w:val="00FA038C"/>
    <w:rsid w:val="00FA049F"/>
    <w:rsid w:val="00FA0579"/>
    <w:rsid w:val="00FA073F"/>
    <w:rsid w:val="00FA0939"/>
    <w:rsid w:val="00FA09DA"/>
    <w:rsid w:val="00FA0A4F"/>
    <w:rsid w:val="00FA0AB2"/>
    <w:rsid w:val="00FA0B14"/>
    <w:rsid w:val="00FA0FED"/>
    <w:rsid w:val="00FA11A1"/>
    <w:rsid w:val="00FA1435"/>
    <w:rsid w:val="00FA15EB"/>
    <w:rsid w:val="00FA1AD0"/>
    <w:rsid w:val="00FA1B5B"/>
    <w:rsid w:val="00FA1D24"/>
    <w:rsid w:val="00FA1E6A"/>
    <w:rsid w:val="00FA1E8D"/>
    <w:rsid w:val="00FA1FC5"/>
    <w:rsid w:val="00FA20D7"/>
    <w:rsid w:val="00FA24AB"/>
    <w:rsid w:val="00FA265E"/>
    <w:rsid w:val="00FA28B1"/>
    <w:rsid w:val="00FA2BB3"/>
    <w:rsid w:val="00FA2D27"/>
    <w:rsid w:val="00FA2FCF"/>
    <w:rsid w:val="00FA3490"/>
    <w:rsid w:val="00FA3658"/>
    <w:rsid w:val="00FA3767"/>
    <w:rsid w:val="00FA3774"/>
    <w:rsid w:val="00FA37EA"/>
    <w:rsid w:val="00FA3812"/>
    <w:rsid w:val="00FA3A12"/>
    <w:rsid w:val="00FA3B3C"/>
    <w:rsid w:val="00FA3BD9"/>
    <w:rsid w:val="00FA416C"/>
    <w:rsid w:val="00FA43EC"/>
    <w:rsid w:val="00FA444C"/>
    <w:rsid w:val="00FA4519"/>
    <w:rsid w:val="00FA45B7"/>
    <w:rsid w:val="00FA4929"/>
    <w:rsid w:val="00FA4FEB"/>
    <w:rsid w:val="00FA511F"/>
    <w:rsid w:val="00FA5204"/>
    <w:rsid w:val="00FA532B"/>
    <w:rsid w:val="00FA5484"/>
    <w:rsid w:val="00FA57A7"/>
    <w:rsid w:val="00FA5C99"/>
    <w:rsid w:val="00FA5D6F"/>
    <w:rsid w:val="00FA5F31"/>
    <w:rsid w:val="00FA5F3C"/>
    <w:rsid w:val="00FA61F6"/>
    <w:rsid w:val="00FA626B"/>
    <w:rsid w:val="00FA6326"/>
    <w:rsid w:val="00FA6490"/>
    <w:rsid w:val="00FA6608"/>
    <w:rsid w:val="00FA6615"/>
    <w:rsid w:val="00FA6650"/>
    <w:rsid w:val="00FA676F"/>
    <w:rsid w:val="00FA6A9A"/>
    <w:rsid w:val="00FA6B84"/>
    <w:rsid w:val="00FA6D2E"/>
    <w:rsid w:val="00FA6EF9"/>
    <w:rsid w:val="00FA7147"/>
    <w:rsid w:val="00FA718D"/>
    <w:rsid w:val="00FA71A7"/>
    <w:rsid w:val="00FA71E1"/>
    <w:rsid w:val="00FA7652"/>
    <w:rsid w:val="00FA792F"/>
    <w:rsid w:val="00FA7A23"/>
    <w:rsid w:val="00FA7AC5"/>
    <w:rsid w:val="00FA7DA7"/>
    <w:rsid w:val="00FA7E1C"/>
    <w:rsid w:val="00FA7E8F"/>
    <w:rsid w:val="00FB00A8"/>
    <w:rsid w:val="00FB023F"/>
    <w:rsid w:val="00FB02AA"/>
    <w:rsid w:val="00FB04C8"/>
    <w:rsid w:val="00FB0539"/>
    <w:rsid w:val="00FB05E7"/>
    <w:rsid w:val="00FB0668"/>
    <w:rsid w:val="00FB068D"/>
    <w:rsid w:val="00FB0AD1"/>
    <w:rsid w:val="00FB0D72"/>
    <w:rsid w:val="00FB12B5"/>
    <w:rsid w:val="00FB145F"/>
    <w:rsid w:val="00FB14D5"/>
    <w:rsid w:val="00FB16F2"/>
    <w:rsid w:val="00FB17D6"/>
    <w:rsid w:val="00FB17DF"/>
    <w:rsid w:val="00FB19E6"/>
    <w:rsid w:val="00FB1C92"/>
    <w:rsid w:val="00FB1DBD"/>
    <w:rsid w:val="00FB1DFD"/>
    <w:rsid w:val="00FB1E77"/>
    <w:rsid w:val="00FB1F66"/>
    <w:rsid w:val="00FB22B6"/>
    <w:rsid w:val="00FB2316"/>
    <w:rsid w:val="00FB253D"/>
    <w:rsid w:val="00FB25EB"/>
    <w:rsid w:val="00FB2706"/>
    <w:rsid w:val="00FB283E"/>
    <w:rsid w:val="00FB2C23"/>
    <w:rsid w:val="00FB2D41"/>
    <w:rsid w:val="00FB306C"/>
    <w:rsid w:val="00FB30E9"/>
    <w:rsid w:val="00FB3293"/>
    <w:rsid w:val="00FB356B"/>
    <w:rsid w:val="00FB385D"/>
    <w:rsid w:val="00FB39AD"/>
    <w:rsid w:val="00FB3DF5"/>
    <w:rsid w:val="00FB40E3"/>
    <w:rsid w:val="00FB40EF"/>
    <w:rsid w:val="00FB41A3"/>
    <w:rsid w:val="00FB45B9"/>
    <w:rsid w:val="00FB45C2"/>
    <w:rsid w:val="00FB4782"/>
    <w:rsid w:val="00FB4934"/>
    <w:rsid w:val="00FB4A0D"/>
    <w:rsid w:val="00FB4AAF"/>
    <w:rsid w:val="00FB4AD1"/>
    <w:rsid w:val="00FB4B37"/>
    <w:rsid w:val="00FB4F00"/>
    <w:rsid w:val="00FB4F20"/>
    <w:rsid w:val="00FB52FE"/>
    <w:rsid w:val="00FB5960"/>
    <w:rsid w:val="00FB5CF2"/>
    <w:rsid w:val="00FB5DE7"/>
    <w:rsid w:val="00FB5F1A"/>
    <w:rsid w:val="00FB5F5C"/>
    <w:rsid w:val="00FB61B9"/>
    <w:rsid w:val="00FB64C6"/>
    <w:rsid w:val="00FB6527"/>
    <w:rsid w:val="00FB6644"/>
    <w:rsid w:val="00FB6B5A"/>
    <w:rsid w:val="00FB6F71"/>
    <w:rsid w:val="00FB6FE4"/>
    <w:rsid w:val="00FB705D"/>
    <w:rsid w:val="00FB706F"/>
    <w:rsid w:val="00FB716C"/>
    <w:rsid w:val="00FB7299"/>
    <w:rsid w:val="00FB74ED"/>
    <w:rsid w:val="00FB7584"/>
    <w:rsid w:val="00FB75F1"/>
    <w:rsid w:val="00FB794A"/>
    <w:rsid w:val="00FB7BAB"/>
    <w:rsid w:val="00FB7C8B"/>
    <w:rsid w:val="00FB7DD9"/>
    <w:rsid w:val="00FC0059"/>
    <w:rsid w:val="00FC0187"/>
    <w:rsid w:val="00FC030B"/>
    <w:rsid w:val="00FC0665"/>
    <w:rsid w:val="00FC0715"/>
    <w:rsid w:val="00FC0912"/>
    <w:rsid w:val="00FC0983"/>
    <w:rsid w:val="00FC0A07"/>
    <w:rsid w:val="00FC0A4E"/>
    <w:rsid w:val="00FC0F9B"/>
    <w:rsid w:val="00FC12B8"/>
    <w:rsid w:val="00FC1315"/>
    <w:rsid w:val="00FC135C"/>
    <w:rsid w:val="00FC1420"/>
    <w:rsid w:val="00FC16C2"/>
    <w:rsid w:val="00FC19FD"/>
    <w:rsid w:val="00FC1A5E"/>
    <w:rsid w:val="00FC1C9D"/>
    <w:rsid w:val="00FC1CCC"/>
    <w:rsid w:val="00FC1E2F"/>
    <w:rsid w:val="00FC22F2"/>
    <w:rsid w:val="00FC23EE"/>
    <w:rsid w:val="00FC24F2"/>
    <w:rsid w:val="00FC29FF"/>
    <w:rsid w:val="00FC2A91"/>
    <w:rsid w:val="00FC2AC1"/>
    <w:rsid w:val="00FC2B77"/>
    <w:rsid w:val="00FC2C1E"/>
    <w:rsid w:val="00FC2CF4"/>
    <w:rsid w:val="00FC30B4"/>
    <w:rsid w:val="00FC30E3"/>
    <w:rsid w:val="00FC3125"/>
    <w:rsid w:val="00FC33A6"/>
    <w:rsid w:val="00FC344A"/>
    <w:rsid w:val="00FC3559"/>
    <w:rsid w:val="00FC376B"/>
    <w:rsid w:val="00FC382C"/>
    <w:rsid w:val="00FC399C"/>
    <w:rsid w:val="00FC3C61"/>
    <w:rsid w:val="00FC3E94"/>
    <w:rsid w:val="00FC3F1D"/>
    <w:rsid w:val="00FC3F6F"/>
    <w:rsid w:val="00FC3FA5"/>
    <w:rsid w:val="00FC4219"/>
    <w:rsid w:val="00FC4224"/>
    <w:rsid w:val="00FC4267"/>
    <w:rsid w:val="00FC448E"/>
    <w:rsid w:val="00FC4735"/>
    <w:rsid w:val="00FC4912"/>
    <w:rsid w:val="00FC534B"/>
    <w:rsid w:val="00FC5487"/>
    <w:rsid w:val="00FC54B6"/>
    <w:rsid w:val="00FC5503"/>
    <w:rsid w:val="00FC5881"/>
    <w:rsid w:val="00FC5B12"/>
    <w:rsid w:val="00FC5DF0"/>
    <w:rsid w:val="00FC5FBD"/>
    <w:rsid w:val="00FC6054"/>
    <w:rsid w:val="00FC60C7"/>
    <w:rsid w:val="00FC63A5"/>
    <w:rsid w:val="00FC64E1"/>
    <w:rsid w:val="00FC65B0"/>
    <w:rsid w:val="00FC6688"/>
    <w:rsid w:val="00FC685A"/>
    <w:rsid w:val="00FC6972"/>
    <w:rsid w:val="00FC6C5C"/>
    <w:rsid w:val="00FC72C5"/>
    <w:rsid w:val="00FC738D"/>
    <w:rsid w:val="00FC73C1"/>
    <w:rsid w:val="00FC798E"/>
    <w:rsid w:val="00FC7A9A"/>
    <w:rsid w:val="00FC7C07"/>
    <w:rsid w:val="00FD0301"/>
    <w:rsid w:val="00FD087D"/>
    <w:rsid w:val="00FD092E"/>
    <w:rsid w:val="00FD09AC"/>
    <w:rsid w:val="00FD0AD8"/>
    <w:rsid w:val="00FD0E49"/>
    <w:rsid w:val="00FD0EEA"/>
    <w:rsid w:val="00FD129D"/>
    <w:rsid w:val="00FD1364"/>
    <w:rsid w:val="00FD1370"/>
    <w:rsid w:val="00FD17B9"/>
    <w:rsid w:val="00FD19CF"/>
    <w:rsid w:val="00FD19E9"/>
    <w:rsid w:val="00FD1B44"/>
    <w:rsid w:val="00FD1C85"/>
    <w:rsid w:val="00FD1CCA"/>
    <w:rsid w:val="00FD1F08"/>
    <w:rsid w:val="00FD1F68"/>
    <w:rsid w:val="00FD207F"/>
    <w:rsid w:val="00FD2262"/>
    <w:rsid w:val="00FD23C3"/>
    <w:rsid w:val="00FD24C9"/>
    <w:rsid w:val="00FD25D3"/>
    <w:rsid w:val="00FD2616"/>
    <w:rsid w:val="00FD26D2"/>
    <w:rsid w:val="00FD2774"/>
    <w:rsid w:val="00FD2856"/>
    <w:rsid w:val="00FD2E02"/>
    <w:rsid w:val="00FD2F24"/>
    <w:rsid w:val="00FD2FE5"/>
    <w:rsid w:val="00FD3167"/>
    <w:rsid w:val="00FD3236"/>
    <w:rsid w:val="00FD33F8"/>
    <w:rsid w:val="00FD34D2"/>
    <w:rsid w:val="00FD353A"/>
    <w:rsid w:val="00FD35F7"/>
    <w:rsid w:val="00FD37AB"/>
    <w:rsid w:val="00FD3933"/>
    <w:rsid w:val="00FD3B7D"/>
    <w:rsid w:val="00FD3BB2"/>
    <w:rsid w:val="00FD461F"/>
    <w:rsid w:val="00FD47F5"/>
    <w:rsid w:val="00FD4821"/>
    <w:rsid w:val="00FD4891"/>
    <w:rsid w:val="00FD4AC2"/>
    <w:rsid w:val="00FD51B2"/>
    <w:rsid w:val="00FD54B5"/>
    <w:rsid w:val="00FD56A1"/>
    <w:rsid w:val="00FD56FA"/>
    <w:rsid w:val="00FD591B"/>
    <w:rsid w:val="00FD5A0F"/>
    <w:rsid w:val="00FD5BDC"/>
    <w:rsid w:val="00FD62CC"/>
    <w:rsid w:val="00FD6425"/>
    <w:rsid w:val="00FD66FD"/>
    <w:rsid w:val="00FD6814"/>
    <w:rsid w:val="00FD6E4F"/>
    <w:rsid w:val="00FD6E9A"/>
    <w:rsid w:val="00FD718E"/>
    <w:rsid w:val="00FD76F7"/>
    <w:rsid w:val="00FD7773"/>
    <w:rsid w:val="00FD7937"/>
    <w:rsid w:val="00FD7A6F"/>
    <w:rsid w:val="00FD7ACA"/>
    <w:rsid w:val="00FD7B91"/>
    <w:rsid w:val="00FD7BEE"/>
    <w:rsid w:val="00FD7D67"/>
    <w:rsid w:val="00FE00D3"/>
    <w:rsid w:val="00FE02A0"/>
    <w:rsid w:val="00FE0325"/>
    <w:rsid w:val="00FE0751"/>
    <w:rsid w:val="00FE08CF"/>
    <w:rsid w:val="00FE09C9"/>
    <w:rsid w:val="00FE0AD5"/>
    <w:rsid w:val="00FE0B49"/>
    <w:rsid w:val="00FE0CEE"/>
    <w:rsid w:val="00FE0F68"/>
    <w:rsid w:val="00FE1058"/>
    <w:rsid w:val="00FE10FF"/>
    <w:rsid w:val="00FE111B"/>
    <w:rsid w:val="00FE138C"/>
    <w:rsid w:val="00FE13B2"/>
    <w:rsid w:val="00FE14A9"/>
    <w:rsid w:val="00FE1565"/>
    <w:rsid w:val="00FE1800"/>
    <w:rsid w:val="00FE185C"/>
    <w:rsid w:val="00FE1866"/>
    <w:rsid w:val="00FE1888"/>
    <w:rsid w:val="00FE19A5"/>
    <w:rsid w:val="00FE1A08"/>
    <w:rsid w:val="00FE1B17"/>
    <w:rsid w:val="00FE1B99"/>
    <w:rsid w:val="00FE1B9D"/>
    <w:rsid w:val="00FE1D68"/>
    <w:rsid w:val="00FE1F41"/>
    <w:rsid w:val="00FE2020"/>
    <w:rsid w:val="00FE20EC"/>
    <w:rsid w:val="00FE27A8"/>
    <w:rsid w:val="00FE2CAB"/>
    <w:rsid w:val="00FE2E3D"/>
    <w:rsid w:val="00FE2F3A"/>
    <w:rsid w:val="00FE2FE2"/>
    <w:rsid w:val="00FE303C"/>
    <w:rsid w:val="00FE32E3"/>
    <w:rsid w:val="00FE3358"/>
    <w:rsid w:val="00FE3A20"/>
    <w:rsid w:val="00FE3B49"/>
    <w:rsid w:val="00FE3E0F"/>
    <w:rsid w:val="00FE428C"/>
    <w:rsid w:val="00FE438A"/>
    <w:rsid w:val="00FE440E"/>
    <w:rsid w:val="00FE4477"/>
    <w:rsid w:val="00FE4484"/>
    <w:rsid w:val="00FE46CC"/>
    <w:rsid w:val="00FE4741"/>
    <w:rsid w:val="00FE4D48"/>
    <w:rsid w:val="00FE4DBF"/>
    <w:rsid w:val="00FE5245"/>
    <w:rsid w:val="00FE5303"/>
    <w:rsid w:val="00FE549E"/>
    <w:rsid w:val="00FE5864"/>
    <w:rsid w:val="00FE5C04"/>
    <w:rsid w:val="00FE5C35"/>
    <w:rsid w:val="00FE5C8D"/>
    <w:rsid w:val="00FE5D4B"/>
    <w:rsid w:val="00FE5E6F"/>
    <w:rsid w:val="00FE5E70"/>
    <w:rsid w:val="00FE60AB"/>
    <w:rsid w:val="00FE62BD"/>
    <w:rsid w:val="00FE65AC"/>
    <w:rsid w:val="00FE661D"/>
    <w:rsid w:val="00FE68C1"/>
    <w:rsid w:val="00FE69F8"/>
    <w:rsid w:val="00FE6A42"/>
    <w:rsid w:val="00FE6DF9"/>
    <w:rsid w:val="00FE6FCD"/>
    <w:rsid w:val="00FE7138"/>
    <w:rsid w:val="00FE723B"/>
    <w:rsid w:val="00FE72A1"/>
    <w:rsid w:val="00FE733E"/>
    <w:rsid w:val="00FE7A08"/>
    <w:rsid w:val="00FE7A1C"/>
    <w:rsid w:val="00FE7D0E"/>
    <w:rsid w:val="00FE7FFB"/>
    <w:rsid w:val="00FF004B"/>
    <w:rsid w:val="00FF0362"/>
    <w:rsid w:val="00FF092B"/>
    <w:rsid w:val="00FF10FB"/>
    <w:rsid w:val="00FF12D4"/>
    <w:rsid w:val="00FF1420"/>
    <w:rsid w:val="00FF14A9"/>
    <w:rsid w:val="00FF15DC"/>
    <w:rsid w:val="00FF16D1"/>
    <w:rsid w:val="00FF1996"/>
    <w:rsid w:val="00FF1A2A"/>
    <w:rsid w:val="00FF1A31"/>
    <w:rsid w:val="00FF1F2C"/>
    <w:rsid w:val="00FF2237"/>
    <w:rsid w:val="00FF2238"/>
    <w:rsid w:val="00FF2456"/>
    <w:rsid w:val="00FF2514"/>
    <w:rsid w:val="00FF267F"/>
    <w:rsid w:val="00FF290F"/>
    <w:rsid w:val="00FF2B54"/>
    <w:rsid w:val="00FF2C55"/>
    <w:rsid w:val="00FF2C71"/>
    <w:rsid w:val="00FF2D5F"/>
    <w:rsid w:val="00FF2EB8"/>
    <w:rsid w:val="00FF3020"/>
    <w:rsid w:val="00FF311A"/>
    <w:rsid w:val="00FF31CC"/>
    <w:rsid w:val="00FF3FBF"/>
    <w:rsid w:val="00FF4367"/>
    <w:rsid w:val="00FF4414"/>
    <w:rsid w:val="00FF46AE"/>
    <w:rsid w:val="00FF4726"/>
    <w:rsid w:val="00FF4CCA"/>
    <w:rsid w:val="00FF4E1B"/>
    <w:rsid w:val="00FF4F2B"/>
    <w:rsid w:val="00FF4FA6"/>
    <w:rsid w:val="00FF4FBB"/>
    <w:rsid w:val="00FF5544"/>
    <w:rsid w:val="00FF57B0"/>
    <w:rsid w:val="00FF5C1B"/>
    <w:rsid w:val="00FF5EBF"/>
    <w:rsid w:val="00FF5F2C"/>
    <w:rsid w:val="00FF6148"/>
    <w:rsid w:val="00FF61A2"/>
    <w:rsid w:val="00FF6285"/>
    <w:rsid w:val="00FF653E"/>
    <w:rsid w:val="00FF675E"/>
    <w:rsid w:val="00FF6B0B"/>
    <w:rsid w:val="00FF6F79"/>
    <w:rsid w:val="00FF711A"/>
    <w:rsid w:val="00FF718A"/>
    <w:rsid w:val="00FF7615"/>
    <w:rsid w:val="00FF77C1"/>
    <w:rsid w:val="00FF7947"/>
    <w:rsid w:val="00FF7BCB"/>
    <w:rsid w:val="00FF7DFE"/>
    <w:rsid w:val="0133407E"/>
    <w:rsid w:val="014CE45E"/>
    <w:rsid w:val="022BEE88"/>
    <w:rsid w:val="031F1A03"/>
    <w:rsid w:val="037CB158"/>
    <w:rsid w:val="04362EB3"/>
    <w:rsid w:val="06382DA0"/>
    <w:rsid w:val="0762C6D9"/>
    <w:rsid w:val="09CD3B86"/>
    <w:rsid w:val="0A62516F"/>
    <w:rsid w:val="0AA1B8A8"/>
    <w:rsid w:val="0AA8EB55"/>
    <w:rsid w:val="0AB6037B"/>
    <w:rsid w:val="0BFA2615"/>
    <w:rsid w:val="0D37A897"/>
    <w:rsid w:val="0D4A98F9"/>
    <w:rsid w:val="0E041C06"/>
    <w:rsid w:val="0E92C880"/>
    <w:rsid w:val="0ED37A4B"/>
    <w:rsid w:val="0F41FB1C"/>
    <w:rsid w:val="1058081C"/>
    <w:rsid w:val="10D3E8A0"/>
    <w:rsid w:val="1300EA30"/>
    <w:rsid w:val="135B4B75"/>
    <w:rsid w:val="136625E5"/>
    <w:rsid w:val="14D47F4E"/>
    <w:rsid w:val="14DCF0FF"/>
    <w:rsid w:val="1532C115"/>
    <w:rsid w:val="1571C603"/>
    <w:rsid w:val="16025F41"/>
    <w:rsid w:val="172B8D93"/>
    <w:rsid w:val="184ABC30"/>
    <w:rsid w:val="18828E43"/>
    <w:rsid w:val="18C8CB67"/>
    <w:rsid w:val="1A8C16EF"/>
    <w:rsid w:val="1AA79E19"/>
    <w:rsid w:val="1ACF5F68"/>
    <w:rsid w:val="1AF99E72"/>
    <w:rsid w:val="1C68F161"/>
    <w:rsid w:val="1C9DC5C8"/>
    <w:rsid w:val="1D2F28E5"/>
    <w:rsid w:val="1D319D6E"/>
    <w:rsid w:val="1E86F1B1"/>
    <w:rsid w:val="1FD22A58"/>
    <w:rsid w:val="205DA650"/>
    <w:rsid w:val="20A2A23D"/>
    <w:rsid w:val="20DD7E2D"/>
    <w:rsid w:val="22DD3E8D"/>
    <w:rsid w:val="23FF24A4"/>
    <w:rsid w:val="276125CF"/>
    <w:rsid w:val="27E9DBCB"/>
    <w:rsid w:val="2892015D"/>
    <w:rsid w:val="291E4EB6"/>
    <w:rsid w:val="29B8107A"/>
    <w:rsid w:val="2AD5CB6F"/>
    <w:rsid w:val="2B6ABCA8"/>
    <w:rsid w:val="2C49649C"/>
    <w:rsid w:val="2D4824E1"/>
    <w:rsid w:val="2D819BCC"/>
    <w:rsid w:val="2DE7BF8C"/>
    <w:rsid w:val="2E24E7D7"/>
    <w:rsid w:val="2F49998E"/>
    <w:rsid w:val="2FD438B1"/>
    <w:rsid w:val="32C25A65"/>
    <w:rsid w:val="35896874"/>
    <w:rsid w:val="35955BAD"/>
    <w:rsid w:val="385960DA"/>
    <w:rsid w:val="38CCB608"/>
    <w:rsid w:val="39064806"/>
    <w:rsid w:val="390805C9"/>
    <w:rsid w:val="3A204483"/>
    <w:rsid w:val="3A221CCA"/>
    <w:rsid w:val="3A8D6AA7"/>
    <w:rsid w:val="3AB4DA83"/>
    <w:rsid w:val="3B3236CF"/>
    <w:rsid w:val="3CFC89A5"/>
    <w:rsid w:val="3D490878"/>
    <w:rsid w:val="3D5361B1"/>
    <w:rsid w:val="3D6EBFAA"/>
    <w:rsid w:val="3F7B3C45"/>
    <w:rsid w:val="402559E6"/>
    <w:rsid w:val="40992D2E"/>
    <w:rsid w:val="40BF4735"/>
    <w:rsid w:val="415FE357"/>
    <w:rsid w:val="43F9C3CB"/>
    <w:rsid w:val="43FF5C8D"/>
    <w:rsid w:val="444E6F3A"/>
    <w:rsid w:val="445FA35D"/>
    <w:rsid w:val="44B3F97A"/>
    <w:rsid w:val="44CF65D8"/>
    <w:rsid w:val="463582F6"/>
    <w:rsid w:val="465722B7"/>
    <w:rsid w:val="496242D5"/>
    <w:rsid w:val="4B0C4BE7"/>
    <w:rsid w:val="4BDBDB3B"/>
    <w:rsid w:val="4CD8AC3E"/>
    <w:rsid w:val="4DF292B8"/>
    <w:rsid w:val="4F4067EF"/>
    <w:rsid w:val="4F502705"/>
    <w:rsid w:val="4F755379"/>
    <w:rsid w:val="4FF82F9B"/>
    <w:rsid w:val="501DFE40"/>
    <w:rsid w:val="507A3ABD"/>
    <w:rsid w:val="50A16149"/>
    <w:rsid w:val="51EB1B63"/>
    <w:rsid w:val="547D43ED"/>
    <w:rsid w:val="55588BEF"/>
    <w:rsid w:val="5921BFAA"/>
    <w:rsid w:val="592B72B0"/>
    <w:rsid w:val="597A1EDF"/>
    <w:rsid w:val="5A27BB8C"/>
    <w:rsid w:val="5CA85CEE"/>
    <w:rsid w:val="5CEA62A2"/>
    <w:rsid w:val="5CF24A9B"/>
    <w:rsid w:val="5E017678"/>
    <w:rsid w:val="5E83DBD0"/>
    <w:rsid w:val="5EE69036"/>
    <w:rsid w:val="5F2440DD"/>
    <w:rsid w:val="5FFA017D"/>
    <w:rsid w:val="62B6D399"/>
    <w:rsid w:val="64018D53"/>
    <w:rsid w:val="64082899"/>
    <w:rsid w:val="6595419D"/>
    <w:rsid w:val="66C69497"/>
    <w:rsid w:val="681524E7"/>
    <w:rsid w:val="68B50E95"/>
    <w:rsid w:val="69C996B9"/>
    <w:rsid w:val="6B478E7D"/>
    <w:rsid w:val="6C16EFAC"/>
    <w:rsid w:val="6C40A638"/>
    <w:rsid w:val="6D49BB21"/>
    <w:rsid w:val="6DE3C219"/>
    <w:rsid w:val="6EC8C60F"/>
    <w:rsid w:val="6FE828F9"/>
    <w:rsid w:val="708B3143"/>
    <w:rsid w:val="70974CC2"/>
    <w:rsid w:val="7289484D"/>
    <w:rsid w:val="7362D9AA"/>
    <w:rsid w:val="75C27F94"/>
    <w:rsid w:val="766CEEFF"/>
    <w:rsid w:val="76AA42FF"/>
    <w:rsid w:val="77080DA3"/>
    <w:rsid w:val="77185D10"/>
    <w:rsid w:val="775E4F0A"/>
    <w:rsid w:val="77609190"/>
    <w:rsid w:val="77F12BC2"/>
    <w:rsid w:val="781AAF21"/>
    <w:rsid w:val="7865322B"/>
    <w:rsid w:val="7897052F"/>
    <w:rsid w:val="78A7B925"/>
    <w:rsid w:val="7A41D721"/>
    <w:rsid w:val="7C33D138"/>
    <w:rsid w:val="7C51B3E1"/>
    <w:rsid w:val="7E855D7A"/>
    <w:rsid w:val="7E9681F9"/>
    <w:rsid w:val="7EDBF454"/>
    <w:rsid w:val="7FBBB54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A59D01"/>
  <w15:docId w15:val="{76DBA1EC-9858-44E4-B43A-18E3C6350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0DA1"/>
    <w:pPr>
      <w:spacing w:before="120" w:after="120"/>
      <w:jc w:val="both"/>
    </w:pPr>
    <w:rPr>
      <w:rFonts w:asciiTheme="minorHAnsi" w:hAnsiTheme="minorHAnsi"/>
      <w:sz w:val="22"/>
      <w:szCs w:val="16"/>
      <w:lang w:val="en-US" w:eastAsia="fr-FR"/>
    </w:rPr>
  </w:style>
  <w:style w:type="paragraph" w:styleId="Heading1">
    <w:name w:val="heading 1"/>
    <w:basedOn w:val="Normal"/>
    <w:next w:val="Normal"/>
    <w:link w:val="Heading1Char"/>
    <w:uiPriority w:val="9"/>
    <w:qFormat/>
    <w:rsid w:val="00410F65"/>
    <w:pPr>
      <w:keepNext/>
      <w:pageBreakBefore/>
      <w:numPr>
        <w:numId w:val="8"/>
      </w:numPr>
      <w:spacing w:before="480" w:after="240"/>
      <w:jc w:val="left"/>
      <w:outlineLvl w:val="0"/>
    </w:pPr>
    <w:rPr>
      <w:b/>
      <w:color w:val="EF4123" w:themeColor="text2"/>
      <w:sz w:val="28"/>
    </w:rPr>
  </w:style>
  <w:style w:type="paragraph" w:styleId="Heading2">
    <w:name w:val="heading 2"/>
    <w:basedOn w:val="Normal"/>
    <w:next w:val="Normal"/>
    <w:link w:val="Heading2Char"/>
    <w:qFormat/>
    <w:rsid w:val="00410F65"/>
    <w:pPr>
      <w:keepNext/>
      <w:keepLines/>
      <w:numPr>
        <w:ilvl w:val="1"/>
        <w:numId w:val="8"/>
      </w:numPr>
      <w:spacing w:before="360" w:line="360" w:lineRule="auto"/>
      <w:jc w:val="left"/>
      <w:outlineLvl w:val="1"/>
    </w:pPr>
    <w:rPr>
      <w:rFonts w:cs="Arial"/>
      <w:b/>
      <w:color w:val="6D6968" w:themeColor="text1"/>
      <w:sz w:val="24"/>
    </w:rPr>
  </w:style>
  <w:style w:type="paragraph" w:styleId="Heading3">
    <w:name w:val="heading 3"/>
    <w:basedOn w:val="Normal"/>
    <w:next w:val="Normal"/>
    <w:link w:val="Heading3Char"/>
    <w:qFormat/>
    <w:rsid w:val="00410F65"/>
    <w:pPr>
      <w:keepNext/>
      <w:numPr>
        <w:ilvl w:val="2"/>
        <w:numId w:val="8"/>
      </w:numPr>
      <w:spacing w:before="240"/>
      <w:ind w:left="851" w:hanging="851"/>
      <w:contextualSpacing/>
      <w:jc w:val="left"/>
      <w:outlineLvl w:val="2"/>
    </w:pPr>
    <w:rPr>
      <w:b/>
    </w:rPr>
  </w:style>
  <w:style w:type="paragraph" w:styleId="Heading4">
    <w:name w:val="heading 4"/>
    <w:basedOn w:val="Normal"/>
    <w:next w:val="Normal"/>
    <w:link w:val="Heading4Char"/>
    <w:qFormat/>
    <w:rsid w:val="007413DA"/>
    <w:pPr>
      <w:keepNext/>
      <w:numPr>
        <w:ilvl w:val="3"/>
        <w:numId w:val="8"/>
      </w:numPr>
      <w:spacing w:before="240"/>
      <w:ind w:left="864"/>
      <w:outlineLvl w:val="3"/>
    </w:pPr>
    <w:rPr>
      <w:i/>
    </w:rPr>
  </w:style>
  <w:style w:type="paragraph" w:styleId="Heading5">
    <w:name w:val="heading 5"/>
    <w:basedOn w:val="Normal"/>
    <w:next w:val="Normal"/>
    <w:link w:val="Heading5Char"/>
    <w:qFormat/>
    <w:rsid w:val="00410F65"/>
    <w:pPr>
      <w:numPr>
        <w:ilvl w:val="4"/>
        <w:numId w:val="8"/>
      </w:numPr>
      <w:spacing w:before="240" w:after="60"/>
      <w:ind w:left="1134" w:hanging="425"/>
      <w:outlineLvl w:val="4"/>
    </w:pPr>
    <w:rPr>
      <w:szCs w:val="22"/>
    </w:rPr>
  </w:style>
  <w:style w:type="paragraph" w:styleId="Heading6">
    <w:name w:val="heading 6"/>
    <w:basedOn w:val="Normal"/>
    <w:next w:val="Normal"/>
    <w:link w:val="Heading6Char"/>
    <w:semiHidden/>
    <w:unhideWhenUsed/>
    <w:qFormat/>
    <w:rsid w:val="003840B2"/>
    <w:pPr>
      <w:keepNext/>
      <w:numPr>
        <w:ilvl w:val="5"/>
        <w:numId w:val="8"/>
      </w:numPr>
      <w:spacing w:before="200" w:after="0"/>
      <w:outlineLvl w:val="5"/>
    </w:pPr>
    <w:rPr>
      <w:rFonts w:asciiTheme="majorHAnsi" w:eastAsiaTheme="majorEastAsia" w:hAnsiTheme="majorHAnsi" w:cstheme="majorBidi"/>
      <w:i/>
      <w:iCs/>
      <w:color w:val="000000" w:themeColor="accent1" w:themeShade="7F"/>
      <w:sz w:val="24"/>
      <w:szCs w:val="24"/>
      <w:lang w:eastAsia="en-US"/>
    </w:rPr>
  </w:style>
  <w:style w:type="paragraph" w:styleId="Heading7">
    <w:name w:val="heading 7"/>
    <w:basedOn w:val="Normal"/>
    <w:next w:val="Normal"/>
    <w:link w:val="Heading7Char"/>
    <w:uiPriority w:val="9"/>
    <w:semiHidden/>
    <w:unhideWhenUsed/>
    <w:qFormat/>
    <w:rsid w:val="003840B2"/>
    <w:pPr>
      <w:keepNext/>
      <w:numPr>
        <w:ilvl w:val="6"/>
        <w:numId w:val="8"/>
      </w:numPr>
      <w:spacing w:before="200" w:after="0"/>
      <w:outlineLvl w:val="6"/>
    </w:pPr>
    <w:rPr>
      <w:rFonts w:asciiTheme="majorHAnsi" w:eastAsiaTheme="majorEastAsia" w:hAnsiTheme="majorHAnsi" w:cstheme="majorBidi"/>
      <w:i/>
      <w:iCs/>
      <w:color w:val="928E8D" w:themeColor="text1" w:themeTint="BF"/>
    </w:rPr>
  </w:style>
  <w:style w:type="paragraph" w:styleId="Heading8">
    <w:name w:val="heading 8"/>
    <w:basedOn w:val="Normal"/>
    <w:next w:val="Normal"/>
    <w:link w:val="Heading8Char"/>
    <w:uiPriority w:val="9"/>
    <w:semiHidden/>
    <w:unhideWhenUsed/>
    <w:qFormat/>
    <w:rsid w:val="003840B2"/>
    <w:pPr>
      <w:keepNext/>
      <w:numPr>
        <w:ilvl w:val="7"/>
        <w:numId w:val="8"/>
      </w:numPr>
      <w:spacing w:before="200" w:after="0"/>
      <w:outlineLvl w:val="7"/>
    </w:pPr>
    <w:rPr>
      <w:rFonts w:asciiTheme="majorHAnsi" w:eastAsiaTheme="majorEastAsia" w:hAnsiTheme="majorHAnsi" w:cstheme="majorBidi"/>
      <w:color w:val="928E8D" w:themeColor="text1" w:themeTint="BF"/>
      <w:szCs w:val="20"/>
    </w:rPr>
  </w:style>
  <w:style w:type="paragraph" w:styleId="Heading9">
    <w:name w:val="heading 9"/>
    <w:basedOn w:val="Normal"/>
    <w:next w:val="Normal"/>
    <w:link w:val="Heading9Char"/>
    <w:uiPriority w:val="9"/>
    <w:semiHidden/>
    <w:unhideWhenUsed/>
    <w:qFormat/>
    <w:rsid w:val="003840B2"/>
    <w:pPr>
      <w:keepNext/>
      <w:numPr>
        <w:ilvl w:val="8"/>
        <w:numId w:val="8"/>
      </w:numPr>
      <w:spacing w:before="200" w:after="0"/>
      <w:outlineLvl w:val="8"/>
    </w:pPr>
    <w:rPr>
      <w:rFonts w:asciiTheme="majorHAnsi" w:eastAsiaTheme="majorEastAsia" w:hAnsiTheme="majorHAnsi" w:cstheme="majorBidi"/>
      <w:i/>
      <w:iCs/>
      <w:color w:val="928E8D"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52362"/>
    <w:pPr>
      <w:tabs>
        <w:tab w:val="center" w:pos="4153"/>
        <w:tab w:val="right" w:pos="8306"/>
      </w:tabs>
    </w:pPr>
    <w:rPr>
      <w:color w:val="6D6968" w:themeColor="text1"/>
    </w:rPr>
  </w:style>
  <w:style w:type="table" w:styleId="TableGrid">
    <w:name w:val="Table Grid"/>
    <w:basedOn w:val="TableNormal"/>
    <w:uiPriority w:val="59"/>
    <w:rsid w:val="00CC0F03"/>
    <w:pPr>
      <w:keepLines/>
      <w:spacing w:after="8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semiHidden/>
    <w:rsid w:val="008C4772"/>
  </w:style>
  <w:style w:type="paragraph" w:styleId="Header">
    <w:name w:val="header"/>
    <w:basedOn w:val="Normal"/>
    <w:link w:val="HeaderChar"/>
    <w:rsid w:val="00C434A7"/>
    <w:pPr>
      <w:tabs>
        <w:tab w:val="center" w:pos="4320"/>
        <w:tab w:val="right" w:pos="8640"/>
      </w:tabs>
      <w:contextualSpacing/>
    </w:pPr>
    <w:rPr>
      <w:color w:val="6D6968" w:themeColor="text1"/>
    </w:rPr>
  </w:style>
  <w:style w:type="paragraph" w:customStyle="1" w:styleId="StyleID2NotAllcaps">
    <w:name w:val="Style ID2 + Not All caps"/>
    <w:basedOn w:val="Normal"/>
    <w:semiHidden/>
    <w:rsid w:val="008704FF"/>
    <w:pPr>
      <w:keepNext/>
      <w:numPr>
        <w:numId w:val="1"/>
      </w:numPr>
      <w:tabs>
        <w:tab w:val="left" w:pos="1140"/>
        <w:tab w:val="left" w:pos="1761"/>
        <w:tab w:val="left" w:pos="5010"/>
        <w:tab w:val="left" w:pos="6606"/>
        <w:tab w:val="left" w:pos="7860"/>
        <w:tab w:val="left" w:pos="8658"/>
        <w:tab w:val="left" w:pos="9171"/>
        <w:tab w:val="left" w:pos="9627"/>
      </w:tabs>
      <w:spacing w:before="80"/>
    </w:pPr>
    <w:rPr>
      <w:b/>
      <w:bCs/>
      <w:szCs w:val="20"/>
    </w:rPr>
  </w:style>
  <w:style w:type="paragraph" w:customStyle="1" w:styleId="Entity">
    <w:name w:val="Entity"/>
    <w:basedOn w:val="PlainText"/>
    <w:semiHidden/>
    <w:rsid w:val="0007492E"/>
    <w:pPr>
      <w:spacing w:after="0"/>
      <w:jc w:val="center"/>
    </w:pPr>
    <w:rPr>
      <w:rFonts w:ascii="Calibri" w:hAnsi="Calibri"/>
      <w:sz w:val="12"/>
      <w:szCs w:val="12"/>
    </w:rPr>
  </w:style>
  <w:style w:type="paragraph" w:customStyle="1" w:styleId="Table">
    <w:name w:val="Table"/>
    <w:basedOn w:val="Normal"/>
    <w:link w:val="TableChar"/>
    <w:qFormat/>
    <w:rsid w:val="00977769"/>
    <w:pPr>
      <w:spacing w:before="60" w:after="60"/>
      <w:jc w:val="left"/>
    </w:pPr>
  </w:style>
  <w:style w:type="paragraph" w:customStyle="1" w:styleId="INTROD">
    <w:name w:val="INTROD"/>
    <w:basedOn w:val="Normal"/>
    <w:rsid w:val="008C4772"/>
    <w:pPr>
      <w:keepNext/>
      <w:pageBreakBefore/>
      <w:spacing w:before="360" w:after="0" w:line="360" w:lineRule="auto"/>
      <w:contextualSpacing/>
    </w:pPr>
    <w:rPr>
      <w:b/>
      <w:caps/>
      <w:sz w:val="24"/>
      <w:u w:val="single"/>
    </w:rPr>
  </w:style>
  <w:style w:type="paragraph" w:styleId="PlainText">
    <w:name w:val="Plain Text"/>
    <w:basedOn w:val="Normal"/>
    <w:rsid w:val="00964E83"/>
    <w:rPr>
      <w:rFonts w:ascii="Courier New" w:hAnsi="Courier New" w:cs="Courier New"/>
      <w:szCs w:val="20"/>
    </w:rPr>
  </w:style>
  <w:style w:type="paragraph" w:customStyle="1" w:styleId="CarCar1">
    <w:name w:val="Car Car1"/>
    <w:basedOn w:val="Normal"/>
    <w:next w:val="Normal"/>
    <w:rsid w:val="008C4772"/>
    <w:pPr>
      <w:spacing w:after="160" w:line="240" w:lineRule="exact"/>
    </w:pPr>
    <w:rPr>
      <w:color w:val="000000"/>
      <w:szCs w:val="24"/>
      <w:lang w:val="fr-FR" w:eastAsia="en-US"/>
    </w:rPr>
  </w:style>
  <w:style w:type="paragraph" w:styleId="TOC1">
    <w:name w:val="toc 1"/>
    <w:basedOn w:val="Normal"/>
    <w:next w:val="Normal"/>
    <w:autoRedefine/>
    <w:uiPriority w:val="39"/>
    <w:rsid w:val="00405346"/>
    <w:pPr>
      <w:tabs>
        <w:tab w:val="right" w:leader="dot" w:pos="9629"/>
      </w:tabs>
    </w:pPr>
  </w:style>
  <w:style w:type="paragraph" w:styleId="TOC2">
    <w:name w:val="toc 2"/>
    <w:basedOn w:val="Normal"/>
    <w:next w:val="Normal"/>
    <w:autoRedefine/>
    <w:uiPriority w:val="39"/>
    <w:rsid w:val="00B80B28"/>
    <w:pPr>
      <w:ind w:left="200"/>
    </w:pPr>
  </w:style>
  <w:style w:type="character" w:styleId="Hyperlink">
    <w:name w:val="Hyperlink"/>
    <w:basedOn w:val="DefaultParagraphFont"/>
    <w:uiPriority w:val="99"/>
    <w:rsid w:val="008C4772"/>
    <w:rPr>
      <w:color w:val="0000FF"/>
      <w:u w:val="single"/>
    </w:rPr>
  </w:style>
  <w:style w:type="paragraph" w:styleId="NormalIndent">
    <w:name w:val="Normal Indent"/>
    <w:basedOn w:val="Normal"/>
    <w:rsid w:val="00300B5F"/>
    <w:pPr>
      <w:ind w:left="720"/>
    </w:pPr>
  </w:style>
  <w:style w:type="paragraph" w:styleId="BalloonText">
    <w:name w:val="Balloon Text"/>
    <w:basedOn w:val="Normal"/>
    <w:link w:val="BalloonTextChar"/>
    <w:uiPriority w:val="99"/>
    <w:rsid w:val="00071670"/>
    <w:pPr>
      <w:spacing w:after="0"/>
    </w:pPr>
    <w:rPr>
      <w:rFonts w:ascii="Tahoma" w:hAnsi="Tahoma" w:cs="Tahoma"/>
      <w:sz w:val="16"/>
    </w:rPr>
  </w:style>
  <w:style w:type="character" w:customStyle="1" w:styleId="BalloonTextChar">
    <w:name w:val="Balloon Text Char"/>
    <w:basedOn w:val="DefaultParagraphFont"/>
    <w:link w:val="BalloonText"/>
    <w:uiPriority w:val="99"/>
    <w:rsid w:val="00071670"/>
    <w:rPr>
      <w:rFonts w:ascii="Tahoma" w:hAnsi="Tahoma" w:cs="Tahoma"/>
      <w:sz w:val="16"/>
      <w:szCs w:val="16"/>
      <w:lang w:eastAsia="fr-FR"/>
    </w:rPr>
  </w:style>
  <w:style w:type="paragraph" w:styleId="DocumentMap">
    <w:name w:val="Document Map"/>
    <w:basedOn w:val="Normal"/>
    <w:link w:val="DocumentMapChar"/>
    <w:uiPriority w:val="99"/>
    <w:rsid w:val="00D362B6"/>
    <w:pPr>
      <w:spacing w:after="0"/>
    </w:pPr>
    <w:rPr>
      <w:rFonts w:ascii="Tahoma" w:hAnsi="Tahoma" w:cs="Tahoma"/>
      <w:sz w:val="16"/>
    </w:rPr>
  </w:style>
  <w:style w:type="character" w:customStyle="1" w:styleId="DocumentMapChar">
    <w:name w:val="Document Map Char"/>
    <w:basedOn w:val="DefaultParagraphFont"/>
    <w:link w:val="DocumentMap"/>
    <w:uiPriority w:val="99"/>
    <w:rsid w:val="00D362B6"/>
    <w:rPr>
      <w:rFonts w:ascii="Tahoma" w:hAnsi="Tahoma" w:cs="Tahoma"/>
      <w:sz w:val="16"/>
      <w:szCs w:val="16"/>
      <w:lang w:eastAsia="fr-FR"/>
    </w:rPr>
  </w:style>
  <w:style w:type="character" w:styleId="CommentReference">
    <w:name w:val="annotation reference"/>
    <w:basedOn w:val="DefaultParagraphFont"/>
    <w:uiPriority w:val="99"/>
    <w:rsid w:val="00B1495F"/>
    <w:rPr>
      <w:sz w:val="16"/>
      <w:szCs w:val="16"/>
    </w:rPr>
  </w:style>
  <w:style w:type="paragraph" w:styleId="CommentText">
    <w:name w:val="annotation text"/>
    <w:basedOn w:val="Normal"/>
    <w:link w:val="CommentTextChar"/>
    <w:uiPriority w:val="99"/>
    <w:rsid w:val="00B1495F"/>
    <w:rPr>
      <w:szCs w:val="20"/>
    </w:rPr>
  </w:style>
  <w:style w:type="character" w:customStyle="1" w:styleId="CommentTextChar">
    <w:name w:val="Comment Text Char"/>
    <w:basedOn w:val="DefaultParagraphFont"/>
    <w:link w:val="CommentText"/>
    <w:uiPriority w:val="99"/>
    <w:rsid w:val="00B1495F"/>
    <w:rPr>
      <w:rFonts w:ascii="Arial" w:hAnsi="Arial"/>
      <w:lang w:eastAsia="fr-FR"/>
    </w:rPr>
  </w:style>
  <w:style w:type="paragraph" w:styleId="CommentSubject">
    <w:name w:val="annotation subject"/>
    <w:basedOn w:val="CommentText"/>
    <w:next w:val="CommentText"/>
    <w:link w:val="CommentSubjectChar"/>
    <w:uiPriority w:val="99"/>
    <w:rsid w:val="00B1495F"/>
    <w:rPr>
      <w:b/>
      <w:bCs/>
    </w:rPr>
  </w:style>
  <w:style w:type="character" w:customStyle="1" w:styleId="CommentSubjectChar">
    <w:name w:val="Comment Subject Char"/>
    <w:basedOn w:val="CommentTextChar"/>
    <w:link w:val="CommentSubject"/>
    <w:uiPriority w:val="99"/>
    <w:rsid w:val="00B1495F"/>
    <w:rPr>
      <w:rFonts w:ascii="Arial" w:hAnsi="Arial"/>
      <w:b/>
      <w:bCs/>
      <w:lang w:eastAsia="fr-FR"/>
    </w:rPr>
  </w:style>
  <w:style w:type="paragraph" w:styleId="Revision">
    <w:name w:val="Revision"/>
    <w:hidden/>
    <w:uiPriority w:val="99"/>
    <w:semiHidden/>
    <w:rsid w:val="00B1495F"/>
    <w:rPr>
      <w:rFonts w:ascii="Arial" w:hAnsi="Arial"/>
      <w:szCs w:val="16"/>
      <w:lang w:eastAsia="fr-FR"/>
    </w:rPr>
  </w:style>
  <w:style w:type="paragraph" w:styleId="ListParagraph">
    <w:name w:val="List Paragraph"/>
    <w:basedOn w:val="Normal"/>
    <w:link w:val="ListParagraphChar"/>
    <w:uiPriority w:val="34"/>
    <w:qFormat/>
    <w:rsid w:val="003840B2"/>
    <w:pPr>
      <w:ind w:left="720"/>
      <w:contextualSpacing/>
    </w:pPr>
  </w:style>
  <w:style w:type="table" w:styleId="TableTheme">
    <w:name w:val="Table Theme"/>
    <w:basedOn w:val="TableNormal"/>
    <w:rsid w:val="00215BE2"/>
    <w:rPr>
      <w:lang w:val="nl-BE" w:eastAsia="nl-BE"/>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style>
  <w:style w:type="paragraph" w:styleId="Caption">
    <w:name w:val="caption"/>
    <w:basedOn w:val="Normal"/>
    <w:next w:val="Normal"/>
    <w:link w:val="CaptionChar"/>
    <w:uiPriority w:val="35"/>
    <w:qFormat/>
    <w:rsid w:val="004E74B0"/>
    <w:pPr>
      <w:jc w:val="center"/>
    </w:pPr>
    <w:rPr>
      <w:b/>
      <w:bCs/>
      <w:sz w:val="20"/>
      <w:szCs w:val="20"/>
      <w:lang w:eastAsia="en-US"/>
    </w:rPr>
  </w:style>
  <w:style w:type="character" w:customStyle="1" w:styleId="CaptionChar">
    <w:name w:val="Caption Char"/>
    <w:basedOn w:val="DefaultParagraphFont"/>
    <w:link w:val="Caption"/>
    <w:uiPriority w:val="35"/>
    <w:rsid w:val="004E74B0"/>
    <w:rPr>
      <w:rFonts w:asciiTheme="minorHAnsi" w:hAnsiTheme="minorHAnsi"/>
      <w:b/>
      <w:bCs/>
      <w:lang w:val="en-US" w:eastAsia="en-US"/>
    </w:rPr>
  </w:style>
  <w:style w:type="character" w:styleId="Emphasis">
    <w:name w:val="Emphasis"/>
    <w:basedOn w:val="DefaultParagraphFont"/>
    <w:uiPriority w:val="20"/>
    <w:rsid w:val="003840B2"/>
    <w:rPr>
      <w:i/>
      <w:iCs/>
    </w:rPr>
  </w:style>
  <w:style w:type="character" w:customStyle="1" w:styleId="Heading1Char">
    <w:name w:val="Heading 1 Char"/>
    <w:basedOn w:val="DefaultParagraphFont"/>
    <w:link w:val="Heading1"/>
    <w:uiPriority w:val="9"/>
    <w:rsid w:val="00410F65"/>
    <w:rPr>
      <w:rFonts w:asciiTheme="minorHAnsi" w:hAnsiTheme="minorHAnsi"/>
      <w:b/>
      <w:color w:val="EF4123" w:themeColor="text2"/>
      <w:sz w:val="28"/>
      <w:szCs w:val="16"/>
      <w:lang w:eastAsia="fr-FR"/>
    </w:rPr>
  </w:style>
  <w:style w:type="character" w:customStyle="1" w:styleId="Heading2Char">
    <w:name w:val="Heading 2 Char"/>
    <w:basedOn w:val="DefaultParagraphFont"/>
    <w:link w:val="Heading2"/>
    <w:rsid w:val="00410F65"/>
    <w:rPr>
      <w:rFonts w:asciiTheme="minorHAnsi" w:hAnsiTheme="minorHAnsi" w:cs="Arial"/>
      <w:b/>
      <w:color w:val="6D6968" w:themeColor="text1"/>
      <w:sz w:val="24"/>
      <w:szCs w:val="16"/>
      <w:lang w:eastAsia="fr-FR"/>
    </w:rPr>
  </w:style>
  <w:style w:type="character" w:customStyle="1" w:styleId="Heading6Char">
    <w:name w:val="Heading 6 Char"/>
    <w:basedOn w:val="DefaultParagraphFont"/>
    <w:link w:val="Heading6"/>
    <w:semiHidden/>
    <w:rsid w:val="003840B2"/>
    <w:rPr>
      <w:rFonts w:asciiTheme="majorHAnsi" w:eastAsiaTheme="majorEastAsia" w:hAnsiTheme="majorHAnsi" w:cstheme="majorBidi"/>
      <w:i/>
      <w:iCs/>
      <w:color w:val="000000" w:themeColor="accent1" w:themeShade="7F"/>
      <w:sz w:val="24"/>
      <w:szCs w:val="24"/>
      <w:lang w:val="en-US" w:eastAsia="en-US"/>
    </w:rPr>
  </w:style>
  <w:style w:type="character" w:customStyle="1" w:styleId="body">
    <w:name w:val="body"/>
    <w:basedOn w:val="DefaultParagraphFont"/>
    <w:rsid w:val="0025796A"/>
  </w:style>
  <w:style w:type="paragraph" w:styleId="NormalWeb">
    <w:name w:val="Normal (Web)"/>
    <w:basedOn w:val="Normal"/>
    <w:uiPriority w:val="99"/>
    <w:unhideWhenUsed/>
    <w:rsid w:val="0025796A"/>
    <w:pPr>
      <w:spacing w:before="100" w:beforeAutospacing="1" w:after="100" w:afterAutospacing="1"/>
    </w:pPr>
    <w:rPr>
      <w:rFonts w:ascii="Times New Roman" w:hAnsi="Times New Roman"/>
      <w:sz w:val="24"/>
      <w:szCs w:val="24"/>
      <w:lang w:val="nl-BE" w:eastAsia="nl-BE"/>
    </w:rPr>
  </w:style>
  <w:style w:type="character" w:customStyle="1" w:styleId="Heading3Char">
    <w:name w:val="Heading 3 Char"/>
    <w:basedOn w:val="DefaultParagraphFont"/>
    <w:link w:val="Heading3"/>
    <w:rsid w:val="00410F65"/>
    <w:rPr>
      <w:rFonts w:asciiTheme="minorHAnsi" w:hAnsiTheme="minorHAnsi"/>
      <w:b/>
      <w:sz w:val="22"/>
      <w:szCs w:val="16"/>
      <w:lang w:val="en-US" w:eastAsia="fr-FR"/>
    </w:rPr>
  </w:style>
  <w:style w:type="character" w:customStyle="1" w:styleId="Heading4Char">
    <w:name w:val="Heading 4 Char"/>
    <w:basedOn w:val="DefaultParagraphFont"/>
    <w:link w:val="Heading4"/>
    <w:rsid w:val="007413DA"/>
    <w:rPr>
      <w:rFonts w:asciiTheme="minorHAnsi" w:hAnsiTheme="minorHAnsi"/>
      <w:i/>
      <w:sz w:val="22"/>
      <w:szCs w:val="16"/>
      <w:lang w:eastAsia="fr-FR"/>
    </w:rPr>
  </w:style>
  <w:style w:type="paragraph" w:styleId="Quote">
    <w:name w:val="Quote"/>
    <w:basedOn w:val="Normal"/>
    <w:next w:val="Normal"/>
    <w:link w:val="QuoteChar"/>
    <w:uiPriority w:val="29"/>
    <w:rsid w:val="003840B2"/>
    <w:pPr>
      <w:spacing w:after="0"/>
    </w:pPr>
    <w:rPr>
      <w:rFonts w:ascii="Times New Roman" w:hAnsi="Times New Roman"/>
      <w:i/>
      <w:iCs/>
      <w:color w:val="6D6968" w:themeColor="text1"/>
      <w:sz w:val="24"/>
      <w:szCs w:val="24"/>
      <w:lang w:eastAsia="en-US"/>
    </w:rPr>
  </w:style>
  <w:style w:type="character" w:customStyle="1" w:styleId="QuoteChar">
    <w:name w:val="Quote Char"/>
    <w:basedOn w:val="DefaultParagraphFont"/>
    <w:link w:val="Quote"/>
    <w:uiPriority w:val="29"/>
    <w:rsid w:val="003840B2"/>
    <w:rPr>
      <w:i/>
      <w:iCs/>
      <w:color w:val="6D6968" w:themeColor="text1"/>
      <w:sz w:val="24"/>
      <w:szCs w:val="24"/>
      <w:lang w:val="en-US" w:eastAsia="en-US"/>
    </w:rPr>
  </w:style>
  <w:style w:type="character" w:customStyle="1" w:styleId="Heading5Char">
    <w:name w:val="Heading 5 Char"/>
    <w:basedOn w:val="DefaultParagraphFont"/>
    <w:link w:val="Heading5"/>
    <w:rsid w:val="00410F65"/>
    <w:rPr>
      <w:rFonts w:asciiTheme="minorHAnsi" w:hAnsiTheme="minorHAnsi"/>
      <w:sz w:val="22"/>
      <w:szCs w:val="22"/>
      <w:lang w:eastAsia="fr-FR"/>
    </w:rPr>
  </w:style>
  <w:style w:type="character" w:customStyle="1" w:styleId="addmd">
    <w:name w:val="addmd"/>
    <w:basedOn w:val="DefaultParagraphFont"/>
    <w:rsid w:val="0025796A"/>
  </w:style>
  <w:style w:type="character" w:customStyle="1" w:styleId="MTEquationSection">
    <w:name w:val="MTEquationSection"/>
    <w:basedOn w:val="DefaultParagraphFont"/>
    <w:rsid w:val="0025796A"/>
    <w:rPr>
      <w:vanish/>
      <w:color w:val="FF0000"/>
    </w:rPr>
  </w:style>
  <w:style w:type="paragraph" w:customStyle="1" w:styleId="MTDisplayEquation">
    <w:name w:val="MTDisplayEquation"/>
    <w:basedOn w:val="Normal"/>
    <w:next w:val="Normal"/>
    <w:link w:val="MTDisplayEquationChar"/>
    <w:rsid w:val="0025796A"/>
    <w:pPr>
      <w:tabs>
        <w:tab w:val="center" w:pos="4540"/>
        <w:tab w:val="right" w:pos="9080"/>
      </w:tabs>
      <w:autoSpaceDE w:val="0"/>
      <w:autoSpaceDN w:val="0"/>
      <w:adjustRightInd w:val="0"/>
      <w:spacing w:after="0"/>
    </w:pPr>
    <w:rPr>
      <w:rFonts w:cs="Arial"/>
      <w:szCs w:val="22"/>
      <w:lang w:eastAsia="en-US"/>
    </w:rPr>
  </w:style>
  <w:style w:type="character" w:customStyle="1" w:styleId="MTDisplayEquationChar">
    <w:name w:val="MTDisplayEquation Char"/>
    <w:basedOn w:val="DefaultParagraphFont"/>
    <w:link w:val="MTDisplayEquation"/>
    <w:rsid w:val="0025796A"/>
    <w:rPr>
      <w:rFonts w:ascii="Arial" w:hAnsi="Arial" w:cs="Arial"/>
      <w:sz w:val="22"/>
      <w:szCs w:val="22"/>
      <w:lang w:val="en-US" w:eastAsia="en-US"/>
    </w:rPr>
  </w:style>
  <w:style w:type="paragraph" w:styleId="NoSpacing">
    <w:name w:val="No Spacing"/>
    <w:basedOn w:val="Normal"/>
    <w:uiPriority w:val="1"/>
    <w:qFormat/>
    <w:rsid w:val="003840B2"/>
    <w:pPr>
      <w:spacing w:after="0"/>
    </w:pPr>
    <w:rPr>
      <w:rFonts w:eastAsiaTheme="minorEastAsia" w:cstheme="minorBidi"/>
      <w:szCs w:val="22"/>
      <w:lang w:eastAsia="en-US" w:bidi="en-US"/>
    </w:rPr>
  </w:style>
  <w:style w:type="table" w:styleId="GridTable4-Accent4">
    <w:name w:val="Grid Table 4 Accent 4"/>
    <w:basedOn w:val="TableNormal"/>
    <w:uiPriority w:val="49"/>
    <w:rsid w:val="004420B1"/>
    <w:tblPr>
      <w:tblStyleRowBandSize w:val="1"/>
      <w:tblStyleColBandSize w:val="1"/>
      <w:tblBorders>
        <w:top w:val="single" w:sz="4" w:space="0" w:color="F6F6F6" w:themeColor="accent4" w:themeTint="99"/>
        <w:left w:val="single" w:sz="4" w:space="0" w:color="F6F6F6" w:themeColor="accent4" w:themeTint="99"/>
        <w:bottom w:val="single" w:sz="4" w:space="0" w:color="F6F6F6" w:themeColor="accent4" w:themeTint="99"/>
        <w:right w:val="single" w:sz="4" w:space="0" w:color="F6F6F6" w:themeColor="accent4" w:themeTint="99"/>
        <w:insideH w:val="single" w:sz="4" w:space="0" w:color="F6F6F6" w:themeColor="accent4" w:themeTint="99"/>
        <w:insideV w:val="single" w:sz="4" w:space="0" w:color="F6F6F6" w:themeColor="accent4" w:themeTint="99"/>
      </w:tblBorders>
    </w:tblPr>
    <w:tblStylePr w:type="firstRow">
      <w:rPr>
        <w:b/>
        <w:bCs/>
        <w:color w:val="FFFFFF" w:themeColor="background1"/>
      </w:rPr>
      <w:tblPr/>
      <w:tcPr>
        <w:tcBorders>
          <w:top w:val="single" w:sz="4" w:space="0" w:color="F1F1F1" w:themeColor="accent4"/>
          <w:left w:val="single" w:sz="4" w:space="0" w:color="F1F1F1" w:themeColor="accent4"/>
          <w:bottom w:val="single" w:sz="4" w:space="0" w:color="F1F1F1" w:themeColor="accent4"/>
          <w:right w:val="single" w:sz="4" w:space="0" w:color="F1F1F1" w:themeColor="accent4"/>
          <w:insideH w:val="nil"/>
          <w:insideV w:val="nil"/>
        </w:tcBorders>
        <w:shd w:val="clear" w:color="auto" w:fill="F1F1F1" w:themeFill="accent4"/>
      </w:tcPr>
    </w:tblStylePr>
    <w:tblStylePr w:type="lastRow">
      <w:rPr>
        <w:b/>
        <w:bCs/>
      </w:rPr>
      <w:tblPr/>
      <w:tcPr>
        <w:tcBorders>
          <w:top w:val="double" w:sz="4" w:space="0" w:color="F1F1F1" w:themeColor="accent4"/>
        </w:tcBorders>
      </w:tcPr>
    </w:tblStylePr>
    <w:tblStylePr w:type="firstCol">
      <w:rPr>
        <w:b/>
        <w:bCs/>
      </w:rPr>
    </w:tblStylePr>
    <w:tblStylePr w:type="lastCol">
      <w:rPr>
        <w:b/>
        <w:bCs/>
      </w:rPr>
    </w:tblStylePr>
    <w:tblStylePr w:type="band1Vert">
      <w:tblPr/>
      <w:tcPr>
        <w:shd w:val="clear" w:color="auto" w:fill="FCFCFC" w:themeFill="accent4" w:themeFillTint="33"/>
      </w:tcPr>
    </w:tblStylePr>
    <w:tblStylePr w:type="band1Horz">
      <w:tblPr/>
      <w:tcPr>
        <w:shd w:val="clear" w:color="auto" w:fill="FCFCFC" w:themeFill="accent4" w:themeFillTint="33"/>
      </w:tcPr>
    </w:tblStylePr>
  </w:style>
  <w:style w:type="paragraph" w:styleId="EndnoteText">
    <w:name w:val="endnote text"/>
    <w:basedOn w:val="Normal"/>
    <w:link w:val="EndnoteTextChar"/>
    <w:uiPriority w:val="99"/>
    <w:unhideWhenUsed/>
    <w:rsid w:val="0025796A"/>
    <w:pPr>
      <w:spacing w:after="0"/>
    </w:pPr>
    <w:rPr>
      <w:rFonts w:ascii="Times New Roman" w:hAnsi="Times New Roman"/>
      <w:szCs w:val="20"/>
      <w:lang w:eastAsia="en-US"/>
    </w:rPr>
  </w:style>
  <w:style w:type="character" w:customStyle="1" w:styleId="EndnoteTextChar">
    <w:name w:val="Endnote Text Char"/>
    <w:basedOn w:val="DefaultParagraphFont"/>
    <w:link w:val="EndnoteText"/>
    <w:uiPriority w:val="99"/>
    <w:rsid w:val="0025796A"/>
    <w:rPr>
      <w:lang w:val="en-US" w:eastAsia="en-US"/>
    </w:rPr>
  </w:style>
  <w:style w:type="character" w:styleId="EndnoteReference">
    <w:name w:val="endnote reference"/>
    <w:basedOn w:val="DefaultParagraphFont"/>
    <w:uiPriority w:val="99"/>
    <w:unhideWhenUsed/>
    <w:rsid w:val="0025796A"/>
    <w:rPr>
      <w:vertAlign w:val="superscript"/>
    </w:rPr>
  </w:style>
  <w:style w:type="paragraph" w:styleId="FootnoteText">
    <w:name w:val="footnote text"/>
    <w:basedOn w:val="Normal"/>
    <w:link w:val="FootnoteTextChar"/>
    <w:uiPriority w:val="99"/>
    <w:unhideWhenUsed/>
    <w:rsid w:val="00B579C6"/>
    <w:pPr>
      <w:spacing w:after="0"/>
    </w:pPr>
    <w:rPr>
      <w:sz w:val="20"/>
      <w:szCs w:val="20"/>
      <w:lang w:eastAsia="en-US"/>
    </w:rPr>
  </w:style>
  <w:style w:type="character" w:customStyle="1" w:styleId="FootnoteTextChar">
    <w:name w:val="Footnote Text Char"/>
    <w:basedOn w:val="DefaultParagraphFont"/>
    <w:link w:val="FootnoteText"/>
    <w:uiPriority w:val="99"/>
    <w:rsid w:val="00B579C6"/>
    <w:rPr>
      <w:rFonts w:ascii="Calibri" w:hAnsi="Calibri"/>
      <w:lang w:val="en-US" w:eastAsia="en-US"/>
    </w:rPr>
  </w:style>
  <w:style w:type="character" w:styleId="FootnoteReference">
    <w:name w:val="footnote reference"/>
    <w:aliases w:val="Ref,de nota al pie,Footnote reference number,Footnote symbol,note TESI,SUPERS,EN Footnote Reference,stylish,BVI fnr,Footnote,Times 10 Point,Exposant 3 Point,number,-E Fußnotenzeichen,Footnote number,(Footnote Reference)"/>
    <w:basedOn w:val="DefaultParagraphFont"/>
    <w:uiPriority w:val="99"/>
    <w:unhideWhenUsed/>
    <w:rsid w:val="0025796A"/>
    <w:rPr>
      <w:vertAlign w:val="superscript"/>
    </w:rPr>
  </w:style>
  <w:style w:type="paragraph" w:styleId="TOC3">
    <w:name w:val="toc 3"/>
    <w:basedOn w:val="Normal"/>
    <w:next w:val="Normal"/>
    <w:autoRedefine/>
    <w:uiPriority w:val="39"/>
    <w:rsid w:val="005B6B09"/>
    <w:pPr>
      <w:spacing w:after="100"/>
      <w:ind w:left="400"/>
    </w:pPr>
  </w:style>
  <w:style w:type="paragraph" w:styleId="TableofFigures">
    <w:name w:val="table of figures"/>
    <w:basedOn w:val="Normal"/>
    <w:next w:val="Normal"/>
    <w:uiPriority w:val="99"/>
    <w:rsid w:val="00705A51"/>
    <w:pPr>
      <w:spacing w:after="0"/>
    </w:pPr>
  </w:style>
  <w:style w:type="table" w:styleId="TableClassic1">
    <w:name w:val="Table Classic 1"/>
    <w:basedOn w:val="TableNormal"/>
    <w:rsid w:val="005E094D"/>
    <w:pPr>
      <w:keepLines/>
      <w:spacing w:after="8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ing7Char">
    <w:name w:val="Heading 7 Char"/>
    <w:basedOn w:val="DefaultParagraphFont"/>
    <w:link w:val="Heading7"/>
    <w:uiPriority w:val="9"/>
    <w:semiHidden/>
    <w:rsid w:val="003840B2"/>
    <w:rPr>
      <w:rFonts w:asciiTheme="majorHAnsi" w:eastAsiaTheme="majorEastAsia" w:hAnsiTheme="majorHAnsi" w:cstheme="majorBidi"/>
      <w:i/>
      <w:iCs/>
      <w:color w:val="928E8D" w:themeColor="text1" w:themeTint="BF"/>
      <w:sz w:val="22"/>
      <w:szCs w:val="16"/>
      <w:lang w:eastAsia="fr-FR"/>
    </w:rPr>
  </w:style>
  <w:style w:type="character" w:customStyle="1" w:styleId="Heading8Char">
    <w:name w:val="Heading 8 Char"/>
    <w:basedOn w:val="DefaultParagraphFont"/>
    <w:link w:val="Heading8"/>
    <w:uiPriority w:val="9"/>
    <w:semiHidden/>
    <w:rsid w:val="003840B2"/>
    <w:rPr>
      <w:rFonts w:asciiTheme="majorHAnsi" w:eastAsiaTheme="majorEastAsia" w:hAnsiTheme="majorHAnsi" w:cstheme="majorBidi"/>
      <w:color w:val="928E8D" w:themeColor="text1" w:themeTint="BF"/>
      <w:sz w:val="22"/>
      <w:lang w:eastAsia="fr-FR"/>
    </w:rPr>
  </w:style>
  <w:style w:type="character" w:customStyle="1" w:styleId="Heading9Char">
    <w:name w:val="Heading 9 Char"/>
    <w:basedOn w:val="DefaultParagraphFont"/>
    <w:link w:val="Heading9"/>
    <w:uiPriority w:val="9"/>
    <w:semiHidden/>
    <w:rsid w:val="003840B2"/>
    <w:rPr>
      <w:rFonts w:asciiTheme="majorHAnsi" w:eastAsiaTheme="majorEastAsia" w:hAnsiTheme="majorHAnsi" w:cstheme="majorBidi"/>
      <w:i/>
      <w:iCs/>
      <w:color w:val="928E8D" w:themeColor="text1" w:themeTint="BF"/>
      <w:sz w:val="22"/>
      <w:lang w:eastAsia="fr-FR"/>
    </w:rPr>
  </w:style>
  <w:style w:type="character" w:customStyle="1" w:styleId="HeaderChar">
    <w:name w:val="Header Char"/>
    <w:basedOn w:val="DefaultParagraphFont"/>
    <w:link w:val="Header"/>
    <w:rsid w:val="00C434A7"/>
    <w:rPr>
      <w:rFonts w:asciiTheme="minorHAnsi" w:hAnsiTheme="minorHAnsi"/>
      <w:color w:val="6D6968" w:themeColor="text1"/>
      <w:sz w:val="22"/>
      <w:szCs w:val="16"/>
      <w:lang w:eastAsia="fr-FR"/>
    </w:rPr>
  </w:style>
  <w:style w:type="table" w:styleId="TableClassic3">
    <w:name w:val="Table Classic 3"/>
    <w:basedOn w:val="TableNormal"/>
    <w:rsid w:val="00D9382F"/>
    <w:pPr>
      <w:keepLines/>
      <w:spacing w:after="8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Simple3">
    <w:name w:val="Table Simple 3"/>
    <w:basedOn w:val="TableNormal"/>
    <w:rsid w:val="00D9382F"/>
    <w:pPr>
      <w:keepLines/>
      <w:spacing w:after="8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olumns5">
    <w:name w:val="Table Columns 5"/>
    <w:basedOn w:val="TableNormal"/>
    <w:rsid w:val="00CA5A27"/>
    <w:pPr>
      <w:keepLines/>
      <w:spacing w:after="8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FollowedHyperlink">
    <w:name w:val="FollowedHyperlink"/>
    <w:basedOn w:val="DefaultParagraphFont"/>
    <w:uiPriority w:val="99"/>
    <w:rsid w:val="00D5370A"/>
    <w:rPr>
      <w:color w:val="AC2600" w:themeColor="followedHyperlink"/>
      <w:u w:val="single"/>
    </w:rPr>
  </w:style>
  <w:style w:type="character" w:styleId="BookTitle">
    <w:name w:val="Book Title"/>
    <w:basedOn w:val="DefaultParagraphFont"/>
    <w:uiPriority w:val="33"/>
    <w:rsid w:val="003840B2"/>
    <w:rPr>
      <w:b/>
      <w:bCs/>
      <w:smallCaps/>
      <w:spacing w:val="5"/>
    </w:rPr>
  </w:style>
  <w:style w:type="character" w:customStyle="1" w:styleId="apple-converted-space">
    <w:name w:val="apple-converted-space"/>
    <w:basedOn w:val="DefaultParagraphFont"/>
    <w:rsid w:val="000A28A3"/>
  </w:style>
  <w:style w:type="character" w:customStyle="1" w:styleId="ipa">
    <w:name w:val="ipa"/>
    <w:basedOn w:val="DefaultParagraphFont"/>
    <w:rsid w:val="000A28A3"/>
  </w:style>
  <w:style w:type="character" w:styleId="PlaceholderText">
    <w:name w:val="Placeholder Text"/>
    <w:basedOn w:val="DefaultParagraphFont"/>
    <w:uiPriority w:val="99"/>
    <w:semiHidden/>
    <w:rsid w:val="00F6681F"/>
    <w:rPr>
      <w:color w:val="808080"/>
    </w:rPr>
  </w:style>
  <w:style w:type="character" w:styleId="Strong">
    <w:name w:val="Strong"/>
    <w:basedOn w:val="DefaultParagraphFont"/>
    <w:uiPriority w:val="22"/>
    <w:qFormat/>
    <w:rsid w:val="003840B2"/>
    <w:rPr>
      <w:b/>
      <w:bCs/>
    </w:rPr>
  </w:style>
  <w:style w:type="paragraph" w:styleId="Title">
    <w:name w:val="Title"/>
    <w:basedOn w:val="Normal"/>
    <w:next w:val="Normal"/>
    <w:link w:val="TitleChar"/>
    <w:autoRedefine/>
    <w:uiPriority w:val="10"/>
    <w:qFormat/>
    <w:rsid w:val="003840B2"/>
    <w:pPr>
      <w:keepLines/>
      <w:spacing w:before="200" w:after="300"/>
      <w:contextualSpacing/>
      <w:jc w:val="center"/>
    </w:pPr>
    <w:rPr>
      <w:rFonts w:asciiTheme="majorHAnsi" w:eastAsiaTheme="majorEastAsia" w:hAnsiTheme="majorHAnsi" w:cstheme="majorBidi"/>
      <w:b/>
      <w:color w:val="6D6968" w:themeColor="text1"/>
      <w:spacing w:val="5"/>
      <w:kern w:val="28"/>
      <w:sz w:val="40"/>
      <w:szCs w:val="52"/>
      <w:lang w:eastAsia="en-US"/>
    </w:rPr>
  </w:style>
  <w:style w:type="character" w:customStyle="1" w:styleId="TitleChar">
    <w:name w:val="Title Char"/>
    <w:basedOn w:val="DefaultParagraphFont"/>
    <w:link w:val="Title"/>
    <w:uiPriority w:val="10"/>
    <w:rsid w:val="003840B2"/>
    <w:rPr>
      <w:rFonts w:asciiTheme="majorHAnsi" w:eastAsiaTheme="majorEastAsia" w:hAnsiTheme="majorHAnsi" w:cstheme="majorBidi"/>
      <w:b/>
      <w:color w:val="6D6968" w:themeColor="text1"/>
      <w:spacing w:val="5"/>
      <w:kern w:val="28"/>
      <w:sz w:val="40"/>
      <w:szCs w:val="52"/>
      <w:lang w:eastAsia="en-US"/>
    </w:rPr>
  </w:style>
  <w:style w:type="paragraph" w:styleId="Subtitle">
    <w:name w:val="Subtitle"/>
    <w:basedOn w:val="Normal"/>
    <w:next w:val="Normal"/>
    <w:link w:val="SubtitleChar"/>
    <w:autoRedefine/>
    <w:uiPriority w:val="11"/>
    <w:qFormat/>
    <w:rsid w:val="003840B2"/>
    <w:pPr>
      <w:keepLines/>
      <w:numPr>
        <w:ilvl w:val="1"/>
      </w:numPr>
      <w:spacing w:before="200" w:after="200"/>
      <w:jc w:val="center"/>
    </w:pPr>
    <w:rPr>
      <w:rFonts w:eastAsiaTheme="majorEastAsia" w:cstheme="majorBidi"/>
      <w:b/>
      <w:iCs/>
      <w:color w:val="000000" w:themeColor="accent1"/>
      <w:spacing w:val="15"/>
      <w:szCs w:val="24"/>
      <w:lang w:eastAsia="en-US"/>
    </w:rPr>
  </w:style>
  <w:style w:type="character" w:customStyle="1" w:styleId="SubtitleChar">
    <w:name w:val="Subtitle Char"/>
    <w:basedOn w:val="DefaultParagraphFont"/>
    <w:link w:val="Subtitle"/>
    <w:uiPriority w:val="11"/>
    <w:rsid w:val="003840B2"/>
    <w:rPr>
      <w:rFonts w:asciiTheme="minorHAnsi" w:eastAsiaTheme="majorEastAsia" w:hAnsiTheme="minorHAnsi" w:cstheme="majorBidi"/>
      <w:b/>
      <w:iCs/>
      <w:color w:val="000000" w:themeColor="accent1"/>
      <w:spacing w:val="15"/>
      <w:sz w:val="22"/>
      <w:szCs w:val="24"/>
      <w:lang w:val="en-US" w:eastAsia="en-US"/>
    </w:rPr>
  </w:style>
  <w:style w:type="character" w:styleId="SubtleEmphasis">
    <w:name w:val="Subtle Emphasis"/>
    <w:basedOn w:val="DefaultParagraphFont"/>
    <w:uiPriority w:val="19"/>
    <w:rsid w:val="003840B2"/>
    <w:rPr>
      <w:i/>
      <w:iCs/>
      <w:color w:val="B6B3B3" w:themeColor="text1" w:themeTint="7F"/>
    </w:rPr>
  </w:style>
  <w:style w:type="paragraph" w:styleId="IntenseQuote">
    <w:name w:val="Intense Quote"/>
    <w:basedOn w:val="Normal"/>
    <w:next w:val="Normal"/>
    <w:link w:val="IntenseQuoteChar"/>
    <w:autoRedefine/>
    <w:uiPriority w:val="30"/>
    <w:rsid w:val="003840B2"/>
    <w:pPr>
      <w:pBdr>
        <w:bottom w:val="single" w:sz="4" w:space="4" w:color="000000" w:themeColor="accent1"/>
      </w:pBdr>
      <w:spacing w:before="200" w:after="280"/>
      <w:ind w:left="936" w:right="936"/>
    </w:pPr>
    <w:rPr>
      <w:rFonts w:ascii="Century Gothic" w:eastAsiaTheme="minorHAnsi" w:hAnsi="Century Gothic" w:cstheme="minorBidi"/>
      <w:b/>
      <w:bCs/>
      <w:i/>
      <w:iCs/>
      <w:color w:val="000000" w:themeColor="accent1"/>
      <w:sz w:val="20"/>
      <w:szCs w:val="22"/>
      <w:lang w:eastAsia="en-US"/>
    </w:rPr>
  </w:style>
  <w:style w:type="character" w:customStyle="1" w:styleId="IntenseQuoteChar">
    <w:name w:val="Intense Quote Char"/>
    <w:basedOn w:val="DefaultParagraphFont"/>
    <w:link w:val="IntenseQuote"/>
    <w:uiPriority w:val="30"/>
    <w:rsid w:val="003840B2"/>
    <w:rPr>
      <w:rFonts w:ascii="Century Gothic" w:eastAsiaTheme="minorHAnsi" w:hAnsi="Century Gothic" w:cstheme="minorBidi"/>
      <w:b/>
      <w:bCs/>
      <w:i/>
      <w:iCs/>
      <w:color w:val="000000" w:themeColor="accent1"/>
      <w:szCs w:val="22"/>
      <w:lang w:eastAsia="en-US"/>
    </w:rPr>
  </w:style>
  <w:style w:type="character" w:styleId="SubtleReference">
    <w:name w:val="Subtle Reference"/>
    <w:basedOn w:val="DefaultParagraphFont"/>
    <w:uiPriority w:val="31"/>
    <w:rsid w:val="003840B2"/>
    <w:rPr>
      <w:smallCaps/>
      <w:color w:val="AC2600" w:themeColor="accent2"/>
      <w:u w:val="single"/>
    </w:rPr>
  </w:style>
  <w:style w:type="character" w:styleId="IntenseReference">
    <w:name w:val="Intense Reference"/>
    <w:basedOn w:val="DefaultParagraphFont"/>
    <w:uiPriority w:val="32"/>
    <w:rsid w:val="003840B2"/>
    <w:rPr>
      <w:b/>
      <w:bCs/>
      <w:smallCaps/>
      <w:color w:val="AC2600" w:themeColor="accent2"/>
      <w:spacing w:val="5"/>
      <w:u w:val="single"/>
    </w:rPr>
  </w:style>
  <w:style w:type="character" w:customStyle="1" w:styleId="FooterChar">
    <w:name w:val="Footer Char"/>
    <w:basedOn w:val="DefaultParagraphFont"/>
    <w:link w:val="Footer"/>
    <w:uiPriority w:val="99"/>
    <w:rsid w:val="00552362"/>
    <w:rPr>
      <w:rFonts w:asciiTheme="minorHAnsi" w:hAnsiTheme="minorHAnsi"/>
      <w:color w:val="6D6968" w:themeColor="text1"/>
      <w:sz w:val="22"/>
      <w:szCs w:val="16"/>
      <w:lang w:eastAsia="fr-FR"/>
    </w:rPr>
  </w:style>
  <w:style w:type="paragraph" w:styleId="BodyText">
    <w:name w:val="Body Text"/>
    <w:basedOn w:val="Normal"/>
    <w:link w:val="BodyTextChar"/>
    <w:rsid w:val="00B73325"/>
    <w:pPr>
      <w:spacing w:before="200" w:after="200"/>
    </w:pPr>
    <w:rPr>
      <w:rFonts w:ascii="AvantGarde" w:eastAsiaTheme="minorHAnsi" w:hAnsi="AvantGarde" w:cstheme="minorBidi"/>
      <w:sz w:val="20"/>
      <w:szCs w:val="22"/>
      <w:lang w:eastAsia="en-US"/>
    </w:rPr>
  </w:style>
  <w:style w:type="character" w:customStyle="1" w:styleId="BodyTextChar">
    <w:name w:val="Body Text Char"/>
    <w:basedOn w:val="DefaultParagraphFont"/>
    <w:link w:val="BodyText"/>
    <w:rsid w:val="00B73325"/>
    <w:rPr>
      <w:rFonts w:ascii="AvantGarde" w:eastAsiaTheme="minorHAnsi" w:hAnsi="AvantGarde" w:cstheme="minorBidi"/>
      <w:szCs w:val="22"/>
      <w:lang w:eastAsia="en-US"/>
    </w:rPr>
  </w:style>
  <w:style w:type="character" w:styleId="PageNumber">
    <w:name w:val="page number"/>
    <w:basedOn w:val="DefaultParagraphFont"/>
    <w:rsid w:val="00B73325"/>
  </w:style>
  <w:style w:type="paragraph" w:styleId="TOCHeading">
    <w:name w:val="TOC Heading"/>
    <w:basedOn w:val="Normal"/>
    <w:next w:val="Normal"/>
    <w:uiPriority w:val="39"/>
    <w:unhideWhenUsed/>
    <w:rsid w:val="004449E9"/>
    <w:pPr>
      <w:pageBreakBefore/>
      <w:spacing w:before="200" w:after="200"/>
      <w:jc w:val="center"/>
    </w:pPr>
    <w:rPr>
      <w:rFonts w:asciiTheme="majorHAnsi" w:eastAsiaTheme="minorHAnsi" w:hAnsiTheme="majorHAnsi" w:cstheme="minorBidi"/>
      <w:b/>
      <w:color w:val="6D6968" w:themeColor="text1"/>
      <w:sz w:val="36"/>
      <w:szCs w:val="22"/>
      <w:lang w:eastAsia="ja-JP"/>
    </w:rPr>
  </w:style>
  <w:style w:type="paragraph" w:customStyle="1" w:styleId="bullet">
    <w:name w:val="bullet"/>
    <w:basedOn w:val="BodyText"/>
    <w:rsid w:val="0007492E"/>
    <w:pPr>
      <w:numPr>
        <w:numId w:val="2"/>
      </w:numPr>
      <w:spacing w:before="120" w:after="120"/>
    </w:pPr>
    <w:rPr>
      <w:rFonts w:ascii="Calibri" w:eastAsia="Times New Roman" w:hAnsi="Calibri" w:cs="Times New Roman"/>
      <w:sz w:val="22"/>
      <w:szCs w:val="20"/>
    </w:rPr>
  </w:style>
  <w:style w:type="character" w:customStyle="1" w:styleId="medium">
    <w:name w:val="medium"/>
    <w:basedOn w:val="DefaultParagraphFont"/>
    <w:rsid w:val="00B73325"/>
  </w:style>
  <w:style w:type="character" w:customStyle="1" w:styleId="template-min-width">
    <w:name w:val="template-min-width"/>
    <w:basedOn w:val="DefaultParagraphFont"/>
    <w:rsid w:val="00B73325"/>
  </w:style>
  <w:style w:type="character" w:customStyle="1" w:styleId="il">
    <w:name w:val="il"/>
    <w:basedOn w:val="DefaultParagraphFont"/>
    <w:rsid w:val="00B73325"/>
  </w:style>
  <w:style w:type="paragraph" w:customStyle="1" w:styleId="Appendix1">
    <w:name w:val="Appendix 1"/>
    <w:basedOn w:val="Heading1"/>
    <w:next w:val="Normal"/>
    <w:link w:val="Appendix1Char"/>
    <w:qFormat/>
    <w:rsid w:val="00410F65"/>
    <w:pPr>
      <w:numPr>
        <w:numId w:val="9"/>
      </w:numPr>
    </w:pPr>
    <w:rPr>
      <w:caps/>
      <w:sz w:val="24"/>
      <w:lang w:eastAsia="en-US"/>
    </w:rPr>
  </w:style>
  <w:style w:type="paragraph" w:customStyle="1" w:styleId="Appendix2">
    <w:name w:val="Appendix 2"/>
    <w:basedOn w:val="Heading2"/>
    <w:next w:val="Normal"/>
    <w:link w:val="Appendix2Char"/>
    <w:qFormat/>
    <w:rsid w:val="003840B2"/>
    <w:pPr>
      <w:numPr>
        <w:numId w:val="9"/>
      </w:numPr>
    </w:pPr>
    <w:rPr>
      <w:caps/>
      <w:sz w:val="22"/>
    </w:rPr>
  </w:style>
  <w:style w:type="character" w:customStyle="1" w:styleId="Appendix1Char">
    <w:name w:val="Appendix 1 Char"/>
    <w:basedOn w:val="Heading1Char"/>
    <w:link w:val="Appendix1"/>
    <w:rsid w:val="00410F65"/>
    <w:rPr>
      <w:rFonts w:asciiTheme="minorHAnsi" w:hAnsiTheme="minorHAnsi"/>
      <w:b/>
      <w:caps/>
      <w:color w:val="EF4123" w:themeColor="text2"/>
      <w:sz w:val="24"/>
      <w:szCs w:val="16"/>
      <w:lang w:val="en-US" w:eastAsia="en-US"/>
    </w:rPr>
  </w:style>
  <w:style w:type="numbering" w:customStyle="1" w:styleId="Appendix">
    <w:name w:val="Appendix"/>
    <w:uiPriority w:val="99"/>
    <w:rsid w:val="00C05488"/>
    <w:pPr>
      <w:numPr>
        <w:numId w:val="3"/>
      </w:numPr>
    </w:pPr>
  </w:style>
  <w:style w:type="character" w:customStyle="1" w:styleId="Appendix2Char">
    <w:name w:val="Appendix 2 Char"/>
    <w:basedOn w:val="Heading2Char"/>
    <w:link w:val="Appendix2"/>
    <w:rsid w:val="003840B2"/>
    <w:rPr>
      <w:rFonts w:asciiTheme="minorHAnsi" w:hAnsiTheme="minorHAnsi" w:cs="Arial"/>
      <w:b/>
      <w:caps/>
      <w:color w:val="6D6968" w:themeColor="text1"/>
      <w:sz w:val="22"/>
      <w:szCs w:val="16"/>
      <w:lang w:val="en-US" w:eastAsia="fr-FR"/>
    </w:rPr>
  </w:style>
  <w:style w:type="paragraph" w:customStyle="1" w:styleId="FigureCaption">
    <w:name w:val="FigureCaption"/>
    <w:basedOn w:val="FootnoteText"/>
    <w:link w:val="FigureCaptionChar"/>
    <w:rsid w:val="000E7F19"/>
    <w:pPr>
      <w:keepNext/>
      <w:keepLines/>
      <w:ind w:firstLine="202"/>
    </w:pPr>
    <w:rPr>
      <w:rFonts w:ascii="Times New Roman" w:hAnsi="Times New Roman"/>
      <w:sz w:val="16"/>
    </w:rPr>
  </w:style>
  <w:style w:type="character" w:customStyle="1" w:styleId="FigureCaptionChar">
    <w:name w:val="FigureCaption Char"/>
    <w:link w:val="FigureCaption"/>
    <w:rsid w:val="000E7F19"/>
    <w:rPr>
      <w:sz w:val="16"/>
      <w:lang w:val="en-US" w:eastAsia="en-US"/>
    </w:rPr>
  </w:style>
  <w:style w:type="paragraph" w:customStyle="1" w:styleId="Default">
    <w:name w:val="Default"/>
    <w:rsid w:val="00A45DDB"/>
    <w:pPr>
      <w:autoSpaceDE w:val="0"/>
      <w:autoSpaceDN w:val="0"/>
      <w:adjustRightInd w:val="0"/>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A35E3B"/>
    <w:rPr>
      <w:color w:val="605E5C"/>
      <w:shd w:val="clear" w:color="auto" w:fill="E1DFDD"/>
    </w:rPr>
  </w:style>
  <w:style w:type="paragraph" w:customStyle="1" w:styleId="ICCBodytext">
    <w:name w:val="ICC Body text"/>
    <w:basedOn w:val="Normal"/>
    <w:link w:val="ICCBodytextChar"/>
    <w:rsid w:val="002E1C46"/>
    <w:rPr>
      <w:rFonts w:ascii="Arial" w:hAnsi="Arial"/>
      <w:kern w:val="16"/>
      <w:sz w:val="20"/>
      <w:szCs w:val="20"/>
      <w:lang w:eastAsia="en-US"/>
    </w:rPr>
  </w:style>
  <w:style w:type="character" w:customStyle="1" w:styleId="ICCBodytextChar">
    <w:name w:val="ICC Body text Char"/>
    <w:basedOn w:val="DefaultParagraphFont"/>
    <w:link w:val="ICCBodytext"/>
    <w:rsid w:val="002E1C46"/>
    <w:rPr>
      <w:rFonts w:ascii="Arial" w:hAnsi="Arial"/>
      <w:kern w:val="16"/>
      <w:lang w:val="en-US" w:eastAsia="en-US"/>
    </w:rPr>
  </w:style>
  <w:style w:type="character" w:customStyle="1" w:styleId="ListParagraphChar">
    <w:name w:val="List Paragraph Char"/>
    <w:basedOn w:val="DefaultParagraphFont"/>
    <w:link w:val="ListParagraph"/>
    <w:uiPriority w:val="34"/>
    <w:rsid w:val="003840B2"/>
    <w:rPr>
      <w:rFonts w:asciiTheme="minorHAnsi" w:hAnsiTheme="minorHAnsi"/>
      <w:sz w:val="22"/>
      <w:szCs w:val="16"/>
      <w:lang w:eastAsia="fr-FR"/>
    </w:rPr>
  </w:style>
  <w:style w:type="paragraph" w:customStyle="1" w:styleId="INGLevel1Numbered">
    <w:name w:val="ING_Level1_Numbered"/>
    <w:basedOn w:val="Normal"/>
    <w:next w:val="Normal"/>
    <w:uiPriority w:val="99"/>
    <w:rsid w:val="00F605FE"/>
    <w:pPr>
      <w:pageBreakBefore/>
      <w:numPr>
        <w:numId w:val="4"/>
      </w:numPr>
      <w:spacing w:line="400" w:lineRule="exact"/>
    </w:pPr>
    <w:rPr>
      <w:rFonts w:ascii="Arial" w:eastAsia="Batang" w:hAnsi="Arial"/>
      <w:b/>
      <w:color w:val="FF6600"/>
      <w:sz w:val="36"/>
      <w:szCs w:val="20"/>
      <w:lang w:eastAsia="en-US"/>
    </w:rPr>
  </w:style>
  <w:style w:type="paragraph" w:customStyle="1" w:styleId="INGLevel2Numbered">
    <w:name w:val="ING_Level2_Numbered"/>
    <w:basedOn w:val="Normal"/>
    <w:next w:val="Normal"/>
    <w:uiPriority w:val="99"/>
    <w:rsid w:val="00F605FE"/>
    <w:pPr>
      <w:keepNext/>
      <w:numPr>
        <w:ilvl w:val="1"/>
        <w:numId w:val="4"/>
      </w:numPr>
      <w:tabs>
        <w:tab w:val="clear" w:pos="993"/>
        <w:tab w:val="num" w:pos="851"/>
      </w:tabs>
      <w:spacing w:before="250" w:after="0" w:line="250" w:lineRule="exact"/>
      <w:ind w:left="851"/>
    </w:pPr>
    <w:rPr>
      <w:rFonts w:ascii="Arial" w:eastAsia="Batang" w:hAnsi="Arial"/>
      <w:b/>
      <w:color w:val="FF6600"/>
      <w:sz w:val="20"/>
      <w:szCs w:val="20"/>
      <w:lang w:eastAsia="en-US"/>
    </w:rPr>
  </w:style>
  <w:style w:type="paragraph" w:customStyle="1" w:styleId="INGLevel3Numbered">
    <w:name w:val="ING_Level3_Numbered"/>
    <w:basedOn w:val="Normal"/>
    <w:next w:val="Normal"/>
    <w:uiPriority w:val="99"/>
    <w:rsid w:val="00F605FE"/>
    <w:pPr>
      <w:keepNext/>
      <w:numPr>
        <w:ilvl w:val="2"/>
        <w:numId w:val="4"/>
      </w:numPr>
      <w:spacing w:before="250" w:after="0" w:line="250" w:lineRule="exact"/>
    </w:pPr>
    <w:rPr>
      <w:rFonts w:ascii="Arial" w:eastAsia="Batang" w:hAnsi="Arial"/>
      <w:color w:val="FF6600"/>
      <w:sz w:val="20"/>
      <w:szCs w:val="20"/>
      <w:lang w:eastAsia="en-US"/>
    </w:rPr>
  </w:style>
  <w:style w:type="paragraph" w:customStyle="1" w:styleId="INGLevel4Numbered">
    <w:name w:val="ING_Level4_Numbered"/>
    <w:basedOn w:val="Normal"/>
    <w:next w:val="Normal"/>
    <w:uiPriority w:val="99"/>
    <w:rsid w:val="00F605FE"/>
    <w:pPr>
      <w:keepNext/>
      <w:numPr>
        <w:ilvl w:val="3"/>
        <w:numId w:val="4"/>
      </w:numPr>
      <w:spacing w:before="190" w:after="0" w:line="250" w:lineRule="exact"/>
    </w:pPr>
    <w:rPr>
      <w:rFonts w:ascii="Arial" w:eastAsia="Batang" w:hAnsi="Arial"/>
      <w:b/>
      <w:sz w:val="19"/>
      <w:szCs w:val="20"/>
      <w:lang w:eastAsia="en-US"/>
    </w:rPr>
  </w:style>
  <w:style w:type="paragraph" w:customStyle="1" w:styleId="Normal1">
    <w:name w:val="Normal1"/>
    <w:rsid w:val="002D01F4"/>
    <w:pPr>
      <w:jc w:val="both"/>
    </w:pPr>
    <w:rPr>
      <w:color w:val="000000"/>
      <w:sz w:val="22"/>
      <w:szCs w:val="22"/>
      <w:lang w:val="en-US" w:eastAsia="en-US"/>
    </w:rPr>
  </w:style>
  <w:style w:type="paragraph" w:customStyle="1" w:styleId="AODocTxt">
    <w:name w:val="AODocTxt"/>
    <w:basedOn w:val="Normal"/>
    <w:uiPriority w:val="99"/>
    <w:rsid w:val="00253D27"/>
    <w:pPr>
      <w:numPr>
        <w:numId w:val="5"/>
      </w:numPr>
      <w:spacing w:before="240" w:after="0" w:line="260" w:lineRule="atLeast"/>
    </w:pPr>
    <w:rPr>
      <w:rFonts w:ascii="Times New Roman" w:hAnsi="Times New Roman"/>
      <w:szCs w:val="22"/>
      <w:lang w:eastAsia="en-US"/>
    </w:rPr>
  </w:style>
  <w:style w:type="paragraph" w:customStyle="1" w:styleId="AODocTxtL1">
    <w:name w:val="AODocTxtL1"/>
    <w:basedOn w:val="AODocTxt"/>
    <w:uiPriority w:val="99"/>
    <w:rsid w:val="00253D27"/>
    <w:pPr>
      <w:numPr>
        <w:ilvl w:val="1"/>
      </w:numPr>
      <w:tabs>
        <w:tab w:val="num" w:pos="1440"/>
      </w:tabs>
      <w:ind w:left="1440" w:hanging="360"/>
    </w:pPr>
  </w:style>
  <w:style w:type="paragraph" w:customStyle="1" w:styleId="AODocTxtL2">
    <w:name w:val="AODocTxtL2"/>
    <w:basedOn w:val="AODocTxt"/>
    <w:uiPriority w:val="99"/>
    <w:rsid w:val="00253D27"/>
    <w:pPr>
      <w:numPr>
        <w:ilvl w:val="2"/>
      </w:numPr>
      <w:tabs>
        <w:tab w:val="num" w:pos="2160"/>
      </w:tabs>
      <w:ind w:left="2160" w:hanging="360"/>
    </w:pPr>
  </w:style>
  <w:style w:type="paragraph" w:customStyle="1" w:styleId="AODocTxtL3">
    <w:name w:val="AODocTxtL3"/>
    <w:basedOn w:val="AODocTxt"/>
    <w:uiPriority w:val="99"/>
    <w:rsid w:val="00253D27"/>
    <w:pPr>
      <w:numPr>
        <w:ilvl w:val="3"/>
      </w:numPr>
      <w:tabs>
        <w:tab w:val="num" w:pos="2880"/>
      </w:tabs>
      <w:ind w:left="2880" w:hanging="360"/>
    </w:pPr>
  </w:style>
  <w:style w:type="paragraph" w:customStyle="1" w:styleId="AODocTxtL4">
    <w:name w:val="AODocTxtL4"/>
    <w:basedOn w:val="AODocTxt"/>
    <w:uiPriority w:val="99"/>
    <w:rsid w:val="00253D27"/>
    <w:pPr>
      <w:numPr>
        <w:ilvl w:val="4"/>
      </w:numPr>
      <w:tabs>
        <w:tab w:val="num" w:pos="3600"/>
      </w:tabs>
      <w:ind w:left="3600" w:hanging="360"/>
    </w:pPr>
  </w:style>
  <w:style w:type="paragraph" w:customStyle="1" w:styleId="AODocTxtL5">
    <w:name w:val="AODocTxtL5"/>
    <w:basedOn w:val="AODocTxt"/>
    <w:uiPriority w:val="99"/>
    <w:rsid w:val="00253D27"/>
    <w:pPr>
      <w:numPr>
        <w:ilvl w:val="5"/>
      </w:numPr>
      <w:tabs>
        <w:tab w:val="num" w:pos="4320"/>
      </w:tabs>
      <w:ind w:left="4320" w:hanging="360"/>
    </w:pPr>
  </w:style>
  <w:style w:type="paragraph" w:customStyle="1" w:styleId="AODocTxtL6">
    <w:name w:val="AODocTxtL6"/>
    <w:basedOn w:val="AODocTxt"/>
    <w:uiPriority w:val="99"/>
    <w:rsid w:val="00253D27"/>
    <w:pPr>
      <w:numPr>
        <w:ilvl w:val="6"/>
      </w:numPr>
      <w:tabs>
        <w:tab w:val="num" w:pos="5040"/>
      </w:tabs>
      <w:ind w:left="5040" w:hanging="360"/>
    </w:pPr>
  </w:style>
  <w:style w:type="paragraph" w:customStyle="1" w:styleId="AODocTxtL7">
    <w:name w:val="AODocTxtL7"/>
    <w:basedOn w:val="AODocTxt"/>
    <w:uiPriority w:val="99"/>
    <w:rsid w:val="00253D27"/>
    <w:pPr>
      <w:numPr>
        <w:ilvl w:val="7"/>
      </w:numPr>
      <w:tabs>
        <w:tab w:val="num" w:pos="5760"/>
      </w:tabs>
      <w:ind w:left="5760" w:hanging="360"/>
    </w:pPr>
  </w:style>
  <w:style w:type="paragraph" w:customStyle="1" w:styleId="AODocTxtL8">
    <w:name w:val="AODocTxtL8"/>
    <w:basedOn w:val="AODocTxt"/>
    <w:uiPriority w:val="99"/>
    <w:rsid w:val="00253D27"/>
    <w:pPr>
      <w:numPr>
        <w:ilvl w:val="8"/>
      </w:numPr>
      <w:tabs>
        <w:tab w:val="num" w:pos="6480"/>
      </w:tabs>
      <w:ind w:left="6480" w:hanging="360"/>
    </w:pPr>
  </w:style>
  <w:style w:type="paragraph" w:customStyle="1" w:styleId="TableContents">
    <w:name w:val="Table Contents"/>
    <w:basedOn w:val="Normal"/>
    <w:rsid w:val="0055568F"/>
    <w:pPr>
      <w:pageBreakBefore/>
      <w:suppressLineNumbers/>
      <w:suppressAutoHyphens/>
      <w:spacing w:after="0"/>
      <w:jc w:val="center"/>
    </w:pPr>
    <w:rPr>
      <w:rFonts w:asciiTheme="majorHAnsi" w:eastAsia="Times New Roman" w:hAnsiTheme="majorHAnsi" w:cstheme="majorHAnsi"/>
      <w:b/>
      <w:bCs/>
      <w:color w:val="6D6968" w:themeColor="text1"/>
      <w:sz w:val="36"/>
      <w:szCs w:val="36"/>
      <w:lang w:val="nl-NL" w:eastAsia="ar-SA"/>
    </w:rPr>
  </w:style>
  <w:style w:type="table" w:styleId="GridTable4-Accent1">
    <w:name w:val="Grid Table 4 Accent 1"/>
    <w:basedOn w:val="TableNormal"/>
    <w:uiPriority w:val="49"/>
    <w:rsid w:val="006B4EFB"/>
    <w:rPr>
      <w:rFonts w:ascii="Times" w:eastAsia="Times New Roman" w:hAnsi="Times"/>
      <w:sz w:val="24"/>
      <w:szCs w:val="24"/>
      <w:lang w:val="nl-BE" w:eastAsia="nl-BE"/>
    </w:rPr>
    <w:tblPr>
      <w:tblStyleRowBandSize w:val="1"/>
      <w:tblStyleColBandSize w:val="1"/>
      <w:tblBorders>
        <w:top w:val="single" w:sz="4" w:space="0" w:color="666666" w:themeColor="accent1" w:themeTint="99"/>
        <w:left w:val="single" w:sz="4" w:space="0" w:color="666666" w:themeColor="accent1" w:themeTint="99"/>
        <w:bottom w:val="single" w:sz="4" w:space="0" w:color="666666" w:themeColor="accent1" w:themeTint="99"/>
        <w:right w:val="single" w:sz="4" w:space="0" w:color="666666" w:themeColor="accent1" w:themeTint="99"/>
        <w:insideH w:val="single" w:sz="4" w:space="0" w:color="666666" w:themeColor="accent1" w:themeTint="99"/>
        <w:insideV w:val="single" w:sz="4" w:space="0" w:color="666666" w:themeColor="accent1" w:themeTint="99"/>
      </w:tblBorders>
    </w:tblPr>
    <w:tblStylePr w:type="firstRow">
      <w:rPr>
        <w:b/>
        <w:bCs/>
        <w:color w:val="FFFFFF" w:themeColor="background1"/>
      </w:rPr>
      <w:tblPr/>
      <w:tcPr>
        <w:tcBorders>
          <w:top w:val="single" w:sz="4" w:space="0" w:color="000000" w:themeColor="accent1"/>
          <w:left w:val="single" w:sz="4" w:space="0" w:color="000000" w:themeColor="accent1"/>
          <w:bottom w:val="single" w:sz="4" w:space="0" w:color="000000" w:themeColor="accent1"/>
          <w:right w:val="single" w:sz="4" w:space="0" w:color="000000" w:themeColor="accent1"/>
          <w:insideH w:val="nil"/>
          <w:insideV w:val="nil"/>
        </w:tcBorders>
        <w:shd w:val="clear" w:color="auto" w:fill="000000" w:themeFill="accent1"/>
      </w:tcPr>
    </w:tblStylePr>
    <w:tblStylePr w:type="lastRow">
      <w:rPr>
        <w:b/>
        <w:bCs/>
      </w:rPr>
      <w:tblPr/>
      <w:tcPr>
        <w:tcBorders>
          <w:top w:val="double" w:sz="4" w:space="0" w:color="000000" w:themeColor="accent1"/>
        </w:tcBorders>
      </w:tcPr>
    </w:tblStylePr>
    <w:tblStylePr w:type="firstCol">
      <w:rPr>
        <w:b/>
        <w:bCs/>
      </w:rPr>
    </w:tblStylePr>
    <w:tblStylePr w:type="lastCol">
      <w:rPr>
        <w:b/>
        <w:bCs/>
      </w:rPr>
    </w:tblStylePr>
    <w:tblStylePr w:type="band1Vert">
      <w:tblPr/>
      <w:tcPr>
        <w:shd w:val="clear" w:color="auto" w:fill="CCCCCC" w:themeFill="accent1" w:themeFillTint="33"/>
      </w:tcPr>
    </w:tblStylePr>
    <w:tblStylePr w:type="band1Horz">
      <w:tblPr/>
      <w:tcPr>
        <w:shd w:val="clear" w:color="auto" w:fill="CCCCCC" w:themeFill="accent1" w:themeFillTint="33"/>
      </w:tcPr>
    </w:tblStylePr>
  </w:style>
  <w:style w:type="table" w:styleId="GridTable4-Accent2">
    <w:name w:val="Grid Table 4 Accent 2"/>
    <w:basedOn w:val="TableNormal"/>
    <w:uiPriority w:val="49"/>
    <w:rsid w:val="005C7291"/>
    <w:tblPr>
      <w:tblStyleRowBandSize w:val="1"/>
      <w:tblStyleColBandSize w:val="1"/>
      <w:tblBorders>
        <w:top w:val="single" w:sz="4" w:space="0" w:color="FF6034" w:themeColor="accent2" w:themeTint="99"/>
        <w:left w:val="single" w:sz="4" w:space="0" w:color="FF6034" w:themeColor="accent2" w:themeTint="99"/>
        <w:bottom w:val="single" w:sz="4" w:space="0" w:color="FF6034" w:themeColor="accent2" w:themeTint="99"/>
        <w:right w:val="single" w:sz="4" w:space="0" w:color="FF6034" w:themeColor="accent2" w:themeTint="99"/>
        <w:insideH w:val="single" w:sz="4" w:space="0" w:color="FF6034" w:themeColor="accent2" w:themeTint="99"/>
        <w:insideV w:val="single" w:sz="4" w:space="0" w:color="FF6034" w:themeColor="accent2" w:themeTint="99"/>
      </w:tblBorders>
    </w:tblPr>
    <w:tblStylePr w:type="firstRow">
      <w:rPr>
        <w:b/>
        <w:bCs/>
        <w:color w:val="FFFFFF" w:themeColor="background1"/>
      </w:rPr>
      <w:tblPr/>
      <w:tcPr>
        <w:tcBorders>
          <w:top w:val="single" w:sz="4" w:space="0" w:color="AC2600" w:themeColor="accent2"/>
          <w:left w:val="single" w:sz="4" w:space="0" w:color="AC2600" w:themeColor="accent2"/>
          <w:bottom w:val="single" w:sz="4" w:space="0" w:color="AC2600" w:themeColor="accent2"/>
          <w:right w:val="single" w:sz="4" w:space="0" w:color="AC2600" w:themeColor="accent2"/>
          <w:insideH w:val="nil"/>
          <w:insideV w:val="nil"/>
        </w:tcBorders>
        <w:shd w:val="clear" w:color="auto" w:fill="AC2600" w:themeFill="accent2"/>
      </w:tcPr>
    </w:tblStylePr>
    <w:tblStylePr w:type="lastRow">
      <w:rPr>
        <w:b/>
        <w:bCs/>
      </w:rPr>
      <w:tblPr/>
      <w:tcPr>
        <w:tcBorders>
          <w:top w:val="double" w:sz="4" w:space="0" w:color="AC2600" w:themeColor="accent2"/>
        </w:tcBorders>
      </w:tcPr>
    </w:tblStylePr>
    <w:tblStylePr w:type="firstCol">
      <w:rPr>
        <w:b/>
        <w:bCs/>
      </w:rPr>
    </w:tblStylePr>
    <w:tblStylePr w:type="lastCol">
      <w:rPr>
        <w:b/>
        <w:bCs/>
      </w:rPr>
    </w:tblStylePr>
    <w:tblStylePr w:type="band1Vert">
      <w:tblPr/>
      <w:tcPr>
        <w:shd w:val="clear" w:color="auto" w:fill="FFCABB" w:themeFill="accent2" w:themeFillTint="33"/>
      </w:tcPr>
    </w:tblStylePr>
    <w:tblStylePr w:type="band1Horz">
      <w:tblPr/>
      <w:tcPr>
        <w:shd w:val="clear" w:color="auto" w:fill="FFCABB" w:themeFill="accent2" w:themeFillTint="33"/>
      </w:tcPr>
    </w:tblStylePr>
  </w:style>
  <w:style w:type="paragraph" w:customStyle="1" w:styleId="Figure">
    <w:name w:val="Figure"/>
    <w:basedOn w:val="Normal"/>
    <w:link w:val="FigureChar"/>
    <w:qFormat/>
    <w:rsid w:val="003840B2"/>
    <w:pPr>
      <w:keepNext/>
      <w:jc w:val="center"/>
    </w:pPr>
    <w:rPr>
      <w:noProof/>
    </w:rPr>
  </w:style>
  <w:style w:type="paragraph" w:customStyle="1" w:styleId="table-list">
    <w:name w:val="table-list"/>
    <w:basedOn w:val="ListParagraph"/>
    <w:link w:val="table-listChar"/>
    <w:qFormat/>
    <w:rsid w:val="00410F65"/>
    <w:pPr>
      <w:numPr>
        <w:numId w:val="10"/>
      </w:numPr>
      <w:spacing w:before="60" w:after="0"/>
      <w:ind w:left="227" w:hanging="142"/>
      <w:jc w:val="left"/>
    </w:pPr>
    <w:rPr>
      <w:lang w:val="nl-BE"/>
    </w:rPr>
  </w:style>
  <w:style w:type="character" w:customStyle="1" w:styleId="FigureChar">
    <w:name w:val="Figure Char"/>
    <w:basedOn w:val="DefaultParagraphFont"/>
    <w:link w:val="Figure"/>
    <w:rsid w:val="003840B2"/>
    <w:rPr>
      <w:rFonts w:asciiTheme="minorHAnsi" w:hAnsiTheme="minorHAnsi"/>
      <w:noProof/>
      <w:sz w:val="22"/>
      <w:szCs w:val="16"/>
      <w:lang w:eastAsia="fr-FR"/>
    </w:rPr>
  </w:style>
  <w:style w:type="paragraph" w:customStyle="1" w:styleId="numberedlist">
    <w:name w:val="numbered list"/>
    <w:basedOn w:val="ListParagraph"/>
    <w:link w:val="numberedlistChar"/>
    <w:qFormat/>
    <w:rsid w:val="00410F65"/>
    <w:pPr>
      <w:numPr>
        <w:numId w:val="16"/>
      </w:numPr>
      <w:spacing w:after="0"/>
      <w:jc w:val="left"/>
    </w:pPr>
  </w:style>
  <w:style w:type="character" w:customStyle="1" w:styleId="table-listChar">
    <w:name w:val="table-list Char"/>
    <w:basedOn w:val="ListParagraphChar"/>
    <w:link w:val="table-list"/>
    <w:rsid w:val="00410F65"/>
    <w:rPr>
      <w:rFonts w:asciiTheme="minorHAnsi" w:hAnsiTheme="minorHAnsi"/>
      <w:sz w:val="22"/>
      <w:szCs w:val="16"/>
      <w:lang w:val="nl-BE" w:eastAsia="fr-FR"/>
    </w:rPr>
  </w:style>
  <w:style w:type="paragraph" w:customStyle="1" w:styleId="list-bullet-indent">
    <w:name w:val="list-bullet-indent"/>
    <w:basedOn w:val="ListParagraph"/>
    <w:link w:val="list-bullet-indentChar"/>
    <w:rsid w:val="003840B2"/>
    <w:pPr>
      <w:numPr>
        <w:ilvl w:val="1"/>
        <w:numId w:val="11"/>
      </w:numPr>
      <w:spacing w:after="0"/>
    </w:pPr>
    <w:rPr>
      <w:bCs/>
      <w:szCs w:val="22"/>
    </w:rPr>
  </w:style>
  <w:style w:type="character" w:customStyle="1" w:styleId="numberedlistChar">
    <w:name w:val="numbered list Char"/>
    <w:basedOn w:val="ListParagraphChar"/>
    <w:link w:val="numberedlist"/>
    <w:rsid w:val="00410F65"/>
    <w:rPr>
      <w:rFonts w:asciiTheme="minorHAnsi" w:hAnsiTheme="minorHAnsi"/>
      <w:sz w:val="22"/>
      <w:szCs w:val="16"/>
      <w:lang w:val="en-US" w:eastAsia="fr-FR"/>
    </w:rPr>
  </w:style>
  <w:style w:type="numbering" w:customStyle="1" w:styleId="List-bullet">
    <w:name w:val="List-bullet"/>
    <w:uiPriority w:val="99"/>
    <w:rsid w:val="003055A2"/>
    <w:pPr>
      <w:numPr>
        <w:numId w:val="6"/>
      </w:numPr>
    </w:pPr>
  </w:style>
  <w:style w:type="character" w:customStyle="1" w:styleId="list-bullet-indentChar">
    <w:name w:val="list-bullet-indent Char"/>
    <w:basedOn w:val="ListParagraphChar"/>
    <w:link w:val="list-bullet-indent"/>
    <w:rsid w:val="003840B2"/>
    <w:rPr>
      <w:rFonts w:asciiTheme="minorHAnsi" w:hAnsiTheme="minorHAnsi"/>
      <w:bCs/>
      <w:sz w:val="22"/>
      <w:szCs w:val="22"/>
      <w:lang w:val="en-US" w:eastAsia="fr-FR"/>
    </w:rPr>
  </w:style>
  <w:style w:type="paragraph" w:customStyle="1" w:styleId="multilevellist">
    <w:name w:val="multilevel list"/>
    <w:basedOn w:val="list-bullet-indent"/>
    <w:link w:val="multilevellistChar"/>
    <w:qFormat/>
    <w:rsid w:val="00410F65"/>
    <w:pPr>
      <w:numPr>
        <w:ilvl w:val="0"/>
        <w:numId w:val="12"/>
      </w:numPr>
      <w:jc w:val="left"/>
    </w:pPr>
    <w:rPr>
      <w:lang w:eastAsia="zh-CN"/>
    </w:rPr>
  </w:style>
  <w:style w:type="character" w:customStyle="1" w:styleId="multilevellistChar">
    <w:name w:val="multilevel list Char"/>
    <w:basedOn w:val="list-bullet-indentChar"/>
    <w:link w:val="multilevellist"/>
    <w:rsid w:val="00410F65"/>
    <w:rPr>
      <w:rFonts w:asciiTheme="minorHAnsi" w:hAnsiTheme="minorHAnsi"/>
      <w:bCs/>
      <w:sz w:val="22"/>
      <w:szCs w:val="22"/>
      <w:lang w:val="en-US" w:eastAsia="zh-CN"/>
    </w:rPr>
  </w:style>
  <w:style w:type="paragraph" w:customStyle="1" w:styleId="BulletListL1">
    <w:name w:val="BulletList L1"/>
    <w:basedOn w:val="Normal"/>
    <w:rsid w:val="000E0912"/>
    <w:pPr>
      <w:numPr>
        <w:numId w:val="7"/>
      </w:numPr>
      <w:spacing w:before="60" w:line="280" w:lineRule="atLeast"/>
    </w:pPr>
    <w:rPr>
      <w:rFonts w:ascii="Arial" w:eastAsiaTheme="minorHAnsi" w:hAnsi="Arial" w:cs="Arial"/>
      <w:sz w:val="20"/>
      <w:szCs w:val="24"/>
      <w:lang w:eastAsia="en-US"/>
    </w:rPr>
  </w:style>
  <w:style w:type="character" w:customStyle="1" w:styleId="normaltextrun">
    <w:name w:val="normaltextrun"/>
    <w:basedOn w:val="DefaultParagraphFont"/>
    <w:rsid w:val="00E659E5"/>
  </w:style>
  <w:style w:type="character" w:customStyle="1" w:styleId="spellingerror">
    <w:name w:val="spellingerror"/>
    <w:basedOn w:val="DefaultParagraphFont"/>
    <w:rsid w:val="00E659E5"/>
  </w:style>
  <w:style w:type="character" w:customStyle="1" w:styleId="eop">
    <w:name w:val="eop"/>
    <w:basedOn w:val="DefaultParagraphFont"/>
    <w:rsid w:val="00E659E5"/>
  </w:style>
  <w:style w:type="paragraph" w:customStyle="1" w:styleId="Normal-indent-1">
    <w:name w:val="Normal-indent-1"/>
    <w:basedOn w:val="Normal"/>
    <w:link w:val="Normal-indent-1Char"/>
    <w:qFormat/>
    <w:rsid w:val="003840B2"/>
    <w:pPr>
      <w:ind w:left="567"/>
    </w:pPr>
    <w:rPr>
      <w:lang w:val="nl-BE"/>
    </w:rPr>
  </w:style>
  <w:style w:type="character" w:customStyle="1" w:styleId="Normal-indent-1Char">
    <w:name w:val="Normal-indent-1 Char"/>
    <w:basedOn w:val="DefaultParagraphFont"/>
    <w:link w:val="Normal-indent-1"/>
    <w:rsid w:val="003840B2"/>
    <w:rPr>
      <w:rFonts w:asciiTheme="minorHAnsi" w:hAnsiTheme="minorHAnsi"/>
      <w:sz w:val="22"/>
      <w:szCs w:val="16"/>
      <w:lang w:val="nl-BE" w:eastAsia="fr-FR"/>
    </w:rPr>
  </w:style>
  <w:style w:type="table" w:styleId="GridTable4-Accent3">
    <w:name w:val="Grid Table 4 Accent 3"/>
    <w:basedOn w:val="TableNormal"/>
    <w:uiPriority w:val="49"/>
    <w:rsid w:val="004311BE"/>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tcBorders>
          <w:top w:val="single" w:sz="4" w:space="0" w:color="000000" w:themeColor="accent1"/>
          <w:left w:val="single" w:sz="4" w:space="0" w:color="000000" w:themeColor="accent1"/>
          <w:bottom w:val="single" w:sz="4" w:space="0" w:color="000000" w:themeColor="accent1"/>
          <w:right w:val="single" w:sz="4" w:space="0" w:color="000000" w:themeColor="accent1"/>
          <w:insideH w:val="single" w:sz="6" w:space="0" w:color="000000" w:themeColor="accent1"/>
          <w:insideV w:val="single" w:sz="6" w:space="0" w:color="000000" w:themeColor="accent1"/>
          <w:tl2br w:val="nil"/>
          <w:tr2bl w:val="nil"/>
        </w:tcBorders>
        <w:shd w:val="clear" w:color="auto" w:fill="6D6968" w:themeFill="accent3"/>
      </w:tcPr>
    </w:tblStylePr>
    <w:tblStylePr w:type="lastRow">
      <w:rPr>
        <w:b/>
        <w:bCs/>
      </w:rPr>
      <w:tblPr/>
      <w:tcPr>
        <w:tcBorders>
          <w:top w:val="double" w:sz="4" w:space="0" w:color="6D6968" w:themeColor="accent3"/>
        </w:tcBorders>
      </w:tcPr>
    </w:tblStylePr>
    <w:tblStylePr w:type="firstCol">
      <w:rPr>
        <w:b/>
        <w:bCs/>
      </w:rPr>
    </w:tblStylePr>
    <w:tblStylePr w:type="lastCol">
      <w:rPr>
        <w:b/>
        <w:bCs/>
      </w:rPr>
    </w:tblStylePr>
    <w:tblStylePr w:type="band1Vert">
      <w:tblPr/>
      <w:tcPr>
        <w:shd w:val="clear" w:color="auto" w:fill="E2E0E0" w:themeFill="accent3" w:themeFillTint="33"/>
      </w:tcPr>
    </w:tblStylePr>
    <w:tblStylePr w:type="band1Horz">
      <w:tblPr/>
      <w:tcPr>
        <w:shd w:val="clear" w:color="auto" w:fill="E2E0E0" w:themeFill="accent3" w:themeFillTint="33"/>
      </w:tcPr>
    </w:tblStylePr>
  </w:style>
  <w:style w:type="paragraph" w:customStyle="1" w:styleId="Subject">
    <w:name w:val="Subject"/>
    <w:basedOn w:val="Normal"/>
    <w:link w:val="SubjectChar"/>
    <w:qFormat/>
    <w:rsid w:val="003840B2"/>
    <w:pPr>
      <w:keepLines/>
      <w:jc w:val="center"/>
    </w:pPr>
    <w:rPr>
      <w:sz w:val="28"/>
      <w:szCs w:val="28"/>
    </w:rPr>
  </w:style>
  <w:style w:type="paragraph" w:customStyle="1" w:styleId="Heading1-nonumber">
    <w:name w:val="Heading 1 - no number"/>
    <w:basedOn w:val="Heading1"/>
    <w:next w:val="Normal"/>
    <w:link w:val="Heading1-nonumberChar"/>
    <w:qFormat/>
    <w:rsid w:val="00430842"/>
    <w:pPr>
      <w:numPr>
        <w:numId w:val="0"/>
      </w:numPr>
    </w:pPr>
  </w:style>
  <w:style w:type="character" w:customStyle="1" w:styleId="SubjectChar">
    <w:name w:val="Subject Char"/>
    <w:basedOn w:val="DefaultParagraphFont"/>
    <w:link w:val="Subject"/>
    <w:rsid w:val="003840B2"/>
    <w:rPr>
      <w:rFonts w:asciiTheme="minorHAnsi" w:hAnsiTheme="minorHAnsi"/>
      <w:sz w:val="28"/>
      <w:szCs w:val="28"/>
      <w:lang w:val="en-US" w:eastAsia="fr-FR"/>
    </w:rPr>
  </w:style>
  <w:style w:type="character" w:customStyle="1" w:styleId="Heading1-nonumberChar">
    <w:name w:val="Heading 1 - no number Char"/>
    <w:basedOn w:val="Heading1Char"/>
    <w:link w:val="Heading1-nonumber"/>
    <w:rsid w:val="00430842"/>
    <w:rPr>
      <w:rFonts w:asciiTheme="minorHAnsi" w:hAnsiTheme="minorHAnsi"/>
      <w:b/>
      <w:color w:val="EF4123" w:themeColor="text2"/>
      <w:sz w:val="28"/>
      <w:szCs w:val="16"/>
      <w:lang w:eastAsia="fr-FR"/>
    </w:rPr>
  </w:style>
  <w:style w:type="table" w:styleId="TableGrid1">
    <w:name w:val="Table Grid 1"/>
    <w:basedOn w:val="TableNormal"/>
    <w:semiHidden/>
    <w:unhideWhenUsed/>
    <w:rsid w:val="00C705F8"/>
    <w:pPr>
      <w:spacing w:after="120" w:line="276"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ListTable4-Accent3">
    <w:name w:val="List Table 4 Accent 3"/>
    <w:basedOn w:val="TableNormal"/>
    <w:uiPriority w:val="49"/>
    <w:rsid w:val="00815D73"/>
    <w:tblPr>
      <w:tblStyleRowBandSize w:val="1"/>
      <w:tblStyleColBandSize w:val="1"/>
      <w:tblBorders>
        <w:top w:val="single" w:sz="4" w:space="0" w:color="A8A4A3" w:themeColor="accent3" w:themeTint="99"/>
        <w:left w:val="single" w:sz="4" w:space="0" w:color="A8A4A3" w:themeColor="accent3" w:themeTint="99"/>
        <w:bottom w:val="single" w:sz="4" w:space="0" w:color="A8A4A3" w:themeColor="accent3" w:themeTint="99"/>
        <w:right w:val="single" w:sz="4" w:space="0" w:color="A8A4A3" w:themeColor="accent3" w:themeTint="99"/>
        <w:insideH w:val="single" w:sz="4" w:space="0" w:color="A8A4A3" w:themeColor="accent3" w:themeTint="99"/>
      </w:tblBorders>
    </w:tblPr>
    <w:tblStylePr w:type="firstRow">
      <w:rPr>
        <w:b/>
        <w:bCs/>
        <w:color w:val="FFFFFF" w:themeColor="background1"/>
      </w:rPr>
      <w:tblPr/>
      <w:tcPr>
        <w:tcBorders>
          <w:top w:val="single" w:sz="4" w:space="0" w:color="6D6968" w:themeColor="accent3"/>
          <w:left w:val="single" w:sz="4" w:space="0" w:color="6D6968" w:themeColor="accent3"/>
          <w:bottom w:val="single" w:sz="4" w:space="0" w:color="6D6968" w:themeColor="accent3"/>
          <w:right w:val="single" w:sz="4" w:space="0" w:color="6D6968" w:themeColor="accent3"/>
          <w:insideH w:val="nil"/>
        </w:tcBorders>
        <w:shd w:val="clear" w:color="auto" w:fill="6D6968" w:themeFill="accent3"/>
      </w:tcPr>
    </w:tblStylePr>
    <w:tblStylePr w:type="lastRow">
      <w:rPr>
        <w:b/>
        <w:bCs/>
      </w:rPr>
      <w:tblPr/>
      <w:tcPr>
        <w:tcBorders>
          <w:top w:val="double" w:sz="4" w:space="0" w:color="A8A4A3" w:themeColor="accent3" w:themeTint="99"/>
        </w:tcBorders>
      </w:tcPr>
    </w:tblStylePr>
    <w:tblStylePr w:type="firstCol">
      <w:rPr>
        <w:b/>
        <w:bCs/>
      </w:rPr>
    </w:tblStylePr>
    <w:tblStylePr w:type="lastCol">
      <w:rPr>
        <w:b/>
        <w:bCs/>
      </w:rPr>
    </w:tblStylePr>
    <w:tblStylePr w:type="band1Vert">
      <w:tblPr/>
      <w:tcPr>
        <w:shd w:val="clear" w:color="auto" w:fill="E2E0E0" w:themeFill="accent3" w:themeFillTint="33"/>
      </w:tcPr>
    </w:tblStylePr>
    <w:tblStylePr w:type="band1Horz">
      <w:tblPr/>
      <w:tcPr>
        <w:shd w:val="clear" w:color="auto" w:fill="E2E0E0" w:themeFill="accent3" w:themeFillTint="33"/>
      </w:tcPr>
    </w:tblStylePr>
  </w:style>
  <w:style w:type="paragraph" w:customStyle="1" w:styleId="Normalindent-2">
    <w:name w:val="Normal indent-2"/>
    <w:basedOn w:val="Normal-indent-1"/>
    <w:link w:val="Normalindent-2Char"/>
    <w:qFormat/>
    <w:rsid w:val="00CA13C2"/>
    <w:pPr>
      <w:ind w:left="993"/>
    </w:pPr>
    <w:rPr>
      <w:lang w:val="en-GB"/>
    </w:rPr>
  </w:style>
  <w:style w:type="character" w:customStyle="1" w:styleId="Normalindent-2Char">
    <w:name w:val="Normal indent-2 Char"/>
    <w:basedOn w:val="Normal-indent-1Char"/>
    <w:link w:val="Normalindent-2"/>
    <w:rsid w:val="00CA13C2"/>
    <w:rPr>
      <w:rFonts w:asciiTheme="minorHAnsi" w:hAnsiTheme="minorHAnsi"/>
      <w:sz w:val="22"/>
      <w:szCs w:val="16"/>
      <w:lang w:val="nl-BE" w:eastAsia="fr-FR"/>
    </w:rPr>
  </w:style>
  <w:style w:type="character" w:styleId="IntenseEmphasis">
    <w:name w:val="Intense Emphasis"/>
    <w:basedOn w:val="DefaultParagraphFont"/>
    <w:uiPriority w:val="21"/>
    <w:rsid w:val="007975E0"/>
    <w:rPr>
      <w:i/>
      <w:iCs/>
      <w:color w:val="000000" w:themeColor="accent1"/>
    </w:rPr>
  </w:style>
  <w:style w:type="table" w:styleId="GridTable2-Accent6">
    <w:name w:val="Grid Table 2 Accent 6"/>
    <w:basedOn w:val="TableNormal"/>
    <w:uiPriority w:val="47"/>
    <w:rsid w:val="00C434A7"/>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Bibliography">
    <w:name w:val="Bibliography"/>
    <w:basedOn w:val="Normal"/>
    <w:next w:val="Normal"/>
    <w:uiPriority w:val="37"/>
    <w:unhideWhenUsed/>
    <w:rsid w:val="00410F65"/>
    <w:pPr>
      <w:spacing w:before="0" w:after="0"/>
    </w:pPr>
  </w:style>
  <w:style w:type="paragraph" w:customStyle="1" w:styleId="Table-small">
    <w:name w:val="Table-small"/>
    <w:basedOn w:val="Table"/>
    <w:link w:val="Table-smallChar"/>
    <w:qFormat/>
    <w:rsid w:val="00977769"/>
    <w:pPr>
      <w:spacing w:before="20" w:after="20"/>
    </w:pPr>
    <w:rPr>
      <w:sz w:val="20"/>
    </w:rPr>
  </w:style>
  <w:style w:type="table" w:styleId="GridTable4">
    <w:name w:val="Grid Table 4"/>
    <w:basedOn w:val="TableNormal"/>
    <w:uiPriority w:val="49"/>
    <w:rsid w:val="007A1C4C"/>
    <w:tblPr>
      <w:tblStyleRowBandSize w:val="1"/>
      <w:tblStyleColBandSize w:val="1"/>
      <w:tblBorders>
        <w:top w:val="single" w:sz="4" w:space="0" w:color="A8A4A3" w:themeColor="text1" w:themeTint="99"/>
        <w:left w:val="single" w:sz="4" w:space="0" w:color="A8A4A3" w:themeColor="text1" w:themeTint="99"/>
        <w:bottom w:val="single" w:sz="4" w:space="0" w:color="A8A4A3" w:themeColor="text1" w:themeTint="99"/>
        <w:right w:val="single" w:sz="4" w:space="0" w:color="A8A4A3" w:themeColor="text1" w:themeTint="99"/>
        <w:insideH w:val="single" w:sz="4" w:space="0" w:color="A8A4A3" w:themeColor="text1" w:themeTint="99"/>
        <w:insideV w:val="single" w:sz="4" w:space="0" w:color="A8A4A3" w:themeColor="text1" w:themeTint="99"/>
      </w:tblBorders>
    </w:tblPr>
    <w:tblStylePr w:type="firstRow">
      <w:rPr>
        <w:b/>
        <w:bCs/>
        <w:color w:val="FFFFFF" w:themeColor="background1"/>
      </w:rPr>
      <w:tblPr/>
      <w:tcPr>
        <w:tcBorders>
          <w:top w:val="single" w:sz="4" w:space="0" w:color="6D6968" w:themeColor="text1"/>
          <w:left w:val="single" w:sz="4" w:space="0" w:color="6D6968" w:themeColor="text1"/>
          <w:bottom w:val="single" w:sz="4" w:space="0" w:color="6D6968" w:themeColor="text1"/>
          <w:right w:val="single" w:sz="4" w:space="0" w:color="6D6968" w:themeColor="text1"/>
          <w:insideH w:val="nil"/>
          <w:insideV w:val="nil"/>
        </w:tcBorders>
        <w:shd w:val="clear" w:color="auto" w:fill="6D6968" w:themeFill="text1"/>
      </w:tcPr>
    </w:tblStylePr>
    <w:tblStylePr w:type="lastRow">
      <w:rPr>
        <w:b/>
        <w:bCs/>
      </w:rPr>
      <w:tblPr/>
      <w:tcPr>
        <w:tcBorders>
          <w:top w:val="double" w:sz="4" w:space="0" w:color="6D6968" w:themeColor="text1"/>
        </w:tcBorders>
      </w:tcPr>
    </w:tblStylePr>
    <w:tblStylePr w:type="firstCol">
      <w:rPr>
        <w:b/>
        <w:bCs/>
      </w:rPr>
    </w:tblStylePr>
    <w:tblStylePr w:type="lastCol">
      <w:rPr>
        <w:b/>
        <w:bCs/>
      </w:rPr>
    </w:tblStylePr>
    <w:tblStylePr w:type="band1Vert">
      <w:tblPr/>
      <w:tcPr>
        <w:shd w:val="clear" w:color="auto" w:fill="E2E0E0" w:themeFill="text1" w:themeFillTint="33"/>
      </w:tcPr>
    </w:tblStylePr>
    <w:tblStylePr w:type="band1Horz">
      <w:tblPr/>
      <w:tcPr>
        <w:shd w:val="clear" w:color="auto" w:fill="E2E0E0" w:themeFill="text1" w:themeFillTint="33"/>
      </w:tcPr>
    </w:tblStylePr>
  </w:style>
  <w:style w:type="character" w:customStyle="1" w:styleId="TableChar">
    <w:name w:val="Table Char"/>
    <w:basedOn w:val="DefaultParagraphFont"/>
    <w:link w:val="Table"/>
    <w:rsid w:val="00977769"/>
    <w:rPr>
      <w:rFonts w:asciiTheme="minorHAnsi" w:hAnsiTheme="minorHAnsi"/>
      <w:sz w:val="22"/>
      <w:szCs w:val="16"/>
      <w:lang w:eastAsia="fr-FR"/>
    </w:rPr>
  </w:style>
  <w:style w:type="character" w:customStyle="1" w:styleId="Table-smallChar">
    <w:name w:val="Table-small Char"/>
    <w:basedOn w:val="TableChar"/>
    <w:link w:val="Table-small"/>
    <w:rsid w:val="00977769"/>
    <w:rPr>
      <w:rFonts w:asciiTheme="minorHAnsi" w:hAnsiTheme="minorHAnsi"/>
      <w:sz w:val="22"/>
      <w:szCs w:val="16"/>
      <w:lang w:eastAsia="fr-FR"/>
    </w:rPr>
  </w:style>
  <w:style w:type="table" w:styleId="ListTable4-Accent5">
    <w:name w:val="List Table 4 Accent 5"/>
    <w:basedOn w:val="TableNormal"/>
    <w:uiPriority w:val="49"/>
    <w:rsid w:val="0011150D"/>
    <w:tblPr>
      <w:tblStyleRowBandSize w:val="1"/>
      <w:tblStyleColBandSize w:val="1"/>
      <w:tblBorders>
        <w:top w:val="single" w:sz="4" w:space="0" w:color="F58C7A" w:themeColor="accent5" w:themeTint="99"/>
        <w:left w:val="single" w:sz="4" w:space="0" w:color="F58C7A" w:themeColor="accent5" w:themeTint="99"/>
        <w:bottom w:val="single" w:sz="4" w:space="0" w:color="F58C7A" w:themeColor="accent5" w:themeTint="99"/>
        <w:right w:val="single" w:sz="4" w:space="0" w:color="F58C7A" w:themeColor="accent5" w:themeTint="99"/>
        <w:insideH w:val="single" w:sz="4" w:space="0" w:color="F58C7A" w:themeColor="accent5" w:themeTint="99"/>
      </w:tblBorders>
    </w:tblPr>
    <w:tblStylePr w:type="firstRow">
      <w:rPr>
        <w:b/>
        <w:bCs/>
        <w:color w:val="FFFFFF" w:themeColor="background1"/>
      </w:rPr>
      <w:tblPr/>
      <w:tcPr>
        <w:tcBorders>
          <w:top w:val="single" w:sz="4" w:space="0" w:color="EF4123" w:themeColor="accent5"/>
          <w:left w:val="single" w:sz="4" w:space="0" w:color="EF4123" w:themeColor="accent5"/>
          <w:bottom w:val="single" w:sz="4" w:space="0" w:color="EF4123" w:themeColor="accent5"/>
          <w:right w:val="single" w:sz="4" w:space="0" w:color="EF4123" w:themeColor="accent5"/>
          <w:insideH w:val="nil"/>
        </w:tcBorders>
        <w:shd w:val="clear" w:color="auto" w:fill="EF4123" w:themeFill="accent5"/>
      </w:tcPr>
    </w:tblStylePr>
    <w:tblStylePr w:type="lastRow">
      <w:rPr>
        <w:b/>
        <w:bCs/>
      </w:rPr>
      <w:tblPr/>
      <w:tcPr>
        <w:tcBorders>
          <w:top w:val="double" w:sz="4" w:space="0" w:color="F58C7A" w:themeColor="accent5" w:themeTint="99"/>
        </w:tcBorders>
      </w:tcPr>
    </w:tblStylePr>
    <w:tblStylePr w:type="firstCol">
      <w:rPr>
        <w:b/>
        <w:bCs/>
      </w:rPr>
    </w:tblStylePr>
    <w:tblStylePr w:type="lastCol">
      <w:rPr>
        <w:b/>
        <w:bCs/>
      </w:rPr>
    </w:tblStylePr>
    <w:tblStylePr w:type="band1Vert">
      <w:tblPr/>
      <w:tcPr>
        <w:shd w:val="clear" w:color="auto" w:fill="FBD8D2" w:themeFill="accent5" w:themeFillTint="33"/>
      </w:tcPr>
    </w:tblStylePr>
    <w:tblStylePr w:type="band1Horz">
      <w:tblPr/>
      <w:tcPr>
        <w:shd w:val="clear" w:color="auto" w:fill="FBD8D2" w:themeFill="accent5" w:themeFillTint="33"/>
      </w:tcPr>
    </w:tblStylePr>
  </w:style>
  <w:style w:type="table" w:styleId="GridTable4-Accent5">
    <w:name w:val="Grid Table 4 Accent 5"/>
    <w:basedOn w:val="TableNormal"/>
    <w:uiPriority w:val="49"/>
    <w:rsid w:val="0011150D"/>
    <w:tblPr>
      <w:tblStyleRowBandSize w:val="1"/>
      <w:tblStyleColBandSize w:val="1"/>
      <w:tblBorders>
        <w:top w:val="single" w:sz="4" w:space="0" w:color="F58C7A" w:themeColor="accent5" w:themeTint="99"/>
        <w:left w:val="single" w:sz="4" w:space="0" w:color="F58C7A" w:themeColor="accent5" w:themeTint="99"/>
        <w:bottom w:val="single" w:sz="4" w:space="0" w:color="F58C7A" w:themeColor="accent5" w:themeTint="99"/>
        <w:right w:val="single" w:sz="4" w:space="0" w:color="F58C7A" w:themeColor="accent5" w:themeTint="99"/>
        <w:insideH w:val="single" w:sz="4" w:space="0" w:color="F58C7A" w:themeColor="accent5" w:themeTint="99"/>
        <w:insideV w:val="single" w:sz="4" w:space="0" w:color="F58C7A" w:themeColor="accent5" w:themeTint="99"/>
      </w:tblBorders>
    </w:tblPr>
    <w:tblStylePr w:type="firstRow">
      <w:rPr>
        <w:b/>
        <w:bCs/>
        <w:color w:val="FFFFFF" w:themeColor="background1"/>
      </w:rPr>
      <w:tblPr/>
      <w:tcPr>
        <w:tcBorders>
          <w:top w:val="single" w:sz="4" w:space="0" w:color="EF4123" w:themeColor="accent5"/>
          <w:left w:val="single" w:sz="4" w:space="0" w:color="EF4123" w:themeColor="accent5"/>
          <w:bottom w:val="single" w:sz="4" w:space="0" w:color="EF4123" w:themeColor="accent5"/>
          <w:right w:val="single" w:sz="4" w:space="0" w:color="EF4123" w:themeColor="accent5"/>
          <w:insideH w:val="nil"/>
          <w:insideV w:val="nil"/>
        </w:tcBorders>
        <w:shd w:val="clear" w:color="auto" w:fill="EF4123" w:themeFill="accent5"/>
      </w:tcPr>
    </w:tblStylePr>
    <w:tblStylePr w:type="lastRow">
      <w:rPr>
        <w:b/>
        <w:bCs/>
      </w:rPr>
      <w:tblPr/>
      <w:tcPr>
        <w:tcBorders>
          <w:top w:val="double" w:sz="4" w:space="0" w:color="EF4123" w:themeColor="accent5"/>
        </w:tcBorders>
      </w:tcPr>
    </w:tblStylePr>
    <w:tblStylePr w:type="firstCol">
      <w:rPr>
        <w:b/>
        <w:bCs/>
      </w:rPr>
    </w:tblStylePr>
    <w:tblStylePr w:type="lastCol">
      <w:rPr>
        <w:b/>
        <w:bCs/>
      </w:rPr>
    </w:tblStylePr>
    <w:tblStylePr w:type="band1Vert">
      <w:tblPr/>
      <w:tcPr>
        <w:shd w:val="clear" w:color="auto" w:fill="FBD8D2" w:themeFill="accent5" w:themeFillTint="33"/>
      </w:tcPr>
    </w:tblStylePr>
    <w:tblStylePr w:type="band1Horz">
      <w:tblPr/>
      <w:tcPr>
        <w:shd w:val="clear" w:color="auto" w:fill="FBD8D2" w:themeFill="accent5" w:themeFillTint="33"/>
      </w:tcPr>
    </w:tblStylePr>
  </w:style>
  <w:style w:type="paragraph" w:customStyle="1" w:styleId="Table-header">
    <w:name w:val="Table-header"/>
    <w:basedOn w:val="Table"/>
    <w:qFormat/>
    <w:rsid w:val="00D76CF0"/>
    <w:pPr>
      <w:keepNext/>
      <w:spacing w:before="20" w:after="20"/>
      <w:contextualSpacing/>
      <w:jc w:val="center"/>
    </w:pPr>
    <w:rPr>
      <w:b/>
      <w:bCs/>
      <w:color w:val="FFFFFF" w:themeColor="background1"/>
      <w:sz w:val="16"/>
    </w:rPr>
  </w:style>
  <w:style w:type="paragraph" w:customStyle="1" w:styleId="muitypography-root">
    <w:name w:val="muitypography-root"/>
    <w:basedOn w:val="Normal"/>
    <w:rsid w:val="00447101"/>
    <w:pPr>
      <w:spacing w:before="100" w:beforeAutospacing="1" w:after="100" w:afterAutospacing="1"/>
      <w:jc w:val="left"/>
    </w:pPr>
    <w:rPr>
      <w:rFonts w:ascii="Times New Roman" w:eastAsia="Times New Roman" w:hAnsi="Times New Roman"/>
      <w:sz w:val="24"/>
      <w:szCs w:val="24"/>
    </w:rPr>
  </w:style>
  <w:style w:type="paragraph" w:styleId="TOC4">
    <w:name w:val="toc 4"/>
    <w:basedOn w:val="Normal"/>
    <w:next w:val="Normal"/>
    <w:autoRedefine/>
    <w:uiPriority w:val="39"/>
    <w:unhideWhenUsed/>
    <w:rsid w:val="00374778"/>
    <w:pPr>
      <w:spacing w:before="0" w:after="100" w:line="259" w:lineRule="auto"/>
      <w:ind w:left="660"/>
      <w:jc w:val="left"/>
    </w:pPr>
    <w:rPr>
      <w:rFonts w:eastAsiaTheme="minorEastAsia" w:cstheme="minorBidi"/>
      <w:szCs w:val="22"/>
    </w:rPr>
  </w:style>
  <w:style w:type="paragraph" w:styleId="TOC5">
    <w:name w:val="toc 5"/>
    <w:basedOn w:val="Normal"/>
    <w:next w:val="Normal"/>
    <w:autoRedefine/>
    <w:uiPriority w:val="39"/>
    <w:unhideWhenUsed/>
    <w:rsid w:val="00374778"/>
    <w:pPr>
      <w:spacing w:before="0" w:after="100" w:line="259" w:lineRule="auto"/>
      <w:ind w:left="880"/>
      <w:jc w:val="left"/>
    </w:pPr>
    <w:rPr>
      <w:rFonts w:eastAsiaTheme="minorEastAsia" w:cstheme="minorBidi"/>
      <w:szCs w:val="22"/>
    </w:rPr>
  </w:style>
  <w:style w:type="paragraph" w:styleId="TOC6">
    <w:name w:val="toc 6"/>
    <w:basedOn w:val="Normal"/>
    <w:next w:val="Normal"/>
    <w:autoRedefine/>
    <w:uiPriority w:val="39"/>
    <w:unhideWhenUsed/>
    <w:rsid w:val="00374778"/>
    <w:pPr>
      <w:spacing w:before="0" w:after="100" w:line="259" w:lineRule="auto"/>
      <w:ind w:left="1100"/>
      <w:jc w:val="left"/>
    </w:pPr>
    <w:rPr>
      <w:rFonts w:eastAsiaTheme="minorEastAsia" w:cstheme="minorBidi"/>
      <w:szCs w:val="22"/>
    </w:rPr>
  </w:style>
  <w:style w:type="paragraph" w:styleId="TOC7">
    <w:name w:val="toc 7"/>
    <w:basedOn w:val="Normal"/>
    <w:next w:val="Normal"/>
    <w:autoRedefine/>
    <w:uiPriority w:val="39"/>
    <w:unhideWhenUsed/>
    <w:rsid w:val="00374778"/>
    <w:pPr>
      <w:spacing w:before="0" w:after="100" w:line="259" w:lineRule="auto"/>
      <w:ind w:left="1320"/>
      <w:jc w:val="left"/>
    </w:pPr>
    <w:rPr>
      <w:rFonts w:eastAsiaTheme="minorEastAsia" w:cstheme="minorBidi"/>
      <w:szCs w:val="22"/>
    </w:rPr>
  </w:style>
  <w:style w:type="paragraph" w:styleId="TOC8">
    <w:name w:val="toc 8"/>
    <w:basedOn w:val="Normal"/>
    <w:next w:val="Normal"/>
    <w:autoRedefine/>
    <w:uiPriority w:val="39"/>
    <w:unhideWhenUsed/>
    <w:rsid w:val="00374778"/>
    <w:pPr>
      <w:spacing w:before="0" w:after="100" w:line="259" w:lineRule="auto"/>
      <w:ind w:left="1540"/>
      <w:jc w:val="left"/>
    </w:pPr>
    <w:rPr>
      <w:rFonts w:eastAsiaTheme="minorEastAsia" w:cstheme="minorBidi"/>
      <w:szCs w:val="22"/>
    </w:rPr>
  </w:style>
  <w:style w:type="paragraph" w:styleId="TOC9">
    <w:name w:val="toc 9"/>
    <w:basedOn w:val="Normal"/>
    <w:next w:val="Normal"/>
    <w:autoRedefine/>
    <w:uiPriority w:val="39"/>
    <w:unhideWhenUsed/>
    <w:rsid w:val="00374778"/>
    <w:pPr>
      <w:spacing w:before="0" w:after="100" w:line="259" w:lineRule="auto"/>
      <w:ind w:left="1760"/>
      <w:jc w:val="left"/>
    </w:pPr>
    <w:rPr>
      <w:rFonts w:eastAsiaTheme="minorEastAsia" w:cstheme="minorBidi"/>
      <w:szCs w:val="22"/>
    </w:rPr>
  </w:style>
  <w:style w:type="character" w:styleId="Mention">
    <w:name w:val="Mention"/>
    <w:basedOn w:val="DefaultParagraphFont"/>
    <w:uiPriority w:val="99"/>
    <w:unhideWhenUsed/>
    <w:rsid w:val="00492813"/>
    <w:rPr>
      <w:color w:val="2B579A"/>
      <w:shd w:val="clear" w:color="auto" w:fill="E1DFDD"/>
    </w:rPr>
  </w:style>
  <w:style w:type="character" w:customStyle="1" w:styleId="CommentTextChar1">
    <w:name w:val="Comment Text Char1"/>
    <w:basedOn w:val="DefaultParagraphFont"/>
    <w:uiPriority w:val="99"/>
    <w:rsid w:val="00DC405E"/>
    <w:rPr>
      <w:sz w:val="20"/>
      <w:szCs w:val="20"/>
    </w:rPr>
  </w:style>
  <w:style w:type="table" w:styleId="GridTable6Colorful">
    <w:name w:val="Grid Table 6 Colorful"/>
    <w:basedOn w:val="TableNormal"/>
    <w:uiPriority w:val="51"/>
    <w:rsid w:val="00B102DD"/>
    <w:rPr>
      <w:color w:val="6D6968" w:themeColor="text1"/>
    </w:rPr>
    <w:tblPr>
      <w:tblStyleRowBandSize w:val="1"/>
      <w:tblStyleColBandSize w:val="1"/>
      <w:tblBorders>
        <w:top w:val="single" w:sz="4" w:space="0" w:color="A8A4A3" w:themeColor="text1" w:themeTint="99"/>
        <w:left w:val="single" w:sz="4" w:space="0" w:color="A8A4A3" w:themeColor="text1" w:themeTint="99"/>
        <w:bottom w:val="single" w:sz="4" w:space="0" w:color="A8A4A3" w:themeColor="text1" w:themeTint="99"/>
        <w:right w:val="single" w:sz="4" w:space="0" w:color="A8A4A3" w:themeColor="text1" w:themeTint="99"/>
        <w:insideH w:val="single" w:sz="4" w:space="0" w:color="A8A4A3" w:themeColor="text1" w:themeTint="99"/>
        <w:insideV w:val="single" w:sz="4" w:space="0" w:color="A8A4A3" w:themeColor="text1" w:themeTint="99"/>
      </w:tblBorders>
    </w:tblPr>
    <w:tblStylePr w:type="firstRow">
      <w:rPr>
        <w:b/>
        <w:bCs/>
      </w:rPr>
      <w:tblPr/>
      <w:tcPr>
        <w:tcBorders>
          <w:bottom w:val="single" w:sz="12" w:space="0" w:color="A8A4A3" w:themeColor="text1" w:themeTint="99"/>
        </w:tcBorders>
      </w:tcPr>
    </w:tblStylePr>
    <w:tblStylePr w:type="lastRow">
      <w:rPr>
        <w:b/>
        <w:bCs/>
      </w:rPr>
      <w:tblPr/>
      <w:tcPr>
        <w:tcBorders>
          <w:top w:val="double" w:sz="4" w:space="0" w:color="A8A4A3" w:themeColor="text1" w:themeTint="99"/>
        </w:tcBorders>
      </w:tcPr>
    </w:tblStylePr>
    <w:tblStylePr w:type="firstCol">
      <w:rPr>
        <w:b/>
        <w:bCs/>
      </w:rPr>
    </w:tblStylePr>
    <w:tblStylePr w:type="lastCol">
      <w:rPr>
        <w:b/>
        <w:bCs/>
      </w:rPr>
    </w:tblStylePr>
    <w:tblStylePr w:type="band1Vert">
      <w:tblPr/>
      <w:tcPr>
        <w:shd w:val="clear" w:color="auto" w:fill="E2E0E0" w:themeFill="text1" w:themeFillTint="33"/>
      </w:tcPr>
    </w:tblStylePr>
    <w:tblStylePr w:type="band1Horz">
      <w:tblPr/>
      <w:tcPr>
        <w:shd w:val="clear" w:color="auto" w:fill="E2E0E0" w:themeFill="text1" w:themeFillTint="33"/>
      </w:tcPr>
    </w:tblStylePr>
  </w:style>
  <w:style w:type="table" w:styleId="GridTable6Colorful-Accent1">
    <w:name w:val="Grid Table 6 Colorful Accent 1"/>
    <w:basedOn w:val="TableNormal"/>
    <w:uiPriority w:val="51"/>
    <w:rsid w:val="00B102DD"/>
    <w:rPr>
      <w:color w:val="000000" w:themeColor="accent1" w:themeShade="BF"/>
    </w:rPr>
    <w:tblPr>
      <w:tblStyleRowBandSize w:val="1"/>
      <w:tblStyleColBandSize w:val="1"/>
      <w:tblBorders>
        <w:top w:val="single" w:sz="4" w:space="0" w:color="666666" w:themeColor="accent1" w:themeTint="99"/>
        <w:left w:val="single" w:sz="4" w:space="0" w:color="666666" w:themeColor="accent1" w:themeTint="99"/>
        <w:bottom w:val="single" w:sz="4" w:space="0" w:color="666666" w:themeColor="accent1" w:themeTint="99"/>
        <w:right w:val="single" w:sz="4" w:space="0" w:color="666666" w:themeColor="accent1" w:themeTint="99"/>
        <w:insideH w:val="single" w:sz="4" w:space="0" w:color="666666" w:themeColor="accent1" w:themeTint="99"/>
        <w:insideV w:val="single" w:sz="4" w:space="0" w:color="666666" w:themeColor="accent1" w:themeTint="99"/>
      </w:tblBorders>
    </w:tblPr>
    <w:tblStylePr w:type="firstRow">
      <w:rPr>
        <w:b/>
        <w:bCs/>
      </w:rPr>
      <w:tblPr/>
      <w:tcPr>
        <w:tcBorders>
          <w:bottom w:val="single" w:sz="12" w:space="0" w:color="666666" w:themeColor="accent1" w:themeTint="99"/>
        </w:tcBorders>
      </w:tcPr>
    </w:tblStylePr>
    <w:tblStylePr w:type="lastRow">
      <w:rPr>
        <w:b/>
        <w:bCs/>
      </w:rPr>
      <w:tblPr/>
      <w:tcPr>
        <w:tcBorders>
          <w:top w:val="double" w:sz="4" w:space="0" w:color="666666" w:themeColor="accent1" w:themeTint="99"/>
        </w:tcBorders>
      </w:tcPr>
    </w:tblStylePr>
    <w:tblStylePr w:type="firstCol">
      <w:rPr>
        <w:b/>
        <w:bCs/>
      </w:rPr>
    </w:tblStylePr>
    <w:tblStylePr w:type="lastCol">
      <w:rPr>
        <w:b/>
        <w:bCs/>
      </w:rPr>
    </w:tblStylePr>
    <w:tblStylePr w:type="band1Vert">
      <w:tblPr/>
      <w:tcPr>
        <w:shd w:val="clear" w:color="auto" w:fill="CCCCCC" w:themeFill="accent1" w:themeFillTint="33"/>
      </w:tcPr>
    </w:tblStylePr>
    <w:tblStylePr w:type="band1Horz">
      <w:tblPr/>
      <w:tcPr>
        <w:shd w:val="clear" w:color="auto" w:fill="CCCCCC" w:themeFill="accent1" w:themeFillTint="33"/>
      </w:tcPr>
    </w:tblStylePr>
  </w:style>
  <w:style w:type="paragraph" w:styleId="BodyText2">
    <w:name w:val="Body Text 2"/>
    <w:basedOn w:val="Normal"/>
    <w:link w:val="BodyText2Char"/>
    <w:unhideWhenUsed/>
    <w:rsid w:val="00824DDB"/>
    <w:pPr>
      <w:autoSpaceDE w:val="0"/>
      <w:autoSpaceDN w:val="0"/>
      <w:adjustRightInd w:val="0"/>
      <w:spacing w:before="0" w:after="0"/>
      <w:jc w:val="left"/>
    </w:pPr>
    <w:rPr>
      <w:rFonts w:ascii="Arial" w:hAnsi="Arial" w:cs="Arial"/>
      <w:sz w:val="21"/>
      <w:szCs w:val="21"/>
      <w:lang w:eastAsia="en-GB"/>
    </w:rPr>
  </w:style>
  <w:style w:type="character" w:customStyle="1" w:styleId="BodyText2Char">
    <w:name w:val="Body Text 2 Char"/>
    <w:basedOn w:val="DefaultParagraphFont"/>
    <w:link w:val="BodyText2"/>
    <w:rsid w:val="00824DDB"/>
    <w:rPr>
      <w:rFonts w:ascii="Arial" w:hAnsi="Arial" w:cs="Arial"/>
      <w:sz w:val="21"/>
      <w:szCs w:val="21"/>
      <w:lang w:val="en-US"/>
    </w:rPr>
  </w:style>
  <w:style w:type="paragraph" w:customStyle="1" w:styleId="paragraph">
    <w:name w:val="paragraph"/>
    <w:basedOn w:val="Normal"/>
    <w:rsid w:val="00824DDB"/>
    <w:pPr>
      <w:spacing w:before="100" w:beforeAutospacing="1" w:after="100" w:afterAutospacing="1"/>
      <w:jc w:val="left"/>
    </w:pPr>
    <w:rPr>
      <w:rFonts w:ascii="Times New Roman" w:eastAsia="Times New Roman" w:hAnsi="Times New Roman"/>
      <w:sz w:val="24"/>
      <w:szCs w:val="24"/>
      <w:lang w:eastAsia="en-US"/>
    </w:rPr>
  </w:style>
  <w:style w:type="character" w:customStyle="1" w:styleId="contentcontrolboundarysink">
    <w:name w:val="contentcontrolboundarysink"/>
    <w:basedOn w:val="DefaultParagraphFont"/>
    <w:rsid w:val="00824DDB"/>
  </w:style>
  <w:style w:type="table" w:customStyle="1" w:styleId="testreporttable">
    <w:name w:val="test_report_table"/>
    <w:basedOn w:val="TableSimple3"/>
    <w:uiPriority w:val="99"/>
    <w:rsid w:val="00824DDB"/>
    <w:pPr>
      <w:jc w:val="center"/>
    </w:pPr>
    <w:rPr>
      <w:rFonts w:ascii="Helvetica" w:hAnsi="Helvetica"/>
      <w:color w:val="000000" w:themeColor="accent1"/>
      <w:sz w:val="16"/>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FFFFFF" w:themeFill="background1"/>
      <w:vAlign w:val="center"/>
    </w:tcPr>
    <w:tblStylePr w:type="firstRow">
      <w:rPr>
        <w:rFonts w:ascii="Helvetica" w:hAnsi="Helvetica"/>
        <w:b/>
        <w:bCs/>
        <w:color w:val="FFFFFF"/>
      </w:rPr>
      <w:tblPr/>
      <w:tcPr>
        <w:tcBorders>
          <w:tl2br w:val="none" w:sz="0" w:space="0" w:color="auto"/>
          <w:tr2bl w:val="none" w:sz="0" w:space="0" w:color="auto"/>
        </w:tcBorders>
        <w:shd w:val="clear" w:color="auto" w:fill="6D6968" w:themeFill="text1"/>
      </w:tcPr>
    </w:tblStylePr>
  </w:style>
  <w:style w:type="table" w:styleId="GridTable3-Accent4">
    <w:name w:val="Grid Table 3 Accent 4"/>
    <w:basedOn w:val="TableNormal"/>
    <w:uiPriority w:val="48"/>
    <w:rsid w:val="00824DDB"/>
    <w:tblPr>
      <w:tblStyleRowBandSize w:val="1"/>
      <w:tblStyleColBandSize w:val="1"/>
      <w:tblBorders>
        <w:top w:val="single" w:sz="4" w:space="0" w:color="F6F6F6" w:themeColor="accent4" w:themeTint="99"/>
        <w:left w:val="single" w:sz="4" w:space="0" w:color="F6F6F6" w:themeColor="accent4" w:themeTint="99"/>
        <w:bottom w:val="single" w:sz="4" w:space="0" w:color="F6F6F6" w:themeColor="accent4" w:themeTint="99"/>
        <w:right w:val="single" w:sz="4" w:space="0" w:color="F6F6F6" w:themeColor="accent4" w:themeTint="99"/>
        <w:insideH w:val="single" w:sz="4" w:space="0" w:color="F6F6F6" w:themeColor="accent4" w:themeTint="99"/>
        <w:insideV w:val="single" w:sz="4" w:space="0" w:color="F6F6F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CFC" w:themeFill="accent4" w:themeFillTint="33"/>
      </w:tcPr>
    </w:tblStylePr>
    <w:tblStylePr w:type="band1Horz">
      <w:tblPr/>
      <w:tcPr>
        <w:shd w:val="clear" w:color="auto" w:fill="FCFCFC" w:themeFill="accent4" w:themeFillTint="33"/>
      </w:tcPr>
    </w:tblStylePr>
    <w:tblStylePr w:type="neCell">
      <w:tblPr/>
      <w:tcPr>
        <w:tcBorders>
          <w:bottom w:val="single" w:sz="4" w:space="0" w:color="F6F6F6" w:themeColor="accent4" w:themeTint="99"/>
        </w:tcBorders>
      </w:tcPr>
    </w:tblStylePr>
    <w:tblStylePr w:type="nwCell">
      <w:tblPr/>
      <w:tcPr>
        <w:tcBorders>
          <w:bottom w:val="single" w:sz="4" w:space="0" w:color="F6F6F6" w:themeColor="accent4" w:themeTint="99"/>
        </w:tcBorders>
      </w:tcPr>
    </w:tblStylePr>
    <w:tblStylePr w:type="seCell">
      <w:tblPr/>
      <w:tcPr>
        <w:tcBorders>
          <w:top w:val="single" w:sz="4" w:space="0" w:color="F6F6F6" w:themeColor="accent4" w:themeTint="99"/>
        </w:tcBorders>
      </w:tcPr>
    </w:tblStylePr>
    <w:tblStylePr w:type="swCell">
      <w:tblPr/>
      <w:tcPr>
        <w:tcBorders>
          <w:top w:val="single" w:sz="4" w:space="0" w:color="F6F6F6"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0239">
      <w:bodyDiv w:val="1"/>
      <w:marLeft w:val="0"/>
      <w:marRight w:val="0"/>
      <w:marTop w:val="0"/>
      <w:marBottom w:val="0"/>
      <w:divBdr>
        <w:top w:val="none" w:sz="0" w:space="0" w:color="auto"/>
        <w:left w:val="none" w:sz="0" w:space="0" w:color="auto"/>
        <w:bottom w:val="none" w:sz="0" w:space="0" w:color="auto"/>
        <w:right w:val="none" w:sz="0" w:space="0" w:color="auto"/>
      </w:divBdr>
    </w:div>
    <w:div w:id="17439316">
      <w:bodyDiv w:val="1"/>
      <w:marLeft w:val="0"/>
      <w:marRight w:val="0"/>
      <w:marTop w:val="0"/>
      <w:marBottom w:val="0"/>
      <w:divBdr>
        <w:top w:val="none" w:sz="0" w:space="0" w:color="auto"/>
        <w:left w:val="none" w:sz="0" w:space="0" w:color="auto"/>
        <w:bottom w:val="none" w:sz="0" w:space="0" w:color="auto"/>
        <w:right w:val="none" w:sz="0" w:space="0" w:color="auto"/>
      </w:divBdr>
    </w:div>
    <w:div w:id="29427265">
      <w:bodyDiv w:val="1"/>
      <w:marLeft w:val="0"/>
      <w:marRight w:val="0"/>
      <w:marTop w:val="0"/>
      <w:marBottom w:val="0"/>
      <w:divBdr>
        <w:top w:val="none" w:sz="0" w:space="0" w:color="auto"/>
        <w:left w:val="none" w:sz="0" w:space="0" w:color="auto"/>
        <w:bottom w:val="none" w:sz="0" w:space="0" w:color="auto"/>
        <w:right w:val="none" w:sz="0" w:space="0" w:color="auto"/>
      </w:divBdr>
    </w:div>
    <w:div w:id="36054907">
      <w:bodyDiv w:val="1"/>
      <w:marLeft w:val="0"/>
      <w:marRight w:val="0"/>
      <w:marTop w:val="0"/>
      <w:marBottom w:val="0"/>
      <w:divBdr>
        <w:top w:val="none" w:sz="0" w:space="0" w:color="auto"/>
        <w:left w:val="none" w:sz="0" w:space="0" w:color="auto"/>
        <w:bottom w:val="none" w:sz="0" w:space="0" w:color="auto"/>
        <w:right w:val="none" w:sz="0" w:space="0" w:color="auto"/>
      </w:divBdr>
    </w:div>
    <w:div w:id="37168702">
      <w:bodyDiv w:val="1"/>
      <w:marLeft w:val="0"/>
      <w:marRight w:val="0"/>
      <w:marTop w:val="0"/>
      <w:marBottom w:val="0"/>
      <w:divBdr>
        <w:top w:val="none" w:sz="0" w:space="0" w:color="auto"/>
        <w:left w:val="none" w:sz="0" w:space="0" w:color="auto"/>
        <w:bottom w:val="none" w:sz="0" w:space="0" w:color="auto"/>
        <w:right w:val="none" w:sz="0" w:space="0" w:color="auto"/>
      </w:divBdr>
    </w:div>
    <w:div w:id="39206814">
      <w:bodyDiv w:val="1"/>
      <w:marLeft w:val="0"/>
      <w:marRight w:val="0"/>
      <w:marTop w:val="0"/>
      <w:marBottom w:val="0"/>
      <w:divBdr>
        <w:top w:val="none" w:sz="0" w:space="0" w:color="auto"/>
        <w:left w:val="none" w:sz="0" w:space="0" w:color="auto"/>
        <w:bottom w:val="none" w:sz="0" w:space="0" w:color="auto"/>
        <w:right w:val="none" w:sz="0" w:space="0" w:color="auto"/>
      </w:divBdr>
    </w:div>
    <w:div w:id="42147124">
      <w:bodyDiv w:val="1"/>
      <w:marLeft w:val="0"/>
      <w:marRight w:val="0"/>
      <w:marTop w:val="0"/>
      <w:marBottom w:val="0"/>
      <w:divBdr>
        <w:top w:val="none" w:sz="0" w:space="0" w:color="auto"/>
        <w:left w:val="none" w:sz="0" w:space="0" w:color="auto"/>
        <w:bottom w:val="none" w:sz="0" w:space="0" w:color="auto"/>
        <w:right w:val="none" w:sz="0" w:space="0" w:color="auto"/>
      </w:divBdr>
    </w:div>
    <w:div w:id="48696695">
      <w:bodyDiv w:val="1"/>
      <w:marLeft w:val="0"/>
      <w:marRight w:val="0"/>
      <w:marTop w:val="0"/>
      <w:marBottom w:val="0"/>
      <w:divBdr>
        <w:top w:val="none" w:sz="0" w:space="0" w:color="auto"/>
        <w:left w:val="none" w:sz="0" w:space="0" w:color="auto"/>
        <w:bottom w:val="none" w:sz="0" w:space="0" w:color="auto"/>
        <w:right w:val="none" w:sz="0" w:space="0" w:color="auto"/>
      </w:divBdr>
    </w:div>
    <w:div w:id="51463996">
      <w:bodyDiv w:val="1"/>
      <w:marLeft w:val="0"/>
      <w:marRight w:val="0"/>
      <w:marTop w:val="0"/>
      <w:marBottom w:val="0"/>
      <w:divBdr>
        <w:top w:val="none" w:sz="0" w:space="0" w:color="auto"/>
        <w:left w:val="none" w:sz="0" w:space="0" w:color="auto"/>
        <w:bottom w:val="none" w:sz="0" w:space="0" w:color="auto"/>
        <w:right w:val="none" w:sz="0" w:space="0" w:color="auto"/>
      </w:divBdr>
      <w:divsChild>
        <w:div w:id="658383297">
          <w:marLeft w:val="547"/>
          <w:marRight w:val="0"/>
          <w:marTop w:val="0"/>
          <w:marBottom w:val="0"/>
          <w:divBdr>
            <w:top w:val="none" w:sz="0" w:space="0" w:color="auto"/>
            <w:left w:val="none" w:sz="0" w:space="0" w:color="auto"/>
            <w:bottom w:val="none" w:sz="0" w:space="0" w:color="auto"/>
            <w:right w:val="none" w:sz="0" w:space="0" w:color="auto"/>
          </w:divBdr>
        </w:div>
      </w:divsChild>
    </w:div>
    <w:div w:id="52237556">
      <w:bodyDiv w:val="1"/>
      <w:marLeft w:val="0"/>
      <w:marRight w:val="0"/>
      <w:marTop w:val="0"/>
      <w:marBottom w:val="0"/>
      <w:divBdr>
        <w:top w:val="none" w:sz="0" w:space="0" w:color="auto"/>
        <w:left w:val="none" w:sz="0" w:space="0" w:color="auto"/>
        <w:bottom w:val="none" w:sz="0" w:space="0" w:color="auto"/>
        <w:right w:val="none" w:sz="0" w:space="0" w:color="auto"/>
      </w:divBdr>
    </w:div>
    <w:div w:id="52388548">
      <w:bodyDiv w:val="1"/>
      <w:marLeft w:val="0"/>
      <w:marRight w:val="0"/>
      <w:marTop w:val="0"/>
      <w:marBottom w:val="0"/>
      <w:divBdr>
        <w:top w:val="none" w:sz="0" w:space="0" w:color="auto"/>
        <w:left w:val="none" w:sz="0" w:space="0" w:color="auto"/>
        <w:bottom w:val="none" w:sz="0" w:space="0" w:color="auto"/>
        <w:right w:val="none" w:sz="0" w:space="0" w:color="auto"/>
      </w:divBdr>
    </w:div>
    <w:div w:id="52429088">
      <w:bodyDiv w:val="1"/>
      <w:marLeft w:val="0"/>
      <w:marRight w:val="0"/>
      <w:marTop w:val="0"/>
      <w:marBottom w:val="0"/>
      <w:divBdr>
        <w:top w:val="none" w:sz="0" w:space="0" w:color="auto"/>
        <w:left w:val="none" w:sz="0" w:space="0" w:color="auto"/>
        <w:bottom w:val="none" w:sz="0" w:space="0" w:color="auto"/>
        <w:right w:val="none" w:sz="0" w:space="0" w:color="auto"/>
      </w:divBdr>
    </w:div>
    <w:div w:id="54352296">
      <w:bodyDiv w:val="1"/>
      <w:marLeft w:val="0"/>
      <w:marRight w:val="0"/>
      <w:marTop w:val="0"/>
      <w:marBottom w:val="0"/>
      <w:divBdr>
        <w:top w:val="none" w:sz="0" w:space="0" w:color="auto"/>
        <w:left w:val="none" w:sz="0" w:space="0" w:color="auto"/>
        <w:bottom w:val="none" w:sz="0" w:space="0" w:color="auto"/>
        <w:right w:val="none" w:sz="0" w:space="0" w:color="auto"/>
      </w:divBdr>
    </w:div>
    <w:div w:id="60950785">
      <w:bodyDiv w:val="1"/>
      <w:marLeft w:val="0"/>
      <w:marRight w:val="0"/>
      <w:marTop w:val="0"/>
      <w:marBottom w:val="0"/>
      <w:divBdr>
        <w:top w:val="none" w:sz="0" w:space="0" w:color="auto"/>
        <w:left w:val="none" w:sz="0" w:space="0" w:color="auto"/>
        <w:bottom w:val="none" w:sz="0" w:space="0" w:color="auto"/>
        <w:right w:val="none" w:sz="0" w:space="0" w:color="auto"/>
      </w:divBdr>
    </w:div>
    <w:div w:id="64766806">
      <w:bodyDiv w:val="1"/>
      <w:marLeft w:val="0"/>
      <w:marRight w:val="0"/>
      <w:marTop w:val="0"/>
      <w:marBottom w:val="0"/>
      <w:divBdr>
        <w:top w:val="none" w:sz="0" w:space="0" w:color="auto"/>
        <w:left w:val="none" w:sz="0" w:space="0" w:color="auto"/>
        <w:bottom w:val="none" w:sz="0" w:space="0" w:color="auto"/>
        <w:right w:val="none" w:sz="0" w:space="0" w:color="auto"/>
      </w:divBdr>
    </w:div>
    <w:div w:id="64839940">
      <w:bodyDiv w:val="1"/>
      <w:marLeft w:val="0"/>
      <w:marRight w:val="0"/>
      <w:marTop w:val="0"/>
      <w:marBottom w:val="0"/>
      <w:divBdr>
        <w:top w:val="none" w:sz="0" w:space="0" w:color="auto"/>
        <w:left w:val="none" w:sz="0" w:space="0" w:color="auto"/>
        <w:bottom w:val="none" w:sz="0" w:space="0" w:color="auto"/>
        <w:right w:val="none" w:sz="0" w:space="0" w:color="auto"/>
      </w:divBdr>
    </w:div>
    <w:div w:id="66342293">
      <w:bodyDiv w:val="1"/>
      <w:marLeft w:val="0"/>
      <w:marRight w:val="0"/>
      <w:marTop w:val="0"/>
      <w:marBottom w:val="0"/>
      <w:divBdr>
        <w:top w:val="none" w:sz="0" w:space="0" w:color="auto"/>
        <w:left w:val="none" w:sz="0" w:space="0" w:color="auto"/>
        <w:bottom w:val="none" w:sz="0" w:space="0" w:color="auto"/>
        <w:right w:val="none" w:sz="0" w:space="0" w:color="auto"/>
      </w:divBdr>
    </w:div>
    <w:div w:id="66390184">
      <w:bodyDiv w:val="1"/>
      <w:marLeft w:val="0"/>
      <w:marRight w:val="0"/>
      <w:marTop w:val="0"/>
      <w:marBottom w:val="0"/>
      <w:divBdr>
        <w:top w:val="none" w:sz="0" w:space="0" w:color="auto"/>
        <w:left w:val="none" w:sz="0" w:space="0" w:color="auto"/>
        <w:bottom w:val="none" w:sz="0" w:space="0" w:color="auto"/>
        <w:right w:val="none" w:sz="0" w:space="0" w:color="auto"/>
      </w:divBdr>
    </w:div>
    <w:div w:id="72091924">
      <w:bodyDiv w:val="1"/>
      <w:marLeft w:val="0"/>
      <w:marRight w:val="0"/>
      <w:marTop w:val="0"/>
      <w:marBottom w:val="0"/>
      <w:divBdr>
        <w:top w:val="none" w:sz="0" w:space="0" w:color="auto"/>
        <w:left w:val="none" w:sz="0" w:space="0" w:color="auto"/>
        <w:bottom w:val="none" w:sz="0" w:space="0" w:color="auto"/>
        <w:right w:val="none" w:sz="0" w:space="0" w:color="auto"/>
      </w:divBdr>
    </w:div>
    <w:div w:id="75637004">
      <w:bodyDiv w:val="1"/>
      <w:marLeft w:val="0"/>
      <w:marRight w:val="0"/>
      <w:marTop w:val="0"/>
      <w:marBottom w:val="0"/>
      <w:divBdr>
        <w:top w:val="none" w:sz="0" w:space="0" w:color="auto"/>
        <w:left w:val="none" w:sz="0" w:space="0" w:color="auto"/>
        <w:bottom w:val="none" w:sz="0" w:space="0" w:color="auto"/>
        <w:right w:val="none" w:sz="0" w:space="0" w:color="auto"/>
      </w:divBdr>
      <w:divsChild>
        <w:div w:id="406727303">
          <w:marLeft w:val="0"/>
          <w:marRight w:val="0"/>
          <w:marTop w:val="0"/>
          <w:marBottom w:val="0"/>
          <w:divBdr>
            <w:top w:val="none" w:sz="0" w:space="0" w:color="auto"/>
            <w:left w:val="none" w:sz="0" w:space="0" w:color="auto"/>
            <w:bottom w:val="none" w:sz="0" w:space="0" w:color="auto"/>
            <w:right w:val="none" w:sz="0" w:space="0" w:color="auto"/>
          </w:divBdr>
          <w:divsChild>
            <w:div w:id="1125153794">
              <w:marLeft w:val="0"/>
              <w:marRight w:val="0"/>
              <w:marTop w:val="0"/>
              <w:marBottom w:val="0"/>
              <w:divBdr>
                <w:top w:val="none" w:sz="0" w:space="0" w:color="auto"/>
                <w:left w:val="none" w:sz="0" w:space="0" w:color="auto"/>
                <w:bottom w:val="none" w:sz="0" w:space="0" w:color="auto"/>
                <w:right w:val="none" w:sz="0" w:space="0" w:color="auto"/>
              </w:divBdr>
              <w:divsChild>
                <w:div w:id="1001548806">
                  <w:marLeft w:val="0"/>
                  <w:marRight w:val="0"/>
                  <w:marTop w:val="0"/>
                  <w:marBottom w:val="0"/>
                  <w:divBdr>
                    <w:top w:val="none" w:sz="0" w:space="0" w:color="auto"/>
                    <w:left w:val="none" w:sz="0" w:space="0" w:color="auto"/>
                    <w:bottom w:val="none" w:sz="0" w:space="0" w:color="auto"/>
                    <w:right w:val="none" w:sz="0" w:space="0" w:color="auto"/>
                  </w:divBdr>
                  <w:divsChild>
                    <w:div w:id="1067413710">
                      <w:marLeft w:val="0"/>
                      <w:marRight w:val="0"/>
                      <w:marTop w:val="0"/>
                      <w:marBottom w:val="0"/>
                      <w:divBdr>
                        <w:top w:val="none" w:sz="0" w:space="0" w:color="auto"/>
                        <w:left w:val="none" w:sz="0" w:space="0" w:color="auto"/>
                        <w:bottom w:val="none" w:sz="0" w:space="0" w:color="auto"/>
                        <w:right w:val="none" w:sz="0" w:space="0" w:color="auto"/>
                      </w:divBdr>
                      <w:divsChild>
                        <w:div w:id="1950508488">
                          <w:marLeft w:val="0"/>
                          <w:marRight w:val="0"/>
                          <w:marTop w:val="0"/>
                          <w:marBottom w:val="0"/>
                          <w:divBdr>
                            <w:top w:val="none" w:sz="0" w:space="0" w:color="auto"/>
                            <w:left w:val="none" w:sz="0" w:space="0" w:color="auto"/>
                            <w:bottom w:val="none" w:sz="0" w:space="0" w:color="auto"/>
                            <w:right w:val="none" w:sz="0" w:space="0" w:color="auto"/>
                          </w:divBdr>
                          <w:divsChild>
                            <w:div w:id="159154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23654">
      <w:bodyDiv w:val="1"/>
      <w:marLeft w:val="0"/>
      <w:marRight w:val="0"/>
      <w:marTop w:val="0"/>
      <w:marBottom w:val="0"/>
      <w:divBdr>
        <w:top w:val="none" w:sz="0" w:space="0" w:color="auto"/>
        <w:left w:val="none" w:sz="0" w:space="0" w:color="auto"/>
        <w:bottom w:val="none" w:sz="0" w:space="0" w:color="auto"/>
        <w:right w:val="none" w:sz="0" w:space="0" w:color="auto"/>
      </w:divBdr>
    </w:div>
    <w:div w:id="82725157">
      <w:bodyDiv w:val="1"/>
      <w:marLeft w:val="0"/>
      <w:marRight w:val="0"/>
      <w:marTop w:val="0"/>
      <w:marBottom w:val="0"/>
      <w:divBdr>
        <w:top w:val="none" w:sz="0" w:space="0" w:color="auto"/>
        <w:left w:val="none" w:sz="0" w:space="0" w:color="auto"/>
        <w:bottom w:val="none" w:sz="0" w:space="0" w:color="auto"/>
        <w:right w:val="none" w:sz="0" w:space="0" w:color="auto"/>
      </w:divBdr>
    </w:div>
    <w:div w:id="93137624">
      <w:bodyDiv w:val="1"/>
      <w:marLeft w:val="0"/>
      <w:marRight w:val="0"/>
      <w:marTop w:val="0"/>
      <w:marBottom w:val="0"/>
      <w:divBdr>
        <w:top w:val="none" w:sz="0" w:space="0" w:color="auto"/>
        <w:left w:val="none" w:sz="0" w:space="0" w:color="auto"/>
        <w:bottom w:val="none" w:sz="0" w:space="0" w:color="auto"/>
        <w:right w:val="none" w:sz="0" w:space="0" w:color="auto"/>
      </w:divBdr>
    </w:div>
    <w:div w:id="95055129">
      <w:bodyDiv w:val="1"/>
      <w:marLeft w:val="0"/>
      <w:marRight w:val="0"/>
      <w:marTop w:val="0"/>
      <w:marBottom w:val="0"/>
      <w:divBdr>
        <w:top w:val="none" w:sz="0" w:space="0" w:color="auto"/>
        <w:left w:val="none" w:sz="0" w:space="0" w:color="auto"/>
        <w:bottom w:val="none" w:sz="0" w:space="0" w:color="auto"/>
        <w:right w:val="none" w:sz="0" w:space="0" w:color="auto"/>
      </w:divBdr>
    </w:div>
    <w:div w:id="113140074">
      <w:bodyDiv w:val="1"/>
      <w:marLeft w:val="0"/>
      <w:marRight w:val="0"/>
      <w:marTop w:val="0"/>
      <w:marBottom w:val="0"/>
      <w:divBdr>
        <w:top w:val="none" w:sz="0" w:space="0" w:color="auto"/>
        <w:left w:val="none" w:sz="0" w:space="0" w:color="auto"/>
        <w:bottom w:val="none" w:sz="0" w:space="0" w:color="auto"/>
        <w:right w:val="none" w:sz="0" w:space="0" w:color="auto"/>
      </w:divBdr>
      <w:divsChild>
        <w:div w:id="62678003">
          <w:marLeft w:val="0"/>
          <w:marRight w:val="0"/>
          <w:marTop w:val="0"/>
          <w:marBottom w:val="0"/>
          <w:divBdr>
            <w:top w:val="none" w:sz="0" w:space="0" w:color="auto"/>
            <w:left w:val="none" w:sz="0" w:space="0" w:color="auto"/>
            <w:bottom w:val="none" w:sz="0" w:space="0" w:color="auto"/>
            <w:right w:val="none" w:sz="0" w:space="0" w:color="auto"/>
          </w:divBdr>
          <w:divsChild>
            <w:div w:id="16072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8718">
      <w:bodyDiv w:val="1"/>
      <w:marLeft w:val="0"/>
      <w:marRight w:val="0"/>
      <w:marTop w:val="0"/>
      <w:marBottom w:val="0"/>
      <w:divBdr>
        <w:top w:val="none" w:sz="0" w:space="0" w:color="auto"/>
        <w:left w:val="none" w:sz="0" w:space="0" w:color="auto"/>
        <w:bottom w:val="none" w:sz="0" w:space="0" w:color="auto"/>
        <w:right w:val="none" w:sz="0" w:space="0" w:color="auto"/>
      </w:divBdr>
    </w:div>
    <w:div w:id="117380722">
      <w:bodyDiv w:val="1"/>
      <w:marLeft w:val="0"/>
      <w:marRight w:val="0"/>
      <w:marTop w:val="0"/>
      <w:marBottom w:val="0"/>
      <w:divBdr>
        <w:top w:val="none" w:sz="0" w:space="0" w:color="auto"/>
        <w:left w:val="none" w:sz="0" w:space="0" w:color="auto"/>
        <w:bottom w:val="none" w:sz="0" w:space="0" w:color="auto"/>
        <w:right w:val="none" w:sz="0" w:space="0" w:color="auto"/>
      </w:divBdr>
    </w:div>
    <w:div w:id="123355917">
      <w:bodyDiv w:val="1"/>
      <w:marLeft w:val="0"/>
      <w:marRight w:val="0"/>
      <w:marTop w:val="0"/>
      <w:marBottom w:val="0"/>
      <w:divBdr>
        <w:top w:val="none" w:sz="0" w:space="0" w:color="auto"/>
        <w:left w:val="none" w:sz="0" w:space="0" w:color="auto"/>
        <w:bottom w:val="none" w:sz="0" w:space="0" w:color="auto"/>
        <w:right w:val="none" w:sz="0" w:space="0" w:color="auto"/>
      </w:divBdr>
    </w:div>
    <w:div w:id="125053427">
      <w:bodyDiv w:val="1"/>
      <w:marLeft w:val="0"/>
      <w:marRight w:val="0"/>
      <w:marTop w:val="0"/>
      <w:marBottom w:val="0"/>
      <w:divBdr>
        <w:top w:val="none" w:sz="0" w:space="0" w:color="auto"/>
        <w:left w:val="none" w:sz="0" w:space="0" w:color="auto"/>
        <w:bottom w:val="none" w:sz="0" w:space="0" w:color="auto"/>
        <w:right w:val="none" w:sz="0" w:space="0" w:color="auto"/>
      </w:divBdr>
    </w:div>
    <w:div w:id="129519424">
      <w:bodyDiv w:val="1"/>
      <w:marLeft w:val="0"/>
      <w:marRight w:val="0"/>
      <w:marTop w:val="0"/>
      <w:marBottom w:val="0"/>
      <w:divBdr>
        <w:top w:val="none" w:sz="0" w:space="0" w:color="auto"/>
        <w:left w:val="none" w:sz="0" w:space="0" w:color="auto"/>
        <w:bottom w:val="none" w:sz="0" w:space="0" w:color="auto"/>
        <w:right w:val="none" w:sz="0" w:space="0" w:color="auto"/>
      </w:divBdr>
    </w:div>
    <w:div w:id="133915474">
      <w:bodyDiv w:val="1"/>
      <w:marLeft w:val="0"/>
      <w:marRight w:val="0"/>
      <w:marTop w:val="0"/>
      <w:marBottom w:val="0"/>
      <w:divBdr>
        <w:top w:val="none" w:sz="0" w:space="0" w:color="auto"/>
        <w:left w:val="none" w:sz="0" w:space="0" w:color="auto"/>
        <w:bottom w:val="none" w:sz="0" w:space="0" w:color="auto"/>
        <w:right w:val="none" w:sz="0" w:space="0" w:color="auto"/>
      </w:divBdr>
    </w:div>
    <w:div w:id="139733916">
      <w:bodyDiv w:val="1"/>
      <w:marLeft w:val="0"/>
      <w:marRight w:val="0"/>
      <w:marTop w:val="0"/>
      <w:marBottom w:val="0"/>
      <w:divBdr>
        <w:top w:val="none" w:sz="0" w:space="0" w:color="auto"/>
        <w:left w:val="none" w:sz="0" w:space="0" w:color="auto"/>
        <w:bottom w:val="none" w:sz="0" w:space="0" w:color="auto"/>
        <w:right w:val="none" w:sz="0" w:space="0" w:color="auto"/>
      </w:divBdr>
    </w:div>
    <w:div w:id="143595214">
      <w:bodyDiv w:val="1"/>
      <w:marLeft w:val="0"/>
      <w:marRight w:val="0"/>
      <w:marTop w:val="0"/>
      <w:marBottom w:val="0"/>
      <w:divBdr>
        <w:top w:val="none" w:sz="0" w:space="0" w:color="auto"/>
        <w:left w:val="none" w:sz="0" w:space="0" w:color="auto"/>
        <w:bottom w:val="none" w:sz="0" w:space="0" w:color="auto"/>
        <w:right w:val="none" w:sz="0" w:space="0" w:color="auto"/>
      </w:divBdr>
    </w:div>
    <w:div w:id="145323688">
      <w:bodyDiv w:val="1"/>
      <w:marLeft w:val="0"/>
      <w:marRight w:val="0"/>
      <w:marTop w:val="0"/>
      <w:marBottom w:val="0"/>
      <w:divBdr>
        <w:top w:val="none" w:sz="0" w:space="0" w:color="auto"/>
        <w:left w:val="none" w:sz="0" w:space="0" w:color="auto"/>
        <w:bottom w:val="none" w:sz="0" w:space="0" w:color="auto"/>
        <w:right w:val="none" w:sz="0" w:space="0" w:color="auto"/>
      </w:divBdr>
    </w:div>
    <w:div w:id="145439743">
      <w:bodyDiv w:val="1"/>
      <w:marLeft w:val="0"/>
      <w:marRight w:val="0"/>
      <w:marTop w:val="0"/>
      <w:marBottom w:val="0"/>
      <w:divBdr>
        <w:top w:val="none" w:sz="0" w:space="0" w:color="auto"/>
        <w:left w:val="none" w:sz="0" w:space="0" w:color="auto"/>
        <w:bottom w:val="none" w:sz="0" w:space="0" w:color="auto"/>
        <w:right w:val="none" w:sz="0" w:space="0" w:color="auto"/>
      </w:divBdr>
    </w:div>
    <w:div w:id="149100286">
      <w:bodyDiv w:val="1"/>
      <w:marLeft w:val="0"/>
      <w:marRight w:val="0"/>
      <w:marTop w:val="0"/>
      <w:marBottom w:val="0"/>
      <w:divBdr>
        <w:top w:val="none" w:sz="0" w:space="0" w:color="auto"/>
        <w:left w:val="none" w:sz="0" w:space="0" w:color="auto"/>
        <w:bottom w:val="none" w:sz="0" w:space="0" w:color="auto"/>
        <w:right w:val="none" w:sz="0" w:space="0" w:color="auto"/>
      </w:divBdr>
    </w:div>
    <w:div w:id="156505070">
      <w:bodyDiv w:val="1"/>
      <w:marLeft w:val="0"/>
      <w:marRight w:val="0"/>
      <w:marTop w:val="0"/>
      <w:marBottom w:val="0"/>
      <w:divBdr>
        <w:top w:val="none" w:sz="0" w:space="0" w:color="auto"/>
        <w:left w:val="none" w:sz="0" w:space="0" w:color="auto"/>
        <w:bottom w:val="none" w:sz="0" w:space="0" w:color="auto"/>
        <w:right w:val="none" w:sz="0" w:space="0" w:color="auto"/>
      </w:divBdr>
    </w:div>
    <w:div w:id="161506834">
      <w:bodyDiv w:val="1"/>
      <w:marLeft w:val="0"/>
      <w:marRight w:val="0"/>
      <w:marTop w:val="0"/>
      <w:marBottom w:val="0"/>
      <w:divBdr>
        <w:top w:val="none" w:sz="0" w:space="0" w:color="auto"/>
        <w:left w:val="none" w:sz="0" w:space="0" w:color="auto"/>
        <w:bottom w:val="none" w:sz="0" w:space="0" w:color="auto"/>
        <w:right w:val="none" w:sz="0" w:space="0" w:color="auto"/>
      </w:divBdr>
    </w:div>
    <w:div w:id="161898836">
      <w:bodyDiv w:val="1"/>
      <w:marLeft w:val="0"/>
      <w:marRight w:val="0"/>
      <w:marTop w:val="0"/>
      <w:marBottom w:val="0"/>
      <w:divBdr>
        <w:top w:val="none" w:sz="0" w:space="0" w:color="auto"/>
        <w:left w:val="none" w:sz="0" w:space="0" w:color="auto"/>
        <w:bottom w:val="none" w:sz="0" w:space="0" w:color="auto"/>
        <w:right w:val="none" w:sz="0" w:space="0" w:color="auto"/>
      </w:divBdr>
    </w:div>
    <w:div w:id="162815852">
      <w:bodyDiv w:val="1"/>
      <w:marLeft w:val="0"/>
      <w:marRight w:val="0"/>
      <w:marTop w:val="0"/>
      <w:marBottom w:val="0"/>
      <w:divBdr>
        <w:top w:val="none" w:sz="0" w:space="0" w:color="auto"/>
        <w:left w:val="none" w:sz="0" w:space="0" w:color="auto"/>
        <w:bottom w:val="none" w:sz="0" w:space="0" w:color="auto"/>
        <w:right w:val="none" w:sz="0" w:space="0" w:color="auto"/>
      </w:divBdr>
    </w:div>
    <w:div w:id="163666139">
      <w:bodyDiv w:val="1"/>
      <w:marLeft w:val="0"/>
      <w:marRight w:val="0"/>
      <w:marTop w:val="0"/>
      <w:marBottom w:val="0"/>
      <w:divBdr>
        <w:top w:val="none" w:sz="0" w:space="0" w:color="auto"/>
        <w:left w:val="none" w:sz="0" w:space="0" w:color="auto"/>
        <w:bottom w:val="none" w:sz="0" w:space="0" w:color="auto"/>
        <w:right w:val="none" w:sz="0" w:space="0" w:color="auto"/>
      </w:divBdr>
    </w:div>
    <w:div w:id="168453221">
      <w:bodyDiv w:val="1"/>
      <w:marLeft w:val="0"/>
      <w:marRight w:val="0"/>
      <w:marTop w:val="0"/>
      <w:marBottom w:val="0"/>
      <w:divBdr>
        <w:top w:val="none" w:sz="0" w:space="0" w:color="auto"/>
        <w:left w:val="none" w:sz="0" w:space="0" w:color="auto"/>
        <w:bottom w:val="none" w:sz="0" w:space="0" w:color="auto"/>
        <w:right w:val="none" w:sz="0" w:space="0" w:color="auto"/>
      </w:divBdr>
    </w:div>
    <w:div w:id="169610810">
      <w:bodyDiv w:val="1"/>
      <w:marLeft w:val="0"/>
      <w:marRight w:val="0"/>
      <w:marTop w:val="0"/>
      <w:marBottom w:val="0"/>
      <w:divBdr>
        <w:top w:val="none" w:sz="0" w:space="0" w:color="auto"/>
        <w:left w:val="none" w:sz="0" w:space="0" w:color="auto"/>
        <w:bottom w:val="none" w:sz="0" w:space="0" w:color="auto"/>
        <w:right w:val="none" w:sz="0" w:space="0" w:color="auto"/>
      </w:divBdr>
    </w:div>
    <w:div w:id="171648323">
      <w:bodyDiv w:val="1"/>
      <w:marLeft w:val="0"/>
      <w:marRight w:val="0"/>
      <w:marTop w:val="0"/>
      <w:marBottom w:val="0"/>
      <w:divBdr>
        <w:top w:val="none" w:sz="0" w:space="0" w:color="auto"/>
        <w:left w:val="none" w:sz="0" w:space="0" w:color="auto"/>
        <w:bottom w:val="none" w:sz="0" w:space="0" w:color="auto"/>
        <w:right w:val="none" w:sz="0" w:space="0" w:color="auto"/>
      </w:divBdr>
    </w:div>
    <w:div w:id="172569931">
      <w:bodyDiv w:val="1"/>
      <w:marLeft w:val="0"/>
      <w:marRight w:val="0"/>
      <w:marTop w:val="0"/>
      <w:marBottom w:val="0"/>
      <w:divBdr>
        <w:top w:val="none" w:sz="0" w:space="0" w:color="auto"/>
        <w:left w:val="none" w:sz="0" w:space="0" w:color="auto"/>
        <w:bottom w:val="none" w:sz="0" w:space="0" w:color="auto"/>
        <w:right w:val="none" w:sz="0" w:space="0" w:color="auto"/>
      </w:divBdr>
    </w:div>
    <w:div w:id="177619791">
      <w:bodyDiv w:val="1"/>
      <w:marLeft w:val="0"/>
      <w:marRight w:val="0"/>
      <w:marTop w:val="0"/>
      <w:marBottom w:val="0"/>
      <w:divBdr>
        <w:top w:val="none" w:sz="0" w:space="0" w:color="auto"/>
        <w:left w:val="none" w:sz="0" w:space="0" w:color="auto"/>
        <w:bottom w:val="none" w:sz="0" w:space="0" w:color="auto"/>
        <w:right w:val="none" w:sz="0" w:space="0" w:color="auto"/>
      </w:divBdr>
    </w:div>
    <w:div w:id="180168881">
      <w:bodyDiv w:val="1"/>
      <w:marLeft w:val="0"/>
      <w:marRight w:val="0"/>
      <w:marTop w:val="0"/>
      <w:marBottom w:val="0"/>
      <w:divBdr>
        <w:top w:val="none" w:sz="0" w:space="0" w:color="auto"/>
        <w:left w:val="none" w:sz="0" w:space="0" w:color="auto"/>
        <w:bottom w:val="none" w:sz="0" w:space="0" w:color="auto"/>
        <w:right w:val="none" w:sz="0" w:space="0" w:color="auto"/>
      </w:divBdr>
    </w:div>
    <w:div w:id="180707131">
      <w:bodyDiv w:val="1"/>
      <w:marLeft w:val="0"/>
      <w:marRight w:val="0"/>
      <w:marTop w:val="0"/>
      <w:marBottom w:val="0"/>
      <w:divBdr>
        <w:top w:val="none" w:sz="0" w:space="0" w:color="auto"/>
        <w:left w:val="none" w:sz="0" w:space="0" w:color="auto"/>
        <w:bottom w:val="none" w:sz="0" w:space="0" w:color="auto"/>
        <w:right w:val="none" w:sz="0" w:space="0" w:color="auto"/>
      </w:divBdr>
    </w:div>
    <w:div w:id="182209133">
      <w:bodyDiv w:val="1"/>
      <w:marLeft w:val="0"/>
      <w:marRight w:val="0"/>
      <w:marTop w:val="0"/>
      <w:marBottom w:val="0"/>
      <w:divBdr>
        <w:top w:val="none" w:sz="0" w:space="0" w:color="auto"/>
        <w:left w:val="none" w:sz="0" w:space="0" w:color="auto"/>
        <w:bottom w:val="none" w:sz="0" w:space="0" w:color="auto"/>
        <w:right w:val="none" w:sz="0" w:space="0" w:color="auto"/>
      </w:divBdr>
    </w:div>
    <w:div w:id="190071589">
      <w:bodyDiv w:val="1"/>
      <w:marLeft w:val="0"/>
      <w:marRight w:val="0"/>
      <w:marTop w:val="0"/>
      <w:marBottom w:val="0"/>
      <w:divBdr>
        <w:top w:val="none" w:sz="0" w:space="0" w:color="auto"/>
        <w:left w:val="none" w:sz="0" w:space="0" w:color="auto"/>
        <w:bottom w:val="none" w:sz="0" w:space="0" w:color="auto"/>
        <w:right w:val="none" w:sz="0" w:space="0" w:color="auto"/>
      </w:divBdr>
    </w:div>
    <w:div w:id="190269366">
      <w:bodyDiv w:val="1"/>
      <w:marLeft w:val="0"/>
      <w:marRight w:val="0"/>
      <w:marTop w:val="0"/>
      <w:marBottom w:val="0"/>
      <w:divBdr>
        <w:top w:val="none" w:sz="0" w:space="0" w:color="auto"/>
        <w:left w:val="none" w:sz="0" w:space="0" w:color="auto"/>
        <w:bottom w:val="none" w:sz="0" w:space="0" w:color="auto"/>
        <w:right w:val="none" w:sz="0" w:space="0" w:color="auto"/>
      </w:divBdr>
    </w:div>
    <w:div w:id="190343920">
      <w:bodyDiv w:val="1"/>
      <w:marLeft w:val="0"/>
      <w:marRight w:val="0"/>
      <w:marTop w:val="0"/>
      <w:marBottom w:val="0"/>
      <w:divBdr>
        <w:top w:val="none" w:sz="0" w:space="0" w:color="auto"/>
        <w:left w:val="none" w:sz="0" w:space="0" w:color="auto"/>
        <w:bottom w:val="none" w:sz="0" w:space="0" w:color="auto"/>
        <w:right w:val="none" w:sz="0" w:space="0" w:color="auto"/>
      </w:divBdr>
    </w:div>
    <w:div w:id="190609727">
      <w:bodyDiv w:val="1"/>
      <w:marLeft w:val="0"/>
      <w:marRight w:val="0"/>
      <w:marTop w:val="0"/>
      <w:marBottom w:val="0"/>
      <w:divBdr>
        <w:top w:val="none" w:sz="0" w:space="0" w:color="auto"/>
        <w:left w:val="none" w:sz="0" w:space="0" w:color="auto"/>
        <w:bottom w:val="none" w:sz="0" w:space="0" w:color="auto"/>
        <w:right w:val="none" w:sz="0" w:space="0" w:color="auto"/>
      </w:divBdr>
    </w:div>
    <w:div w:id="190925314">
      <w:bodyDiv w:val="1"/>
      <w:marLeft w:val="0"/>
      <w:marRight w:val="0"/>
      <w:marTop w:val="0"/>
      <w:marBottom w:val="0"/>
      <w:divBdr>
        <w:top w:val="none" w:sz="0" w:space="0" w:color="auto"/>
        <w:left w:val="none" w:sz="0" w:space="0" w:color="auto"/>
        <w:bottom w:val="none" w:sz="0" w:space="0" w:color="auto"/>
        <w:right w:val="none" w:sz="0" w:space="0" w:color="auto"/>
      </w:divBdr>
    </w:div>
    <w:div w:id="204175302">
      <w:bodyDiv w:val="1"/>
      <w:marLeft w:val="0"/>
      <w:marRight w:val="0"/>
      <w:marTop w:val="0"/>
      <w:marBottom w:val="0"/>
      <w:divBdr>
        <w:top w:val="none" w:sz="0" w:space="0" w:color="auto"/>
        <w:left w:val="none" w:sz="0" w:space="0" w:color="auto"/>
        <w:bottom w:val="none" w:sz="0" w:space="0" w:color="auto"/>
        <w:right w:val="none" w:sz="0" w:space="0" w:color="auto"/>
      </w:divBdr>
    </w:div>
    <w:div w:id="204610437">
      <w:bodyDiv w:val="1"/>
      <w:marLeft w:val="0"/>
      <w:marRight w:val="0"/>
      <w:marTop w:val="0"/>
      <w:marBottom w:val="0"/>
      <w:divBdr>
        <w:top w:val="none" w:sz="0" w:space="0" w:color="auto"/>
        <w:left w:val="none" w:sz="0" w:space="0" w:color="auto"/>
        <w:bottom w:val="none" w:sz="0" w:space="0" w:color="auto"/>
        <w:right w:val="none" w:sz="0" w:space="0" w:color="auto"/>
      </w:divBdr>
    </w:div>
    <w:div w:id="204800770">
      <w:bodyDiv w:val="1"/>
      <w:marLeft w:val="0"/>
      <w:marRight w:val="0"/>
      <w:marTop w:val="0"/>
      <w:marBottom w:val="0"/>
      <w:divBdr>
        <w:top w:val="none" w:sz="0" w:space="0" w:color="auto"/>
        <w:left w:val="none" w:sz="0" w:space="0" w:color="auto"/>
        <w:bottom w:val="none" w:sz="0" w:space="0" w:color="auto"/>
        <w:right w:val="none" w:sz="0" w:space="0" w:color="auto"/>
      </w:divBdr>
    </w:div>
    <w:div w:id="204950801">
      <w:bodyDiv w:val="1"/>
      <w:marLeft w:val="0"/>
      <w:marRight w:val="0"/>
      <w:marTop w:val="0"/>
      <w:marBottom w:val="0"/>
      <w:divBdr>
        <w:top w:val="none" w:sz="0" w:space="0" w:color="auto"/>
        <w:left w:val="none" w:sz="0" w:space="0" w:color="auto"/>
        <w:bottom w:val="none" w:sz="0" w:space="0" w:color="auto"/>
        <w:right w:val="none" w:sz="0" w:space="0" w:color="auto"/>
      </w:divBdr>
    </w:div>
    <w:div w:id="206840982">
      <w:bodyDiv w:val="1"/>
      <w:marLeft w:val="0"/>
      <w:marRight w:val="0"/>
      <w:marTop w:val="0"/>
      <w:marBottom w:val="0"/>
      <w:divBdr>
        <w:top w:val="none" w:sz="0" w:space="0" w:color="auto"/>
        <w:left w:val="none" w:sz="0" w:space="0" w:color="auto"/>
        <w:bottom w:val="none" w:sz="0" w:space="0" w:color="auto"/>
        <w:right w:val="none" w:sz="0" w:space="0" w:color="auto"/>
      </w:divBdr>
    </w:div>
    <w:div w:id="207958935">
      <w:bodyDiv w:val="1"/>
      <w:marLeft w:val="0"/>
      <w:marRight w:val="0"/>
      <w:marTop w:val="0"/>
      <w:marBottom w:val="0"/>
      <w:divBdr>
        <w:top w:val="none" w:sz="0" w:space="0" w:color="auto"/>
        <w:left w:val="none" w:sz="0" w:space="0" w:color="auto"/>
        <w:bottom w:val="none" w:sz="0" w:space="0" w:color="auto"/>
        <w:right w:val="none" w:sz="0" w:space="0" w:color="auto"/>
      </w:divBdr>
    </w:div>
    <w:div w:id="213276656">
      <w:bodyDiv w:val="1"/>
      <w:marLeft w:val="0"/>
      <w:marRight w:val="0"/>
      <w:marTop w:val="0"/>
      <w:marBottom w:val="0"/>
      <w:divBdr>
        <w:top w:val="none" w:sz="0" w:space="0" w:color="auto"/>
        <w:left w:val="none" w:sz="0" w:space="0" w:color="auto"/>
        <w:bottom w:val="none" w:sz="0" w:space="0" w:color="auto"/>
        <w:right w:val="none" w:sz="0" w:space="0" w:color="auto"/>
      </w:divBdr>
    </w:div>
    <w:div w:id="217135858">
      <w:bodyDiv w:val="1"/>
      <w:marLeft w:val="0"/>
      <w:marRight w:val="0"/>
      <w:marTop w:val="0"/>
      <w:marBottom w:val="0"/>
      <w:divBdr>
        <w:top w:val="none" w:sz="0" w:space="0" w:color="auto"/>
        <w:left w:val="none" w:sz="0" w:space="0" w:color="auto"/>
        <w:bottom w:val="none" w:sz="0" w:space="0" w:color="auto"/>
        <w:right w:val="none" w:sz="0" w:space="0" w:color="auto"/>
      </w:divBdr>
    </w:div>
    <w:div w:id="221719164">
      <w:bodyDiv w:val="1"/>
      <w:marLeft w:val="0"/>
      <w:marRight w:val="0"/>
      <w:marTop w:val="0"/>
      <w:marBottom w:val="0"/>
      <w:divBdr>
        <w:top w:val="none" w:sz="0" w:space="0" w:color="auto"/>
        <w:left w:val="none" w:sz="0" w:space="0" w:color="auto"/>
        <w:bottom w:val="none" w:sz="0" w:space="0" w:color="auto"/>
        <w:right w:val="none" w:sz="0" w:space="0" w:color="auto"/>
      </w:divBdr>
    </w:div>
    <w:div w:id="224030375">
      <w:bodyDiv w:val="1"/>
      <w:marLeft w:val="0"/>
      <w:marRight w:val="0"/>
      <w:marTop w:val="0"/>
      <w:marBottom w:val="0"/>
      <w:divBdr>
        <w:top w:val="none" w:sz="0" w:space="0" w:color="auto"/>
        <w:left w:val="none" w:sz="0" w:space="0" w:color="auto"/>
        <w:bottom w:val="none" w:sz="0" w:space="0" w:color="auto"/>
        <w:right w:val="none" w:sz="0" w:space="0" w:color="auto"/>
      </w:divBdr>
    </w:div>
    <w:div w:id="224920776">
      <w:bodyDiv w:val="1"/>
      <w:marLeft w:val="0"/>
      <w:marRight w:val="0"/>
      <w:marTop w:val="0"/>
      <w:marBottom w:val="0"/>
      <w:divBdr>
        <w:top w:val="none" w:sz="0" w:space="0" w:color="auto"/>
        <w:left w:val="none" w:sz="0" w:space="0" w:color="auto"/>
        <w:bottom w:val="none" w:sz="0" w:space="0" w:color="auto"/>
        <w:right w:val="none" w:sz="0" w:space="0" w:color="auto"/>
      </w:divBdr>
    </w:div>
    <w:div w:id="225459337">
      <w:bodyDiv w:val="1"/>
      <w:marLeft w:val="0"/>
      <w:marRight w:val="0"/>
      <w:marTop w:val="0"/>
      <w:marBottom w:val="0"/>
      <w:divBdr>
        <w:top w:val="none" w:sz="0" w:space="0" w:color="auto"/>
        <w:left w:val="none" w:sz="0" w:space="0" w:color="auto"/>
        <w:bottom w:val="none" w:sz="0" w:space="0" w:color="auto"/>
        <w:right w:val="none" w:sz="0" w:space="0" w:color="auto"/>
      </w:divBdr>
    </w:div>
    <w:div w:id="229508862">
      <w:bodyDiv w:val="1"/>
      <w:marLeft w:val="0"/>
      <w:marRight w:val="0"/>
      <w:marTop w:val="0"/>
      <w:marBottom w:val="0"/>
      <w:divBdr>
        <w:top w:val="none" w:sz="0" w:space="0" w:color="auto"/>
        <w:left w:val="none" w:sz="0" w:space="0" w:color="auto"/>
        <w:bottom w:val="none" w:sz="0" w:space="0" w:color="auto"/>
        <w:right w:val="none" w:sz="0" w:space="0" w:color="auto"/>
      </w:divBdr>
    </w:div>
    <w:div w:id="230311493">
      <w:bodyDiv w:val="1"/>
      <w:marLeft w:val="0"/>
      <w:marRight w:val="0"/>
      <w:marTop w:val="0"/>
      <w:marBottom w:val="0"/>
      <w:divBdr>
        <w:top w:val="none" w:sz="0" w:space="0" w:color="auto"/>
        <w:left w:val="none" w:sz="0" w:space="0" w:color="auto"/>
        <w:bottom w:val="none" w:sz="0" w:space="0" w:color="auto"/>
        <w:right w:val="none" w:sz="0" w:space="0" w:color="auto"/>
      </w:divBdr>
    </w:div>
    <w:div w:id="230968027">
      <w:bodyDiv w:val="1"/>
      <w:marLeft w:val="0"/>
      <w:marRight w:val="0"/>
      <w:marTop w:val="0"/>
      <w:marBottom w:val="0"/>
      <w:divBdr>
        <w:top w:val="none" w:sz="0" w:space="0" w:color="auto"/>
        <w:left w:val="none" w:sz="0" w:space="0" w:color="auto"/>
        <w:bottom w:val="none" w:sz="0" w:space="0" w:color="auto"/>
        <w:right w:val="none" w:sz="0" w:space="0" w:color="auto"/>
      </w:divBdr>
      <w:divsChild>
        <w:div w:id="4526376">
          <w:marLeft w:val="0"/>
          <w:marRight w:val="0"/>
          <w:marTop w:val="0"/>
          <w:marBottom w:val="0"/>
          <w:divBdr>
            <w:top w:val="none" w:sz="0" w:space="0" w:color="auto"/>
            <w:left w:val="none" w:sz="0" w:space="0" w:color="auto"/>
            <w:bottom w:val="none" w:sz="0" w:space="0" w:color="auto"/>
            <w:right w:val="none" w:sz="0" w:space="0" w:color="auto"/>
          </w:divBdr>
          <w:divsChild>
            <w:div w:id="781800634">
              <w:marLeft w:val="0"/>
              <w:marRight w:val="0"/>
              <w:marTop w:val="0"/>
              <w:marBottom w:val="0"/>
              <w:divBdr>
                <w:top w:val="none" w:sz="0" w:space="0" w:color="auto"/>
                <w:left w:val="none" w:sz="0" w:space="0" w:color="auto"/>
                <w:bottom w:val="none" w:sz="0" w:space="0" w:color="auto"/>
                <w:right w:val="none" w:sz="0" w:space="0" w:color="auto"/>
              </w:divBdr>
            </w:div>
          </w:divsChild>
        </w:div>
        <w:div w:id="14774267">
          <w:marLeft w:val="0"/>
          <w:marRight w:val="0"/>
          <w:marTop w:val="0"/>
          <w:marBottom w:val="0"/>
          <w:divBdr>
            <w:top w:val="none" w:sz="0" w:space="0" w:color="auto"/>
            <w:left w:val="none" w:sz="0" w:space="0" w:color="auto"/>
            <w:bottom w:val="none" w:sz="0" w:space="0" w:color="auto"/>
            <w:right w:val="none" w:sz="0" w:space="0" w:color="auto"/>
          </w:divBdr>
          <w:divsChild>
            <w:div w:id="442772046">
              <w:marLeft w:val="0"/>
              <w:marRight w:val="0"/>
              <w:marTop w:val="0"/>
              <w:marBottom w:val="0"/>
              <w:divBdr>
                <w:top w:val="none" w:sz="0" w:space="0" w:color="auto"/>
                <w:left w:val="none" w:sz="0" w:space="0" w:color="auto"/>
                <w:bottom w:val="none" w:sz="0" w:space="0" w:color="auto"/>
                <w:right w:val="none" w:sz="0" w:space="0" w:color="auto"/>
              </w:divBdr>
            </w:div>
          </w:divsChild>
        </w:div>
        <w:div w:id="59057746">
          <w:marLeft w:val="0"/>
          <w:marRight w:val="0"/>
          <w:marTop w:val="0"/>
          <w:marBottom w:val="0"/>
          <w:divBdr>
            <w:top w:val="none" w:sz="0" w:space="0" w:color="auto"/>
            <w:left w:val="none" w:sz="0" w:space="0" w:color="auto"/>
            <w:bottom w:val="none" w:sz="0" w:space="0" w:color="auto"/>
            <w:right w:val="none" w:sz="0" w:space="0" w:color="auto"/>
          </w:divBdr>
          <w:divsChild>
            <w:div w:id="571159826">
              <w:marLeft w:val="0"/>
              <w:marRight w:val="0"/>
              <w:marTop w:val="0"/>
              <w:marBottom w:val="0"/>
              <w:divBdr>
                <w:top w:val="none" w:sz="0" w:space="0" w:color="auto"/>
                <w:left w:val="none" w:sz="0" w:space="0" w:color="auto"/>
                <w:bottom w:val="none" w:sz="0" w:space="0" w:color="auto"/>
                <w:right w:val="none" w:sz="0" w:space="0" w:color="auto"/>
              </w:divBdr>
            </w:div>
          </w:divsChild>
        </w:div>
        <w:div w:id="74669684">
          <w:marLeft w:val="0"/>
          <w:marRight w:val="0"/>
          <w:marTop w:val="0"/>
          <w:marBottom w:val="0"/>
          <w:divBdr>
            <w:top w:val="none" w:sz="0" w:space="0" w:color="auto"/>
            <w:left w:val="none" w:sz="0" w:space="0" w:color="auto"/>
            <w:bottom w:val="none" w:sz="0" w:space="0" w:color="auto"/>
            <w:right w:val="none" w:sz="0" w:space="0" w:color="auto"/>
          </w:divBdr>
          <w:divsChild>
            <w:div w:id="480193369">
              <w:marLeft w:val="0"/>
              <w:marRight w:val="0"/>
              <w:marTop w:val="0"/>
              <w:marBottom w:val="0"/>
              <w:divBdr>
                <w:top w:val="none" w:sz="0" w:space="0" w:color="auto"/>
                <w:left w:val="none" w:sz="0" w:space="0" w:color="auto"/>
                <w:bottom w:val="none" w:sz="0" w:space="0" w:color="auto"/>
                <w:right w:val="none" w:sz="0" w:space="0" w:color="auto"/>
              </w:divBdr>
            </w:div>
          </w:divsChild>
        </w:div>
        <w:div w:id="79840558">
          <w:marLeft w:val="0"/>
          <w:marRight w:val="0"/>
          <w:marTop w:val="0"/>
          <w:marBottom w:val="0"/>
          <w:divBdr>
            <w:top w:val="none" w:sz="0" w:space="0" w:color="auto"/>
            <w:left w:val="none" w:sz="0" w:space="0" w:color="auto"/>
            <w:bottom w:val="none" w:sz="0" w:space="0" w:color="auto"/>
            <w:right w:val="none" w:sz="0" w:space="0" w:color="auto"/>
          </w:divBdr>
          <w:divsChild>
            <w:div w:id="1646351089">
              <w:marLeft w:val="0"/>
              <w:marRight w:val="0"/>
              <w:marTop w:val="0"/>
              <w:marBottom w:val="0"/>
              <w:divBdr>
                <w:top w:val="none" w:sz="0" w:space="0" w:color="auto"/>
                <w:left w:val="none" w:sz="0" w:space="0" w:color="auto"/>
                <w:bottom w:val="none" w:sz="0" w:space="0" w:color="auto"/>
                <w:right w:val="none" w:sz="0" w:space="0" w:color="auto"/>
              </w:divBdr>
            </w:div>
          </w:divsChild>
        </w:div>
        <w:div w:id="89132198">
          <w:marLeft w:val="0"/>
          <w:marRight w:val="0"/>
          <w:marTop w:val="0"/>
          <w:marBottom w:val="0"/>
          <w:divBdr>
            <w:top w:val="none" w:sz="0" w:space="0" w:color="auto"/>
            <w:left w:val="none" w:sz="0" w:space="0" w:color="auto"/>
            <w:bottom w:val="none" w:sz="0" w:space="0" w:color="auto"/>
            <w:right w:val="none" w:sz="0" w:space="0" w:color="auto"/>
          </w:divBdr>
          <w:divsChild>
            <w:div w:id="1238051686">
              <w:marLeft w:val="0"/>
              <w:marRight w:val="0"/>
              <w:marTop w:val="0"/>
              <w:marBottom w:val="0"/>
              <w:divBdr>
                <w:top w:val="none" w:sz="0" w:space="0" w:color="auto"/>
                <w:left w:val="none" w:sz="0" w:space="0" w:color="auto"/>
                <w:bottom w:val="none" w:sz="0" w:space="0" w:color="auto"/>
                <w:right w:val="none" w:sz="0" w:space="0" w:color="auto"/>
              </w:divBdr>
            </w:div>
          </w:divsChild>
        </w:div>
        <w:div w:id="121655278">
          <w:marLeft w:val="0"/>
          <w:marRight w:val="0"/>
          <w:marTop w:val="0"/>
          <w:marBottom w:val="0"/>
          <w:divBdr>
            <w:top w:val="none" w:sz="0" w:space="0" w:color="auto"/>
            <w:left w:val="none" w:sz="0" w:space="0" w:color="auto"/>
            <w:bottom w:val="none" w:sz="0" w:space="0" w:color="auto"/>
            <w:right w:val="none" w:sz="0" w:space="0" w:color="auto"/>
          </w:divBdr>
          <w:divsChild>
            <w:div w:id="1932817853">
              <w:marLeft w:val="0"/>
              <w:marRight w:val="0"/>
              <w:marTop w:val="0"/>
              <w:marBottom w:val="0"/>
              <w:divBdr>
                <w:top w:val="none" w:sz="0" w:space="0" w:color="auto"/>
                <w:left w:val="none" w:sz="0" w:space="0" w:color="auto"/>
                <w:bottom w:val="none" w:sz="0" w:space="0" w:color="auto"/>
                <w:right w:val="none" w:sz="0" w:space="0" w:color="auto"/>
              </w:divBdr>
            </w:div>
          </w:divsChild>
        </w:div>
        <w:div w:id="127016762">
          <w:marLeft w:val="0"/>
          <w:marRight w:val="0"/>
          <w:marTop w:val="0"/>
          <w:marBottom w:val="0"/>
          <w:divBdr>
            <w:top w:val="none" w:sz="0" w:space="0" w:color="auto"/>
            <w:left w:val="none" w:sz="0" w:space="0" w:color="auto"/>
            <w:bottom w:val="none" w:sz="0" w:space="0" w:color="auto"/>
            <w:right w:val="none" w:sz="0" w:space="0" w:color="auto"/>
          </w:divBdr>
          <w:divsChild>
            <w:div w:id="1711032749">
              <w:marLeft w:val="0"/>
              <w:marRight w:val="0"/>
              <w:marTop w:val="0"/>
              <w:marBottom w:val="0"/>
              <w:divBdr>
                <w:top w:val="none" w:sz="0" w:space="0" w:color="auto"/>
                <w:left w:val="none" w:sz="0" w:space="0" w:color="auto"/>
                <w:bottom w:val="none" w:sz="0" w:space="0" w:color="auto"/>
                <w:right w:val="none" w:sz="0" w:space="0" w:color="auto"/>
              </w:divBdr>
            </w:div>
          </w:divsChild>
        </w:div>
        <w:div w:id="192960512">
          <w:marLeft w:val="0"/>
          <w:marRight w:val="0"/>
          <w:marTop w:val="0"/>
          <w:marBottom w:val="0"/>
          <w:divBdr>
            <w:top w:val="none" w:sz="0" w:space="0" w:color="auto"/>
            <w:left w:val="none" w:sz="0" w:space="0" w:color="auto"/>
            <w:bottom w:val="none" w:sz="0" w:space="0" w:color="auto"/>
            <w:right w:val="none" w:sz="0" w:space="0" w:color="auto"/>
          </w:divBdr>
          <w:divsChild>
            <w:div w:id="1468935788">
              <w:marLeft w:val="0"/>
              <w:marRight w:val="0"/>
              <w:marTop w:val="0"/>
              <w:marBottom w:val="0"/>
              <w:divBdr>
                <w:top w:val="none" w:sz="0" w:space="0" w:color="auto"/>
                <w:left w:val="none" w:sz="0" w:space="0" w:color="auto"/>
                <w:bottom w:val="none" w:sz="0" w:space="0" w:color="auto"/>
                <w:right w:val="none" w:sz="0" w:space="0" w:color="auto"/>
              </w:divBdr>
            </w:div>
          </w:divsChild>
        </w:div>
        <w:div w:id="211695796">
          <w:marLeft w:val="0"/>
          <w:marRight w:val="0"/>
          <w:marTop w:val="0"/>
          <w:marBottom w:val="0"/>
          <w:divBdr>
            <w:top w:val="none" w:sz="0" w:space="0" w:color="auto"/>
            <w:left w:val="none" w:sz="0" w:space="0" w:color="auto"/>
            <w:bottom w:val="none" w:sz="0" w:space="0" w:color="auto"/>
            <w:right w:val="none" w:sz="0" w:space="0" w:color="auto"/>
          </w:divBdr>
          <w:divsChild>
            <w:div w:id="382947190">
              <w:marLeft w:val="0"/>
              <w:marRight w:val="0"/>
              <w:marTop w:val="0"/>
              <w:marBottom w:val="0"/>
              <w:divBdr>
                <w:top w:val="none" w:sz="0" w:space="0" w:color="auto"/>
                <w:left w:val="none" w:sz="0" w:space="0" w:color="auto"/>
                <w:bottom w:val="none" w:sz="0" w:space="0" w:color="auto"/>
                <w:right w:val="none" w:sz="0" w:space="0" w:color="auto"/>
              </w:divBdr>
            </w:div>
          </w:divsChild>
        </w:div>
        <w:div w:id="223297366">
          <w:marLeft w:val="0"/>
          <w:marRight w:val="0"/>
          <w:marTop w:val="0"/>
          <w:marBottom w:val="0"/>
          <w:divBdr>
            <w:top w:val="none" w:sz="0" w:space="0" w:color="auto"/>
            <w:left w:val="none" w:sz="0" w:space="0" w:color="auto"/>
            <w:bottom w:val="none" w:sz="0" w:space="0" w:color="auto"/>
            <w:right w:val="none" w:sz="0" w:space="0" w:color="auto"/>
          </w:divBdr>
          <w:divsChild>
            <w:div w:id="283778457">
              <w:marLeft w:val="0"/>
              <w:marRight w:val="0"/>
              <w:marTop w:val="0"/>
              <w:marBottom w:val="0"/>
              <w:divBdr>
                <w:top w:val="none" w:sz="0" w:space="0" w:color="auto"/>
                <w:left w:val="none" w:sz="0" w:space="0" w:color="auto"/>
                <w:bottom w:val="none" w:sz="0" w:space="0" w:color="auto"/>
                <w:right w:val="none" w:sz="0" w:space="0" w:color="auto"/>
              </w:divBdr>
            </w:div>
          </w:divsChild>
        </w:div>
        <w:div w:id="274412459">
          <w:marLeft w:val="0"/>
          <w:marRight w:val="0"/>
          <w:marTop w:val="0"/>
          <w:marBottom w:val="0"/>
          <w:divBdr>
            <w:top w:val="none" w:sz="0" w:space="0" w:color="auto"/>
            <w:left w:val="none" w:sz="0" w:space="0" w:color="auto"/>
            <w:bottom w:val="none" w:sz="0" w:space="0" w:color="auto"/>
            <w:right w:val="none" w:sz="0" w:space="0" w:color="auto"/>
          </w:divBdr>
          <w:divsChild>
            <w:div w:id="569581811">
              <w:marLeft w:val="0"/>
              <w:marRight w:val="0"/>
              <w:marTop w:val="0"/>
              <w:marBottom w:val="0"/>
              <w:divBdr>
                <w:top w:val="none" w:sz="0" w:space="0" w:color="auto"/>
                <w:left w:val="none" w:sz="0" w:space="0" w:color="auto"/>
                <w:bottom w:val="none" w:sz="0" w:space="0" w:color="auto"/>
                <w:right w:val="none" w:sz="0" w:space="0" w:color="auto"/>
              </w:divBdr>
            </w:div>
          </w:divsChild>
        </w:div>
        <w:div w:id="318314475">
          <w:marLeft w:val="0"/>
          <w:marRight w:val="0"/>
          <w:marTop w:val="0"/>
          <w:marBottom w:val="0"/>
          <w:divBdr>
            <w:top w:val="none" w:sz="0" w:space="0" w:color="auto"/>
            <w:left w:val="none" w:sz="0" w:space="0" w:color="auto"/>
            <w:bottom w:val="none" w:sz="0" w:space="0" w:color="auto"/>
            <w:right w:val="none" w:sz="0" w:space="0" w:color="auto"/>
          </w:divBdr>
          <w:divsChild>
            <w:div w:id="623117693">
              <w:marLeft w:val="0"/>
              <w:marRight w:val="0"/>
              <w:marTop w:val="0"/>
              <w:marBottom w:val="0"/>
              <w:divBdr>
                <w:top w:val="none" w:sz="0" w:space="0" w:color="auto"/>
                <w:left w:val="none" w:sz="0" w:space="0" w:color="auto"/>
                <w:bottom w:val="none" w:sz="0" w:space="0" w:color="auto"/>
                <w:right w:val="none" w:sz="0" w:space="0" w:color="auto"/>
              </w:divBdr>
            </w:div>
          </w:divsChild>
        </w:div>
        <w:div w:id="322048115">
          <w:marLeft w:val="0"/>
          <w:marRight w:val="0"/>
          <w:marTop w:val="0"/>
          <w:marBottom w:val="0"/>
          <w:divBdr>
            <w:top w:val="none" w:sz="0" w:space="0" w:color="auto"/>
            <w:left w:val="none" w:sz="0" w:space="0" w:color="auto"/>
            <w:bottom w:val="none" w:sz="0" w:space="0" w:color="auto"/>
            <w:right w:val="none" w:sz="0" w:space="0" w:color="auto"/>
          </w:divBdr>
          <w:divsChild>
            <w:div w:id="1760101884">
              <w:marLeft w:val="0"/>
              <w:marRight w:val="0"/>
              <w:marTop w:val="0"/>
              <w:marBottom w:val="0"/>
              <w:divBdr>
                <w:top w:val="none" w:sz="0" w:space="0" w:color="auto"/>
                <w:left w:val="none" w:sz="0" w:space="0" w:color="auto"/>
                <w:bottom w:val="none" w:sz="0" w:space="0" w:color="auto"/>
                <w:right w:val="none" w:sz="0" w:space="0" w:color="auto"/>
              </w:divBdr>
            </w:div>
          </w:divsChild>
        </w:div>
        <w:div w:id="344863553">
          <w:marLeft w:val="0"/>
          <w:marRight w:val="0"/>
          <w:marTop w:val="0"/>
          <w:marBottom w:val="0"/>
          <w:divBdr>
            <w:top w:val="none" w:sz="0" w:space="0" w:color="auto"/>
            <w:left w:val="none" w:sz="0" w:space="0" w:color="auto"/>
            <w:bottom w:val="none" w:sz="0" w:space="0" w:color="auto"/>
            <w:right w:val="none" w:sz="0" w:space="0" w:color="auto"/>
          </w:divBdr>
          <w:divsChild>
            <w:div w:id="620306738">
              <w:marLeft w:val="0"/>
              <w:marRight w:val="0"/>
              <w:marTop w:val="0"/>
              <w:marBottom w:val="0"/>
              <w:divBdr>
                <w:top w:val="none" w:sz="0" w:space="0" w:color="auto"/>
                <w:left w:val="none" w:sz="0" w:space="0" w:color="auto"/>
                <w:bottom w:val="none" w:sz="0" w:space="0" w:color="auto"/>
                <w:right w:val="none" w:sz="0" w:space="0" w:color="auto"/>
              </w:divBdr>
            </w:div>
          </w:divsChild>
        </w:div>
        <w:div w:id="409694391">
          <w:marLeft w:val="0"/>
          <w:marRight w:val="0"/>
          <w:marTop w:val="0"/>
          <w:marBottom w:val="0"/>
          <w:divBdr>
            <w:top w:val="none" w:sz="0" w:space="0" w:color="auto"/>
            <w:left w:val="none" w:sz="0" w:space="0" w:color="auto"/>
            <w:bottom w:val="none" w:sz="0" w:space="0" w:color="auto"/>
            <w:right w:val="none" w:sz="0" w:space="0" w:color="auto"/>
          </w:divBdr>
          <w:divsChild>
            <w:div w:id="1963921089">
              <w:marLeft w:val="0"/>
              <w:marRight w:val="0"/>
              <w:marTop w:val="0"/>
              <w:marBottom w:val="0"/>
              <w:divBdr>
                <w:top w:val="none" w:sz="0" w:space="0" w:color="auto"/>
                <w:left w:val="none" w:sz="0" w:space="0" w:color="auto"/>
                <w:bottom w:val="none" w:sz="0" w:space="0" w:color="auto"/>
                <w:right w:val="none" w:sz="0" w:space="0" w:color="auto"/>
              </w:divBdr>
            </w:div>
          </w:divsChild>
        </w:div>
        <w:div w:id="460658616">
          <w:marLeft w:val="0"/>
          <w:marRight w:val="0"/>
          <w:marTop w:val="0"/>
          <w:marBottom w:val="0"/>
          <w:divBdr>
            <w:top w:val="none" w:sz="0" w:space="0" w:color="auto"/>
            <w:left w:val="none" w:sz="0" w:space="0" w:color="auto"/>
            <w:bottom w:val="none" w:sz="0" w:space="0" w:color="auto"/>
            <w:right w:val="none" w:sz="0" w:space="0" w:color="auto"/>
          </w:divBdr>
          <w:divsChild>
            <w:div w:id="551306986">
              <w:marLeft w:val="0"/>
              <w:marRight w:val="0"/>
              <w:marTop w:val="0"/>
              <w:marBottom w:val="0"/>
              <w:divBdr>
                <w:top w:val="none" w:sz="0" w:space="0" w:color="auto"/>
                <w:left w:val="none" w:sz="0" w:space="0" w:color="auto"/>
                <w:bottom w:val="none" w:sz="0" w:space="0" w:color="auto"/>
                <w:right w:val="none" w:sz="0" w:space="0" w:color="auto"/>
              </w:divBdr>
            </w:div>
          </w:divsChild>
        </w:div>
        <w:div w:id="480930556">
          <w:marLeft w:val="0"/>
          <w:marRight w:val="0"/>
          <w:marTop w:val="0"/>
          <w:marBottom w:val="0"/>
          <w:divBdr>
            <w:top w:val="none" w:sz="0" w:space="0" w:color="auto"/>
            <w:left w:val="none" w:sz="0" w:space="0" w:color="auto"/>
            <w:bottom w:val="none" w:sz="0" w:space="0" w:color="auto"/>
            <w:right w:val="none" w:sz="0" w:space="0" w:color="auto"/>
          </w:divBdr>
          <w:divsChild>
            <w:div w:id="258611893">
              <w:marLeft w:val="0"/>
              <w:marRight w:val="0"/>
              <w:marTop w:val="0"/>
              <w:marBottom w:val="0"/>
              <w:divBdr>
                <w:top w:val="none" w:sz="0" w:space="0" w:color="auto"/>
                <w:left w:val="none" w:sz="0" w:space="0" w:color="auto"/>
                <w:bottom w:val="none" w:sz="0" w:space="0" w:color="auto"/>
                <w:right w:val="none" w:sz="0" w:space="0" w:color="auto"/>
              </w:divBdr>
            </w:div>
          </w:divsChild>
        </w:div>
        <w:div w:id="610362598">
          <w:marLeft w:val="0"/>
          <w:marRight w:val="0"/>
          <w:marTop w:val="0"/>
          <w:marBottom w:val="0"/>
          <w:divBdr>
            <w:top w:val="none" w:sz="0" w:space="0" w:color="auto"/>
            <w:left w:val="none" w:sz="0" w:space="0" w:color="auto"/>
            <w:bottom w:val="none" w:sz="0" w:space="0" w:color="auto"/>
            <w:right w:val="none" w:sz="0" w:space="0" w:color="auto"/>
          </w:divBdr>
          <w:divsChild>
            <w:div w:id="1139762077">
              <w:marLeft w:val="0"/>
              <w:marRight w:val="0"/>
              <w:marTop w:val="0"/>
              <w:marBottom w:val="0"/>
              <w:divBdr>
                <w:top w:val="none" w:sz="0" w:space="0" w:color="auto"/>
                <w:left w:val="none" w:sz="0" w:space="0" w:color="auto"/>
                <w:bottom w:val="none" w:sz="0" w:space="0" w:color="auto"/>
                <w:right w:val="none" w:sz="0" w:space="0" w:color="auto"/>
              </w:divBdr>
            </w:div>
          </w:divsChild>
        </w:div>
        <w:div w:id="636641128">
          <w:marLeft w:val="0"/>
          <w:marRight w:val="0"/>
          <w:marTop w:val="0"/>
          <w:marBottom w:val="0"/>
          <w:divBdr>
            <w:top w:val="none" w:sz="0" w:space="0" w:color="auto"/>
            <w:left w:val="none" w:sz="0" w:space="0" w:color="auto"/>
            <w:bottom w:val="none" w:sz="0" w:space="0" w:color="auto"/>
            <w:right w:val="none" w:sz="0" w:space="0" w:color="auto"/>
          </w:divBdr>
          <w:divsChild>
            <w:div w:id="2045323968">
              <w:marLeft w:val="0"/>
              <w:marRight w:val="0"/>
              <w:marTop w:val="0"/>
              <w:marBottom w:val="0"/>
              <w:divBdr>
                <w:top w:val="none" w:sz="0" w:space="0" w:color="auto"/>
                <w:left w:val="none" w:sz="0" w:space="0" w:color="auto"/>
                <w:bottom w:val="none" w:sz="0" w:space="0" w:color="auto"/>
                <w:right w:val="none" w:sz="0" w:space="0" w:color="auto"/>
              </w:divBdr>
            </w:div>
          </w:divsChild>
        </w:div>
        <w:div w:id="674889885">
          <w:marLeft w:val="0"/>
          <w:marRight w:val="0"/>
          <w:marTop w:val="0"/>
          <w:marBottom w:val="0"/>
          <w:divBdr>
            <w:top w:val="none" w:sz="0" w:space="0" w:color="auto"/>
            <w:left w:val="none" w:sz="0" w:space="0" w:color="auto"/>
            <w:bottom w:val="none" w:sz="0" w:space="0" w:color="auto"/>
            <w:right w:val="none" w:sz="0" w:space="0" w:color="auto"/>
          </w:divBdr>
          <w:divsChild>
            <w:div w:id="549808170">
              <w:marLeft w:val="0"/>
              <w:marRight w:val="0"/>
              <w:marTop w:val="0"/>
              <w:marBottom w:val="0"/>
              <w:divBdr>
                <w:top w:val="none" w:sz="0" w:space="0" w:color="auto"/>
                <w:left w:val="none" w:sz="0" w:space="0" w:color="auto"/>
                <w:bottom w:val="none" w:sz="0" w:space="0" w:color="auto"/>
                <w:right w:val="none" w:sz="0" w:space="0" w:color="auto"/>
              </w:divBdr>
            </w:div>
          </w:divsChild>
        </w:div>
        <w:div w:id="684792190">
          <w:marLeft w:val="0"/>
          <w:marRight w:val="0"/>
          <w:marTop w:val="0"/>
          <w:marBottom w:val="0"/>
          <w:divBdr>
            <w:top w:val="none" w:sz="0" w:space="0" w:color="auto"/>
            <w:left w:val="none" w:sz="0" w:space="0" w:color="auto"/>
            <w:bottom w:val="none" w:sz="0" w:space="0" w:color="auto"/>
            <w:right w:val="none" w:sz="0" w:space="0" w:color="auto"/>
          </w:divBdr>
          <w:divsChild>
            <w:div w:id="687877664">
              <w:marLeft w:val="0"/>
              <w:marRight w:val="0"/>
              <w:marTop w:val="0"/>
              <w:marBottom w:val="0"/>
              <w:divBdr>
                <w:top w:val="none" w:sz="0" w:space="0" w:color="auto"/>
                <w:left w:val="none" w:sz="0" w:space="0" w:color="auto"/>
                <w:bottom w:val="none" w:sz="0" w:space="0" w:color="auto"/>
                <w:right w:val="none" w:sz="0" w:space="0" w:color="auto"/>
              </w:divBdr>
            </w:div>
          </w:divsChild>
        </w:div>
        <w:div w:id="689336331">
          <w:marLeft w:val="0"/>
          <w:marRight w:val="0"/>
          <w:marTop w:val="0"/>
          <w:marBottom w:val="0"/>
          <w:divBdr>
            <w:top w:val="none" w:sz="0" w:space="0" w:color="auto"/>
            <w:left w:val="none" w:sz="0" w:space="0" w:color="auto"/>
            <w:bottom w:val="none" w:sz="0" w:space="0" w:color="auto"/>
            <w:right w:val="none" w:sz="0" w:space="0" w:color="auto"/>
          </w:divBdr>
          <w:divsChild>
            <w:div w:id="1775638290">
              <w:marLeft w:val="0"/>
              <w:marRight w:val="0"/>
              <w:marTop w:val="0"/>
              <w:marBottom w:val="0"/>
              <w:divBdr>
                <w:top w:val="none" w:sz="0" w:space="0" w:color="auto"/>
                <w:left w:val="none" w:sz="0" w:space="0" w:color="auto"/>
                <w:bottom w:val="none" w:sz="0" w:space="0" w:color="auto"/>
                <w:right w:val="none" w:sz="0" w:space="0" w:color="auto"/>
              </w:divBdr>
            </w:div>
          </w:divsChild>
        </w:div>
        <w:div w:id="754402984">
          <w:marLeft w:val="0"/>
          <w:marRight w:val="0"/>
          <w:marTop w:val="0"/>
          <w:marBottom w:val="0"/>
          <w:divBdr>
            <w:top w:val="none" w:sz="0" w:space="0" w:color="auto"/>
            <w:left w:val="none" w:sz="0" w:space="0" w:color="auto"/>
            <w:bottom w:val="none" w:sz="0" w:space="0" w:color="auto"/>
            <w:right w:val="none" w:sz="0" w:space="0" w:color="auto"/>
          </w:divBdr>
          <w:divsChild>
            <w:div w:id="1437024445">
              <w:marLeft w:val="0"/>
              <w:marRight w:val="0"/>
              <w:marTop w:val="0"/>
              <w:marBottom w:val="0"/>
              <w:divBdr>
                <w:top w:val="none" w:sz="0" w:space="0" w:color="auto"/>
                <w:left w:val="none" w:sz="0" w:space="0" w:color="auto"/>
                <w:bottom w:val="none" w:sz="0" w:space="0" w:color="auto"/>
                <w:right w:val="none" w:sz="0" w:space="0" w:color="auto"/>
              </w:divBdr>
            </w:div>
          </w:divsChild>
        </w:div>
        <w:div w:id="786855424">
          <w:marLeft w:val="0"/>
          <w:marRight w:val="0"/>
          <w:marTop w:val="0"/>
          <w:marBottom w:val="0"/>
          <w:divBdr>
            <w:top w:val="none" w:sz="0" w:space="0" w:color="auto"/>
            <w:left w:val="none" w:sz="0" w:space="0" w:color="auto"/>
            <w:bottom w:val="none" w:sz="0" w:space="0" w:color="auto"/>
            <w:right w:val="none" w:sz="0" w:space="0" w:color="auto"/>
          </w:divBdr>
          <w:divsChild>
            <w:div w:id="1825778839">
              <w:marLeft w:val="0"/>
              <w:marRight w:val="0"/>
              <w:marTop w:val="0"/>
              <w:marBottom w:val="0"/>
              <w:divBdr>
                <w:top w:val="none" w:sz="0" w:space="0" w:color="auto"/>
                <w:left w:val="none" w:sz="0" w:space="0" w:color="auto"/>
                <w:bottom w:val="none" w:sz="0" w:space="0" w:color="auto"/>
                <w:right w:val="none" w:sz="0" w:space="0" w:color="auto"/>
              </w:divBdr>
            </w:div>
          </w:divsChild>
        </w:div>
        <w:div w:id="896283196">
          <w:marLeft w:val="0"/>
          <w:marRight w:val="0"/>
          <w:marTop w:val="0"/>
          <w:marBottom w:val="0"/>
          <w:divBdr>
            <w:top w:val="none" w:sz="0" w:space="0" w:color="auto"/>
            <w:left w:val="none" w:sz="0" w:space="0" w:color="auto"/>
            <w:bottom w:val="none" w:sz="0" w:space="0" w:color="auto"/>
            <w:right w:val="none" w:sz="0" w:space="0" w:color="auto"/>
          </w:divBdr>
          <w:divsChild>
            <w:div w:id="1421758391">
              <w:marLeft w:val="0"/>
              <w:marRight w:val="0"/>
              <w:marTop w:val="0"/>
              <w:marBottom w:val="0"/>
              <w:divBdr>
                <w:top w:val="none" w:sz="0" w:space="0" w:color="auto"/>
                <w:left w:val="none" w:sz="0" w:space="0" w:color="auto"/>
                <w:bottom w:val="none" w:sz="0" w:space="0" w:color="auto"/>
                <w:right w:val="none" w:sz="0" w:space="0" w:color="auto"/>
              </w:divBdr>
            </w:div>
          </w:divsChild>
        </w:div>
        <w:div w:id="1020820656">
          <w:marLeft w:val="0"/>
          <w:marRight w:val="0"/>
          <w:marTop w:val="0"/>
          <w:marBottom w:val="0"/>
          <w:divBdr>
            <w:top w:val="none" w:sz="0" w:space="0" w:color="auto"/>
            <w:left w:val="none" w:sz="0" w:space="0" w:color="auto"/>
            <w:bottom w:val="none" w:sz="0" w:space="0" w:color="auto"/>
            <w:right w:val="none" w:sz="0" w:space="0" w:color="auto"/>
          </w:divBdr>
          <w:divsChild>
            <w:div w:id="448162655">
              <w:marLeft w:val="0"/>
              <w:marRight w:val="0"/>
              <w:marTop w:val="0"/>
              <w:marBottom w:val="0"/>
              <w:divBdr>
                <w:top w:val="none" w:sz="0" w:space="0" w:color="auto"/>
                <w:left w:val="none" w:sz="0" w:space="0" w:color="auto"/>
                <w:bottom w:val="none" w:sz="0" w:space="0" w:color="auto"/>
                <w:right w:val="none" w:sz="0" w:space="0" w:color="auto"/>
              </w:divBdr>
            </w:div>
          </w:divsChild>
        </w:div>
        <w:div w:id="1054423771">
          <w:marLeft w:val="0"/>
          <w:marRight w:val="0"/>
          <w:marTop w:val="0"/>
          <w:marBottom w:val="0"/>
          <w:divBdr>
            <w:top w:val="none" w:sz="0" w:space="0" w:color="auto"/>
            <w:left w:val="none" w:sz="0" w:space="0" w:color="auto"/>
            <w:bottom w:val="none" w:sz="0" w:space="0" w:color="auto"/>
            <w:right w:val="none" w:sz="0" w:space="0" w:color="auto"/>
          </w:divBdr>
          <w:divsChild>
            <w:div w:id="265625380">
              <w:marLeft w:val="0"/>
              <w:marRight w:val="0"/>
              <w:marTop w:val="0"/>
              <w:marBottom w:val="0"/>
              <w:divBdr>
                <w:top w:val="none" w:sz="0" w:space="0" w:color="auto"/>
                <w:left w:val="none" w:sz="0" w:space="0" w:color="auto"/>
                <w:bottom w:val="none" w:sz="0" w:space="0" w:color="auto"/>
                <w:right w:val="none" w:sz="0" w:space="0" w:color="auto"/>
              </w:divBdr>
            </w:div>
          </w:divsChild>
        </w:div>
        <w:div w:id="1127775418">
          <w:marLeft w:val="0"/>
          <w:marRight w:val="0"/>
          <w:marTop w:val="0"/>
          <w:marBottom w:val="0"/>
          <w:divBdr>
            <w:top w:val="none" w:sz="0" w:space="0" w:color="auto"/>
            <w:left w:val="none" w:sz="0" w:space="0" w:color="auto"/>
            <w:bottom w:val="none" w:sz="0" w:space="0" w:color="auto"/>
            <w:right w:val="none" w:sz="0" w:space="0" w:color="auto"/>
          </w:divBdr>
          <w:divsChild>
            <w:div w:id="1186099300">
              <w:marLeft w:val="0"/>
              <w:marRight w:val="0"/>
              <w:marTop w:val="0"/>
              <w:marBottom w:val="0"/>
              <w:divBdr>
                <w:top w:val="none" w:sz="0" w:space="0" w:color="auto"/>
                <w:left w:val="none" w:sz="0" w:space="0" w:color="auto"/>
                <w:bottom w:val="none" w:sz="0" w:space="0" w:color="auto"/>
                <w:right w:val="none" w:sz="0" w:space="0" w:color="auto"/>
              </w:divBdr>
            </w:div>
          </w:divsChild>
        </w:div>
        <w:div w:id="1178034704">
          <w:marLeft w:val="0"/>
          <w:marRight w:val="0"/>
          <w:marTop w:val="0"/>
          <w:marBottom w:val="0"/>
          <w:divBdr>
            <w:top w:val="none" w:sz="0" w:space="0" w:color="auto"/>
            <w:left w:val="none" w:sz="0" w:space="0" w:color="auto"/>
            <w:bottom w:val="none" w:sz="0" w:space="0" w:color="auto"/>
            <w:right w:val="none" w:sz="0" w:space="0" w:color="auto"/>
          </w:divBdr>
          <w:divsChild>
            <w:div w:id="951863800">
              <w:marLeft w:val="0"/>
              <w:marRight w:val="0"/>
              <w:marTop w:val="0"/>
              <w:marBottom w:val="0"/>
              <w:divBdr>
                <w:top w:val="none" w:sz="0" w:space="0" w:color="auto"/>
                <w:left w:val="none" w:sz="0" w:space="0" w:color="auto"/>
                <w:bottom w:val="none" w:sz="0" w:space="0" w:color="auto"/>
                <w:right w:val="none" w:sz="0" w:space="0" w:color="auto"/>
              </w:divBdr>
            </w:div>
          </w:divsChild>
        </w:div>
        <w:div w:id="1186939378">
          <w:marLeft w:val="0"/>
          <w:marRight w:val="0"/>
          <w:marTop w:val="0"/>
          <w:marBottom w:val="0"/>
          <w:divBdr>
            <w:top w:val="none" w:sz="0" w:space="0" w:color="auto"/>
            <w:left w:val="none" w:sz="0" w:space="0" w:color="auto"/>
            <w:bottom w:val="none" w:sz="0" w:space="0" w:color="auto"/>
            <w:right w:val="none" w:sz="0" w:space="0" w:color="auto"/>
          </w:divBdr>
          <w:divsChild>
            <w:div w:id="623774532">
              <w:marLeft w:val="0"/>
              <w:marRight w:val="0"/>
              <w:marTop w:val="0"/>
              <w:marBottom w:val="0"/>
              <w:divBdr>
                <w:top w:val="none" w:sz="0" w:space="0" w:color="auto"/>
                <w:left w:val="none" w:sz="0" w:space="0" w:color="auto"/>
                <w:bottom w:val="none" w:sz="0" w:space="0" w:color="auto"/>
                <w:right w:val="none" w:sz="0" w:space="0" w:color="auto"/>
              </w:divBdr>
            </w:div>
          </w:divsChild>
        </w:div>
        <w:div w:id="1245266153">
          <w:marLeft w:val="0"/>
          <w:marRight w:val="0"/>
          <w:marTop w:val="0"/>
          <w:marBottom w:val="0"/>
          <w:divBdr>
            <w:top w:val="none" w:sz="0" w:space="0" w:color="auto"/>
            <w:left w:val="none" w:sz="0" w:space="0" w:color="auto"/>
            <w:bottom w:val="none" w:sz="0" w:space="0" w:color="auto"/>
            <w:right w:val="none" w:sz="0" w:space="0" w:color="auto"/>
          </w:divBdr>
          <w:divsChild>
            <w:div w:id="242760243">
              <w:marLeft w:val="0"/>
              <w:marRight w:val="0"/>
              <w:marTop w:val="0"/>
              <w:marBottom w:val="0"/>
              <w:divBdr>
                <w:top w:val="none" w:sz="0" w:space="0" w:color="auto"/>
                <w:left w:val="none" w:sz="0" w:space="0" w:color="auto"/>
                <w:bottom w:val="none" w:sz="0" w:space="0" w:color="auto"/>
                <w:right w:val="none" w:sz="0" w:space="0" w:color="auto"/>
              </w:divBdr>
            </w:div>
          </w:divsChild>
        </w:div>
        <w:div w:id="1249928164">
          <w:marLeft w:val="0"/>
          <w:marRight w:val="0"/>
          <w:marTop w:val="0"/>
          <w:marBottom w:val="0"/>
          <w:divBdr>
            <w:top w:val="none" w:sz="0" w:space="0" w:color="auto"/>
            <w:left w:val="none" w:sz="0" w:space="0" w:color="auto"/>
            <w:bottom w:val="none" w:sz="0" w:space="0" w:color="auto"/>
            <w:right w:val="none" w:sz="0" w:space="0" w:color="auto"/>
          </w:divBdr>
          <w:divsChild>
            <w:div w:id="1633906841">
              <w:marLeft w:val="0"/>
              <w:marRight w:val="0"/>
              <w:marTop w:val="0"/>
              <w:marBottom w:val="0"/>
              <w:divBdr>
                <w:top w:val="none" w:sz="0" w:space="0" w:color="auto"/>
                <w:left w:val="none" w:sz="0" w:space="0" w:color="auto"/>
                <w:bottom w:val="none" w:sz="0" w:space="0" w:color="auto"/>
                <w:right w:val="none" w:sz="0" w:space="0" w:color="auto"/>
              </w:divBdr>
            </w:div>
          </w:divsChild>
        </w:div>
        <w:div w:id="1304626262">
          <w:marLeft w:val="0"/>
          <w:marRight w:val="0"/>
          <w:marTop w:val="0"/>
          <w:marBottom w:val="0"/>
          <w:divBdr>
            <w:top w:val="none" w:sz="0" w:space="0" w:color="auto"/>
            <w:left w:val="none" w:sz="0" w:space="0" w:color="auto"/>
            <w:bottom w:val="none" w:sz="0" w:space="0" w:color="auto"/>
            <w:right w:val="none" w:sz="0" w:space="0" w:color="auto"/>
          </w:divBdr>
          <w:divsChild>
            <w:div w:id="2077437217">
              <w:marLeft w:val="0"/>
              <w:marRight w:val="0"/>
              <w:marTop w:val="0"/>
              <w:marBottom w:val="0"/>
              <w:divBdr>
                <w:top w:val="none" w:sz="0" w:space="0" w:color="auto"/>
                <w:left w:val="none" w:sz="0" w:space="0" w:color="auto"/>
                <w:bottom w:val="none" w:sz="0" w:space="0" w:color="auto"/>
                <w:right w:val="none" w:sz="0" w:space="0" w:color="auto"/>
              </w:divBdr>
            </w:div>
          </w:divsChild>
        </w:div>
        <w:div w:id="1315380045">
          <w:marLeft w:val="0"/>
          <w:marRight w:val="0"/>
          <w:marTop w:val="0"/>
          <w:marBottom w:val="0"/>
          <w:divBdr>
            <w:top w:val="none" w:sz="0" w:space="0" w:color="auto"/>
            <w:left w:val="none" w:sz="0" w:space="0" w:color="auto"/>
            <w:bottom w:val="none" w:sz="0" w:space="0" w:color="auto"/>
            <w:right w:val="none" w:sz="0" w:space="0" w:color="auto"/>
          </w:divBdr>
          <w:divsChild>
            <w:div w:id="851603576">
              <w:marLeft w:val="0"/>
              <w:marRight w:val="0"/>
              <w:marTop w:val="0"/>
              <w:marBottom w:val="0"/>
              <w:divBdr>
                <w:top w:val="none" w:sz="0" w:space="0" w:color="auto"/>
                <w:left w:val="none" w:sz="0" w:space="0" w:color="auto"/>
                <w:bottom w:val="none" w:sz="0" w:space="0" w:color="auto"/>
                <w:right w:val="none" w:sz="0" w:space="0" w:color="auto"/>
              </w:divBdr>
            </w:div>
          </w:divsChild>
        </w:div>
        <w:div w:id="1346520477">
          <w:marLeft w:val="0"/>
          <w:marRight w:val="0"/>
          <w:marTop w:val="0"/>
          <w:marBottom w:val="0"/>
          <w:divBdr>
            <w:top w:val="none" w:sz="0" w:space="0" w:color="auto"/>
            <w:left w:val="none" w:sz="0" w:space="0" w:color="auto"/>
            <w:bottom w:val="none" w:sz="0" w:space="0" w:color="auto"/>
            <w:right w:val="none" w:sz="0" w:space="0" w:color="auto"/>
          </w:divBdr>
          <w:divsChild>
            <w:div w:id="1894006090">
              <w:marLeft w:val="0"/>
              <w:marRight w:val="0"/>
              <w:marTop w:val="0"/>
              <w:marBottom w:val="0"/>
              <w:divBdr>
                <w:top w:val="none" w:sz="0" w:space="0" w:color="auto"/>
                <w:left w:val="none" w:sz="0" w:space="0" w:color="auto"/>
                <w:bottom w:val="none" w:sz="0" w:space="0" w:color="auto"/>
                <w:right w:val="none" w:sz="0" w:space="0" w:color="auto"/>
              </w:divBdr>
            </w:div>
          </w:divsChild>
        </w:div>
        <w:div w:id="1353343620">
          <w:marLeft w:val="0"/>
          <w:marRight w:val="0"/>
          <w:marTop w:val="0"/>
          <w:marBottom w:val="0"/>
          <w:divBdr>
            <w:top w:val="none" w:sz="0" w:space="0" w:color="auto"/>
            <w:left w:val="none" w:sz="0" w:space="0" w:color="auto"/>
            <w:bottom w:val="none" w:sz="0" w:space="0" w:color="auto"/>
            <w:right w:val="none" w:sz="0" w:space="0" w:color="auto"/>
          </w:divBdr>
          <w:divsChild>
            <w:div w:id="1752920391">
              <w:marLeft w:val="0"/>
              <w:marRight w:val="0"/>
              <w:marTop w:val="0"/>
              <w:marBottom w:val="0"/>
              <w:divBdr>
                <w:top w:val="none" w:sz="0" w:space="0" w:color="auto"/>
                <w:left w:val="none" w:sz="0" w:space="0" w:color="auto"/>
                <w:bottom w:val="none" w:sz="0" w:space="0" w:color="auto"/>
                <w:right w:val="none" w:sz="0" w:space="0" w:color="auto"/>
              </w:divBdr>
            </w:div>
          </w:divsChild>
        </w:div>
        <w:div w:id="1363090901">
          <w:marLeft w:val="0"/>
          <w:marRight w:val="0"/>
          <w:marTop w:val="0"/>
          <w:marBottom w:val="0"/>
          <w:divBdr>
            <w:top w:val="none" w:sz="0" w:space="0" w:color="auto"/>
            <w:left w:val="none" w:sz="0" w:space="0" w:color="auto"/>
            <w:bottom w:val="none" w:sz="0" w:space="0" w:color="auto"/>
            <w:right w:val="none" w:sz="0" w:space="0" w:color="auto"/>
          </w:divBdr>
          <w:divsChild>
            <w:div w:id="482280407">
              <w:marLeft w:val="0"/>
              <w:marRight w:val="0"/>
              <w:marTop w:val="0"/>
              <w:marBottom w:val="0"/>
              <w:divBdr>
                <w:top w:val="none" w:sz="0" w:space="0" w:color="auto"/>
                <w:left w:val="none" w:sz="0" w:space="0" w:color="auto"/>
                <w:bottom w:val="none" w:sz="0" w:space="0" w:color="auto"/>
                <w:right w:val="none" w:sz="0" w:space="0" w:color="auto"/>
              </w:divBdr>
            </w:div>
          </w:divsChild>
        </w:div>
        <w:div w:id="1447583151">
          <w:marLeft w:val="0"/>
          <w:marRight w:val="0"/>
          <w:marTop w:val="0"/>
          <w:marBottom w:val="0"/>
          <w:divBdr>
            <w:top w:val="none" w:sz="0" w:space="0" w:color="auto"/>
            <w:left w:val="none" w:sz="0" w:space="0" w:color="auto"/>
            <w:bottom w:val="none" w:sz="0" w:space="0" w:color="auto"/>
            <w:right w:val="none" w:sz="0" w:space="0" w:color="auto"/>
          </w:divBdr>
          <w:divsChild>
            <w:div w:id="1297680990">
              <w:marLeft w:val="0"/>
              <w:marRight w:val="0"/>
              <w:marTop w:val="0"/>
              <w:marBottom w:val="0"/>
              <w:divBdr>
                <w:top w:val="none" w:sz="0" w:space="0" w:color="auto"/>
                <w:left w:val="none" w:sz="0" w:space="0" w:color="auto"/>
                <w:bottom w:val="none" w:sz="0" w:space="0" w:color="auto"/>
                <w:right w:val="none" w:sz="0" w:space="0" w:color="auto"/>
              </w:divBdr>
            </w:div>
          </w:divsChild>
        </w:div>
        <w:div w:id="1467701180">
          <w:marLeft w:val="0"/>
          <w:marRight w:val="0"/>
          <w:marTop w:val="0"/>
          <w:marBottom w:val="0"/>
          <w:divBdr>
            <w:top w:val="none" w:sz="0" w:space="0" w:color="auto"/>
            <w:left w:val="none" w:sz="0" w:space="0" w:color="auto"/>
            <w:bottom w:val="none" w:sz="0" w:space="0" w:color="auto"/>
            <w:right w:val="none" w:sz="0" w:space="0" w:color="auto"/>
          </w:divBdr>
          <w:divsChild>
            <w:div w:id="1165707004">
              <w:marLeft w:val="0"/>
              <w:marRight w:val="0"/>
              <w:marTop w:val="0"/>
              <w:marBottom w:val="0"/>
              <w:divBdr>
                <w:top w:val="none" w:sz="0" w:space="0" w:color="auto"/>
                <w:left w:val="none" w:sz="0" w:space="0" w:color="auto"/>
                <w:bottom w:val="none" w:sz="0" w:space="0" w:color="auto"/>
                <w:right w:val="none" w:sz="0" w:space="0" w:color="auto"/>
              </w:divBdr>
            </w:div>
          </w:divsChild>
        </w:div>
        <w:div w:id="1480725256">
          <w:marLeft w:val="0"/>
          <w:marRight w:val="0"/>
          <w:marTop w:val="0"/>
          <w:marBottom w:val="0"/>
          <w:divBdr>
            <w:top w:val="none" w:sz="0" w:space="0" w:color="auto"/>
            <w:left w:val="none" w:sz="0" w:space="0" w:color="auto"/>
            <w:bottom w:val="none" w:sz="0" w:space="0" w:color="auto"/>
            <w:right w:val="none" w:sz="0" w:space="0" w:color="auto"/>
          </w:divBdr>
          <w:divsChild>
            <w:div w:id="1078331845">
              <w:marLeft w:val="0"/>
              <w:marRight w:val="0"/>
              <w:marTop w:val="0"/>
              <w:marBottom w:val="0"/>
              <w:divBdr>
                <w:top w:val="none" w:sz="0" w:space="0" w:color="auto"/>
                <w:left w:val="none" w:sz="0" w:space="0" w:color="auto"/>
                <w:bottom w:val="none" w:sz="0" w:space="0" w:color="auto"/>
                <w:right w:val="none" w:sz="0" w:space="0" w:color="auto"/>
              </w:divBdr>
            </w:div>
          </w:divsChild>
        </w:div>
        <w:div w:id="1549607720">
          <w:marLeft w:val="0"/>
          <w:marRight w:val="0"/>
          <w:marTop w:val="0"/>
          <w:marBottom w:val="0"/>
          <w:divBdr>
            <w:top w:val="none" w:sz="0" w:space="0" w:color="auto"/>
            <w:left w:val="none" w:sz="0" w:space="0" w:color="auto"/>
            <w:bottom w:val="none" w:sz="0" w:space="0" w:color="auto"/>
            <w:right w:val="none" w:sz="0" w:space="0" w:color="auto"/>
          </w:divBdr>
          <w:divsChild>
            <w:div w:id="232928916">
              <w:marLeft w:val="0"/>
              <w:marRight w:val="0"/>
              <w:marTop w:val="0"/>
              <w:marBottom w:val="0"/>
              <w:divBdr>
                <w:top w:val="none" w:sz="0" w:space="0" w:color="auto"/>
                <w:left w:val="none" w:sz="0" w:space="0" w:color="auto"/>
                <w:bottom w:val="none" w:sz="0" w:space="0" w:color="auto"/>
                <w:right w:val="none" w:sz="0" w:space="0" w:color="auto"/>
              </w:divBdr>
            </w:div>
          </w:divsChild>
        </w:div>
        <w:div w:id="1550261905">
          <w:marLeft w:val="0"/>
          <w:marRight w:val="0"/>
          <w:marTop w:val="0"/>
          <w:marBottom w:val="0"/>
          <w:divBdr>
            <w:top w:val="none" w:sz="0" w:space="0" w:color="auto"/>
            <w:left w:val="none" w:sz="0" w:space="0" w:color="auto"/>
            <w:bottom w:val="none" w:sz="0" w:space="0" w:color="auto"/>
            <w:right w:val="none" w:sz="0" w:space="0" w:color="auto"/>
          </w:divBdr>
          <w:divsChild>
            <w:div w:id="1056733728">
              <w:marLeft w:val="0"/>
              <w:marRight w:val="0"/>
              <w:marTop w:val="0"/>
              <w:marBottom w:val="0"/>
              <w:divBdr>
                <w:top w:val="none" w:sz="0" w:space="0" w:color="auto"/>
                <w:left w:val="none" w:sz="0" w:space="0" w:color="auto"/>
                <w:bottom w:val="none" w:sz="0" w:space="0" w:color="auto"/>
                <w:right w:val="none" w:sz="0" w:space="0" w:color="auto"/>
              </w:divBdr>
            </w:div>
          </w:divsChild>
        </w:div>
        <w:div w:id="1574511746">
          <w:marLeft w:val="0"/>
          <w:marRight w:val="0"/>
          <w:marTop w:val="0"/>
          <w:marBottom w:val="0"/>
          <w:divBdr>
            <w:top w:val="none" w:sz="0" w:space="0" w:color="auto"/>
            <w:left w:val="none" w:sz="0" w:space="0" w:color="auto"/>
            <w:bottom w:val="none" w:sz="0" w:space="0" w:color="auto"/>
            <w:right w:val="none" w:sz="0" w:space="0" w:color="auto"/>
          </w:divBdr>
          <w:divsChild>
            <w:div w:id="10568898">
              <w:marLeft w:val="0"/>
              <w:marRight w:val="0"/>
              <w:marTop w:val="0"/>
              <w:marBottom w:val="0"/>
              <w:divBdr>
                <w:top w:val="none" w:sz="0" w:space="0" w:color="auto"/>
                <w:left w:val="none" w:sz="0" w:space="0" w:color="auto"/>
                <w:bottom w:val="none" w:sz="0" w:space="0" w:color="auto"/>
                <w:right w:val="none" w:sz="0" w:space="0" w:color="auto"/>
              </w:divBdr>
            </w:div>
          </w:divsChild>
        </w:div>
        <w:div w:id="1602299984">
          <w:marLeft w:val="0"/>
          <w:marRight w:val="0"/>
          <w:marTop w:val="0"/>
          <w:marBottom w:val="0"/>
          <w:divBdr>
            <w:top w:val="none" w:sz="0" w:space="0" w:color="auto"/>
            <w:left w:val="none" w:sz="0" w:space="0" w:color="auto"/>
            <w:bottom w:val="none" w:sz="0" w:space="0" w:color="auto"/>
            <w:right w:val="none" w:sz="0" w:space="0" w:color="auto"/>
          </w:divBdr>
          <w:divsChild>
            <w:div w:id="1879929192">
              <w:marLeft w:val="0"/>
              <w:marRight w:val="0"/>
              <w:marTop w:val="0"/>
              <w:marBottom w:val="0"/>
              <w:divBdr>
                <w:top w:val="none" w:sz="0" w:space="0" w:color="auto"/>
                <w:left w:val="none" w:sz="0" w:space="0" w:color="auto"/>
                <w:bottom w:val="none" w:sz="0" w:space="0" w:color="auto"/>
                <w:right w:val="none" w:sz="0" w:space="0" w:color="auto"/>
              </w:divBdr>
            </w:div>
          </w:divsChild>
        </w:div>
        <w:div w:id="1633752876">
          <w:marLeft w:val="0"/>
          <w:marRight w:val="0"/>
          <w:marTop w:val="0"/>
          <w:marBottom w:val="0"/>
          <w:divBdr>
            <w:top w:val="none" w:sz="0" w:space="0" w:color="auto"/>
            <w:left w:val="none" w:sz="0" w:space="0" w:color="auto"/>
            <w:bottom w:val="none" w:sz="0" w:space="0" w:color="auto"/>
            <w:right w:val="none" w:sz="0" w:space="0" w:color="auto"/>
          </w:divBdr>
          <w:divsChild>
            <w:div w:id="573508715">
              <w:marLeft w:val="0"/>
              <w:marRight w:val="0"/>
              <w:marTop w:val="0"/>
              <w:marBottom w:val="0"/>
              <w:divBdr>
                <w:top w:val="none" w:sz="0" w:space="0" w:color="auto"/>
                <w:left w:val="none" w:sz="0" w:space="0" w:color="auto"/>
                <w:bottom w:val="none" w:sz="0" w:space="0" w:color="auto"/>
                <w:right w:val="none" w:sz="0" w:space="0" w:color="auto"/>
              </w:divBdr>
            </w:div>
          </w:divsChild>
        </w:div>
        <w:div w:id="1653484139">
          <w:marLeft w:val="0"/>
          <w:marRight w:val="0"/>
          <w:marTop w:val="0"/>
          <w:marBottom w:val="0"/>
          <w:divBdr>
            <w:top w:val="none" w:sz="0" w:space="0" w:color="auto"/>
            <w:left w:val="none" w:sz="0" w:space="0" w:color="auto"/>
            <w:bottom w:val="none" w:sz="0" w:space="0" w:color="auto"/>
            <w:right w:val="none" w:sz="0" w:space="0" w:color="auto"/>
          </w:divBdr>
          <w:divsChild>
            <w:div w:id="1182550584">
              <w:marLeft w:val="0"/>
              <w:marRight w:val="0"/>
              <w:marTop w:val="0"/>
              <w:marBottom w:val="0"/>
              <w:divBdr>
                <w:top w:val="none" w:sz="0" w:space="0" w:color="auto"/>
                <w:left w:val="none" w:sz="0" w:space="0" w:color="auto"/>
                <w:bottom w:val="none" w:sz="0" w:space="0" w:color="auto"/>
                <w:right w:val="none" w:sz="0" w:space="0" w:color="auto"/>
              </w:divBdr>
            </w:div>
          </w:divsChild>
        </w:div>
        <w:div w:id="1702435483">
          <w:marLeft w:val="0"/>
          <w:marRight w:val="0"/>
          <w:marTop w:val="0"/>
          <w:marBottom w:val="0"/>
          <w:divBdr>
            <w:top w:val="none" w:sz="0" w:space="0" w:color="auto"/>
            <w:left w:val="none" w:sz="0" w:space="0" w:color="auto"/>
            <w:bottom w:val="none" w:sz="0" w:space="0" w:color="auto"/>
            <w:right w:val="none" w:sz="0" w:space="0" w:color="auto"/>
          </w:divBdr>
          <w:divsChild>
            <w:div w:id="890652733">
              <w:marLeft w:val="0"/>
              <w:marRight w:val="0"/>
              <w:marTop w:val="0"/>
              <w:marBottom w:val="0"/>
              <w:divBdr>
                <w:top w:val="none" w:sz="0" w:space="0" w:color="auto"/>
                <w:left w:val="none" w:sz="0" w:space="0" w:color="auto"/>
                <w:bottom w:val="none" w:sz="0" w:space="0" w:color="auto"/>
                <w:right w:val="none" w:sz="0" w:space="0" w:color="auto"/>
              </w:divBdr>
            </w:div>
          </w:divsChild>
        </w:div>
        <w:div w:id="1768040428">
          <w:marLeft w:val="0"/>
          <w:marRight w:val="0"/>
          <w:marTop w:val="0"/>
          <w:marBottom w:val="0"/>
          <w:divBdr>
            <w:top w:val="none" w:sz="0" w:space="0" w:color="auto"/>
            <w:left w:val="none" w:sz="0" w:space="0" w:color="auto"/>
            <w:bottom w:val="none" w:sz="0" w:space="0" w:color="auto"/>
            <w:right w:val="none" w:sz="0" w:space="0" w:color="auto"/>
          </w:divBdr>
          <w:divsChild>
            <w:div w:id="1148474590">
              <w:marLeft w:val="0"/>
              <w:marRight w:val="0"/>
              <w:marTop w:val="0"/>
              <w:marBottom w:val="0"/>
              <w:divBdr>
                <w:top w:val="none" w:sz="0" w:space="0" w:color="auto"/>
                <w:left w:val="none" w:sz="0" w:space="0" w:color="auto"/>
                <w:bottom w:val="none" w:sz="0" w:space="0" w:color="auto"/>
                <w:right w:val="none" w:sz="0" w:space="0" w:color="auto"/>
              </w:divBdr>
            </w:div>
          </w:divsChild>
        </w:div>
        <w:div w:id="1787768216">
          <w:marLeft w:val="0"/>
          <w:marRight w:val="0"/>
          <w:marTop w:val="0"/>
          <w:marBottom w:val="0"/>
          <w:divBdr>
            <w:top w:val="none" w:sz="0" w:space="0" w:color="auto"/>
            <w:left w:val="none" w:sz="0" w:space="0" w:color="auto"/>
            <w:bottom w:val="none" w:sz="0" w:space="0" w:color="auto"/>
            <w:right w:val="none" w:sz="0" w:space="0" w:color="auto"/>
          </w:divBdr>
          <w:divsChild>
            <w:div w:id="1907832758">
              <w:marLeft w:val="0"/>
              <w:marRight w:val="0"/>
              <w:marTop w:val="0"/>
              <w:marBottom w:val="0"/>
              <w:divBdr>
                <w:top w:val="none" w:sz="0" w:space="0" w:color="auto"/>
                <w:left w:val="none" w:sz="0" w:space="0" w:color="auto"/>
                <w:bottom w:val="none" w:sz="0" w:space="0" w:color="auto"/>
                <w:right w:val="none" w:sz="0" w:space="0" w:color="auto"/>
              </w:divBdr>
            </w:div>
          </w:divsChild>
        </w:div>
        <w:div w:id="1826318271">
          <w:marLeft w:val="0"/>
          <w:marRight w:val="0"/>
          <w:marTop w:val="0"/>
          <w:marBottom w:val="0"/>
          <w:divBdr>
            <w:top w:val="none" w:sz="0" w:space="0" w:color="auto"/>
            <w:left w:val="none" w:sz="0" w:space="0" w:color="auto"/>
            <w:bottom w:val="none" w:sz="0" w:space="0" w:color="auto"/>
            <w:right w:val="none" w:sz="0" w:space="0" w:color="auto"/>
          </w:divBdr>
          <w:divsChild>
            <w:div w:id="1148594792">
              <w:marLeft w:val="0"/>
              <w:marRight w:val="0"/>
              <w:marTop w:val="0"/>
              <w:marBottom w:val="0"/>
              <w:divBdr>
                <w:top w:val="none" w:sz="0" w:space="0" w:color="auto"/>
                <w:left w:val="none" w:sz="0" w:space="0" w:color="auto"/>
                <w:bottom w:val="none" w:sz="0" w:space="0" w:color="auto"/>
                <w:right w:val="none" w:sz="0" w:space="0" w:color="auto"/>
              </w:divBdr>
            </w:div>
          </w:divsChild>
        </w:div>
        <w:div w:id="1827044453">
          <w:marLeft w:val="0"/>
          <w:marRight w:val="0"/>
          <w:marTop w:val="0"/>
          <w:marBottom w:val="0"/>
          <w:divBdr>
            <w:top w:val="none" w:sz="0" w:space="0" w:color="auto"/>
            <w:left w:val="none" w:sz="0" w:space="0" w:color="auto"/>
            <w:bottom w:val="none" w:sz="0" w:space="0" w:color="auto"/>
            <w:right w:val="none" w:sz="0" w:space="0" w:color="auto"/>
          </w:divBdr>
          <w:divsChild>
            <w:div w:id="1338579065">
              <w:marLeft w:val="0"/>
              <w:marRight w:val="0"/>
              <w:marTop w:val="0"/>
              <w:marBottom w:val="0"/>
              <w:divBdr>
                <w:top w:val="none" w:sz="0" w:space="0" w:color="auto"/>
                <w:left w:val="none" w:sz="0" w:space="0" w:color="auto"/>
                <w:bottom w:val="none" w:sz="0" w:space="0" w:color="auto"/>
                <w:right w:val="none" w:sz="0" w:space="0" w:color="auto"/>
              </w:divBdr>
            </w:div>
          </w:divsChild>
        </w:div>
        <w:div w:id="1855682005">
          <w:marLeft w:val="0"/>
          <w:marRight w:val="0"/>
          <w:marTop w:val="0"/>
          <w:marBottom w:val="0"/>
          <w:divBdr>
            <w:top w:val="none" w:sz="0" w:space="0" w:color="auto"/>
            <w:left w:val="none" w:sz="0" w:space="0" w:color="auto"/>
            <w:bottom w:val="none" w:sz="0" w:space="0" w:color="auto"/>
            <w:right w:val="none" w:sz="0" w:space="0" w:color="auto"/>
          </w:divBdr>
          <w:divsChild>
            <w:div w:id="1792816852">
              <w:marLeft w:val="0"/>
              <w:marRight w:val="0"/>
              <w:marTop w:val="0"/>
              <w:marBottom w:val="0"/>
              <w:divBdr>
                <w:top w:val="none" w:sz="0" w:space="0" w:color="auto"/>
                <w:left w:val="none" w:sz="0" w:space="0" w:color="auto"/>
                <w:bottom w:val="none" w:sz="0" w:space="0" w:color="auto"/>
                <w:right w:val="none" w:sz="0" w:space="0" w:color="auto"/>
              </w:divBdr>
            </w:div>
          </w:divsChild>
        </w:div>
        <w:div w:id="1887331657">
          <w:marLeft w:val="0"/>
          <w:marRight w:val="0"/>
          <w:marTop w:val="0"/>
          <w:marBottom w:val="0"/>
          <w:divBdr>
            <w:top w:val="none" w:sz="0" w:space="0" w:color="auto"/>
            <w:left w:val="none" w:sz="0" w:space="0" w:color="auto"/>
            <w:bottom w:val="none" w:sz="0" w:space="0" w:color="auto"/>
            <w:right w:val="none" w:sz="0" w:space="0" w:color="auto"/>
          </w:divBdr>
          <w:divsChild>
            <w:div w:id="1305816023">
              <w:marLeft w:val="0"/>
              <w:marRight w:val="0"/>
              <w:marTop w:val="0"/>
              <w:marBottom w:val="0"/>
              <w:divBdr>
                <w:top w:val="none" w:sz="0" w:space="0" w:color="auto"/>
                <w:left w:val="none" w:sz="0" w:space="0" w:color="auto"/>
                <w:bottom w:val="none" w:sz="0" w:space="0" w:color="auto"/>
                <w:right w:val="none" w:sz="0" w:space="0" w:color="auto"/>
              </w:divBdr>
            </w:div>
          </w:divsChild>
        </w:div>
        <w:div w:id="1910270058">
          <w:marLeft w:val="0"/>
          <w:marRight w:val="0"/>
          <w:marTop w:val="0"/>
          <w:marBottom w:val="0"/>
          <w:divBdr>
            <w:top w:val="none" w:sz="0" w:space="0" w:color="auto"/>
            <w:left w:val="none" w:sz="0" w:space="0" w:color="auto"/>
            <w:bottom w:val="none" w:sz="0" w:space="0" w:color="auto"/>
            <w:right w:val="none" w:sz="0" w:space="0" w:color="auto"/>
          </w:divBdr>
          <w:divsChild>
            <w:div w:id="615791590">
              <w:marLeft w:val="0"/>
              <w:marRight w:val="0"/>
              <w:marTop w:val="0"/>
              <w:marBottom w:val="0"/>
              <w:divBdr>
                <w:top w:val="none" w:sz="0" w:space="0" w:color="auto"/>
                <w:left w:val="none" w:sz="0" w:space="0" w:color="auto"/>
                <w:bottom w:val="none" w:sz="0" w:space="0" w:color="auto"/>
                <w:right w:val="none" w:sz="0" w:space="0" w:color="auto"/>
              </w:divBdr>
            </w:div>
          </w:divsChild>
        </w:div>
        <w:div w:id="1957520594">
          <w:marLeft w:val="0"/>
          <w:marRight w:val="0"/>
          <w:marTop w:val="0"/>
          <w:marBottom w:val="0"/>
          <w:divBdr>
            <w:top w:val="none" w:sz="0" w:space="0" w:color="auto"/>
            <w:left w:val="none" w:sz="0" w:space="0" w:color="auto"/>
            <w:bottom w:val="none" w:sz="0" w:space="0" w:color="auto"/>
            <w:right w:val="none" w:sz="0" w:space="0" w:color="auto"/>
          </w:divBdr>
          <w:divsChild>
            <w:div w:id="1383556803">
              <w:marLeft w:val="0"/>
              <w:marRight w:val="0"/>
              <w:marTop w:val="0"/>
              <w:marBottom w:val="0"/>
              <w:divBdr>
                <w:top w:val="none" w:sz="0" w:space="0" w:color="auto"/>
                <w:left w:val="none" w:sz="0" w:space="0" w:color="auto"/>
                <w:bottom w:val="none" w:sz="0" w:space="0" w:color="auto"/>
                <w:right w:val="none" w:sz="0" w:space="0" w:color="auto"/>
              </w:divBdr>
            </w:div>
          </w:divsChild>
        </w:div>
        <w:div w:id="1961566550">
          <w:marLeft w:val="0"/>
          <w:marRight w:val="0"/>
          <w:marTop w:val="0"/>
          <w:marBottom w:val="0"/>
          <w:divBdr>
            <w:top w:val="none" w:sz="0" w:space="0" w:color="auto"/>
            <w:left w:val="none" w:sz="0" w:space="0" w:color="auto"/>
            <w:bottom w:val="none" w:sz="0" w:space="0" w:color="auto"/>
            <w:right w:val="none" w:sz="0" w:space="0" w:color="auto"/>
          </w:divBdr>
          <w:divsChild>
            <w:div w:id="1710757566">
              <w:marLeft w:val="0"/>
              <w:marRight w:val="0"/>
              <w:marTop w:val="0"/>
              <w:marBottom w:val="0"/>
              <w:divBdr>
                <w:top w:val="none" w:sz="0" w:space="0" w:color="auto"/>
                <w:left w:val="none" w:sz="0" w:space="0" w:color="auto"/>
                <w:bottom w:val="none" w:sz="0" w:space="0" w:color="auto"/>
                <w:right w:val="none" w:sz="0" w:space="0" w:color="auto"/>
              </w:divBdr>
            </w:div>
          </w:divsChild>
        </w:div>
        <w:div w:id="1965116858">
          <w:marLeft w:val="0"/>
          <w:marRight w:val="0"/>
          <w:marTop w:val="0"/>
          <w:marBottom w:val="0"/>
          <w:divBdr>
            <w:top w:val="none" w:sz="0" w:space="0" w:color="auto"/>
            <w:left w:val="none" w:sz="0" w:space="0" w:color="auto"/>
            <w:bottom w:val="none" w:sz="0" w:space="0" w:color="auto"/>
            <w:right w:val="none" w:sz="0" w:space="0" w:color="auto"/>
          </w:divBdr>
          <w:divsChild>
            <w:div w:id="344013828">
              <w:marLeft w:val="0"/>
              <w:marRight w:val="0"/>
              <w:marTop w:val="0"/>
              <w:marBottom w:val="0"/>
              <w:divBdr>
                <w:top w:val="none" w:sz="0" w:space="0" w:color="auto"/>
                <w:left w:val="none" w:sz="0" w:space="0" w:color="auto"/>
                <w:bottom w:val="none" w:sz="0" w:space="0" w:color="auto"/>
                <w:right w:val="none" w:sz="0" w:space="0" w:color="auto"/>
              </w:divBdr>
            </w:div>
          </w:divsChild>
        </w:div>
        <w:div w:id="2028675624">
          <w:marLeft w:val="0"/>
          <w:marRight w:val="0"/>
          <w:marTop w:val="0"/>
          <w:marBottom w:val="0"/>
          <w:divBdr>
            <w:top w:val="none" w:sz="0" w:space="0" w:color="auto"/>
            <w:left w:val="none" w:sz="0" w:space="0" w:color="auto"/>
            <w:bottom w:val="none" w:sz="0" w:space="0" w:color="auto"/>
            <w:right w:val="none" w:sz="0" w:space="0" w:color="auto"/>
          </w:divBdr>
          <w:divsChild>
            <w:div w:id="115029215">
              <w:marLeft w:val="0"/>
              <w:marRight w:val="0"/>
              <w:marTop w:val="0"/>
              <w:marBottom w:val="0"/>
              <w:divBdr>
                <w:top w:val="none" w:sz="0" w:space="0" w:color="auto"/>
                <w:left w:val="none" w:sz="0" w:space="0" w:color="auto"/>
                <w:bottom w:val="none" w:sz="0" w:space="0" w:color="auto"/>
                <w:right w:val="none" w:sz="0" w:space="0" w:color="auto"/>
              </w:divBdr>
            </w:div>
          </w:divsChild>
        </w:div>
        <w:div w:id="2043168479">
          <w:marLeft w:val="0"/>
          <w:marRight w:val="0"/>
          <w:marTop w:val="0"/>
          <w:marBottom w:val="0"/>
          <w:divBdr>
            <w:top w:val="none" w:sz="0" w:space="0" w:color="auto"/>
            <w:left w:val="none" w:sz="0" w:space="0" w:color="auto"/>
            <w:bottom w:val="none" w:sz="0" w:space="0" w:color="auto"/>
            <w:right w:val="none" w:sz="0" w:space="0" w:color="auto"/>
          </w:divBdr>
          <w:divsChild>
            <w:div w:id="2049262293">
              <w:marLeft w:val="0"/>
              <w:marRight w:val="0"/>
              <w:marTop w:val="0"/>
              <w:marBottom w:val="0"/>
              <w:divBdr>
                <w:top w:val="none" w:sz="0" w:space="0" w:color="auto"/>
                <w:left w:val="none" w:sz="0" w:space="0" w:color="auto"/>
                <w:bottom w:val="none" w:sz="0" w:space="0" w:color="auto"/>
                <w:right w:val="none" w:sz="0" w:space="0" w:color="auto"/>
              </w:divBdr>
            </w:div>
          </w:divsChild>
        </w:div>
        <w:div w:id="2064329547">
          <w:marLeft w:val="0"/>
          <w:marRight w:val="0"/>
          <w:marTop w:val="0"/>
          <w:marBottom w:val="0"/>
          <w:divBdr>
            <w:top w:val="none" w:sz="0" w:space="0" w:color="auto"/>
            <w:left w:val="none" w:sz="0" w:space="0" w:color="auto"/>
            <w:bottom w:val="none" w:sz="0" w:space="0" w:color="auto"/>
            <w:right w:val="none" w:sz="0" w:space="0" w:color="auto"/>
          </w:divBdr>
          <w:divsChild>
            <w:div w:id="405735428">
              <w:marLeft w:val="0"/>
              <w:marRight w:val="0"/>
              <w:marTop w:val="0"/>
              <w:marBottom w:val="0"/>
              <w:divBdr>
                <w:top w:val="none" w:sz="0" w:space="0" w:color="auto"/>
                <w:left w:val="none" w:sz="0" w:space="0" w:color="auto"/>
                <w:bottom w:val="none" w:sz="0" w:space="0" w:color="auto"/>
                <w:right w:val="none" w:sz="0" w:space="0" w:color="auto"/>
              </w:divBdr>
            </w:div>
          </w:divsChild>
        </w:div>
        <w:div w:id="2071228070">
          <w:marLeft w:val="0"/>
          <w:marRight w:val="0"/>
          <w:marTop w:val="0"/>
          <w:marBottom w:val="0"/>
          <w:divBdr>
            <w:top w:val="none" w:sz="0" w:space="0" w:color="auto"/>
            <w:left w:val="none" w:sz="0" w:space="0" w:color="auto"/>
            <w:bottom w:val="none" w:sz="0" w:space="0" w:color="auto"/>
            <w:right w:val="none" w:sz="0" w:space="0" w:color="auto"/>
          </w:divBdr>
          <w:divsChild>
            <w:div w:id="668214431">
              <w:marLeft w:val="0"/>
              <w:marRight w:val="0"/>
              <w:marTop w:val="0"/>
              <w:marBottom w:val="0"/>
              <w:divBdr>
                <w:top w:val="none" w:sz="0" w:space="0" w:color="auto"/>
                <w:left w:val="none" w:sz="0" w:space="0" w:color="auto"/>
                <w:bottom w:val="none" w:sz="0" w:space="0" w:color="auto"/>
                <w:right w:val="none" w:sz="0" w:space="0" w:color="auto"/>
              </w:divBdr>
            </w:div>
          </w:divsChild>
        </w:div>
        <w:div w:id="2103640910">
          <w:marLeft w:val="0"/>
          <w:marRight w:val="0"/>
          <w:marTop w:val="0"/>
          <w:marBottom w:val="0"/>
          <w:divBdr>
            <w:top w:val="none" w:sz="0" w:space="0" w:color="auto"/>
            <w:left w:val="none" w:sz="0" w:space="0" w:color="auto"/>
            <w:bottom w:val="none" w:sz="0" w:space="0" w:color="auto"/>
            <w:right w:val="none" w:sz="0" w:space="0" w:color="auto"/>
          </w:divBdr>
          <w:divsChild>
            <w:div w:id="1593009162">
              <w:marLeft w:val="0"/>
              <w:marRight w:val="0"/>
              <w:marTop w:val="0"/>
              <w:marBottom w:val="0"/>
              <w:divBdr>
                <w:top w:val="none" w:sz="0" w:space="0" w:color="auto"/>
                <w:left w:val="none" w:sz="0" w:space="0" w:color="auto"/>
                <w:bottom w:val="none" w:sz="0" w:space="0" w:color="auto"/>
                <w:right w:val="none" w:sz="0" w:space="0" w:color="auto"/>
              </w:divBdr>
            </w:div>
          </w:divsChild>
        </w:div>
        <w:div w:id="2140951464">
          <w:marLeft w:val="0"/>
          <w:marRight w:val="0"/>
          <w:marTop w:val="0"/>
          <w:marBottom w:val="0"/>
          <w:divBdr>
            <w:top w:val="none" w:sz="0" w:space="0" w:color="auto"/>
            <w:left w:val="none" w:sz="0" w:space="0" w:color="auto"/>
            <w:bottom w:val="none" w:sz="0" w:space="0" w:color="auto"/>
            <w:right w:val="none" w:sz="0" w:space="0" w:color="auto"/>
          </w:divBdr>
          <w:divsChild>
            <w:div w:id="9576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71947">
      <w:bodyDiv w:val="1"/>
      <w:marLeft w:val="0"/>
      <w:marRight w:val="0"/>
      <w:marTop w:val="0"/>
      <w:marBottom w:val="0"/>
      <w:divBdr>
        <w:top w:val="none" w:sz="0" w:space="0" w:color="auto"/>
        <w:left w:val="none" w:sz="0" w:space="0" w:color="auto"/>
        <w:bottom w:val="none" w:sz="0" w:space="0" w:color="auto"/>
        <w:right w:val="none" w:sz="0" w:space="0" w:color="auto"/>
      </w:divBdr>
    </w:div>
    <w:div w:id="232816528">
      <w:bodyDiv w:val="1"/>
      <w:marLeft w:val="0"/>
      <w:marRight w:val="0"/>
      <w:marTop w:val="0"/>
      <w:marBottom w:val="0"/>
      <w:divBdr>
        <w:top w:val="none" w:sz="0" w:space="0" w:color="auto"/>
        <w:left w:val="none" w:sz="0" w:space="0" w:color="auto"/>
        <w:bottom w:val="none" w:sz="0" w:space="0" w:color="auto"/>
        <w:right w:val="none" w:sz="0" w:space="0" w:color="auto"/>
      </w:divBdr>
    </w:div>
    <w:div w:id="235869007">
      <w:bodyDiv w:val="1"/>
      <w:marLeft w:val="0"/>
      <w:marRight w:val="0"/>
      <w:marTop w:val="0"/>
      <w:marBottom w:val="0"/>
      <w:divBdr>
        <w:top w:val="none" w:sz="0" w:space="0" w:color="auto"/>
        <w:left w:val="none" w:sz="0" w:space="0" w:color="auto"/>
        <w:bottom w:val="none" w:sz="0" w:space="0" w:color="auto"/>
        <w:right w:val="none" w:sz="0" w:space="0" w:color="auto"/>
      </w:divBdr>
      <w:divsChild>
        <w:div w:id="535849366">
          <w:marLeft w:val="0"/>
          <w:marRight w:val="0"/>
          <w:marTop w:val="0"/>
          <w:marBottom w:val="0"/>
          <w:divBdr>
            <w:top w:val="none" w:sz="0" w:space="0" w:color="auto"/>
            <w:left w:val="none" w:sz="0" w:space="0" w:color="auto"/>
            <w:bottom w:val="none" w:sz="0" w:space="0" w:color="auto"/>
            <w:right w:val="none" w:sz="0" w:space="0" w:color="auto"/>
          </w:divBdr>
        </w:div>
        <w:div w:id="881601459">
          <w:marLeft w:val="0"/>
          <w:marRight w:val="0"/>
          <w:marTop w:val="0"/>
          <w:marBottom w:val="0"/>
          <w:divBdr>
            <w:top w:val="none" w:sz="0" w:space="0" w:color="auto"/>
            <w:left w:val="none" w:sz="0" w:space="0" w:color="auto"/>
            <w:bottom w:val="none" w:sz="0" w:space="0" w:color="auto"/>
            <w:right w:val="none" w:sz="0" w:space="0" w:color="auto"/>
          </w:divBdr>
        </w:div>
      </w:divsChild>
    </w:div>
    <w:div w:id="239102356">
      <w:bodyDiv w:val="1"/>
      <w:marLeft w:val="0"/>
      <w:marRight w:val="0"/>
      <w:marTop w:val="0"/>
      <w:marBottom w:val="0"/>
      <w:divBdr>
        <w:top w:val="none" w:sz="0" w:space="0" w:color="auto"/>
        <w:left w:val="none" w:sz="0" w:space="0" w:color="auto"/>
        <w:bottom w:val="none" w:sz="0" w:space="0" w:color="auto"/>
        <w:right w:val="none" w:sz="0" w:space="0" w:color="auto"/>
      </w:divBdr>
    </w:div>
    <w:div w:id="245723491">
      <w:bodyDiv w:val="1"/>
      <w:marLeft w:val="0"/>
      <w:marRight w:val="0"/>
      <w:marTop w:val="0"/>
      <w:marBottom w:val="0"/>
      <w:divBdr>
        <w:top w:val="none" w:sz="0" w:space="0" w:color="auto"/>
        <w:left w:val="none" w:sz="0" w:space="0" w:color="auto"/>
        <w:bottom w:val="none" w:sz="0" w:space="0" w:color="auto"/>
        <w:right w:val="none" w:sz="0" w:space="0" w:color="auto"/>
      </w:divBdr>
    </w:div>
    <w:div w:id="246421888">
      <w:bodyDiv w:val="1"/>
      <w:marLeft w:val="0"/>
      <w:marRight w:val="0"/>
      <w:marTop w:val="0"/>
      <w:marBottom w:val="0"/>
      <w:divBdr>
        <w:top w:val="none" w:sz="0" w:space="0" w:color="auto"/>
        <w:left w:val="none" w:sz="0" w:space="0" w:color="auto"/>
        <w:bottom w:val="none" w:sz="0" w:space="0" w:color="auto"/>
        <w:right w:val="none" w:sz="0" w:space="0" w:color="auto"/>
      </w:divBdr>
    </w:div>
    <w:div w:id="247739291">
      <w:bodyDiv w:val="1"/>
      <w:marLeft w:val="0"/>
      <w:marRight w:val="0"/>
      <w:marTop w:val="0"/>
      <w:marBottom w:val="0"/>
      <w:divBdr>
        <w:top w:val="none" w:sz="0" w:space="0" w:color="auto"/>
        <w:left w:val="none" w:sz="0" w:space="0" w:color="auto"/>
        <w:bottom w:val="none" w:sz="0" w:space="0" w:color="auto"/>
        <w:right w:val="none" w:sz="0" w:space="0" w:color="auto"/>
      </w:divBdr>
    </w:div>
    <w:div w:id="248317964">
      <w:bodyDiv w:val="1"/>
      <w:marLeft w:val="0"/>
      <w:marRight w:val="0"/>
      <w:marTop w:val="0"/>
      <w:marBottom w:val="0"/>
      <w:divBdr>
        <w:top w:val="none" w:sz="0" w:space="0" w:color="auto"/>
        <w:left w:val="none" w:sz="0" w:space="0" w:color="auto"/>
        <w:bottom w:val="none" w:sz="0" w:space="0" w:color="auto"/>
        <w:right w:val="none" w:sz="0" w:space="0" w:color="auto"/>
      </w:divBdr>
    </w:div>
    <w:div w:id="252979859">
      <w:bodyDiv w:val="1"/>
      <w:marLeft w:val="0"/>
      <w:marRight w:val="0"/>
      <w:marTop w:val="0"/>
      <w:marBottom w:val="0"/>
      <w:divBdr>
        <w:top w:val="none" w:sz="0" w:space="0" w:color="auto"/>
        <w:left w:val="none" w:sz="0" w:space="0" w:color="auto"/>
        <w:bottom w:val="none" w:sz="0" w:space="0" w:color="auto"/>
        <w:right w:val="none" w:sz="0" w:space="0" w:color="auto"/>
      </w:divBdr>
    </w:div>
    <w:div w:id="256914070">
      <w:bodyDiv w:val="1"/>
      <w:marLeft w:val="0"/>
      <w:marRight w:val="0"/>
      <w:marTop w:val="0"/>
      <w:marBottom w:val="0"/>
      <w:divBdr>
        <w:top w:val="none" w:sz="0" w:space="0" w:color="auto"/>
        <w:left w:val="none" w:sz="0" w:space="0" w:color="auto"/>
        <w:bottom w:val="none" w:sz="0" w:space="0" w:color="auto"/>
        <w:right w:val="none" w:sz="0" w:space="0" w:color="auto"/>
      </w:divBdr>
    </w:div>
    <w:div w:id="257448093">
      <w:bodyDiv w:val="1"/>
      <w:marLeft w:val="0"/>
      <w:marRight w:val="0"/>
      <w:marTop w:val="0"/>
      <w:marBottom w:val="0"/>
      <w:divBdr>
        <w:top w:val="none" w:sz="0" w:space="0" w:color="auto"/>
        <w:left w:val="none" w:sz="0" w:space="0" w:color="auto"/>
        <w:bottom w:val="none" w:sz="0" w:space="0" w:color="auto"/>
        <w:right w:val="none" w:sz="0" w:space="0" w:color="auto"/>
      </w:divBdr>
    </w:div>
    <w:div w:id="262881755">
      <w:bodyDiv w:val="1"/>
      <w:marLeft w:val="0"/>
      <w:marRight w:val="0"/>
      <w:marTop w:val="0"/>
      <w:marBottom w:val="0"/>
      <w:divBdr>
        <w:top w:val="none" w:sz="0" w:space="0" w:color="auto"/>
        <w:left w:val="none" w:sz="0" w:space="0" w:color="auto"/>
        <w:bottom w:val="none" w:sz="0" w:space="0" w:color="auto"/>
        <w:right w:val="none" w:sz="0" w:space="0" w:color="auto"/>
      </w:divBdr>
    </w:div>
    <w:div w:id="263273474">
      <w:bodyDiv w:val="1"/>
      <w:marLeft w:val="0"/>
      <w:marRight w:val="0"/>
      <w:marTop w:val="0"/>
      <w:marBottom w:val="0"/>
      <w:divBdr>
        <w:top w:val="none" w:sz="0" w:space="0" w:color="auto"/>
        <w:left w:val="none" w:sz="0" w:space="0" w:color="auto"/>
        <w:bottom w:val="none" w:sz="0" w:space="0" w:color="auto"/>
        <w:right w:val="none" w:sz="0" w:space="0" w:color="auto"/>
      </w:divBdr>
    </w:div>
    <w:div w:id="263391770">
      <w:bodyDiv w:val="1"/>
      <w:marLeft w:val="0"/>
      <w:marRight w:val="0"/>
      <w:marTop w:val="0"/>
      <w:marBottom w:val="0"/>
      <w:divBdr>
        <w:top w:val="none" w:sz="0" w:space="0" w:color="auto"/>
        <w:left w:val="none" w:sz="0" w:space="0" w:color="auto"/>
        <w:bottom w:val="none" w:sz="0" w:space="0" w:color="auto"/>
        <w:right w:val="none" w:sz="0" w:space="0" w:color="auto"/>
      </w:divBdr>
    </w:div>
    <w:div w:id="264465765">
      <w:bodyDiv w:val="1"/>
      <w:marLeft w:val="0"/>
      <w:marRight w:val="0"/>
      <w:marTop w:val="0"/>
      <w:marBottom w:val="0"/>
      <w:divBdr>
        <w:top w:val="none" w:sz="0" w:space="0" w:color="auto"/>
        <w:left w:val="none" w:sz="0" w:space="0" w:color="auto"/>
        <w:bottom w:val="none" w:sz="0" w:space="0" w:color="auto"/>
        <w:right w:val="none" w:sz="0" w:space="0" w:color="auto"/>
      </w:divBdr>
    </w:div>
    <w:div w:id="268202915">
      <w:bodyDiv w:val="1"/>
      <w:marLeft w:val="0"/>
      <w:marRight w:val="0"/>
      <w:marTop w:val="0"/>
      <w:marBottom w:val="0"/>
      <w:divBdr>
        <w:top w:val="none" w:sz="0" w:space="0" w:color="auto"/>
        <w:left w:val="none" w:sz="0" w:space="0" w:color="auto"/>
        <w:bottom w:val="none" w:sz="0" w:space="0" w:color="auto"/>
        <w:right w:val="none" w:sz="0" w:space="0" w:color="auto"/>
      </w:divBdr>
    </w:div>
    <w:div w:id="268397088">
      <w:bodyDiv w:val="1"/>
      <w:marLeft w:val="0"/>
      <w:marRight w:val="0"/>
      <w:marTop w:val="0"/>
      <w:marBottom w:val="0"/>
      <w:divBdr>
        <w:top w:val="none" w:sz="0" w:space="0" w:color="auto"/>
        <w:left w:val="none" w:sz="0" w:space="0" w:color="auto"/>
        <w:bottom w:val="none" w:sz="0" w:space="0" w:color="auto"/>
        <w:right w:val="none" w:sz="0" w:space="0" w:color="auto"/>
      </w:divBdr>
    </w:div>
    <w:div w:id="274950757">
      <w:bodyDiv w:val="1"/>
      <w:marLeft w:val="0"/>
      <w:marRight w:val="0"/>
      <w:marTop w:val="0"/>
      <w:marBottom w:val="0"/>
      <w:divBdr>
        <w:top w:val="none" w:sz="0" w:space="0" w:color="auto"/>
        <w:left w:val="none" w:sz="0" w:space="0" w:color="auto"/>
        <w:bottom w:val="none" w:sz="0" w:space="0" w:color="auto"/>
        <w:right w:val="none" w:sz="0" w:space="0" w:color="auto"/>
      </w:divBdr>
    </w:div>
    <w:div w:id="275865624">
      <w:bodyDiv w:val="1"/>
      <w:marLeft w:val="0"/>
      <w:marRight w:val="0"/>
      <w:marTop w:val="0"/>
      <w:marBottom w:val="0"/>
      <w:divBdr>
        <w:top w:val="none" w:sz="0" w:space="0" w:color="auto"/>
        <w:left w:val="none" w:sz="0" w:space="0" w:color="auto"/>
        <w:bottom w:val="none" w:sz="0" w:space="0" w:color="auto"/>
        <w:right w:val="none" w:sz="0" w:space="0" w:color="auto"/>
      </w:divBdr>
    </w:div>
    <w:div w:id="276570922">
      <w:bodyDiv w:val="1"/>
      <w:marLeft w:val="0"/>
      <w:marRight w:val="0"/>
      <w:marTop w:val="0"/>
      <w:marBottom w:val="0"/>
      <w:divBdr>
        <w:top w:val="none" w:sz="0" w:space="0" w:color="auto"/>
        <w:left w:val="none" w:sz="0" w:space="0" w:color="auto"/>
        <w:bottom w:val="none" w:sz="0" w:space="0" w:color="auto"/>
        <w:right w:val="none" w:sz="0" w:space="0" w:color="auto"/>
      </w:divBdr>
    </w:div>
    <w:div w:id="283196300">
      <w:bodyDiv w:val="1"/>
      <w:marLeft w:val="0"/>
      <w:marRight w:val="0"/>
      <w:marTop w:val="0"/>
      <w:marBottom w:val="0"/>
      <w:divBdr>
        <w:top w:val="none" w:sz="0" w:space="0" w:color="auto"/>
        <w:left w:val="none" w:sz="0" w:space="0" w:color="auto"/>
        <w:bottom w:val="none" w:sz="0" w:space="0" w:color="auto"/>
        <w:right w:val="none" w:sz="0" w:space="0" w:color="auto"/>
      </w:divBdr>
    </w:div>
    <w:div w:id="283657340">
      <w:bodyDiv w:val="1"/>
      <w:marLeft w:val="0"/>
      <w:marRight w:val="0"/>
      <w:marTop w:val="0"/>
      <w:marBottom w:val="0"/>
      <w:divBdr>
        <w:top w:val="none" w:sz="0" w:space="0" w:color="auto"/>
        <w:left w:val="none" w:sz="0" w:space="0" w:color="auto"/>
        <w:bottom w:val="none" w:sz="0" w:space="0" w:color="auto"/>
        <w:right w:val="none" w:sz="0" w:space="0" w:color="auto"/>
      </w:divBdr>
    </w:div>
    <w:div w:id="286355058">
      <w:bodyDiv w:val="1"/>
      <w:marLeft w:val="0"/>
      <w:marRight w:val="0"/>
      <w:marTop w:val="0"/>
      <w:marBottom w:val="0"/>
      <w:divBdr>
        <w:top w:val="none" w:sz="0" w:space="0" w:color="auto"/>
        <w:left w:val="none" w:sz="0" w:space="0" w:color="auto"/>
        <w:bottom w:val="none" w:sz="0" w:space="0" w:color="auto"/>
        <w:right w:val="none" w:sz="0" w:space="0" w:color="auto"/>
      </w:divBdr>
    </w:div>
    <w:div w:id="303701642">
      <w:bodyDiv w:val="1"/>
      <w:marLeft w:val="0"/>
      <w:marRight w:val="0"/>
      <w:marTop w:val="0"/>
      <w:marBottom w:val="0"/>
      <w:divBdr>
        <w:top w:val="none" w:sz="0" w:space="0" w:color="auto"/>
        <w:left w:val="none" w:sz="0" w:space="0" w:color="auto"/>
        <w:bottom w:val="none" w:sz="0" w:space="0" w:color="auto"/>
        <w:right w:val="none" w:sz="0" w:space="0" w:color="auto"/>
      </w:divBdr>
    </w:div>
    <w:div w:id="305402215">
      <w:bodyDiv w:val="1"/>
      <w:marLeft w:val="0"/>
      <w:marRight w:val="0"/>
      <w:marTop w:val="0"/>
      <w:marBottom w:val="0"/>
      <w:divBdr>
        <w:top w:val="none" w:sz="0" w:space="0" w:color="auto"/>
        <w:left w:val="none" w:sz="0" w:space="0" w:color="auto"/>
        <w:bottom w:val="none" w:sz="0" w:space="0" w:color="auto"/>
        <w:right w:val="none" w:sz="0" w:space="0" w:color="auto"/>
      </w:divBdr>
    </w:div>
    <w:div w:id="315652750">
      <w:bodyDiv w:val="1"/>
      <w:marLeft w:val="0"/>
      <w:marRight w:val="0"/>
      <w:marTop w:val="0"/>
      <w:marBottom w:val="0"/>
      <w:divBdr>
        <w:top w:val="none" w:sz="0" w:space="0" w:color="auto"/>
        <w:left w:val="none" w:sz="0" w:space="0" w:color="auto"/>
        <w:bottom w:val="none" w:sz="0" w:space="0" w:color="auto"/>
        <w:right w:val="none" w:sz="0" w:space="0" w:color="auto"/>
      </w:divBdr>
    </w:div>
    <w:div w:id="319038238">
      <w:bodyDiv w:val="1"/>
      <w:marLeft w:val="0"/>
      <w:marRight w:val="0"/>
      <w:marTop w:val="0"/>
      <w:marBottom w:val="0"/>
      <w:divBdr>
        <w:top w:val="none" w:sz="0" w:space="0" w:color="auto"/>
        <w:left w:val="none" w:sz="0" w:space="0" w:color="auto"/>
        <w:bottom w:val="none" w:sz="0" w:space="0" w:color="auto"/>
        <w:right w:val="none" w:sz="0" w:space="0" w:color="auto"/>
      </w:divBdr>
    </w:div>
    <w:div w:id="320159541">
      <w:bodyDiv w:val="1"/>
      <w:marLeft w:val="0"/>
      <w:marRight w:val="0"/>
      <w:marTop w:val="0"/>
      <w:marBottom w:val="0"/>
      <w:divBdr>
        <w:top w:val="none" w:sz="0" w:space="0" w:color="auto"/>
        <w:left w:val="none" w:sz="0" w:space="0" w:color="auto"/>
        <w:bottom w:val="none" w:sz="0" w:space="0" w:color="auto"/>
        <w:right w:val="none" w:sz="0" w:space="0" w:color="auto"/>
      </w:divBdr>
    </w:div>
    <w:div w:id="324548964">
      <w:bodyDiv w:val="1"/>
      <w:marLeft w:val="0"/>
      <w:marRight w:val="0"/>
      <w:marTop w:val="0"/>
      <w:marBottom w:val="0"/>
      <w:divBdr>
        <w:top w:val="none" w:sz="0" w:space="0" w:color="auto"/>
        <w:left w:val="none" w:sz="0" w:space="0" w:color="auto"/>
        <w:bottom w:val="none" w:sz="0" w:space="0" w:color="auto"/>
        <w:right w:val="none" w:sz="0" w:space="0" w:color="auto"/>
      </w:divBdr>
    </w:div>
    <w:div w:id="332495908">
      <w:bodyDiv w:val="1"/>
      <w:marLeft w:val="0"/>
      <w:marRight w:val="0"/>
      <w:marTop w:val="0"/>
      <w:marBottom w:val="0"/>
      <w:divBdr>
        <w:top w:val="none" w:sz="0" w:space="0" w:color="auto"/>
        <w:left w:val="none" w:sz="0" w:space="0" w:color="auto"/>
        <w:bottom w:val="none" w:sz="0" w:space="0" w:color="auto"/>
        <w:right w:val="none" w:sz="0" w:space="0" w:color="auto"/>
      </w:divBdr>
    </w:div>
    <w:div w:id="335234432">
      <w:bodyDiv w:val="1"/>
      <w:marLeft w:val="0"/>
      <w:marRight w:val="0"/>
      <w:marTop w:val="0"/>
      <w:marBottom w:val="0"/>
      <w:divBdr>
        <w:top w:val="none" w:sz="0" w:space="0" w:color="auto"/>
        <w:left w:val="none" w:sz="0" w:space="0" w:color="auto"/>
        <w:bottom w:val="none" w:sz="0" w:space="0" w:color="auto"/>
        <w:right w:val="none" w:sz="0" w:space="0" w:color="auto"/>
      </w:divBdr>
    </w:div>
    <w:div w:id="340812525">
      <w:bodyDiv w:val="1"/>
      <w:marLeft w:val="0"/>
      <w:marRight w:val="0"/>
      <w:marTop w:val="0"/>
      <w:marBottom w:val="0"/>
      <w:divBdr>
        <w:top w:val="none" w:sz="0" w:space="0" w:color="auto"/>
        <w:left w:val="none" w:sz="0" w:space="0" w:color="auto"/>
        <w:bottom w:val="none" w:sz="0" w:space="0" w:color="auto"/>
        <w:right w:val="none" w:sz="0" w:space="0" w:color="auto"/>
      </w:divBdr>
    </w:div>
    <w:div w:id="349260736">
      <w:bodyDiv w:val="1"/>
      <w:marLeft w:val="0"/>
      <w:marRight w:val="0"/>
      <w:marTop w:val="0"/>
      <w:marBottom w:val="0"/>
      <w:divBdr>
        <w:top w:val="none" w:sz="0" w:space="0" w:color="auto"/>
        <w:left w:val="none" w:sz="0" w:space="0" w:color="auto"/>
        <w:bottom w:val="none" w:sz="0" w:space="0" w:color="auto"/>
        <w:right w:val="none" w:sz="0" w:space="0" w:color="auto"/>
      </w:divBdr>
    </w:div>
    <w:div w:id="353725114">
      <w:bodyDiv w:val="1"/>
      <w:marLeft w:val="0"/>
      <w:marRight w:val="0"/>
      <w:marTop w:val="0"/>
      <w:marBottom w:val="0"/>
      <w:divBdr>
        <w:top w:val="none" w:sz="0" w:space="0" w:color="auto"/>
        <w:left w:val="none" w:sz="0" w:space="0" w:color="auto"/>
        <w:bottom w:val="none" w:sz="0" w:space="0" w:color="auto"/>
        <w:right w:val="none" w:sz="0" w:space="0" w:color="auto"/>
      </w:divBdr>
      <w:divsChild>
        <w:div w:id="2027975882">
          <w:marLeft w:val="0"/>
          <w:marRight w:val="0"/>
          <w:marTop w:val="0"/>
          <w:marBottom w:val="0"/>
          <w:divBdr>
            <w:top w:val="none" w:sz="0" w:space="0" w:color="auto"/>
            <w:left w:val="none" w:sz="0" w:space="0" w:color="auto"/>
            <w:bottom w:val="none" w:sz="0" w:space="0" w:color="auto"/>
            <w:right w:val="none" w:sz="0" w:space="0" w:color="auto"/>
          </w:divBdr>
          <w:divsChild>
            <w:div w:id="2114519450">
              <w:marLeft w:val="0"/>
              <w:marRight w:val="0"/>
              <w:marTop w:val="0"/>
              <w:marBottom w:val="0"/>
              <w:divBdr>
                <w:top w:val="none" w:sz="0" w:space="0" w:color="auto"/>
                <w:left w:val="none" w:sz="0" w:space="0" w:color="auto"/>
                <w:bottom w:val="none" w:sz="0" w:space="0" w:color="auto"/>
                <w:right w:val="none" w:sz="0" w:space="0" w:color="auto"/>
              </w:divBdr>
              <w:divsChild>
                <w:div w:id="262803547">
                  <w:marLeft w:val="0"/>
                  <w:marRight w:val="0"/>
                  <w:marTop w:val="0"/>
                  <w:marBottom w:val="0"/>
                  <w:divBdr>
                    <w:top w:val="none" w:sz="0" w:space="0" w:color="auto"/>
                    <w:left w:val="none" w:sz="0" w:space="0" w:color="auto"/>
                    <w:bottom w:val="none" w:sz="0" w:space="0" w:color="auto"/>
                    <w:right w:val="none" w:sz="0" w:space="0" w:color="auto"/>
                  </w:divBdr>
                  <w:divsChild>
                    <w:div w:id="1733389887">
                      <w:marLeft w:val="0"/>
                      <w:marRight w:val="0"/>
                      <w:marTop w:val="0"/>
                      <w:marBottom w:val="0"/>
                      <w:divBdr>
                        <w:top w:val="none" w:sz="0" w:space="0" w:color="auto"/>
                        <w:left w:val="none" w:sz="0" w:space="0" w:color="auto"/>
                        <w:bottom w:val="none" w:sz="0" w:space="0" w:color="auto"/>
                        <w:right w:val="none" w:sz="0" w:space="0" w:color="auto"/>
                      </w:divBdr>
                      <w:divsChild>
                        <w:div w:id="39864214">
                          <w:marLeft w:val="0"/>
                          <w:marRight w:val="0"/>
                          <w:marTop w:val="0"/>
                          <w:marBottom w:val="0"/>
                          <w:divBdr>
                            <w:top w:val="none" w:sz="0" w:space="0" w:color="auto"/>
                            <w:left w:val="none" w:sz="0" w:space="0" w:color="auto"/>
                            <w:bottom w:val="none" w:sz="0" w:space="0" w:color="auto"/>
                            <w:right w:val="none" w:sz="0" w:space="0" w:color="auto"/>
                          </w:divBdr>
                          <w:divsChild>
                            <w:div w:id="29035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935496">
      <w:bodyDiv w:val="1"/>
      <w:marLeft w:val="0"/>
      <w:marRight w:val="0"/>
      <w:marTop w:val="0"/>
      <w:marBottom w:val="0"/>
      <w:divBdr>
        <w:top w:val="none" w:sz="0" w:space="0" w:color="auto"/>
        <w:left w:val="none" w:sz="0" w:space="0" w:color="auto"/>
        <w:bottom w:val="none" w:sz="0" w:space="0" w:color="auto"/>
        <w:right w:val="none" w:sz="0" w:space="0" w:color="auto"/>
      </w:divBdr>
    </w:div>
    <w:div w:id="364790365">
      <w:bodyDiv w:val="1"/>
      <w:marLeft w:val="0"/>
      <w:marRight w:val="0"/>
      <w:marTop w:val="0"/>
      <w:marBottom w:val="0"/>
      <w:divBdr>
        <w:top w:val="none" w:sz="0" w:space="0" w:color="auto"/>
        <w:left w:val="none" w:sz="0" w:space="0" w:color="auto"/>
        <w:bottom w:val="none" w:sz="0" w:space="0" w:color="auto"/>
        <w:right w:val="none" w:sz="0" w:space="0" w:color="auto"/>
      </w:divBdr>
    </w:div>
    <w:div w:id="370037261">
      <w:bodyDiv w:val="1"/>
      <w:marLeft w:val="0"/>
      <w:marRight w:val="0"/>
      <w:marTop w:val="0"/>
      <w:marBottom w:val="0"/>
      <w:divBdr>
        <w:top w:val="none" w:sz="0" w:space="0" w:color="auto"/>
        <w:left w:val="none" w:sz="0" w:space="0" w:color="auto"/>
        <w:bottom w:val="none" w:sz="0" w:space="0" w:color="auto"/>
        <w:right w:val="none" w:sz="0" w:space="0" w:color="auto"/>
      </w:divBdr>
    </w:div>
    <w:div w:id="371080783">
      <w:bodyDiv w:val="1"/>
      <w:marLeft w:val="0"/>
      <w:marRight w:val="0"/>
      <w:marTop w:val="0"/>
      <w:marBottom w:val="0"/>
      <w:divBdr>
        <w:top w:val="none" w:sz="0" w:space="0" w:color="auto"/>
        <w:left w:val="none" w:sz="0" w:space="0" w:color="auto"/>
        <w:bottom w:val="none" w:sz="0" w:space="0" w:color="auto"/>
        <w:right w:val="none" w:sz="0" w:space="0" w:color="auto"/>
      </w:divBdr>
    </w:div>
    <w:div w:id="375281476">
      <w:bodyDiv w:val="1"/>
      <w:marLeft w:val="0"/>
      <w:marRight w:val="0"/>
      <w:marTop w:val="0"/>
      <w:marBottom w:val="0"/>
      <w:divBdr>
        <w:top w:val="none" w:sz="0" w:space="0" w:color="auto"/>
        <w:left w:val="none" w:sz="0" w:space="0" w:color="auto"/>
        <w:bottom w:val="none" w:sz="0" w:space="0" w:color="auto"/>
        <w:right w:val="none" w:sz="0" w:space="0" w:color="auto"/>
      </w:divBdr>
    </w:div>
    <w:div w:id="383024601">
      <w:bodyDiv w:val="1"/>
      <w:marLeft w:val="0"/>
      <w:marRight w:val="0"/>
      <w:marTop w:val="0"/>
      <w:marBottom w:val="0"/>
      <w:divBdr>
        <w:top w:val="none" w:sz="0" w:space="0" w:color="auto"/>
        <w:left w:val="none" w:sz="0" w:space="0" w:color="auto"/>
        <w:bottom w:val="none" w:sz="0" w:space="0" w:color="auto"/>
        <w:right w:val="none" w:sz="0" w:space="0" w:color="auto"/>
      </w:divBdr>
    </w:div>
    <w:div w:id="388505221">
      <w:bodyDiv w:val="1"/>
      <w:marLeft w:val="0"/>
      <w:marRight w:val="0"/>
      <w:marTop w:val="0"/>
      <w:marBottom w:val="0"/>
      <w:divBdr>
        <w:top w:val="none" w:sz="0" w:space="0" w:color="auto"/>
        <w:left w:val="none" w:sz="0" w:space="0" w:color="auto"/>
        <w:bottom w:val="none" w:sz="0" w:space="0" w:color="auto"/>
        <w:right w:val="none" w:sz="0" w:space="0" w:color="auto"/>
      </w:divBdr>
    </w:div>
    <w:div w:id="394819470">
      <w:bodyDiv w:val="1"/>
      <w:marLeft w:val="0"/>
      <w:marRight w:val="0"/>
      <w:marTop w:val="0"/>
      <w:marBottom w:val="0"/>
      <w:divBdr>
        <w:top w:val="none" w:sz="0" w:space="0" w:color="auto"/>
        <w:left w:val="none" w:sz="0" w:space="0" w:color="auto"/>
        <w:bottom w:val="none" w:sz="0" w:space="0" w:color="auto"/>
        <w:right w:val="none" w:sz="0" w:space="0" w:color="auto"/>
      </w:divBdr>
    </w:div>
    <w:div w:id="400296918">
      <w:bodyDiv w:val="1"/>
      <w:marLeft w:val="0"/>
      <w:marRight w:val="0"/>
      <w:marTop w:val="0"/>
      <w:marBottom w:val="0"/>
      <w:divBdr>
        <w:top w:val="none" w:sz="0" w:space="0" w:color="auto"/>
        <w:left w:val="none" w:sz="0" w:space="0" w:color="auto"/>
        <w:bottom w:val="none" w:sz="0" w:space="0" w:color="auto"/>
        <w:right w:val="none" w:sz="0" w:space="0" w:color="auto"/>
      </w:divBdr>
    </w:div>
    <w:div w:id="406074386">
      <w:bodyDiv w:val="1"/>
      <w:marLeft w:val="0"/>
      <w:marRight w:val="0"/>
      <w:marTop w:val="0"/>
      <w:marBottom w:val="0"/>
      <w:divBdr>
        <w:top w:val="none" w:sz="0" w:space="0" w:color="auto"/>
        <w:left w:val="none" w:sz="0" w:space="0" w:color="auto"/>
        <w:bottom w:val="none" w:sz="0" w:space="0" w:color="auto"/>
        <w:right w:val="none" w:sz="0" w:space="0" w:color="auto"/>
      </w:divBdr>
    </w:div>
    <w:div w:id="408380865">
      <w:bodyDiv w:val="1"/>
      <w:marLeft w:val="0"/>
      <w:marRight w:val="0"/>
      <w:marTop w:val="0"/>
      <w:marBottom w:val="0"/>
      <w:divBdr>
        <w:top w:val="none" w:sz="0" w:space="0" w:color="auto"/>
        <w:left w:val="none" w:sz="0" w:space="0" w:color="auto"/>
        <w:bottom w:val="none" w:sz="0" w:space="0" w:color="auto"/>
        <w:right w:val="none" w:sz="0" w:space="0" w:color="auto"/>
      </w:divBdr>
    </w:div>
    <w:div w:id="408967957">
      <w:bodyDiv w:val="1"/>
      <w:marLeft w:val="0"/>
      <w:marRight w:val="0"/>
      <w:marTop w:val="0"/>
      <w:marBottom w:val="0"/>
      <w:divBdr>
        <w:top w:val="none" w:sz="0" w:space="0" w:color="auto"/>
        <w:left w:val="none" w:sz="0" w:space="0" w:color="auto"/>
        <w:bottom w:val="none" w:sz="0" w:space="0" w:color="auto"/>
        <w:right w:val="none" w:sz="0" w:space="0" w:color="auto"/>
      </w:divBdr>
    </w:div>
    <w:div w:id="410275893">
      <w:bodyDiv w:val="1"/>
      <w:marLeft w:val="0"/>
      <w:marRight w:val="0"/>
      <w:marTop w:val="0"/>
      <w:marBottom w:val="0"/>
      <w:divBdr>
        <w:top w:val="none" w:sz="0" w:space="0" w:color="auto"/>
        <w:left w:val="none" w:sz="0" w:space="0" w:color="auto"/>
        <w:bottom w:val="none" w:sz="0" w:space="0" w:color="auto"/>
        <w:right w:val="none" w:sz="0" w:space="0" w:color="auto"/>
      </w:divBdr>
    </w:div>
    <w:div w:id="419839127">
      <w:bodyDiv w:val="1"/>
      <w:marLeft w:val="0"/>
      <w:marRight w:val="0"/>
      <w:marTop w:val="0"/>
      <w:marBottom w:val="0"/>
      <w:divBdr>
        <w:top w:val="none" w:sz="0" w:space="0" w:color="auto"/>
        <w:left w:val="none" w:sz="0" w:space="0" w:color="auto"/>
        <w:bottom w:val="none" w:sz="0" w:space="0" w:color="auto"/>
        <w:right w:val="none" w:sz="0" w:space="0" w:color="auto"/>
      </w:divBdr>
    </w:div>
    <w:div w:id="421296046">
      <w:bodyDiv w:val="1"/>
      <w:marLeft w:val="0"/>
      <w:marRight w:val="0"/>
      <w:marTop w:val="0"/>
      <w:marBottom w:val="0"/>
      <w:divBdr>
        <w:top w:val="none" w:sz="0" w:space="0" w:color="auto"/>
        <w:left w:val="none" w:sz="0" w:space="0" w:color="auto"/>
        <w:bottom w:val="none" w:sz="0" w:space="0" w:color="auto"/>
        <w:right w:val="none" w:sz="0" w:space="0" w:color="auto"/>
      </w:divBdr>
    </w:div>
    <w:div w:id="424426352">
      <w:bodyDiv w:val="1"/>
      <w:marLeft w:val="0"/>
      <w:marRight w:val="0"/>
      <w:marTop w:val="0"/>
      <w:marBottom w:val="0"/>
      <w:divBdr>
        <w:top w:val="none" w:sz="0" w:space="0" w:color="auto"/>
        <w:left w:val="none" w:sz="0" w:space="0" w:color="auto"/>
        <w:bottom w:val="none" w:sz="0" w:space="0" w:color="auto"/>
        <w:right w:val="none" w:sz="0" w:space="0" w:color="auto"/>
      </w:divBdr>
    </w:div>
    <w:div w:id="432096203">
      <w:bodyDiv w:val="1"/>
      <w:marLeft w:val="0"/>
      <w:marRight w:val="0"/>
      <w:marTop w:val="0"/>
      <w:marBottom w:val="0"/>
      <w:divBdr>
        <w:top w:val="none" w:sz="0" w:space="0" w:color="auto"/>
        <w:left w:val="none" w:sz="0" w:space="0" w:color="auto"/>
        <w:bottom w:val="none" w:sz="0" w:space="0" w:color="auto"/>
        <w:right w:val="none" w:sz="0" w:space="0" w:color="auto"/>
      </w:divBdr>
    </w:div>
    <w:div w:id="439960031">
      <w:bodyDiv w:val="1"/>
      <w:marLeft w:val="0"/>
      <w:marRight w:val="0"/>
      <w:marTop w:val="0"/>
      <w:marBottom w:val="0"/>
      <w:divBdr>
        <w:top w:val="none" w:sz="0" w:space="0" w:color="auto"/>
        <w:left w:val="none" w:sz="0" w:space="0" w:color="auto"/>
        <w:bottom w:val="none" w:sz="0" w:space="0" w:color="auto"/>
        <w:right w:val="none" w:sz="0" w:space="0" w:color="auto"/>
      </w:divBdr>
    </w:div>
    <w:div w:id="440030964">
      <w:bodyDiv w:val="1"/>
      <w:marLeft w:val="0"/>
      <w:marRight w:val="0"/>
      <w:marTop w:val="0"/>
      <w:marBottom w:val="0"/>
      <w:divBdr>
        <w:top w:val="none" w:sz="0" w:space="0" w:color="auto"/>
        <w:left w:val="none" w:sz="0" w:space="0" w:color="auto"/>
        <w:bottom w:val="none" w:sz="0" w:space="0" w:color="auto"/>
        <w:right w:val="none" w:sz="0" w:space="0" w:color="auto"/>
      </w:divBdr>
    </w:div>
    <w:div w:id="440957540">
      <w:bodyDiv w:val="1"/>
      <w:marLeft w:val="0"/>
      <w:marRight w:val="0"/>
      <w:marTop w:val="0"/>
      <w:marBottom w:val="0"/>
      <w:divBdr>
        <w:top w:val="none" w:sz="0" w:space="0" w:color="auto"/>
        <w:left w:val="none" w:sz="0" w:space="0" w:color="auto"/>
        <w:bottom w:val="none" w:sz="0" w:space="0" w:color="auto"/>
        <w:right w:val="none" w:sz="0" w:space="0" w:color="auto"/>
      </w:divBdr>
    </w:div>
    <w:div w:id="444546973">
      <w:bodyDiv w:val="1"/>
      <w:marLeft w:val="0"/>
      <w:marRight w:val="0"/>
      <w:marTop w:val="0"/>
      <w:marBottom w:val="0"/>
      <w:divBdr>
        <w:top w:val="none" w:sz="0" w:space="0" w:color="auto"/>
        <w:left w:val="none" w:sz="0" w:space="0" w:color="auto"/>
        <w:bottom w:val="none" w:sz="0" w:space="0" w:color="auto"/>
        <w:right w:val="none" w:sz="0" w:space="0" w:color="auto"/>
      </w:divBdr>
    </w:div>
    <w:div w:id="445778118">
      <w:bodyDiv w:val="1"/>
      <w:marLeft w:val="0"/>
      <w:marRight w:val="0"/>
      <w:marTop w:val="0"/>
      <w:marBottom w:val="0"/>
      <w:divBdr>
        <w:top w:val="none" w:sz="0" w:space="0" w:color="auto"/>
        <w:left w:val="none" w:sz="0" w:space="0" w:color="auto"/>
        <w:bottom w:val="none" w:sz="0" w:space="0" w:color="auto"/>
        <w:right w:val="none" w:sz="0" w:space="0" w:color="auto"/>
      </w:divBdr>
    </w:div>
    <w:div w:id="447286035">
      <w:bodyDiv w:val="1"/>
      <w:marLeft w:val="0"/>
      <w:marRight w:val="0"/>
      <w:marTop w:val="0"/>
      <w:marBottom w:val="0"/>
      <w:divBdr>
        <w:top w:val="none" w:sz="0" w:space="0" w:color="auto"/>
        <w:left w:val="none" w:sz="0" w:space="0" w:color="auto"/>
        <w:bottom w:val="none" w:sz="0" w:space="0" w:color="auto"/>
        <w:right w:val="none" w:sz="0" w:space="0" w:color="auto"/>
      </w:divBdr>
    </w:div>
    <w:div w:id="450636852">
      <w:bodyDiv w:val="1"/>
      <w:marLeft w:val="0"/>
      <w:marRight w:val="0"/>
      <w:marTop w:val="0"/>
      <w:marBottom w:val="0"/>
      <w:divBdr>
        <w:top w:val="none" w:sz="0" w:space="0" w:color="auto"/>
        <w:left w:val="none" w:sz="0" w:space="0" w:color="auto"/>
        <w:bottom w:val="none" w:sz="0" w:space="0" w:color="auto"/>
        <w:right w:val="none" w:sz="0" w:space="0" w:color="auto"/>
      </w:divBdr>
    </w:div>
    <w:div w:id="452872977">
      <w:bodyDiv w:val="1"/>
      <w:marLeft w:val="0"/>
      <w:marRight w:val="0"/>
      <w:marTop w:val="0"/>
      <w:marBottom w:val="0"/>
      <w:divBdr>
        <w:top w:val="none" w:sz="0" w:space="0" w:color="auto"/>
        <w:left w:val="none" w:sz="0" w:space="0" w:color="auto"/>
        <w:bottom w:val="none" w:sz="0" w:space="0" w:color="auto"/>
        <w:right w:val="none" w:sz="0" w:space="0" w:color="auto"/>
      </w:divBdr>
    </w:div>
    <w:div w:id="458694388">
      <w:bodyDiv w:val="1"/>
      <w:marLeft w:val="0"/>
      <w:marRight w:val="0"/>
      <w:marTop w:val="0"/>
      <w:marBottom w:val="0"/>
      <w:divBdr>
        <w:top w:val="none" w:sz="0" w:space="0" w:color="auto"/>
        <w:left w:val="none" w:sz="0" w:space="0" w:color="auto"/>
        <w:bottom w:val="none" w:sz="0" w:space="0" w:color="auto"/>
        <w:right w:val="none" w:sz="0" w:space="0" w:color="auto"/>
      </w:divBdr>
    </w:div>
    <w:div w:id="459887200">
      <w:bodyDiv w:val="1"/>
      <w:marLeft w:val="0"/>
      <w:marRight w:val="0"/>
      <w:marTop w:val="0"/>
      <w:marBottom w:val="0"/>
      <w:divBdr>
        <w:top w:val="none" w:sz="0" w:space="0" w:color="auto"/>
        <w:left w:val="none" w:sz="0" w:space="0" w:color="auto"/>
        <w:bottom w:val="none" w:sz="0" w:space="0" w:color="auto"/>
        <w:right w:val="none" w:sz="0" w:space="0" w:color="auto"/>
      </w:divBdr>
    </w:div>
    <w:div w:id="464856303">
      <w:bodyDiv w:val="1"/>
      <w:marLeft w:val="0"/>
      <w:marRight w:val="0"/>
      <w:marTop w:val="0"/>
      <w:marBottom w:val="0"/>
      <w:divBdr>
        <w:top w:val="none" w:sz="0" w:space="0" w:color="auto"/>
        <w:left w:val="none" w:sz="0" w:space="0" w:color="auto"/>
        <w:bottom w:val="none" w:sz="0" w:space="0" w:color="auto"/>
        <w:right w:val="none" w:sz="0" w:space="0" w:color="auto"/>
      </w:divBdr>
    </w:div>
    <w:div w:id="474761910">
      <w:bodyDiv w:val="1"/>
      <w:marLeft w:val="0"/>
      <w:marRight w:val="0"/>
      <w:marTop w:val="0"/>
      <w:marBottom w:val="0"/>
      <w:divBdr>
        <w:top w:val="none" w:sz="0" w:space="0" w:color="auto"/>
        <w:left w:val="none" w:sz="0" w:space="0" w:color="auto"/>
        <w:bottom w:val="none" w:sz="0" w:space="0" w:color="auto"/>
        <w:right w:val="none" w:sz="0" w:space="0" w:color="auto"/>
      </w:divBdr>
    </w:div>
    <w:div w:id="474832205">
      <w:bodyDiv w:val="1"/>
      <w:marLeft w:val="0"/>
      <w:marRight w:val="0"/>
      <w:marTop w:val="0"/>
      <w:marBottom w:val="0"/>
      <w:divBdr>
        <w:top w:val="none" w:sz="0" w:space="0" w:color="auto"/>
        <w:left w:val="none" w:sz="0" w:space="0" w:color="auto"/>
        <w:bottom w:val="none" w:sz="0" w:space="0" w:color="auto"/>
        <w:right w:val="none" w:sz="0" w:space="0" w:color="auto"/>
      </w:divBdr>
    </w:div>
    <w:div w:id="477576431">
      <w:bodyDiv w:val="1"/>
      <w:marLeft w:val="0"/>
      <w:marRight w:val="0"/>
      <w:marTop w:val="0"/>
      <w:marBottom w:val="0"/>
      <w:divBdr>
        <w:top w:val="none" w:sz="0" w:space="0" w:color="auto"/>
        <w:left w:val="none" w:sz="0" w:space="0" w:color="auto"/>
        <w:bottom w:val="none" w:sz="0" w:space="0" w:color="auto"/>
        <w:right w:val="none" w:sz="0" w:space="0" w:color="auto"/>
      </w:divBdr>
    </w:div>
    <w:div w:id="484517613">
      <w:bodyDiv w:val="1"/>
      <w:marLeft w:val="0"/>
      <w:marRight w:val="0"/>
      <w:marTop w:val="0"/>
      <w:marBottom w:val="0"/>
      <w:divBdr>
        <w:top w:val="none" w:sz="0" w:space="0" w:color="auto"/>
        <w:left w:val="none" w:sz="0" w:space="0" w:color="auto"/>
        <w:bottom w:val="none" w:sz="0" w:space="0" w:color="auto"/>
        <w:right w:val="none" w:sz="0" w:space="0" w:color="auto"/>
      </w:divBdr>
    </w:div>
    <w:div w:id="485391782">
      <w:bodyDiv w:val="1"/>
      <w:marLeft w:val="0"/>
      <w:marRight w:val="0"/>
      <w:marTop w:val="0"/>
      <w:marBottom w:val="0"/>
      <w:divBdr>
        <w:top w:val="none" w:sz="0" w:space="0" w:color="auto"/>
        <w:left w:val="none" w:sz="0" w:space="0" w:color="auto"/>
        <w:bottom w:val="none" w:sz="0" w:space="0" w:color="auto"/>
        <w:right w:val="none" w:sz="0" w:space="0" w:color="auto"/>
      </w:divBdr>
    </w:div>
    <w:div w:id="486017258">
      <w:bodyDiv w:val="1"/>
      <w:marLeft w:val="0"/>
      <w:marRight w:val="0"/>
      <w:marTop w:val="0"/>
      <w:marBottom w:val="0"/>
      <w:divBdr>
        <w:top w:val="none" w:sz="0" w:space="0" w:color="auto"/>
        <w:left w:val="none" w:sz="0" w:space="0" w:color="auto"/>
        <w:bottom w:val="none" w:sz="0" w:space="0" w:color="auto"/>
        <w:right w:val="none" w:sz="0" w:space="0" w:color="auto"/>
      </w:divBdr>
    </w:div>
    <w:div w:id="486820991">
      <w:bodyDiv w:val="1"/>
      <w:marLeft w:val="0"/>
      <w:marRight w:val="0"/>
      <w:marTop w:val="0"/>
      <w:marBottom w:val="0"/>
      <w:divBdr>
        <w:top w:val="none" w:sz="0" w:space="0" w:color="auto"/>
        <w:left w:val="none" w:sz="0" w:space="0" w:color="auto"/>
        <w:bottom w:val="none" w:sz="0" w:space="0" w:color="auto"/>
        <w:right w:val="none" w:sz="0" w:space="0" w:color="auto"/>
      </w:divBdr>
    </w:div>
    <w:div w:id="487209038">
      <w:bodyDiv w:val="1"/>
      <w:marLeft w:val="0"/>
      <w:marRight w:val="0"/>
      <w:marTop w:val="0"/>
      <w:marBottom w:val="0"/>
      <w:divBdr>
        <w:top w:val="none" w:sz="0" w:space="0" w:color="auto"/>
        <w:left w:val="none" w:sz="0" w:space="0" w:color="auto"/>
        <w:bottom w:val="none" w:sz="0" w:space="0" w:color="auto"/>
        <w:right w:val="none" w:sz="0" w:space="0" w:color="auto"/>
      </w:divBdr>
    </w:div>
    <w:div w:id="491456081">
      <w:bodyDiv w:val="1"/>
      <w:marLeft w:val="0"/>
      <w:marRight w:val="0"/>
      <w:marTop w:val="0"/>
      <w:marBottom w:val="0"/>
      <w:divBdr>
        <w:top w:val="none" w:sz="0" w:space="0" w:color="auto"/>
        <w:left w:val="none" w:sz="0" w:space="0" w:color="auto"/>
        <w:bottom w:val="none" w:sz="0" w:space="0" w:color="auto"/>
        <w:right w:val="none" w:sz="0" w:space="0" w:color="auto"/>
      </w:divBdr>
    </w:div>
    <w:div w:id="492259552">
      <w:bodyDiv w:val="1"/>
      <w:marLeft w:val="0"/>
      <w:marRight w:val="0"/>
      <w:marTop w:val="0"/>
      <w:marBottom w:val="0"/>
      <w:divBdr>
        <w:top w:val="none" w:sz="0" w:space="0" w:color="auto"/>
        <w:left w:val="none" w:sz="0" w:space="0" w:color="auto"/>
        <w:bottom w:val="none" w:sz="0" w:space="0" w:color="auto"/>
        <w:right w:val="none" w:sz="0" w:space="0" w:color="auto"/>
      </w:divBdr>
    </w:div>
    <w:div w:id="496386799">
      <w:bodyDiv w:val="1"/>
      <w:marLeft w:val="0"/>
      <w:marRight w:val="0"/>
      <w:marTop w:val="0"/>
      <w:marBottom w:val="0"/>
      <w:divBdr>
        <w:top w:val="none" w:sz="0" w:space="0" w:color="auto"/>
        <w:left w:val="none" w:sz="0" w:space="0" w:color="auto"/>
        <w:bottom w:val="none" w:sz="0" w:space="0" w:color="auto"/>
        <w:right w:val="none" w:sz="0" w:space="0" w:color="auto"/>
      </w:divBdr>
    </w:div>
    <w:div w:id="503059356">
      <w:bodyDiv w:val="1"/>
      <w:marLeft w:val="0"/>
      <w:marRight w:val="0"/>
      <w:marTop w:val="0"/>
      <w:marBottom w:val="0"/>
      <w:divBdr>
        <w:top w:val="none" w:sz="0" w:space="0" w:color="auto"/>
        <w:left w:val="none" w:sz="0" w:space="0" w:color="auto"/>
        <w:bottom w:val="none" w:sz="0" w:space="0" w:color="auto"/>
        <w:right w:val="none" w:sz="0" w:space="0" w:color="auto"/>
      </w:divBdr>
    </w:div>
    <w:div w:id="510221431">
      <w:bodyDiv w:val="1"/>
      <w:marLeft w:val="0"/>
      <w:marRight w:val="0"/>
      <w:marTop w:val="0"/>
      <w:marBottom w:val="0"/>
      <w:divBdr>
        <w:top w:val="none" w:sz="0" w:space="0" w:color="auto"/>
        <w:left w:val="none" w:sz="0" w:space="0" w:color="auto"/>
        <w:bottom w:val="none" w:sz="0" w:space="0" w:color="auto"/>
        <w:right w:val="none" w:sz="0" w:space="0" w:color="auto"/>
      </w:divBdr>
    </w:div>
    <w:div w:id="518586805">
      <w:bodyDiv w:val="1"/>
      <w:marLeft w:val="0"/>
      <w:marRight w:val="0"/>
      <w:marTop w:val="0"/>
      <w:marBottom w:val="0"/>
      <w:divBdr>
        <w:top w:val="none" w:sz="0" w:space="0" w:color="auto"/>
        <w:left w:val="none" w:sz="0" w:space="0" w:color="auto"/>
        <w:bottom w:val="none" w:sz="0" w:space="0" w:color="auto"/>
        <w:right w:val="none" w:sz="0" w:space="0" w:color="auto"/>
      </w:divBdr>
    </w:div>
    <w:div w:id="520627122">
      <w:bodyDiv w:val="1"/>
      <w:marLeft w:val="0"/>
      <w:marRight w:val="0"/>
      <w:marTop w:val="0"/>
      <w:marBottom w:val="0"/>
      <w:divBdr>
        <w:top w:val="none" w:sz="0" w:space="0" w:color="auto"/>
        <w:left w:val="none" w:sz="0" w:space="0" w:color="auto"/>
        <w:bottom w:val="none" w:sz="0" w:space="0" w:color="auto"/>
        <w:right w:val="none" w:sz="0" w:space="0" w:color="auto"/>
      </w:divBdr>
    </w:div>
    <w:div w:id="523177849">
      <w:bodyDiv w:val="1"/>
      <w:marLeft w:val="0"/>
      <w:marRight w:val="0"/>
      <w:marTop w:val="0"/>
      <w:marBottom w:val="0"/>
      <w:divBdr>
        <w:top w:val="none" w:sz="0" w:space="0" w:color="auto"/>
        <w:left w:val="none" w:sz="0" w:space="0" w:color="auto"/>
        <w:bottom w:val="none" w:sz="0" w:space="0" w:color="auto"/>
        <w:right w:val="none" w:sz="0" w:space="0" w:color="auto"/>
      </w:divBdr>
    </w:div>
    <w:div w:id="528224969">
      <w:bodyDiv w:val="1"/>
      <w:marLeft w:val="0"/>
      <w:marRight w:val="0"/>
      <w:marTop w:val="0"/>
      <w:marBottom w:val="0"/>
      <w:divBdr>
        <w:top w:val="none" w:sz="0" w:space="0" w:color="auto"/>
        <w:left w:val="none" w:sz="0" w:space="0" w:color="auto"/>
        <w:bottom w:val="none" w:sz="0" w:space="0" w:color="auto"/>
        <w:right w:val="none" w:sz="0" w:space="0" w:color="auto"/>
      </w:divBdr>
      <w:divsChild>
        <w:div w:id="102189586">
          <w:marLeft w:val="0"/>
          <w:marRight w:val="0"/>
          <w:marTop w:val="0"/>
          <w:marBottom w:val="0"/>
          <w:divBdr>
            <w:top w:val="none" w:sz="0" w:space="0" w:color="auto"/>
            <w:left w:val="none" w:sz="0" w:space="0" w:color="auto"/>
            <w:bottom w:val="none" w:sz="0" w:space="0" w:color="auto"/>
            <w:right w:val="none" w:sz="0" w:space="0" w:color="auto"/>
          </w:divBdr>
        </w:div>
      </w:divsChild>
    </w:div>
    <w:div w:id="531261582">
      <w:bodyDiv w:val="1"/>
      <w:marLeft w:val="0"/>
      <w:marRight w:val="0"/>
      <w:marTop w:val="0"/>
      <w:marBottom w:val="0"/>
      <w:divBdr>
        <w:top w:val="none" w:sz="0" w:space="0" w:color="auto"/>
        <w:left w:val="none" w:sz="0" w:space="0" w:color="auto"/>
        <w:bottom w:val="none" w:sz="0" w:space="0" w:color="auto"/>
        <w:right w:val="none" w:sz="0" w:space="0" w:color="auto"/>
      </w:divBdr>
    </w:div>
    <w:div w:id="532619288">
      <w:bodyDiv w:val="1"/>
      <w:marLeft w:val="0"/>
      <w:marRight w:val="0"/>
      <w:marTop w:val="0"/>
      <w:marBottom w:val="0"/>
      <w:divBdr>
        <w:top w:val="none" w:sz="0" w:space="0" w:color="auto"/>
        <w:left w:val="none" w:sz="0" w:space="0" w:color="auto"/>
        <w:bottom w:val="none" w:sz="0" w:space="0" w:color="auto"/>
        <w:right w:val="none" w:sz="0" w:space="0" w:color="auto"/>
      </w:divBdr>
    </w:div>
    <w:div w:id="533225832">
      <w:bodyDiv w:val="1"/>
      <w:marLeft w:val="0"/>
      <w:marRight w:val="0"/>
      <w:marTop w:val="0"/>
      <w:marBottom w:val="0"/>
      <w:divBdr>
        <w:top w:val="none" w:sz="0" w:space="0" w:color="auto"/>
        <w:left w:val="none" w:sz="0" w:space="0" w:color="auto"/>
        <w:bottom w:val="none" w:sz="0" w:space="0" w:color="auto"/>
        <w:right w:val="none" w:sz="0" w:space="0" w:color="auto"/>
      </w:divBdr>
    </w:div>
    <w:div w:id="534468764">
      <w:bodyDiv w:val="1"/>
      <w:marLeft w:val="0"/>
      <w:marRight w:val="0"/>
      <w:marTop w:val="0"/>
      <w:marBottom w:val="0"/>
      <w:divBdr>
        <w:top w:val="none" w:sz="0" w:space="0" w:color="auto"/>
        <w:left w:val="none" w:sz="0" w:space="0" w:color="auto"/>
        <w:bottom w:val="none" w:sz="0" w:space="0" w:color="auto"/>
        <w:right w:val="none" w:sz="0" w:space="0" w:color="auto"/>
      </w:divBdr>
    </w:div>
    <w:div w:id="538903623">
      <w:bodyDiv w:val="1"/>
      <w:marLeft w:val="0"/>
      <w:marRight w:val="0"/>
      <w:marTop w:val="0"/>
      <w:marBottom w:val="0"/>
      <w:divBdr>
        <w:top w:val="none" w:sz="0" w:space="0" w:color="auto"/>
        <w:left w:val="none" w:sz="0" w:space="0" w:color="auto"/>
        <w:bottom w:val="none" w:sz="0" w:space="0" w:color="auto"/>
        <w:right w:val="none" w:sz="0" w:space="0" w:color="auto"/>
      </w:divBdr>
    </w:div>
    <w:div w:id="543756672">
      <w:bodyDiv w:val="1"/>
      <w:marLeft w:val="0"/>
      <w:marRight w:val="0"/>
      <w:marTop w:val="0"/>
      <w:marBottom w:val="0"/>
      <w:divBdr>
        <w:top w:val="none" w:sz="0" w:space="0" w:color="auto"/>
        <w:left w:val="none" w:sz="0" w:space="0" w:color="auto"/>
        <w:bottom w:val="none" w:sz="0" w:space="0" w:color="auto"/>
        <w:right w:val="none" w:sz="0" w:space="0" w:color="auto"/>
      </w:divBdr>
    </w:div>
    <w:div w:id="544876669">
      <w:bodyDiv w:val="1"/>
      <w:marLeft w:val="0"/>
      <w:marRight w:val="0"/>
      <w:marTop w:val="0"/>
      <w:marBottom w:val="0"/>
      <w:divBdr>
        <w:top w:val="none" w:sz="0" w:space="0" w:color="auto"/>
        <w:left w:val="none" w:sz="0" w:space="0" w:color="auto"/>
        <w:bottom w:val="none" w:sz="0" w:space="0" w:color="auto"/>
        <w:right w:val="none" w:sz="0" w:space="0" w:color="auto"/>
      </w:divBdr>
    </w:div>
    <w:div w:id="546837736">
      <w:bodyDiv w:val="1"/>
      <w:marLeft w:val="0"/>
      <w:marRight w:val="0"/>
      <w:marTop w:val="0"/>
      <w:marBottom w:val="0"/>
      <w:divBdr>
        <w:top w:val="none" w:sz="0" w:space="0" w:color="auto"/>
        <w:left w:val="none" w:sz="0" w:space="0" w:color="auto"/>
        <w:bottom w:val="none" w:sz="0" w:space="0" w:color="auto"/>
        <w:right w:val="none" w:sz="0" w:space="0" w:color="auto"/>
      </w:divBdr>
    </w:div>
    <w:div w:id="548494030">
      <w:bodyDiv w:val="1"/>
      <w:marLeft w:val="0"/>
      <w:marRight w:val="0"/>
      <w:marTop w:val="0"/>
      <w:marBottom w:val="0"/>
      <w:divBdr>
        <w:top w:val="none" w:sz="0" w:space="0" w:color="auto"/>
        <w:left w:val="none" w:sz="0" w:space="0" w:color="auto"/>
        <w:bottom w:val="none" w:sz="0" w:space="0" w:color="auto"/>
        <w:right w:val="none" w:sz="0" w:space="0" w:color="auto"/>
      </w:divBdr>
    </w:div>
    <w:div w:id="549610475">
      <w:bodyDiv w:val="1"/>
      <w:marLeft w:val="0"/>
      <w:marRight w:val="0"/>
      <w:marTop w:val="0"/>
      <w:marBottom w:val="0"/>
      <w:divBdr>
        <w:top w:val="none" w:sz="0" w:space="0" w:color="auto"/>
        <w:left w:val="none" w:sz="0" w:space="0" w:color="auto"/>
        <w:bottom w:val="none" w:sz="0" w:space="0" w:color="auto"/>
        <w:right w:val="none" w:sz="0" w:space="0" w:color="auto"/>
      </w:divBdr>
    </w:div>
    <w:div w:id="551576058">
      <w:bodyDiv w:val="1"/>
      <w:marLeft w:val="0"/>
      <w:marRight w:val="0"/>
      <w:marTop w:val="0"/>
      <w:marBottom w:val="0"/>
      <w:divBdr>
        <w:top w:val="none" w:sz="0" w:space="0" w:color="auto"/>
        <w:left w:val="none" w:sz="0" w:space="0" w:color="auto"/>
        <w:bottom w:val="none" w:sz="0" w:space="0" w:color="auto"/>
        <w:right w:val="none" w:sz="0" w:space="0" w:color="auto"/>
      </w:divBdr>
    </w:div>
    <w:div w:id="553466020">
      <w:bodyDiv w:val="1"/>
      <w:marLeft w:val="0"/>
      <w:marRight w:val="0"/>
      <w:marTop w:val="0"/>
      <w:marBottom w:val="0"/>
      <w:divBdr>
        <w:top w:val="none" w:sz="0" w:space="0" w:color="auto"/>
        <w:left w:val="none" w:sz="0" w:space="0" w:color="auto"/>
        <w:bottom w:val="none" w:sz="0" w:space="0" w:color="auto"/>
        <w:right w:val="none" w:sz="0" w:space="0" w:color="auto"/>
      </w:divBdr>
    </w:div>
    <w:div w:id="554244735">
      <w:bodyDiv w:val="1"/>
      <w:marLeft w:val="0"/>
      <w:marRight w:val="0"/>
      <w:marTop w:val="0"/>
      <w:marBottom w:val="0"/>
      <w:divBdr>
        <w:top w:val="none" w:sz="0" w:space="0" w:color="auto"/>
        <w:left w:val="none" w:sz="0" w:space="0" w:color="auto"/>
        <w:bottom w:val="none" w:sz="0" w:space="0" w:color="auto"/>
        <w:right w:val="none" w:sz="0" w:space="0" w:color="auto"/>
      </w:divBdr>
    </w:div>
    <w:div w:id="566771246">
      <w:bodyDiv w:val="1"/>
      <w:marLeft w:val="0"/>
      <w:marRight w:val="0"/>
      <w:marTop w:val="0"/>
      <w:marBottom w:val="0"/>
      <w:divBdr>
        <w:top w:val="none" w:sz="0" w:space="0" w:color="auto"/>
        <w:left w:val="none" w:sz="0" w:space="0" w:color="auto"/>
        <w:bottom w:val="none" w:sz="0" w:space="0" w:color="auto"/>
        <w:right w:val="none" w:sz="0" w:space="0" w:color="auto"/>
      </w:divBdr>
    </w:div>
    <w:div w:id="571700116">
      <w:bodyDiv w:val="1"/>
      <w:marLeft w:val="0"/>
      <w:marRight w:val="0"/>
      <w:marTop w:val="0"/>
      <w:marBottom w:val="0"/>
      <w:divBdr>
        <w:top w:val="none" w:sz="0" w:space="0" w:color="auto"/>
        <w:left w:val="none" w:sz="0" w:space="0" w:color="auto"/>
        <w:bottom w:val="none" w:sz="0" w:space="0" w:color="auto"/>
        <w:right w:val="none" w:sz="0" w:space="0" w:color="auto"/>
      </w:divBdr>
    </w:div>
    <w:div w:id="572205994">
      <w:bodyDiv w:val="1"/>
      <w:marLeft w:val="0"/>
      <w:marRight w:val="0"/>
      <w:marTop w:val="0"/>
      <w:marBottom w:val="0"/>
      <w:divBdr>
        <w:top w:val="none" w:sz="0" w:space="0" w:color="auto"/>
        <w:left w:val="none" w:sz="0" w:space="0" w:color="auto"/>
        <w:bottom w:val="none" w:sz="0" w:space="0" w:color="auto"/>
        <w:right w:val="none" w:sz="0" w:space="0" w:color="auto"/>
      </w:divBdr>
      <w:divsChild>
        <w:div w:id="554783767">
          <w:marLeft w:val="0"/>
          <w:marRight w:val="0"/>
          <w:marTop w:val="0"/>
          <w:marBottom w:val="0"/>
          <w:divBdr>
            <w:top w:val="none" w:sz="0" w:space="0" w:color="auto"/>
            <w:left w:val="none" w:sz="0" w:space="0" w:color="auto"/>
            <w:bottom w:val="none" w:sz="0" w:space="0" w:color="auto"/>
            <w:right w:val="none" w:sz="0" w:space="0" w:color="auto"/>
          </w:divBdr>
        </w:div>
      </w:divsChild>
    </w:div>
    <w:div w:id="573512532">
      <w:bodyDiv w:val="1"/>
      <w:marLeft w:val="0"/>
      <w:marRight w:val="0"/>
      <w:marTop w:val="0"/>
      <w:marBottom w:val="0"/>
      <w:divBdr>
        <w:top w:val="none" w:sz="0" w:space="0" w:color="auto"/>
        <w:left w:val="none" w:sz="0" w:space="0" w:color="auto"/>
        <w:bottom w:val="none" w:sz="0" w:space="0" w:color="auto"/>
        <w:right w:val="none" w:sz="0" w:space="0" w:color="auto"/>
      </w:divBdr>
    </w:div>
    <w:div w:id="577980799">
      <w:bodyDiv w:val="1"/>
      <w:marLeft w:val="0"/>
      <w:marRight w:val="0"/>
      <w:marTop w:val="0"/>
      <w:marBottom w:val="0"/>
      <w:divBdr>
        <w:top w:val="none" w:sz="0" w:space="0" w:color="auto"/>
        <w:left w:val="none" w:sz="0" w:space="0" w:color="auto"/>
        <w:bottom w:val="none" w:sz="0" w:space="0" w:color="auto"/>
        <w:right w:val="none" w:sz="0" w:space="0" w:color="auto"/>
      </w:divBdr>
    </w:div>
    <w:div w:id="581960094">
      <w:bodyDiv w:val="1"/>
      <w:marLeft w:val="0"/>
      <w:marRight w:val="0"/>
      <w:marTop w:val="0"/>
      <w:marBottom w:val="0"/>
      <w:divBdr>
        <w:top w:val="none" w:sz="0" w:space="0" w:color="auto"/>
        <w:left w:val="none" w:sz="0" w:space="0" w:color="auto"/>
        <w:bottom w:val="none" w:sz="0" w:space="0" w:color="auto"/>
        <w:right w:val="none" w:sz="0" w:space="0" w:color="auto"/>
      </w:divBdr>
    </w:div>
    <w:div w:id="592010368">
      <w:bodyDiv w:val="1"/>
      <w:marLeft w:val="0"/>
      <w:marRight w:val="0"/>
      <w:marTop w:val="0"/>
      <w:marBottom w:val="0"/>
      <w:divBdr>
        <w:top w:val="none" w:sz="0" w:space="0" w:color="auto"/>
        <w:left w:val="none" w:sz="0" w:space="0" w:color="auto"/>
        <w:bottom w:val="none" w:sz="0" w:space="0" w:color="auto"/>
        <w:right w:val="none" w:sz="0" w:space="0" w:color="auto"/>
      </w:divBdr>
    </w:div>
    <w:div w:id="604852389">
      <w:bodyDiv w:val="1"/>
      <w:marLeft w:val="0"/>
      <w:marRight w:val="0"/>
      <w:marTop w:val="0"/>
      <w:marBottom w:val="0"/>
      <w:divBdr>
        <w:top w:val="none" w:sz="0" w:space="0" w:color="auto"/>
        <w:left w:val="none" w:sz="0" w:space="0" w:color="auto"/>
        <w:bottom w:val="none" w:sz="0" w:space="0" w:color="auto"/>
        <w:right w:val="none" w:sz="0" w:space="0" w:color="auto"/>
      </w:divBdr>
    </w:div>
    <w:div w:id="605356996">
      <w:bodyDiv w:val="1"/>
      <w:marLeft w:val="0"/>
      <w:marRight w:val="0"/>
      <w:marTop w:val="0"/>
      <w:marBottom w:val="0"/>
      <w:divBdr>
        <w:top w:val="none" w:sz="0" w:space="0" w:color="auto"/>
        <w:left w:val="none" w:sz="0" w:space="0" w:color="auto"/>
        <w:bottom w:val="none" w:sz="0" w:space="0" w:color="auto"/>
        <w:right w:val="none" w:sz="0" w:space="0" w:color="auto"/>
      </w:divBdr>
    </w:div>
    <w:div w:id="608196951">
      <w:bodyDiv w:val="1"/>
      <w:marLeft w:val="0"/>
      <w:marRight w:val="0"/>
      <w:marTop w:val="0"/>
      <w:marBottom w:val="0"/>
      <w:divBdr>
        <w:top w:val="none" w:sz="0" w:space="0" w:color="auto"/>
        <w:left w:val="none" w:sz="0" w:space="0" w:color="auto"/>
        <w:bottom w:val="none" w:sz="0" w:space="0" w:color="auto"/>
        <w:right w:val="none" w:sz="0" w:space="0" w:color="auto"/>
      </w:divBdr>
    </w:div>
    <w:div w:id="610480610">
      <w:bodyDiv w:val="1"/>
      <w:marLeft w:val="0"/>
      <w:marRight w:val="0"/>
      <w:marTop w:val="0"/>
      <w:marBottom w:val="0"/>
      <w:divBdr>
        <w:top w:val="none" w:sz="0" w:space="0" w:color="auto"/>
        <w:left w:val="none" w:sz="0" w:space="0" w:color="auto"/>
        <w:bottom w:val="none" w:sz="0" w:space="0" w:color="auto"/>
        <w:right w:val="none" w:sz="0" w:space="0" w:color="auto"/>
      </w:divBdr>
    </w:div>
    <w:div w:id="612782861">
      <w:bodyDiv w:val="1"/>
      <w:marLeft w:val="0"/>
      <w:marRight w:val="0"/>
      <w:marTop w:val="0"/>
      <w:marBottom w:val="0"/>
      <w:divBdr>
        <w:top w:val="none" w:sz="0" w:space="0" w:color="auto"/>
        <w:left w:val="none" w:sz="0" w:space="0" w:color="auto"/>
        <w:bottom w:val="none" w:sz="0" w:space="0" w:color="auto"/>
        <w:right w:val="none" w:sz="0" w:space="0" w:color="auto"/>
      </w:divBdr>
    </w:div>
    <w:div w:id="613636003">
      <w:bodyDiv w:val="1"/>
      <w:marLeft w:val="0"/>
      <w:marRight w:val="0"/>
      <w:marTop w:val="0"/>
      <w:marBottom w:val="0"/>
      <w:divBdr>
        <w:top w:val="none" w:sz="0" w:space="0" w:color="auto"/>
        <w:left w:val="none" w:sz="0" w:space="0" w:color="auto"/>
        <w:bottom w:val="none" w:sz="0" w:space="0" w:color="auto"/>
        <w:right w:val="none" w:sz="0" w:space="0" w:color="auto"/>
      </w:divBdr>
    </w:div>
    <w:div w:id="619067708">
      <w:bodyDiv w:val="1"/>
      <w:marLeft w:val="0"/>
      <w:marRight w:val="0"/>
      <w:marTop w:val="0"/>
      <w:marBottom w:val="0"/>
      <w:divBdr>
        <w:top w:val="none" w:sz="0" w:space="0" w:color="auto"/>
        <w:left w:val="none" w:sz="0" w:space="0" w:color="auto"/>
        <w:bottom w:val="none" w:sz="0" w:space="0" w:color="auto"/>
        <w:right w:val="none" w:sz="0" w:space="0" w:color="auto"/>
      </w:divBdr>
    </w:div>
    <w:div w:id="620649524">
      <w:bodyDiv w:val="1"/>
      <w:marLeft w:val="0"/>
      <w:marRight w:val="0"/>
      <w:marTop w:val="0"/>
      <w:marBottom w:val="0"/>
      <w:divBdr>
        <w:top w:val="none" w:sz="0" w:space="0" w:color="auto"/>
        <w:left w:val="none" w:sz="0" w:space="0" w:color="auto"/>
        <w:bottom w:val="none" w:sz="0" w:space="0" w:color="auto"/>
        <w:right w:val="none" w:sz="0" w:space="0" w:color="auto"/>
      </w:divBdr>
    </w:div>
    <w:div w:id="627586825">
      <w:bodyDiv w:val="1"/>
      <w:marLeft w:val="0"/>
      <w:marRight w:val="0"/>
      <w:marTop w:val="0"/>
      <w:marBottom w:val="0"/>
      <w:divBdr>
        <w:top w:val="none" w:sz="0" w:space="0" w:color="auto"/>
        <w:left w:val="none" w:sz="0" w:space="0" w:color="auto"/>
        <w:bottom w:val="none" w:sz="0" w:space="0" w:color="auto"/>
        <w:right w:val="none" w:sz="0" w:space="0" w:color="auto"/>
      </w:divBdr>
    </w:div>
    <w:div w:id="628324642">
      <w:bodyDiv w:val="1"/>
      <w:marLeft w:val="0"/>
      <w:marRight w:val="0"/>
      <w:marTop w:val="0"/>
      <w:marBottom w:val="0"/>
      <w:divBdr>
        <w:top w:val="none" w:sz="0" w:space="0" w:color="auto"/>
        <w:left w:val="none" w:sz="0" w:space="0" w:color="auto"/>
        <w:bottom w:val="none" w:sz="0" w:space="0" w:color="auto"/>
        <w:right w:val="none" w:sz="0" w:space="0" w:color="auto"/>
      </w:divBdr>
    </w:div>
    <w:div w:id="641496583">
      <w:bodyDiv w:val="1"/>
      <w:marLeft w:val="0"/>
      <w:marRight w:val="0"/>
      <w:marTop w:val="0"/>
      <w:marBottom w:val="0"/>
      <w:divBdr>
        <w:top w:val="none" w:sz="0" w:space="0" w:color="auto"/>
        <w:left w:val="none" w:sz="0" w:space="0" w:color="auto"/>
        <w:bottom w:val="none" w:sz="0" w:space="0" w:color="auto"/>
        <w:right w:val="none" w:sz="0" w:space="0" w:color="auto"/>
      </w:divBdr>
    </w:div>
    <w:div w:id="643705377">
      <w:bodyDiv w:val="1"/>
      <w:marLeft w:val="0"/>
      <w:marRight w:val="0"/>
      <w:marTop w:val="0"/>
      <w:marBottom w:val="0"/>
      <w:divBdr>
        <w:top w:val="none" w:sz="0" w:space="0" w:color="auto"/>
        <w:left w:val="none" w:sz="0" w:space="0" w:color="auto"/>
        <w:bottom w:val="none" w:sz="0" w:space="0" w:color="auto"/>
        <w:right w:val="none" w:sz="0" w:space="0" w:color="auto"/>
      </w:divBdr>
    </w:div>
    <w:div w:id="645936411">
      <w:bodyDiv w:val="1"/>
      <w:marLeft w:val="0"/>
      <w:marRight w:val="0"/>
      <w:marTop w:val="0"/>
      <w:marBottom w:val="0"/>
      <w:divBdr>
        <w:top w:val="none" w:sz="0" w:space="0" w:color="auto"/>
        <w:left w:val="none" w:sz="0" w:space="0" w:color="auto"/>
        <w:bottom w:val="none" w:sz="0" w:space="0" w:color="auto"/>
        <w:right w:val="none" w:sz="0" w:space="0" w:color="auto"/>
      </w:divBdr>
      <w:divsChild>
        <w:div w:id="1694502150">
          <w:marLeft w:val="0"/>
          <w:marRight w:val="0"/>
          <w:marTop w:val="0"/>
          <w:marBottom w:val="0"/>
          <w:divBdr>
            <w:top w:val="none" w:sz="0" w:space="0" w:color="auto"/>
            <w:left w:val="none" w:sz="0" w:space="0" w:color="auto"/>
            <w:bottom w:val="none" w:sz="0" w:space="0" w:color="auto"/>
            <w:right w:val="none" w:sz="0" w:space="0" w:color="auto"/>
          </w:divBdr>
        </w:div>
      </w:divsChild>
    </w:div>
    <w:div w:id="646208368">
      <w:bodyDiv w:val="1"/>
      <w:marLeft w:val="0"/>
      <w:marRight w:val="0"/>
      <w:marTop w:val="0"/>
      <w:marBottom w:val="0"/>
      <w:divBdr>
        <w:top w:val="none" w:sz="0" w:space="0" w:color="auto"/>
        <w:left w:val="none" w:sz="0" w:space="0" w:color="auto"/>
        <w:bottom w:val="none" w:sz="0" w:space="0" w:color="auto"/>
        <w:right w:val="none" w:sz="0" w:space="0" w:color="auto"/>
      </w:divBdr>
    </w:div>
    <w:div w:id="651568584">
      <w:bodyDiv w:val="1"/>
      <w:marLeft w:val="0"/>
      <w:marRight w:val="0"/>
      <w:marTop w:val="0"/>
      <w:marBottom w:val="0"/>
      <w:divBdr>
        <w:top w:val="none" w:sz="0" w:space="0" w:color="auto"/>
        <w:left w:val="none" w:sz="0" w:space="0" w:color="auto"/>
        <w:bottom w:val="none" w:sz="0" w:space="0" w:color="auto"/>
        <w:right w:val="none" w:sz="0" w:space="0" w:color="auto"/>
      </w:divBdr>
    </w:div>
    <w:div w:id="653292810">
      <w:bodyDiv w:val="1"/>
      <w:marLeft w:val="0"/>
      <w:marRight w:val="0"/>
      <w:marTop w:val="0"/>
      <w:marBottom w:val="0"/>
      <w:divBdr>
        <w:top w:val="none" w:sz="0" w:space="0" w:color="auto"/>
        <w:left w:val="none" w:sz="0" w:space="0" w:color="auto"/>
        <w:bottom w:val="none" w:sz="0" w:space="0" w:color="auto"/>
        <w:right w:val="none" w:sz="0" w:space="0" w:color="auto"/>
      </w:divBdr>
    </w:div>
    <w:div w:id="653992133">
      <w:bodyDiv w:val="1"/>
      <w:marLeft w:val="0"/>
      <w:marRight w:val="0"/>
      <w:marTop w:val="0"/>
      <w:marBottom w:val="0"/>
      <w:divBdr>
        <w:top w:val="none" w:sz="0" w:space="0" w:color="auto"/>
        <w:left w:val="none" w:sz="0" w:space="0" w:color="auto"/>
        <w:bottom w:val="none" w:sz="0" w:space="0" w:color="auto"/>
        <w:right w:val="none" w:sz="0" w:space="0" w:color="auto"/>
      </w:divBdr>
    </w:div>
    <w:div w:id="655843702">
      <w:bodyDiv w:val="1"/>
      <w:marLeft w:val="0"/>
      <w:marRight w:val="0"/>
      <w:marTop w:val="0"/>
      <w:marBottom w:val="0"/>
      <w:divBdr>
        <w:top w:val="none" w:sz="0" w:space="0" w:color="auto"/>
        <w:left w:val="none" w:sz="0" w:space="0" w:color="auto"/>
        <w:bottom w:val="none" w:sz="0" w:space="0" w:color="auto"/>
        <w:right w:val="none" w:sz="0" w:space="0" w:color="auto"/>
      </w:divBdr>
    </w:div>
    <w:div w:id="656497224">
      <w:bodyDiv w:val="1"/>
      <w:marLeft w:val="0"/>
      <w:marRight w:val="0"/>
      <w:marTop w:val="0"/>
      <w:marBottom w:val="0"/>
      <w:divBdr>
        <w:top w:val="none" w:sz="0" w:space="0" w:color="auto"/>
        <w:left w:val="none" w:sz="0" w:space="0" w:color="auto"/>
        <w:bottom w:val="none" w:sz="0" w:space="0" w:color="auto"/>
        <w:right w:val="none" w:sz="0" w:space="0" w:color="auto"/>
      </w:divBdr>
    </w:div>
    <w:div w:id="661009735">
      <w:bodyDiv w:val="1"/>
      <w:marLeft w:val="0"/>
      <w:marRight w:val="0"/>
      <w:marTop w:val="0"/>
      <w:marBottom w:val="0"/>
      <w:divBdr>
        <w:top w:val="none" w:sz="0" w:space="0" w:color="auto"/>
        <w:left w:val="none" w:sz="0" w:space="0" w:color="auto"/>
        <w:bottom w:val="none" w:sz="0" w:space="0" w:color="auto"/>
        <w:right w:val="none" w:sz="0" w:space="0" w:color="auto"/>
      </w:divBdr>
    </w:div>
    <w:div w:id="661933804">
      <w:bodyDiv w:val="1"/>
      <w:marLeft w:val="0"/>
      <w:marRight w:val="0"/>
      <w:marTop w:val="0"/>
      <w:marBottom w:val="0"/>
      <w:divBdr>
        <w:top w:val="none" w:sz="0" w:space="0" w:color="auto"/>
        <w:left w:val="none" w:sz="0" w:space="0" w:color="auto"/>
        <w:bottom w:val="none" w:sz="0" w:space="0" w:color="auto"/>
        <w:right w:val="none" w:sz="0" w:space="0" w:color="auto"/>
      </w:divBdr>
    </w:div>
    <w:div w:id="665860274">
      <w:bodyDiv w:val="1"/>
      <w:marLeft w:val="0"/>
      <w:marRight w:val="0"/>
      <w:marTop w:val="0"/>
      <w:marBottom w:val="0"/>
      <w:divBdr>
        <w:top w:val="none" w:sz="0" w:space="0" w:color="auto"/>
        <w:left w:val="none" w:sz="0" w:space="0" w:color="auto"/>
        <w:bottom w:val="none" w:sz="0" w:space="0" w:color="auto"/>
        <w:right w:val="none" w:sz="0" w:space="0" w:color="auto"/>
      </w:divBdr>
    </w:div>
    <w:div w:id="671185521">
      <w:bodyDiv w:val="1"/>
      <w:marLeft w:val="0"/>
      <w:marRight w:val="0"/>
      <w:marTop w:val="0"/>
      <w:marBottom w:val="0"/>
      <w:divBdr>
        <w:top w:val="none" w:sz="0" w:space="0" w:color="auto"/>
        <w:left w:val="none" w:sz="0" w:space="0" w:color="auto"/>
        <w:bottom w:val="none" w:sz="0" w:space="0" w:color="auto"/>
        <w:right w:val="none" w:sz="0" w:space="0" w:color="auto"/>
      </w:divBdr>
    </w:div>
    <w:div w:id="676419405">
      <w:bodyDiv w:val="1"/>
      <w:marLeft w:val="0"/>
      <w:marRight w:val="0"/>
      <w:marTop w:val="0"/>
      <w:marBottom w:val="0"/>
      <w:divBdr>
        <w:top w:val="none" w:sz="0" w:space="0" w:color="auto"/>
        <w:left w:val="none" w:sz="0" w:space="0" w:color="auto"/>
        <w:bottom w:val="none" w:sz="0" w:space="0" w:color="auto"/>
        <w:right w:val="none" w:sz="0" w:space="0" w:color="auto"/>
      </w:divBdr>
    </w:div>
    <w:div w:id="679504441">
      <w:bodyDiv w:val="1"/>
      <w:marLeft w:val="0"/>
      <w:marRight w:val="0"/>
      <w:marTop w:val="0"/>
      <w:marBottom w:val="0"/>
      <w:divBdr>
        <w:top w:val="none" w:sz="0" w:space="0" w:color="auto"/>
        <w:left w:val="none" w:sz="0" w:space="0" w:color="auto"/>
        <w:bottom w:val="none" w:sz="0" w:space="0" w:color="auto"/>
        <w:right w:val="none" w:sz="0" w:space="0" w:color="auto"/>
      </w:divBdr>
    </w:div>
    <w:div w:id="680818189">
      <w:bodyDiv w:val="1"/>
      <w:marLeft w:val="0"/>
      <w:marRight w:val="0"/>
      <w:marTop w:val="0"/>
      <w:marBottom w:val="0"/>
      <w:divBdr>
        <w:top w:val="none" w:sz="0" w:space="0" w:color="auto"/>
        <w:left w:val="none" w:sz="0" w:space="0" w:color="auto"/>
        <w:bottom w:val="none" w:sz="0" w:space="0" w:color="auto"/>
        <w:right w:val="none" w:sz="0" w:space="0" w:color="auto"/>
      </w:divBdr>
    </w:div>
    <w:div w:id="680935470">
      <w:bodyDiv w:val="1"/>
      <w:marLeft w:val="0"/>
      <w:marRight w:val="0"/>
      <w:marTop w:val="0"/>
      <w:marBottom w:val="0"/>
      <w:divBdr>
        <w:top w:val="none" w:sz="0" w:space="0" w:color="auto"/>
        <w:left w:val="none" w:sz="0" w:space="0" w:color="auto"/>
        <w:bottom w:val="none" w:sz="0" w:space="0" w:color="auto"/>
        <w:right w:val="none" w:sz="0" w:space="0" w:color="auto"/>
      </w:divBdr>
    </w:div>
    <w:div w:id="690957321">
      <w:bodyDiv w:val="1"/>
      <w:marLeft w:val="0"/>
      <w:marRight w:val="0"/>
      <w:marTop w:val="0"/>
      <w:marBottom w:val="0"/>
      <w:divBdr>
        <w:top w:val="none" w:sz="0" w:space="0" w:color="auto"/>
        <w:left w:val="none" w:sz="0" w:space="0" w:color="auto"/>
        <w:bottom w:val="none" w:sz="0" w:space="0" w:color="auto"/>
        <w:right w:val="none" w:sz="0" w:space="0" w:color="auto"/>
      </w:divBdr>
    </w:div>
    <w:div w:id="700206812">
      <w:bodyDiv w:val="1"/>
      <w:marLeft w:val="0"/>
      <w:marRight w:val="0"/>
      <w:marTop w:val="0"/>
      <w:marBottom w:val="0"/>
      <w:divBdr>
        <w:top w:val="none" w:sz="0" w:space="0" w:color="auto"/>
        <w:left w:val="none" w:sz="0" w:space="0" w:color="auto"/>
        <w:bottom w:val="none" w:sz="0" w:space="0" w:color="auto"/>
        <w:right w:val="none" w:sz="0" w:space="0" w:color="auto"/>
      </w:divBdr>
    </w:div>
    <w:div w:id="701243905">
      <w:bodyDiv w:val="1"/>
      <w:marLeft w:val="0"/>
      <w:marRight w:val="0"/>
      <w:marTop w:val="0"/>
      <w:marBottom w:val="0"/>
      <w:divBdr>
        <w:top w:val="none" w:sz="0" w:space="0" w:color="auto"/>
        <w:left w:val="none" w:sz="0" w:space="0" w:color="auto"/>
        <w:bottom w:val="none" w:sz="0" w:space="0" w:color="auto"/>
        <w:right w:val="none" w:sz="0" w:space="0" w:color="auto"/>
      </w:divBdr>
    </w:div>
    <w:div w:id="703335081">
      <w:bodyDiv w:val="1"/>
      <w:marLeft w:val="0"/>
      <w:marRight w:val="0"/>
      <w:marTop w:val="0"/>
      <w:marBottom w:val="0"/>
      <w:divBdr>
        <w:top w:val="none" w:sz="0" w:space="0" w:color="auto"/>
        <w:left w:val="none" w:sz="0" w:space="0" w:color="auto"/>
        <w:bottom w:val="none" w:sz="0" w:space="0" w:color="auto"/>
        <w:right w:val="none" w:sz="0" w:space="0" w:color="auto"/>
      </w:divBdr>
    </w:div>
    <w:div w:id="707267007">
      <w:bodyDiv w:val="1"/>
      <w:marLeft w:val="0"/>
      <w:marRight w:val="0"/>
      <w:marTop w:val="0"/>
      <w:marBottom w:val="0"/>
      <w:divBdr>
        <w:top w:val="none" w:sz="0" w:space="0" w:color="auto"/>
        <w:left w:val="none" w:sz="0" w:space="0" w:color="auto"/>
        <w:bottom w:val="none" w:sz="0" w:space="0" w:color="auto"/>
        <w:right w:val="none" w:sz="0" w:space="0" w:color="auto"/>
      </w:divBdr>
    </w:div>
    <w:div w:id="710887784">
      <w:bodyDiv w:val="1"/>
      <w:marLeft w:val="0"/>
      <w:marRight w:val="0"/>
      <w:marTop w:val="0"/>
      <w:marBottom w:val="0"/>
      <w:divBdr>
        <w:top w:val="none" w:sz="0" w:space="0" w:color="auto"/>
        <w:left w:val="none" w:sz="0" w:space="0" w:color="auto"/>
        <w:bottom w:val="none" w:sz="0" w:space="0" w:color="auto"/>
        <w:right w:val="none" w:sz="0" w:space="0" w:color="auto"/>
      </w:divBdr>
    </w:div>
    <w:div w:id="712191032">
      <w:bodyDiv w:val="1"/>
      <w:marLeft w:val="0"/>
      <w:marRight w:val="0"/>
      <w:marTop w:val="0"/>
      <w:marBottom w:val="0"/>
      <w:divBdr>
        <w:top w:val="none" w:sz="0" w:space="0" w:color="auto"/>
        <w:left w:val="none" w:sz="0" w:space="0" w:color="auto"/>
        <w:bottom w:val="none" w:sz="0" w:space="0" w:color="auto"/>
        <w:right w:val="none" w:sz="0" w:space="0" w:color="auto"/>
      </w:divBdr>
    </w:div>
    <w:div w:id="714164335">
      <w:bodyDiv w:val="1"/>
      <w:marLeft w:val="0"/>
      <w:marRight w:val="0"/>
      <w:marTop w:val="0"/>
      <w:marBottom w:val="0"/>
      <w:divBdr>
        <w:top w:val="none" w:sz="0" w:space="0" w:color="auto"/>
        <w:left w:val="none" w:sz="0" w:space="0" w:color="auto"/>
        <w:bottom w:val="none" w:sz="0" w:space="0" w:color="auto"/>
        <w:right w:val="none" w:sz="0" w:space="0" w:color="auto"/>
      </w:divBdr>
    </w:div>
    <w:div w:id="715088248">
      <w:bodyDiv w:val="1"/>
      <w:marLeft w:val="0"/>
      <w:marRight w:val="0"/>
      <w:marTop w:val="0"/>
      <w:marBottom w:val="0"/>
      <w:divBdr>
        <w:top w:val="none" w:sz="0" w:space="0" w:color="auto"/>
        <w:left w:val="none" w:sz="0" w:space="0" w:color="auto"/>
        <w:bottom w:val="none" w:sz="0" w:space="0" w:color="auto"/>
        <w:right w:val="none" w:sz="0" w:space="0" w:color="auto"/>
      </w:divBdr>
    </w:div>
    <w:div w:id="716122204">
      <w:bodyDiv w:val="1"/>
      <w:marLeft w:val="0"/>
      <w:marRight w:val="0"/>
      <w:marTop w:val="0"/>
      <w:marBottom w:val="0"/>
      <w:divBdr>
        <w:top w:val="none" w:sz="0" w:space="0" w:color="auto"/>
        <w:left w:val="none" w:sz="0" w:space="0" w:color="auto"/>
        <w:bottom w:val="none" w:sz="0" w:space="0" w:color="auto"/>
        <w:right w:val="none" w:sz="0" w:space="0" w:color="auto"/>
      </w:divBdr>
    </w:div>
    <w:div w:id="719746132">
      <w:bodyDiv w:val="1"/>
      <w:marLeft w:val="0"/>
      <w:marRight w:val="0"/>
      <w:marTop w:val="0"/>
      <w:marBottom w:val="0"/>
      <w:divBdr>
        <w:top w:val="none" w:sz="0" w:space="0" w:color="auto"/>
        <w:left w:val="none" w:sz="0" w:space="0" w:color="auto"/>
        <w:bottom w:val="none" w:sz="0" w:space="0" w:color="auto"/>
        <w:right w:val="none" w:sz="0" w:space="0" w:color="auto"/>
      </w:divBdr>
    </w:div>
    <w:div w:id="733165813">
      <w:bodyDiv w:val="1"/>
      <w:marLeft w:val="0"/>
      <w:marRight w:val="0"/>
      <w:marTop w:val="0"/>
      <w:marBottom w:val="0"/>
      <w:divBdr>
        <w:top w:val="none" w:sz="0" w:space="0" w:color="auto"/>
        <w:left w:val="none" w:sz="0" w:space="0" w:color="auto"/>
        <w:bottom w:val="none" w:sz="0" w:space="0" w:color="auto"/>
        <w:right w:val="none" w:sz="0" w:space="0" w:color="auto"/>
      </w:divBdr>
    </w:div>
    <w:div w:id="733746810">
      <w:bodyDiv w:val="1"/>
      <w:marLeft w:val="0"/>
      <w:marRight w:val="0"/>
      <w:marTop w:val="0"/>
      <w:marBottom w:val="0"/>
      <w:divBdr>
        <w:top w:val="none" w:sz="0" w:space="0" w:color="auto"/>
        <w:left w:val="none" w:sz="0" w:space="0" w:color="auto"/>
        <w:bottom w:val="none" w:sz="0" w:space="0" w:color="auto"/>
        <w:right w:val="none" w:sz="0" w:space="0" w:color="auto"/>
      </w:divBdr>
    </w:div>
    <w:div w:id="734013366">
      <w:bodyDiv w:val="1"/>
      <w:marLeft w:val="0"/>
      <w:marRight w:val="0"/>
      <w:marTop w:val="0"/>
      <w:marBottom w:val="0"/>
      <w:divBdr>
        <w:top w:val="none" w:sz="0" w:space="0" w:color="auto"/>
        <w:left w:val="none" w:sz="0" w:space="0" w:color="auto"/>
        <w:bottom w:val="none" w:sz="0" w:space="0" w:color="auto"/>
        <w:right w:val="none" w:sz="0" w:space="0" w:color="auto"/>
      </w:divBdr>
    </w:div>
    <w:div w:id="739863584">
      <w:bodyDiv w:val="1"/>
      <w:marLeft w:val="0"/>
      <w:marRight w:val="0"/>
      <w:marTop w:val="0"/>
      <w:marBottom w:val="0"/>
      <w:divBdr>
        <w:top w:val="none" w:sz="0" w:space="0" w:color="auto"/>
        <w:left w:val="none" w:sz="0" w:space="0" w:color="auto"/>
        <w:bottom w:val="none" w:sz="0" w:space="0" w:color="auto"/>
        <w:right w:val="none" w:sz="0" w:space="0" w:color="auto"/>
      </w:divBdr>
    </w:div>
    <w:div w:id="741485443">
      <w:bodyDiv w:val="1"/>
      <w:marLeft w:val="0"/>
      <w:marRight w:val="0"/>
      <w:marTop w:val="0"/>
      <w:marBottom w:val="0"/>
      <w:divBdr>
        <w:top w:val="none" w:sz="0" w:space="0" w:color="auto"/>
        <w:left w:val="none" w:sz="0" w:space="0" w:color="auto"/>
        <w:bottom w:val="none" w:sz="0" w:space="0" w:color="auto"/>
        <w:right w:val="none" w:sz="0" w:space="0" w:color="auto"/>
      </w:divBdr>
    </w:div>
    <w:div w:id="743188853">
      <w:bodyDiv w:val="1"/>
      <w:marLeft w:val="0"/>
      <w:marRight w:val="0"/>
      <w:marTop w:val="0"/>
      <w:marBottom w:val="0"/>
      <w:divBdr>
        <w:top w:val="none" w:sz="0" w:space="0" w:color="auto"/>
        <w:left w:val="none" w:sz="0" w:space="0" w:color="auto"/>
        <w:bottom w:val="none" w:sz="0" w:space="0" w:color="auto"/>
        <w:right w:val="none" w:sz="0" w:space="0" w:color="auto"/>
      </w:divBdr>
    </w:div>
    <w:div w:id="748428967">
      <w:bodyDiv w:val="1"/>
      <w:marLeft w:val="0"/>
      <w:marRight w:val="0"/>
      <w:marTop w:val="0"/>
      <w:marBottom w:val="0"/>
      <w:divBdr>
        <w:top w:val="none" w:sz="0" w:space="0" w:color="auto"/>
        <w:left w:val="none" w:sz="0" w:space="0" w:color="auto"/>
        <w:bottom w:val="none" w:sz="0" w:space="0" w:color="auto"/>
        <w:right w:val="none" w:sz="0" w:space="0" w:color="auto"/>
      </w:divBdr>
    </w:div>
    <w:div w:id="749083732">
      <w:bodyDiv w:val="1"/>
      <w:marLeft w:val="0"/>
      <w:marRight w:val="0"/>
      <w:marTop w:val="0"/>
      <w:marBottom w:val="0"/>
      <w:divBdr>
        <w:top w:val="none" w:sz="0" w:space="0" w:color="auto"/>
        <w:left w:val="none" w:sz="0" w:space="0" w:color="auto"/>
        <w:bottom w:val="none" w:sz="0" w:space="0" w:color="auto"/>
        <w:right w:val="none" w:sz="0" w:space="0" w:color="auto"/>
      </w:divBdr>
    </w:div>
    <w:div w:id="751895319">
      <w:bodyDiv w:val="1"/>
      <w:marLeft w:val="0"/>
      <w:marRight w:val="0"/>
      <w:marTop w:val="0"/>
      <w:marBottom w:val="0"/>
      <w:divBdr>
        <w:top w:val="none" w:sz="0" w:space="0" w:color="auto"/>
        <w:left w:val="none" w:sz="0" w:space="0" w:color="auto"/>
        <w:bottom w:val="none" w:sz="0" w:space="0" w:color="auto"/>
        <w:right w:val="none" w:sz="0" w:space="0" w:color="auto"/>
      </w:divBdr>
    </w:div>
    <w:div w:id="752319803">
      <w:bodyDiv w:val="1"/>
      <w:marLeft w:val="0"/>
      <w:marRight w:val="0"/>
      <w:marTop w:val="0"/>
      <w:marBottom w:val="0"/>
      <w:divBdr>
        <w:top w:val="none" w:sz="0" w:space="0" w:color="auto"/>
        <w:left w:val="none" w:sz="0" w:space="0" w:color="auto"/>
        <w:bottom w:val="none" w:sz="0" w:space="0" w:color="auto"/>
        <w:right w:val="none" w:sz="0" w:space="0" w:color="auto"/>
      </w:divBdr>
    </w:div>
    <w:div w:id="763189030">
      <w:bodyDiv w:val="1"/>
      <w:marLeft w:val="0"/>
      <w:marRight w:val="0"/>
      <w:marTop w:val="0"/>
      <w:marBottom w:val="0"/>
      <w:divBdr>
        <w:top w:val="none" w:sz="0" w:space="0" w:color="auto"/>
        <w:left w:val="none" w:sz="0" w:space="0" w:color="auto"/>
        <w:bottom w:val="none" w:sz="0" w:space="0" w:color="auto"/>
        <w:right w:val="none" w:sz="0" w:space="0" w:color="auto"/>
      </w:divBdr>
    </w:div>
    <w:div w:id="766653856">
      <w:bodyDiv w:val="1"/>
      <w:marLeft w:val="0"/>
      <w:marRight w:val="0"/>
      <w:marTop w:val="0"/>
      <w:marBottom w:val="0"/>
      <w:divBdr>
        <w:top w:val="none" w:sz="0" w:space="0" w:color="auto"/>
        <w:left w:val="none" w:sz="0" w:space="0" w:color="auto"/>
        <w:bottom w:val="none" w:sz="0" w:space="0" w:color="auto"/>
        <w:right w:val="none" w:sz="0" w:space="0" w:color="auto"/>
      </w:divBdr>
    </w:div>
    <w:div w:id="767039672">
      <w:bodyDiv w:val="1"/>
      <w:marLeft w:val="0"/>
      <w:marRight w:val="0"/>
      <w:marTop w:val="0"/>
      <w:marBottom w:val="0"/>
      <w:divBdr>
        <w:top w:val="none" w:sz="0" w:space="0" w:color="auto"/>
        <w:left w:val="none" w:sz="0" w:space="0" w:color="auto"/>
        <w:bottom w:val="none" w:sz="0" w:space="0" w:color="auto"/>
        <w:right w:val="none" w:sz="0" w:space="0" w:color="auto"/>
      </w:divBdr>
    </w:div>
    <w:div w:id="771125889">
      <w:bodyDiv w:val="1"/>
      <w:marLeft w:val="0"/>
      <w:marRight w:val="0"/>
      <w:marTop w:val="0"/>
      <w:marBottom w:val="0"/>
      <w:divBdr>
        <w:top w:val="none" w:sz="0" w:space="0" w:color="auto"/>
        <w:left w:val="none" w:sz="0" w:space="0" w:color="auto"/>
        <w:bottom w:val="none" w:sz="0" w:space="0" w:color="auto"/>
        <w:right w:val="none" w:sz="0" w:space="0" w:color="auto"/>
      </w:divBdr>
    </w:div>
    <w:div w:id="771823430">
      <w:bodyDiv w:val="1"/>
      <w:marLeft w:val="0"/>
      <w:marRight w:val="0"/>
      <w:marTop w:val="0"/>
      <w:marBottom w:val="0"/>
      <w:divBdr>
        <w:top w:val="none" w:sz="0" w:space="0" w:color="auto"/>
        <w:left w:val="none" w:sz="0" w:space="0" w:color="auto"/>
        <w:bottom w:val="none" w:sz="0" w:space="0" w:color="auto"/>
        <w:right w:val="none" w:sz="0" w:space="0" w:color="auto"/>
      </w:divBdr>
    </w:div>
    <w:div w:id="777871182">
      <w:bodyDiv w:val="1"/>
      <w:marLeft w:val="0"/>
      <w:marRight w:val="0"/>
      <w:marTop w:val="0"/>
      <w:marBottom w:val="0"/>
      <w:divBdr>
        <w:top w:val="none" w:sz="0" w:space="0" w:color="auto"/>
        <w:left w:val="none" w:sz="0" w:space="0" w:color="auto"/>
        <w:bottom w:val="none" w:sz="0" w:space="0" w:color="auto"/>
        <w:right w:val="none" w:sz="0" w:space="0" w:color="auto"/>
      </w:divBdr>
    </w:div>
    <w:div w:id="779570050">
      <w:bodyDiv w:val="1"/>
      <w:marLeft w:val="0"/>
      <w:marRight w:val="0"/>
      <w:marTop w:val="0"/>
      <w:marBottom w:val="0"/>
      <w:divBdr>
        <w:top w:val="none" w:sz="0" w:space="0" w:color="auto"/>
        <w:left w:val="none" w:sz="0" w:space="0" w:color="auto"/>
        <w:bottom w:val="none" w:sz="0" w:space="0" w:color="auto"/>
        <w:right w:val="none" w:sz="0" w:space="0" w:color="auto"/>
      </w:divBdr>
    </w:div>
    <w:div w:id="782916221">
      <w:bodyDiv w:val="1"/>
      <w:marLeft w:val="0"/>
      <w:marRight w:val="0"/>
      <w:marTop w:val="0"/>
      <w:marBottom w:val="0"/>
      <w:divBdr>
        <w:top w:val="none" w:sz="0" w:space="0" w:color="auto"/>
        <w:left w:val="none" w:sz="0" w:space="0" w:color="auto"/>
        <w:bottom w:val="none" w:sz="0" w:space="0" w:color="auto"/>
        <w:right w:val="none" w:sz="0" w:space="0" w:color="auto"/>
      </w:divBdr>
    </w:div>
    <w:div w:id="785930774">
      <w:bodyDiv w:val="1"/>
      <w:marLeft w:val="0"/>
      <w:marRight w:val="0"/>
      <w:marTop w:val="0"/>
      <w:marBottom w:val="0"/>
      <w:divBdr>
        <w:top w:val="none" w:sz="0" w:space="0" w:color="auto"/>
        <w:left w:val="none" w:sz="0" w:space="0" w:color="auto"/>
        <w:bottom w:val="none" w:sz="0" w:space="0" w:color="auto"/>
        <w:right w:val="none" w:sz="0" w:space="0" w:color="auto"/>
      </w:divBdr>
    </w:div>
    <w:div w:id="787358838">
      <w:bodyDiv w:val="1"/>
      <w:marLeft w:val="0"/>
      <w:marRight w:val="0"/>
      <w:marTop w:val="0"/>
      <w:marBottom w:val="0"/>
      <w:divBdr>
        <w:top w:val="none" w:sz="0" w:space="0" w:color="auto"/>
        <w:left w:val="none" w:sz="0" w:space="0" w:color="auto"/>
        <w:bottom w:val="none" w:sz="0" w:space="0" w:color="auto"/>
        <w:right w:val="none" w:sz="0" w:space="0" w:color="auto"/>
      </w:divBdr>
    </w:div>
    <w:div w:id="794102032">
      <w:bodyDiv w:val="1"/>
      <w:marLeft w:val="0"/>
      <w:marRight w:val="0"/>
      <w:marTop w:val="0"/>
      <w:marBottom w:val="0"/>
      <w:divBdr>
        <w:top w:val="none" w:sz="0" w:space="0" w:color="auto"/>
        <w:left w:val="none" w:sz="0" w:space="0" w:color="auto"/>
        <w:bottom w:val="none" w:sz="0" w:space="0" w:color="auto"/>
        <w:right w:val="none" w:sz="0" w:space="0" w:color="auto"/>
      </w:divBdr>
    </w:div>
    <w:div w:id="798377309">
      <w:bodyDiv w:val="1"/>
      <w:marLeft w:val="0"/>
      <w:marRight w:val="0"/>
      <w:marTop w:val="0"/>
      <w:marBottom w:val="0"/>
      <w:divBdr>
        <w:top w:val="none" w:sz="0" w:space="0" w:color="auto"/>
        <w:left w:val="none" w:sz="0" w:space="0" w:color="auto"/>
        <w:bottom w:val="none" w:sz="0" w:space="0" w:color="auto"/>
        <w:right w:val="none" w:sz="0" w:space="0" w:color="auto"/>
      </w:divBdr>
    </w:div>
    <w:div w:id="799610578">
      <w:bodyDiv w:val="1"/>
      <w:marLeft w:val="0"/>
      <w:marRight w:val="0"/>
      <w:marTop w:val="0"/>
      <w:marBottom w:val="0"/>
      <w:divBdr>
        <w:top w:val="none" w:sz="0" w:space="0" w:color="auto"/>
        <w:left w:val="none" w:sz="0" w:space="0" w:color="auto"/>
        <w:bottom w:val="none" w:sz="0" w:space="0" w:color="auto"/>
        <w:right w:val="none" w:sz="0" w:space="0" w:color="auto"/>
      </w:divBdr>
    </w:div>
    <w:div w:id="810514845">
      <w:bodyDiv w:val="1"/>
      <w:marLeft w:val="0"/>
      <w:marRight w:val="0"/>
      <w:marTop w:val="0"/>
      <w:marBottom w:val="0"/>
      <w:divBdr>
        <w:top w:val="none" w:sz="0" w:space="0" w:color="auto"/>
        <w:left w:val="none" w:sz="0" w:space="0" w:color="auto"/>
        <w:bottom w:val="none" w:sz="0" w:space="0" w:color="auto"/>
        <w:right w:val="none" w:sz="0" w:space="0" w:color="auto"/>
      </w:divBdr>
    </w:div>
    <w:div w:id="811098559">
      <w:bodyDiv w:val="1"/>
      <w:marLeft w:val="0"/>
      <w:marRight w:val="0"/>
      <w:marTop w:val="0"/>
      <w:marBottom w:val="0"/>
      <w:divBdr>
        <w:top w:val="none" w:sz="0" w:space="0" w:color="auto"/>
        <w:left w:val="none" w:sz="0" w:space="0" w:color="auto"/>
        <w:bottom w:val="none" w:sz="0" w:space="0" w:color="auto"/>
        <w:right w:val="none" w:sz="0" w:space="0" w:color="auto"/>
      </w:divBdr>
    </w:div>
    <w:div w:id="812260440">
      <w:bodyDiv w:val="1"/>
      <w:marLeft w:val="0"/>
      <w:marRight w:val="0"/>
      <w:marTop w:val="0"/>
      <w:marBottom w:val="0"/>
      <w:divBdr>
        <w:top w:val="none" w:sz="0" w:space="0" w:color="auto"/>
        <w:left w:val="none" w:sz="0" w:space="0" w:color="auto"/>
        <w:bottom w:val="none" w:sz="0" w:space="0" w:color="auto"/>
        <w:right w:val="none" w:sz="0" w:space="0" w:color="auto"/>
      </w:divBdr>
    </w:div>
    <w:div w:id="820578735">
      <w:bodyDiv w:val="1"/>
      <w:marLeft w:val="0"/>
      <w:marRight w:val="0"/>
      <w:marTop w:val="0"/>
      <w:marBottom w:val="0"/>
      <w:divBdr>
        <w:top w:val="none" w:sz="0" w:space="0" w:color="auto"/>
        <w:left w:val="none" w:sz="0" w:space="0" w:color="auto"/>
        <w:bottom w:val="none" w:sz="0" w:space="0" w:color="auto"/>
        <w:right w:val="none" w:sz="0" w:space="0" w:color="auto"/>
      </w:divBdr>
    </w:div>
    <w:div w:id="822309293">
      <w:bodyDiv w:val="1"/>
      <w:marLeft w:val="0"/>
      <w:marRight w:val="0"/>
      <w:marTop w:val="0"/>
      <w:marBottom w:val="0"/>
      <w:divBdr>
        <w:top w:val="none" w:sz="0" w:space="0" w:color="auto"/>
        <w:left w:val="none" w:sz="0" w:space="0" w:color="auto"/>
        <w:bottom w:val="none" w:sz="0" w:space="0" w:color="auto"/>
        <w:right w:val="none" w:sz="0" w:space="0" w:color="auto"/>
      </w:divBdr>
    </w:div>
    <w:div w:id="837381111">
      <w:bodyDiv w:val="1"/>
      <w:marLeft w:val="0"/>
      <w:marRight w:val="0"/>
      <w:marTop w:val="0"/>
      <w:marBottom w:val="0"/>
      <w:divBdr>
        <w:top w:val="none" w:sz="0" w:space="0" w:color="auto"/>
        <w:left w:val="none" w:sz="0" w:space="0" w:color="auto"/>
        <w:bottom w:val="none" w:sz="0" w:space="0" w:color="auto"/>
        <w:right w:val="none" w:sz="0" w:space="0" w:color="auto"/>
      </w:divBdr>
    </w:div>
    <w:div w:id="837691111">
      <w:bodyDiv w:val="1"/>
      <w:marLeft w:val="0"/>
      <w:marRight w:val="0"/>
      <w:marTop w:val="0"/>
      <w:marBottom w:val="0"/>
      <w:divBdr>
        <w:top w:val="none" w:sz="0" w:space="0" w:color="auto"/>
        <w:left w:val="none" w:sz="0" w:space="0" w:color="auto"/>
        <w:bottom w:val="none" w:sz="0" w:space="0" w:color="auto"/>
        <w:right w:val="none" w:sz="0" w:space="0" w:color="auto"/>
      </w:divBdr>
    </w:div>
    <w:div w:id="839390093">
      <w:bodyDiv w:val="1"/>
      <w:marLeft w:val="0"/>
      <w:marRight w:val="0"/>
      <w:marTop w:val="0"/>
      <w:marBottom w:val="0"/>
      <w:divBdr>
        <w:top w:val="none" w:sz="0" w:space="0" w:color="auto"/>
        <w:left w:val="none" w:sz="0" w:space="0" w:color="auto"/>
        <w:bottom w:val="none" w:sz="0" w:space="0" w:color="auto"/>
        <w:right w:val="none" w:sz="0" w:space="0" w:color="auto"/>
      </w:divBdr>
    </w:div>
    <w:div w:id="842159010">
      <w:bodyDiv w:val="1"/>
      <w:marLeft w:val="0"/>
      <w:marRight w:val="0"/>
      <w:marTop w:val="0"/>
      <w:marBottom w:val="0"/>
      <w:divBdr>
        <w:top w:val="none" w:sz="0" w:space="0" w:color="auto"/>
        <w:left w:val="none" w:sz="0" w:space="0" w:color="auto"/>
        <w:bottom w:val="none" w:sz="0" w:space="0" w:color="auto"/>
        <w:right w:val="none" w:sz="0" w:space="0" w:color="auto"/>
      </w:divBdr>
    </w:div>
    <w:div w:id="845751978">
      <w:bodyDiv w:val="1"/>
      <w:marLeft w:val="0"/>
      <w:marRight w:val="0"/>
      <w:marTop w:val="0"/>
      <w:marBottom w:val="0"/>
      <w:divBdr>
        <w:top w:val="none" w:sz="0" w:space="0" w:color="auto"/>
        <w:left w:val="none" w:sz="0" w:space="0" w:color="auto"/>
        <w:bottom w:val="none" w:sz="0" w:space="0" w:color="auto"/>
        <w:right w:val="none" w:sz="0" w:space="0" w:color="auto"/>
      </w:divBdr>
    </w:div>
    <w:div w:id="851605640">
      <w:bodyDiv w:val="1"/>
      <w:marLeft w:val="0"/>
      <w:marRight w:val="0"/>
      <w:marTop w:val="0"/>
      <w:marBottom w:val="0"/>
      <w:divBdr>
        <w:top w:val="none" w:sz="0" w:space="0" w:color="auto"/>
        <w:left w:val="none" w:sz="0" w:space="0" w:color="auto"/>
        <w:bottom w:val="none" w:sz="0" w:space="0" w:color="auto"/>
        <w:right w:val="none" w:sz="0" w:space="0" w:color="auto"/>
      </w:divBdr>
      <w:divsChild>
        <w:div w:id="131291555">
          <w:marLeft w:val="0"/>
          <w:marRight w:val="0"/>
          <w:marTop w:val="0"/>
          <w:marBottom w:val="0"/>
          <w:divBdr>
            <w:top w:val="none" w:sz="0" w:space="0" w:color="auto"/>
            <w:left w:val="none" w:sz="0" w:space="0" w:color="auto"/>
            <w:bottom w:val="none" w:sz="0" w:space="0" w:color="auto"/>
            <w:right w:val="none" w:sz="0" w:space="0" w:color="auto"/>
          </w:divBdr>
        </w:div>
        <w:div w:id="1887989772">
          <w:marLeft w:val="0"/>
          <w:marRight w:val="0"/>
          <w:marTop w:val="0"/>
          <w:marBottom w:val="0"/>
          <w:divBdr>
            <w:top w:val="none" w:sz="0" w:space="0" w:color="auto"/>
            <w:left w:val="none" w:sz="0" w:space="0" w:color="auto"/>
            <w:bottom w:val="none" w:sz="0" w:space="0" w:color="auto"/>
            <w:right w:val="none" w:sz="0" w:space="0" w:color="auto"/>
          </w:divBdr>
        </w:div>
      </w:divsChild>
    </w:div>
    <w:div w:id="858128951">
      <w:bodyDiv w:val="1"/>
      <w:marLeft w:val="0"/>
      <w:marRight w:val="0"/>
      <w:marTop w:val="0"/>
      <w:marBottom w:val="0"/>
      <w:divBdr>
        <w:top w:val="none" w:sz="0" w:space="0" w:color="auto"/>
        <w:left w:val="none" w:sz="0" w:space="0" w:color="auto"/>
        <w:bottom w:val="none" w:sz="0" w:space="0" w:color="auto"/>
        <w:right w:val="none" w:sz="0" w:space="0" w:color="auto"/>
      </w:divBdr>
    </w:div>
    <w:div w:id="860430899">
      <w:bodyDiv w:val="1"/>
      <w:marLeft w:val="0"/>
      <w:marRight w:val="0"/>
      <w:marTop w:val="0"/>
      <w:marBottom w:val="0"/>
      <w:divBdr>
        <w:top w:val="none" w:sz="0" w:space="0" w:color="auto"/>
        <w:left w:val="none" w:sz="0" w:space="0" w:color="auto"/>
        <w:bottom w:val="none" w:sz="0" w:space="0" w:color="auto"/>
        <w:right w:val="none" w:sz="0" w:space="0" w:color="auto"/>
      </w:divBdr>
    </w:div>
    <w:div w:id="864093868">
      <w:bodyDiv w:val="1"/>
      <w:marLeft w:val="0"/>
      <w:marRight w:val="0"/>
      <w:marTop w:val="0"/>
      <w:marBottom w:val="0"/>
      <w:divBdr>
        <w:top w:val="none" w:sz="0" w:space="0" w:color="auto"/>
        <w:left w:val="none" w:sz="0" w:space="0" w:color="auto"/>
        <w:bottom w:val="none" w:sz="0" w:space="0" w:color="auto"/>
        <w:right w:val="none" w:sz="0" w:space="0" w:color="auto"/>
      </w:divBdr>
    </w:div>
    <w:div w:id="876819390">
      <w:bodyDiv w:val="1"/>
      <w:marLeft w:val="0"/>
      <w:marRight w:val="0"/>
      <w:marTop w:val="0"/>
      <w:marBottom w:val="0"/>
      <w:divBdr>
        <w:top w:val="none" w:sz="0" w:space="0" w:color="auto"/>
        <w:left w:val="none" w:sz="0" w:space="0" w:color="auto"/>
        <w:bottom w:val="none" w:sz="0" w:space="0" w:color="auto"/>
        <w:right w:val="none" w:sz="0" w:space="0" w:color="auto"/>
      </w:divBdr>
    </w:div>
    <w:div w:id="880676687">
      <w:bodyDiv w:val="1"/>
      <w:marLeft w:val="0"/>
      <w:marRight w:val="0"/>
      <w:marTop w:val="0"/>
      <w:marBottom w:val="0"/>
      <w:divBdr>
        <w:top w:val="none" w:sz="0" w:space="0" w:color="auto"/>
        <w:left w:val="none" w:sz="0" w:space="0" w:color="auto"/>
        <w:bottom w:val="none" w:sz="0" w:space="0" w:color="auto"/>
        <w:right w:val="none" w:sz="0" w:space="0" w:color="auto"/>
      </w:divBdr>
    </w:div>
    <w:div w:id="880941877">
      <w:bodyDiv w:val="1"/>
      <w:marLeft w:val="0"/>
      <w:marRight w:val="0"/>
      <w:marTop w:val="0"/>
      <w:marBottom w:val="0"/>
      <w:divBdr>
        <w:top w:val="none" w:sz="0" w:space="0" w:color="auto"/>
        <w:left w:val="none" w:sz="0" w:space="0" w:color="auto"/>
        <w:bottom w:val="none" w:sz="0" w:space="0" w:color="auto"/>
        <w:right w:val="none" w:sz="0" w:space="0" w:color="auto"/>
      </w:divBdr>
    </w:div>
    <w:div w:id="881939083">
      <w:bodyDiv w:val="1"/>
      <w:marLeft w:val="0"/>
      <w:marRight w:val="0"/>
      <w:marTop w:val="0"/>
      <w:marBottom w:val="0"/>
      <w:divBdr>
        <w:top w:val="none" w:sz="0" w:space="0" w:color="auto"/>
        <w:left w:val="none" w:sz="0" w:space="0" w:color="auto"/>
        <w:bottom w:val="none" w:sz="0" w:space="0" w:color="auto"/>
        <w:right w:val="none" w:sz="0" w:space="0" w:color="auto"/>
      </w:divBdr>
    </w:div>
    <w:div w:id="885215424">
      <w:bodyDiv w:val="1"/>
      <w:marLeft w:val="0"/>
      <w:marRight w:val="0"/>
      <w:marTop w:val="0"/>
      <w:marBottom w:val="0"/>
      <w:divBdr>
        <w:top w:val="none" w:sz="0" w:space="0" w:color="auto"/>
        <w:left w:val="none" w:sz="0" w:space="0" w:color="auto"/>
        <w:bottom w:val="none" w:sz="0" w:space="0" w:color="auto"/>
        <w:right w:val="none" w:sz="0" w:space="0" w:color="auto"/>
      </w:divBdr>
    </w:div>
    <w:div w:id="891228932">
      <w:bodyDiv w:val="1"/>
      <w:marLeft w:val="0"/>
      <w:marRight w:val="0"/>
      <w:marTop w:val="0"/>
      <w:marBottom w:val="0"/>
      <w:divBdr>
        <w:top w:val="none" w:sz="0" w:space="0" w:color="auto"/>
        <w:left w:val="none" w:sz="0" w:space="0" w:color="auto"/>
        <w:bottom w:val="none" w:sz="0" w:space="0" w:color="auto"/>
        <w:right w:val="none" w:sz="0" w:space="0" w:color="auto"/>
      </w:divBdr>
    </w:div>
    <w:div w:id="891355792">
      <w:bodyDiv w:val="1"/>
      <w:marLeft w:val="0"/>
      <w:marRight w:val="0"/>
      <w:marTop w:val="0"/>
      <w:marBottom w:val="0"/>
      <w:divBdr>
        <w:top w:val="none" w:sz="0" w:space="0" w:color="auto"/>
        <w:left w:val="none" w:sz="0" w:space="0" w:color="auto"/>
        <w:bottom w:val="none" w:sz="0" w:space="0" w:color="auto"/>
        <w:right w:val="none" w:sz="0" w:space="0" w:color="auto"/>
      </w:divBdr>
    </w:div>
    <w:div w:id="893002385">
      <w:bodyDiv w:val="1"/>
      <w:marLeft w:val="0"/>
      <w:marRight w:val="0"/>
      <w:marTop w:val="0"/>
      <w:marBottom w:val="0"/>
      <w:divBdr>
        <w:top w:val="none" w:sz="0" w:space="0" w:color="auto"/>
        <w:left w:val="none" w:sz="0" w:space="0" w:color="auto"/>
        <w:bottom w:val="none" w:sz="0" w:space="0" w:color="auto"/>
        <w:right w:val="none" w:sz="0" w:space="0" w:color="auto"/>
      </w:divBdr>
    </w:div>
    <w:div w:id="901868836">
      <w:bodyDiv w:val="1"/>
      <w:marLeft w:val="0"/>
      <w:marRight w:val="0"/>
      <w:marTop w:val="0"/>
      <w:marBottom w:val="0"/>
      <w:divBdr>
        <w:top w:val="none" w:sz="0" w:space="0" w:color="auto"/>
        <w:left w:val="none" w:sz="0" w:space="0" w:color="auto"/>
        <w:bottom w:val="none" w:sz="0" w:space="0" w:color="auto"/>
        <w:right w:val="none" w:sz="0" w:space="0" w:color="auto"/>
      </w:divBdr>
      <w:divsChild>
        <w:div w:id="1438132919">
          <w:marLeft w:val="0"/>
          <w:marRight w:val="0"/>
          <w:marTop w:val="0"/>
          <w:marBottom w:val="0"/>
          <w:divBdr>
            <w:top w:val="none" w:sz="0" w:space="0" w:color="auto"/>
            <w:left w:val="none" w:sz="0" w:space="0" w:color="auto"/>
            <w:bottom w:val="none" w:sz="0" w:space="0" w:color="auto"/>
            <w:right w:val="none" w:sz="0" w:space="0" w:color="auto"/>
          </w:divBdr>
        </w:div>
      </w:divsChild>
    </w:div>
    <w:div w:id="908812217">
      <w:bodyDiv w:val="1"/>
      <w:marLeft w:val="0"/>
      <w:marRight w:val="0"/>
      <w:marTop w:val="0"/>
      <w:marBottom w:val="0"/>
      <w:divBdr>
        <w:top w:val="none" w:sz="0" w:space="0" w:color="auto"/>
        <w:left w:val="none" w:sz="0" w:space="0" w:color="auto"/>
        <w:bottom w:val="none" w:sz="0" w:space="0" w:color="auto"/>
        <w:right w:val="none" w:sz="0" w:space="0" w:color="auto"/>
      </w:divBdr>
    </w:div>
    <w:div w:id="909004326">
      <w:bodyDiv w:val="1"/>
      <w:marLeft w:val="0"/>
      <w:marRight w:val="0"/>
      <w:marTop w:val="0"/>
      <w:marBottom w:val="0"/>
      <w:divBdr>
        <w:top w:val="none" w:sz="0" w:space="0" w:color="auto"/>
        <w:left w:val="none" w:sz="0" w:space="0" w:color="auto"/>
        <w:bottom w:val="none" w:sz="0" w:space="0" w:color="auto"/>
        <w:right w:val="none" w:sz="0" w:space="0" w:color="auto"/>
      </w:divBdr>
    </w:div>
    <w:div w:id="909198146">
      <w:bodyDiv w:val="1"/>
      <w:marLeft w:val="0"/>
      <w:marRight w:val="0"/>
      <w:marTop w:val="0"/>
      <w:marBottom w:val="0"/>
      <w:divBdr>
        <w:top w:val="none" w:sz="0" w:space="0" w:color="auto"/>
        <w:left w:val="none" w:sz="0" w:space="0" w:color="auto"/>
        <w:bottom w:val="none" w:sz="0" w:space="0" w:color="auto"/>
        <w:right w:val="none" w:sz="0" w:space="0" w:color="auto"/>
      </w:divBdr>
    </w:div>
    <w:div w:id="909461605">
      <w:bodyDiv w:val="1"/>
      <w:marLeft w:val="0"/>
      <w:marRight w:val="0"/>
      <w:marTop w:val="0"/>
      <w:marBottom w:val="0"/>
      <w:divBdr>
        <w:top w:val="none" w:sz="0" w:space="0" w:color="auto"/>
        <w:left w:val="none" w:sz="0" w:space="0" w:color="auto"/>
        <w:bottom w:val="none" w:sz="0" w:space="0" w:color="auto"/>
        <w:right w:val="none" w:sz="0" w:space="0" w:color="auto"/>
      </w:divBdr>
      <w:divsChild>
        <w:div w:id="1031690604">
          <w:marLeft w:val="0"/>
          <w:marRight w:val="0"/>
          <w:marTop w:val="0"/>
          <w:marBottom w:val="0"/>
          <w:divBdr>
            <w:top w:val="none" w:sz="0" w:space="0" w:color="auto"/>
            <w:left w:val="none" w:sz="0" w:space="0" w:color="auto"/>
            <w:bottom w:val="none" w:sz="0" w:space="0" w:color="auto"/>
            <w:right w:val="none" w:sz="0" w:space="0" w:color="auto"/>
          </w:divBdr>
          <w:divsChild>
            <w:div w:id="1639456722">
              <w:marLeft w:val="0"/>
              <w:marRight w:val="0"/>
              <w:marTop w:val="0"/>
              <w:marBottom w:val="0"/>
              <w:divBdr>
                <w:top w:val="none" w:sz="0" w:space="0" w:color="auto"/>
                <w:left w:val="none" w:sz="0" w:space="0" w:color="auto"/>
                <w:bottom w:val="none" w:sz="0" w:space="0" w:color="auto"/>
                <w:right w:val="none" w:sz="0" w:space="0" w:color="auto"/>
              </w:divBdr>
              <w:divsChild>
                <w:div w:id="530606070">
                  <w:marLeft w:val="0"/>
                  <w:marRight w:val="0"/>
                  <w:marTop w:val="0"/>
                  <w:marBottom w:val="0"/>
                  <w:divBdr>
                    <w:top w:val="none" w:sz="0" w:space="0" w:color="auto"/>
                    <w:left w:val="none" w:sz="0" w:space="0" w:color="auto"/>
                    <w:bottom w:val="none" w:sz="0" w:space="0" w:color="auto"/>
                    <w:right w:val="none" w:sz="0" w:space="0" w:color="auto"/>
                  </w:divBdr>
                  <w:divsChild>
                    <w:div w:id="528296650">
                      <w:marLeft w:val="0"/>
                      <w:marRight w:val="0"/>
                      <w:marTop w:val="0"/>
                      <w:marBottom w:val="0"/>
                      <w:divBdr>
                        <w:top w:val="none" w:sz="0" w:space="0" w:color="auto"/>
                        <w:left w:val="none" w:sz="0" w:space="0" w:color="auto"/>
                        <w:bottom w:val="none" w:sz="0" w:space="0" w:color="auto"/>
                        <w:right w:val="none" w:sz="0" w:space="0" w:color="auto"/>
                      </w:divBdr>
                      <w:divsChild>
                        <w:div w:id="13701085">
                          <w:marLeft w:val="0"/>
                          <w:marRight w:val="0"/>
                          <w:marTop w:val="0"/>
                          <w:marBottom w:val="0"/>
                          <w:divBdr>
                            <w:top w:val="none" w:sz="0" w:space="0" w:color="auto"/>
                            <w:left w:val="none" w:sz="0" w:space="0" w:color="auto"/>
                            <w:bottom w:val="none" w:sz="0" w:space="0" w:color="auto"/>
                            <w:right w:val="none" w:sz="0" w:space="0" w:color="auto"/>
                          </w:divBdr>
                          <w:divsChild>
                            <w:div w:id="64712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398457">
      <w:bodyDiv w:val="1"/>
      <w:marLeft w:val="0"/>
      <w:marRight w:val="0"/>
      <w:marTop w:val="0"/>
      <w:marBottom w:val="0"/>
      <w:divBdr>
        <w:top w:val="none" w:sz="0" w:space="0" w:color="auto"/>
        <w:left w:val="none" w:sz="0" w:space="0" w:color="auto"/>
        <w:bottom w:val="none" w:sz="0" w:space="0" w:color="auto"/>
        <w:right w:val="none" w:sz="0" w:space="0" w:color="auto"/>
      </w:divBdr>
    </w:div>
    <w:div w:id="918028941">
      <w:bodyDiv w:val="1"/>
      <w:marLeft w:val="0"/>
      <w:marRight w:val="0"/>
      <w:marTop w:val="0"/>
      <w:marBottom w:val="0"/>
      <w:divBdr>
        <w:top w:val="none" w:sz="0" w:space="0" w:color="auto"/>
        <w:left w:val="none" w:sz="0" w:space="0" w:color="auto"/>
        <w:bottom w:val="none" w:sz="0" w:space="0" w:color="auto"/>
        <w:right w:val="none" w:sz="0" w:space="0" w:color="auto"/>
      </w:divBdr>
    </w:div>
    <w:div w:id="931276358">
      <w:bodyDiv w:val="1"/>
      <w:marLeft w:val="0"/>
      <w:marRight w:val="0"/>
      <w:marTop w:val="0"/>
      <w:marBottom w:val="0"/>
      <w:divBdr>
        <w:top w:val="none" w:sz="0" w:space="0" w:color="auto"/>
        <w:left w:val="none" w:sz="0" w:space="0" w:color="auto"/>
        <w:bottom w:val="none" w:sz="0" w:space="0" w:color="auto"/>
        <w:right w:val="none" w:sz="0" w:space="0" w:color="auto"/>
      </w:divBdr>
    </w:div>
    <w:div w:id="932781401">
      <w:bodyDiv w:val="1"/>
      <w:marLeft w:val="0"/>
      <w:marRight w:val="0"/>
      <w:marTop w:val="0"/>
      <w:marBottom w:val="0"/>
      <w:divBdr>
        <w:top w:val="none" w:sz="0" w:space="0" w:color="auto"/>
        <w:left w:val="none" w:sz="0" w:space="0" w:color="auto"/>
        <w:bottom w:val="none" w:sz="0" w:space="0" w:color="auto"/>
        <w:right w:val="none" w:sz="0" w:space="0" w:color="auto"/>
      </w:divBdr>
    </w:div>
    <w:div w:id="933822787">
      <w:bodyDiv w:val="1"/>
      <w:marLeft w:val="0"/>
      <w:marRight w:val="0"/>
      <w:marTop w:val="0"/>
      <w:marBottom w:val="0"/>
      <w:divBdr>
        <w:top w:val="none" w:sz="0" w:space="0" w:color="auto"/>
        <w:left w:val="none" w:sz="0" w:space="0" w:color="auto"/>
        <w:bottom w:val="none" w:sz="0" w:space="0" w:color="auto"/>
        <w:right w:val="none" w:sz="0" w:space="0" w:color="auto"/>
      </w:divBdr>
    </w:div>
    <w:div w:id="937256381">
      <w:bodyDiv w:val="1"/>
      <w:marLeft w:val="0"/>
      <w:marRight w:val="0"/>
      <w:marTop w:val="0"/>
      <w:marBottom w:val="0"/>
      <w:divBdr>
        <w:top w:val="none" w:sz="0" w:space="0" w:color="auto"/>
        <w:left w:val="none" w:sz="0" w:space="0" w:color="auto"/>
        <w:bottom w:val="none" w:sz="0" w:space="0" w:color="auto"/>
        <w:right w:val="none" w:sz="0" w:space="0" w:color="auto"/>
      </w:divBdr>
    </w:div>
    <w:div w:id="937447520">
      <w:bodyDiv w:val="1"/>
      <w:marLeft w:val="0"/>
      <w:marRight w:val="0"/>
      <w:marTop w:val="0"/>
      <w:marBottom w:val="0"/>
      <w:divBdr>
        <w:top w:val="none" w:sz="0" w:space="0" w:color="auto"/>
        <w:left w:val="none" w:sz="0" w:space="0" w:color="auto"/>
        <w:bottom w:val="none" w:sz="0" w:space="0" w:color="auto"/>
        <w:right w:val="none" w:sz="0" w:space="0" w:color="auto"/>
      </w:divBdr>
    </w:div>
    <w:div w:id="938833013">
      <w:bodyDiv w:val="1"/>
      <w:marLeft w:val="0"/>
      <w:marRight w:val="0"/>
      <w:marTop w:val="0"/>
      <w:marBottom w:val="0"/>
      <w:divBdr>
        <w:top w:val="none" w:sz="0" w:space="0" w:color="auto"/>
        <w:left w:val="none" w:sz="0" w:space="0" w:color="auto"/>
        <w:bottom w:val="none" w:sz="0" w:space="0" w:color="auto"/>
        <w:right w:val="none" w:sz="0" w:space="0" w:color="auto"/>
      </w:divBdr>
    </w:div>
    <w:div w:id="939878407">
      <w:bodyDiv w:val="1"/>
      <w:marLeft w:val="0"/>
      <w:marRight w:val="0"/>
      <w:marTop w:val="0"/>
      <w:marBottom w:val="0"/>
      <w:divBdr>
        <w:top w:val="none" w:sz="0" w:space="0" w:color="auto"/>
        <w:left w:val="none" w:sz="0" w:space="0" w:color="auto"/>
        <w:bottom w:val="none" w:sz="0" w:space="0" w:color="auto"/>
        <w:right w:val="none" w:sz="0" w:space="0" w:color="auto"/>
      </w:divBdr>
    </w:div>
    <w:div w:id="941182096">
      <w:bodyDiv w:val="1"/>
      <w:marLeft w:val="0"/>
      <w:marRight w:val="0"/>
      <w:marTop w:val="0"/>
      <w:marBottom w:val="0"/>
      <w:divBdr>
        <w:top w:val="none" w:sz="0" w:space="0" w:color="auto"/>
        <w:left w:val="none" w:sz="0" w:space="0" w:color="auto"/>
        <w:bottom w:val="none" w:sz="0" w:space="0" w:color="auto"/>
        <w:right w:val="none" w:sz="0" w:space="0" w:color="auto"/>
      </w:divBdr>
    </w:div>
    <w:div w:id="948007518">
      <w:bodyDiv w:val="1"/>
      <w:marLeft w:val="0"/>
      <w:marRight w:val="0"/>
      <w:marTop w:val="0"/>
      <w:marBottom w:val="0"/>
      <w:divBdr>
        <w:top w:val="none" w:sz="0" w:space="0" w:color="auto"/>
        <w:left w:val="none" w:sz="0" w:space="0" w:color="auto"/>
        <w:bottom w:val="none" w:sz="0" w:space="0" w:color="auto"/>
        <w:right w:val="none" w:sz="0" w:space="0" w:color="auto"/>
      </w:divBdr>
    </w:div>
    <w:div w:id="956906427">
      <w:bodyDiv w:val="1"/>
      <w:marLeft w:val="0"/>
      <w:marRight w:val="0"/>
      <w:marTop w:val="0"/>
      <w:marBottom w:val="0"/>
      <w:divBdr>
        <w:top w:val="none" w:sz="0" w:space="0" w:color="auto"/>
        <w:left w:val="none" w:sz="0" w:space="0" w:color="auto"/>
        <w:bottom w:val="none" w:sz="0" w:space="0" w:color="auto"/>
        <w:right w:val="none" w:sz="0" w:space="0" w:color="auto"/>
      </w:divBdr>
    </w:div>
    <w:div w:id="959073326">
      <w:bodyDiv w:val="1"/>
      <w:marLeft w:val="0"/>
      <w:marRight w:val="0"/>
      <w:marTop w:val="0"/>
      <w:marBottom w:val="0"/>
      <w:divBdr>
        <w:top w:val="none" w:sz="0" w:space="0" w:color="auto"/>
        <w:left w:val="none" w:sz="0" w:space="0" w:color="auto"/>
        <w:bottom w:val="none" w:sz="0" w:space="0" w:color="auto"/>
        <w:right w:val="none" w:sz="0" w:space="0" w:color="auto"/>
      </w:divBdr>
    </w:div>
    <w:div w:id="959456911">
      <w:bodyDiv w:val="1"/>
      <w:marLeft w:val="0"/>
      <w:marRight w:val="0"/>
      <w:marTop w:val="0"/>
      <w:marBottom w:val="0"/>
      <w:divBdr>
        <w:top w:val="none" w:sz="0" w:space="0" w:color="auto"/>
        <w:left w:val="none" w:sz="0" w:space="0" w:color="auto"/>
        <w:bottom w:val="none" w:sz="0" w:space="0" w:color="auto"/>
        <w:right w:val="none" w:sz="0" w:space="0" w:color="auto"/>
      </w:divBdr>
    </w:div>
    <w:div w:id="960574920">
      <w:bodyDiv w:val="1"/>
      <w:marLeft w:val="0"/>
      <w:marRight w:val="0"/>
      <w:marTop w:val="0"/>
      <w:marBottom w:val="0"/>
      <w:divBdr>
        <w:top w:val="none" w:sz="0" w:space="0" w:color="auto"/>
        <w:left w:val="none" w:sz="0" w:space="0" w:color="auto"/>
        <w:bottom w:val="none" w:sz="0" w:space="0" w:color="auto"/>
        <w:right w:val="none" w:sz="0" w:space="0" w:color="auto"/>
      </w:divBdr>
    </w:div>
    <w:div w:id="967246561">
      <w:bodyDiv w:val="1"/>
      <w:marLeft w:val="0"/>
      <w:marRight w:val="0"/>
      <w:marTop w:val="0"/>
      <w:marBottom w:val="0"/>
      <w:divBdr>
        <w:top w:val="none" w:sz="0" w:space="0" w:color="auto"/>
        <w:left w:val="none" w:sz="0" w:space="0" w:color="auto"/>
        <w:bottom w:val="none" w:sz="0" w:space="0" w:color="auto"/>
        <w:right w:val="none" w:sz="0" w:space="0" w:color="auto"/>
      </w:divBdr>
    </w:div>
    <w:div w:id="972979823">
      <w:bodyDiv w:val="1"/>
      <w:marLeft w:val="0"/>
      <w:marRight w:val="0"/>
      <w:marTop w:val="0"/>
      <w:marBottom w:val="0"/>
      <w:divBdr>
        <w:top w:val="none" w:sz="0" w:space="0" w:color="auto"/>
        <w:left w:val="none" w:sz="0" w:space="0" w:color="auto"/>
        <w:bottom w:val="none" w:sz="0" w:space="0" w:color="auto"/>
        <w:right w:val="none" w:sz="0" w:space="0" w:color="auto"/>
      </w:divBdr>
    </w:div>
    <w:div w:id="976106774">
      <w:bodyDiv w:val="1"/>
      <w:marLeft w:val="0"/>
      <w:marRight w:val="0"/>
      <w:marTop w:val="0"/>
      <w:marBottom w:val="0"/>
      <w:divBdr>
        <w:top w:val="none" w:sz="0" w:space="0" w:color="auto"/>
        <w:left w:val="none" w:sz="0" w:space="0" w:color="auto"/>
        <w:bottom w:val="none" w:sz="0" w:space="0" w:color="auto"/>
        <w:right w:val="none" w:sz="0" w:space="0" w:color="auto"/>
      </w:divBdr>
    </w:div>
    <w:div w:id="980424695">
      <w:bodyDiv w:val="1"/>
      <w:marLeft w:val="0"/>
      <w:marRight w:val="0"/>
      <w:marTop w:val="0"/>
      <w:marBottom w:val="0"/>
      <w:divBdr>
        <w:top w:val="none" w:sz="0" w:space="0" w:color="auto"/>
        <w:left w:val="none" w:sz="0" w:space="0" w:color="auto"/>
        <w:bottom w:val="none" w:sz="0" w:space="0" w:color="auto"/>
        <w:right w:val="none" w:sz="0" w:space="0" w:color="auto"/>
      </w:divBdr>
    </w:div>
    <w:div w:id="988166359">
      <w:bodyDiv w:val="1"/>
      <w:marLeft w:val="0"/>
      <w:marRight w:val="0"/>
      <w:marTop w:val="0"/>
      <w:marBottom w:val="0"/>
      <w:divBdr>
        <w:top w:val="none" w:sz="0" w:space="0" w:color="auto"/>
        <w:left w:val="none" w:sz="0" w:space="0" w:color="auto"/>
        <w:bottom w:val="none" w:sz="0" w:space="0" w:color="auto"/>
        <w:right w:val="none" w:sz="0" w:space="0" w:color="auto"/>
      </w:divBdr>
    </w:div>
    <w:div w:id="989867019">
      <w:bodyDiv w:val="1"/>
      <w:marLeft w:val="0"/>
      <w:marRight w:val="0"/>
      <w:marTop w:val="0"/>
      <w:marBottom w:val="0"/>
      <w:divBdr>
        <w:top w:val="none" w:sz="0" w:space="0" w:color="auto"/>
        <w:left w:val="none" w:sz="0" w:space="0" w:color="auto"/>
        <w:bottom w:val="none" w:sz="0" w:space="0" w:color="auto"/>
        <w:right w:val="none" w:sz="0" w:space="0" w:color="auto"/>
      </w:divBdr>
    </w:div>
    <w:div w:id="991370811">
      <w:bodyDiv w:val="1"/>
      <w:marLeft w:val="0"/>
      <w:marRight w:val="0"/>
      <w:marTop w:val="0"/>
      <w:marBottom w:val="0"/>
      <w:divBdr>
        <w:top w:val="none" w:sz="0" w:space="0" w:color="auto"/>
        <w:left w:val="none" w:sz="0" w:space="0" w:color="auto"/>
        <w:bottom w:val="none" w:sz="0" w:space="0" w:color="auto"/>
        <w:right w:val="none" w:sz="0" w:space="0" w:color="auto"/>
      </w:divBdr>
    </w:div>
    <w:div w:id="999040566">
      <w:bodyDiv w:val="1"/>
      <w:marLeft w:val="0"/>
      <w:marRight w:val="0"/>
      <w:marTop w:val="0"/>
      <w:marBottom w:val="0"/>
      <w:divBdr>
        <w:top w:val="none" w:sz="0" w:space="0" w:color="auto"/>
        <w:left w:val="none" w:sz="0" w:space="0" w:color="auto"/>
        <w:bottom w:val="none" w:sz="0" w:space="0" w:color="auto"/>
        <w:right w:val="none" w:sz="0" w:space="0" w:color="auto"/>
      </w:divBdr>
    </w:div>
    <w:div w:id="1005132763">
      <w:bodyDiv w:val="1"/>
      <w:marLeft w:val="0"/>
      <w:marRight w:val="0"/>
      <w:marTop w:val="0"/>
      <w:marBottom w:val="0"/>
      <w:divBdr>
        <w:top w:val="none" w:sz="0" w:space="0" w:color="auto"/>
        <w:left w:val="none" w:sz="0" w:space="0" w:color="auto"/>
        <w:bottom w:val="none" w:sz="0" w:space="0" w:color="auto"/>
        <w:right w:val="none" w:sz="0" w:space="0" w:color="auto"/>
      </w:divBdr>
    </w:div>
    <w:div w:id="1012072482">
      <w:bodyDiv w:val="1"/>
      <w:marLeft w:val="0"/>
      <w:marRight w:val="0"/>
      <w:marTop w:val="0"/>
      <w:marBottom w:val="0"/>
      <w:divBdr>
        <w:top w:val="none" w:sz="0" w:space="0" w:color="auto"/>
        <w:left w:val="none" w:sz="0" w:space="0" w:color="auto"/>
        <w:bottom w:val="none" w:sz="0" w:space="0" w:color="auto"/>
        <w:right w:val="none" w:sz="0" w:space="0" w:color="auto"/>
      </w:divBdr>
    </w:div>
    <w:div w:id="1014109248">
      <w:bodyDiv w:val="1"/>
      <w:marLeft w:val="0"/>
      <w:marRight w:val="0"/>
      <w:marTop w:val="0"/>
      <w:marBottom w:val="0"/>
      <w:divBdr>
        <w:top w:val="none" w:sz="0" w:space="0" w:color="auto"/>
        <w:left w:val="none" w:sz="0" w:space="0" w:color="auto"/>
        <w:bottom w:val="none" w:sz="0" w:space="0" w:color="auto"/>
        <w:right w:val="none" w:sz="0" w:space="0" w:color="auto"/>
      </w:divBdr>
    </w:div>
    <w:div w:id="1014304642">
      <w:bodyDiv w:val="1"/>
      <w:marLeft w:val="0"/>
      <w:marRight w:val="0"/>
      <w:marTop w:val="0"/>
      <w:marBottom w:val="0"/>
      <w:divBdr>
        <w:top w:val="none" w:sz="0" w:space="0" w:color="auto"/>
        <w:left w:val="none" w:sz="0" w:space="0" w:color="auto"/>
        <w:bottom w:val="none" w:sz="0" w:space="0" w:color="auto"/>
        <w:right w:val="none" w:sz="0" w:space="0" w:color="auto"/>
      </w:divBdr>
    </w:div>
    <w:div w:id="1021319622">
      <w:bodyDiv w:val="1"/>
      <w:marLeft w:val="0"/>
      <w:marRight w:val="0"/>
      <w:marTop w:val="0"/>
      <w:marBottom w:val="0"/>
      <w:divBdr>
        <w:top w:val="none" w:sz="0" w:space="0" w:color="auto"/>
        <w:left w:val="none" w:sz="0" w:space="0" w:color="auto"/>
        <w:bottom w:val="none" w:sz="0" w:space="0" w:color="auto"/>
        <w:right w:val="none" w:sz="0" w:space="0" w:color="auto"/>
      </w:divBdr>
    </w:div>
    <w:div w:id="1027370538">
      <w:bodyDiv w:val="1"/>
      <w:marLeft w:val="0"/>
      <w:marRight w:val="0"/>
      <w:marTop w:val="0"/>
      <w:marBottom w:val="0"/>
      <w:divBdr>
        <w:top w:val="none" w:sz="0" w:space="0" w:color="auto"/>
        <w:left w:val="none" w:sz="0" w:space="0" w:color="auto"/>
        <w:bottom w:val="none" w:sz="0" w:space="0" w:color="auto"/>
        <w:right w:val="none" w:sz="0" w:space="0" w:color="auto"/>
      </w:divBdr>
    </w:div>
    <w:div w:id="1028987659">
      <w:bodyDiv w:val="1"/>
      <w:marLeft w:val="0"/>
      <w:marRight w:val="0"/>
      <w:marTop w:val="0"/>
      <w:marBottom w:val="0"/>
      <w:divBdr>
        <w:top w:val="none" w:sz="0" w:space="0" w:color="auto"/>
        <w:left w:val="none" w:sz="0" w:space="0" w:color="auto"/>
        <w:bottom w:val="none" w:sz="0" w:space="0" w:color="auto"/>
        <w:right w:val="none" w:sz="0" w:space="0" w:color="auto"/>
      </w:divBdr>
    </w:div>
    <w:div w:id="1030379565">
      <w:bodyDiv w:val="1"/>
      <w:marLeft w:val="0"/>
      <w:marRight w:val="0"/>
      <w:marTop w:val="0"/>
      <w:marBottom w:val="0"/>
      <w:divBdr>
        <w:top w:val="none" w:sz="0" w:space="0" w:color="auto"/>
        <w:left w:val="none" w:sz="0" w:space="0" w:color="auto"/>
        <w:bottom w:val="none" w:sz="0" w:space="0" w:color="auto"/>
        <w:right w:val="none" w:sz="0" w:space="0" w:color="auto"/>
      </w:divBdr>
    </w:div>
    <w:div w:id="1035428963">
      <w:bodyDiv w:val="1"/>
      <w:marLeft w:val="0"/>
      <w:marRight w:val="0"/>
      <w:marTop w:val="0"/>
      <w:marBottom w:val="0"/>
      <w:divBdr>
        <w:top w:val="none" w:sz="0" w:space="0" w:color="auto"/>
        <w:left w:val="none" w:sz="0" w:space="0" w:color="auto"/>
        <w:bottom w:val="none" w:sz="0" w:space="0" w:color="auto"/>
        <w:right w:val="none" w:sz="0" w:space="0" w:color="auto"/>
      </w:divBdr>
    </w:div>
    <w:div w:id="1045569181">
      <w:bodyDiv w:val="1"/>
      <w:marLeft w:val="0"/>
      <w:marRight w:val="0"/>
      <w:marTop w:val="0"/>
      <w:marBottom w:val="0"/>
      <w:divBdr>
        <w:top w:val="none" w:sz="0" w:space="0" w:color="auto"/>
        <w:left w:val="none" w:sz="0" w:space="0" w:color="auto"/>
        <w:bottom w:val="none" w:sz="0" w:space="0" w:color="auto"/>
        <w:right w:val="none" w:sz="0" w:space="0" w:color="auto"/>
      </w:divBdr>
    </w:div>
    <w:div w:id="1047295675">
      <w:bodyDiv w:val="1"/>
      <w:marLeft w:val="0"/>
      <w:marRight w:val="0"/>
      <w:marTop w:val="0"/>
      <w:marBottom w:val="0"/>
      <w:divBdr>
        <w:top w:val="none" w:sz="0" w:space="0" w:color="auto"/>
        <w:left w:val="none" w:sz="0" w:space="0" w:color="auto"/>
        <w:bottom w:val="none" w:sz="0" w:space="0" w:color="auto"/>
        <w:right w:val="none" w:sz="0" w:space="0" w:color="auto"/>
      </w:divBdr>
    </w:div>
    <w:div w:id="1053651222">
      <w:bodyDiv w:val="1"/>
      <w:marLeft w:val="0"/>
      <w:marRight w:val="0"/>
      <w:marTop w:val="0"/>
      <w:marBottom w:val="0"/>
      <w:divBdr>
        <w:top w:val="none" w:sz="0" w:space="0" w:color="auto"/>
        <w:left w:val="none" w:sz="0" w:space="0" w:color="auto"/>
        <w:bottom w:val="none" w:sz="0" w:space="0" w:color="auto"/>
        <w:right w:val="none" w:sz="0" w:space="0" w:color="auto"/>
      </w:divBdr>
    </w:div>
    <w:div w:id="1055541757">
      <w:bodyDiv w:val="1"/>
      <w:marLeft w:val="0"/>
      <w:marRight w:val="0"/>
      <w:marTop w:val="0"/>
      <w:marBottom w:val="0"/>
      <w:divBdr>
        <w:top w:val="none" w:sz="0" w:space="0" w:color="auto"/>
        <w:left w:val="none" w:sz="0" w:space="0" w:color="auto"/>
        <w:bottom w:val="none" w:sz="0" w:space="0" w:color="auto"/>
        <w:right w:val="none" w:sz="0" w:space="0" w:color="auto"/>
      </w:divBdr>
    </w:div>
    <w:div w:id="1058866474">
      <w:bodyDiv w:val="1"/>
      <w:marLeft w:val="0"/>
      <w:marRight w:val="0"/>
      <w:marTop w:val="0"/>
      <w:marBottom w:val="0"/>
      <w:divBdr>
        <w:top w:val="none" w:sz="0" w:space="0" w:color="auto"/>
        <w:left w:val="none" w:sz="0" w:space="0" w:color="auto"/>
        <w:bottom w:val="none" w:sz="0" w:space="0" w:color="auto"/>
        <w:right w:val="none" w:sz="0" w:space="0" w:color="auto"/>
      </w:divBdr>
    </w:div>
    <w:div w:id="1063262405">
      <w:bodyDiv w:val="1"/>
      <w:marLeft w:val="0"/>
      <w:marRight w:val="0"/>
      <w:marTop w:val="0"/>
      <w:marBottom w:val="0"/>
      <w:divBdr>
        <w:top w:val="none" w:sz="0" w:space="0" w:color="auto"/>
        <w:left w:val="none" w:sz="0" w:space="0" w:color="auto"/>
        <w:bottom w:val="none" w:sz="0" w:space="0" w:color="auto"/>
        <w:right w:val="none" w:sz="0" w:space="0" w:color="auto"/>
      </w:divBdr>
    </w:div>
    <w:div w:id="1063337242">
      <w:bodyDiv w:val="1"/>
      <w:marLeft w:val="0"/>
      <w:marRight w:val="0"/>
      <w:marTop w:val="0"/>
      <w:marBottom w:val="0"/>
      <w:divBdr>
        <w:top w:val="none" w:sz="0" w:space="0" w:color="auto"/>
        <w:left w:val="none" w:sz="0" w:space="0" w:color="auto"/>
        <w:bottom w:val="none" w:sz="0" w:space="0" w:color="auto"/>
        <w:right w:val="none" w:sz="0" w:space="0" w:color="auto"/>
      </w:divBdr>
      <w:divsChild>
        <w:div w:id="2000186834">
          <w:marLeft w:val="0"/>
          <w:marRight w:val="0"/>
          <w:marTop w:val="0"/>
          <w:marBottom w:val="0"/>
          <w:divBdr>
            <w:top w:val="none" w:sz="0" w:space="0" w:color="auto"/>
            <w:left w:val="none" w:sz="0" w:space="0" w:color="auto"/>
            <w:bottom w:val="none" w:sz="0" w:space="0" w:color="auto"/>
            <w:right w:val="none" w:sz="0" w:space="0" w:color="auto"/>
          </w:divBdr>
          <w:divsChild>
            <w:div w:id="1613317935">
              <w:marLeft w:val="0"/>
              <w:marRight w:val="0"/>
              <w:marTop w:val="0"/>
              <w:marBottom w:val="0"/>
              <w:divBdr>
                <w:top w:val="none" w:sz="0" w:space="0" w:color="auto"/>
                <w:left w:val="none" w:sz="0" w:space="0" w:color="auto"/>
                <w:bottom w:val="none" w:sz="0" w:space="0" w:color="auto"/>
                <w:right w:val="none" w:sz="0" w:space="0" w:color="auto"/>
              </w:divBdr>
              <w:divsChild>
                <w:div w:id="1850825290">
                  <w:marLeft w:val="0"/>
                  <w:marRight w:val="0"/>
                  <w:marTop w:val="0"/>
                  <w:marBottom w:val="0"/>
                  <w:divBdr>
                    <w:top w:val="none" w:sz="0" w:space="0" w:color="auto"/>
                    <w:left w:val="none" w:sz="0" w:space="0" w:color="auto"/>
                    <w:bottom w:val="none" w:sz="0" w:space="0" w:color="auto"/>
                    <w:right w:val="none" w:sz="0" w:space="0" w:color="auto"/>
                  </w:divBdr>
                  <w:divsChild>
                    <w:div w:id="544949155">
                      <w:marLeft w:val="0"/>
                      <w:marRight w:val="0"/>
                      <w:marTop w:val="0"/>
                      <w:marBottom w:val="0"/>
                      <w:divBdr>
                        <w:top w:val="none" w:sz="0" w:space="0" w:color="auto"/>
                        <w:left w:val="none" w:sz="0" w:space="0" w:color="auto"/>
                        <w:bottom w:val="none" w:sz="0" w:space="0" w:color="auto"/>
                        <w:right w:val="none" w:sz="0" w:space="0" w:color="auto"/>
                      </w:divBdr>
                      <w:divsChild>
                        <w:div w:id="539823392">
                          <w:marLeft w:val="0"/>
                          <w:marRight w:val="0"/>
                          <w:marTop w:val="0"/>
                          <w:marBottom w:val="0"/>
                          <w:divBdr>
                            <w:top w:val="none" w:sz="0" w:space="0" w:color="auto"/>
                            <w:left w:val="none" w:sz="0" w:space="0" w:color="auto"/>
                            <w:bottom w:val="none" w:sz="0" w:space="0" w:color="auto"/>
                            <w:right w:val="none" w:sz="0" w:space="0" w:color="auto"/>
                          </w:divBdr>
                          <w:divsChild>
                            <w:div w:id="190598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415780">
      <w:bodyDiv w:val="1"/>
      <w:marLeft w:val="0"/>
      <w:marRight w:val="0"/>
      <w:marTop w:val="0"/>
      <w:marBottom w:val="0"/>
      <w:divBdr>
        <w:top w:val="none" w:sz="0" w:space="0" w:color="auto"/>
        <w:left w:val="none" w:sz="0" w:space="0" w:color="auto"/>
        <w:bottom w:val="none" w:sz="0" w:space="0" w:color="auto"/>
        <w:right w:val="none" w:sz="0" w:space="0" w:color="auto"/>
      </w:divBdr>
    </w:div>
    <w:div w:id="1069964414">
      <w:bodyDiv w:val="1"/>
      <w:marLeft w:val="0"/>
      <w:marRight w:val="0"/>
      <w:marTop w:val="0"/>
      <w:marBottom w:val="0"/>
      <w:divBdr>
        <w:top w:val="none" w:sz="0" w:space="0" w:color="auto"/>
        <w:left w:val="none" w:sz="0" w:space="0" w:color="auto"/>
        <w:bottom w:val="none" w:sz="0" w:space="0" w:color="auto"/>
        <w:right w:val="none" w:sz="0" w:space="0" w:color="auto"/>
      </w:divBdr>
    </w:div>
    <w:div w:id="1071394310">
      <w:bodyDiv w:val="1"/>
      <w:marLeft w:val="0"/>
      <w:marRight w:val="0"/>
      <w:marTop w:val="0"/>
      <w:marBottom w:val="0"/>
      <w:divBdr>
        <w:top w:val="none" w:sz="0" w:space="0" w:color="auto"/>
        <w:left w:val="none" w:sz="0" w:space="0" w:color="auto"/>
        <w:bottom w:val="none" w:sz="0" w:space="0" w:color="auto"/>
        <w:right w:val="none" w:sz="0" w:space="0" w:color="auto"/>
      </w:divBdr>
    </w:div>
    <w:div w:id="1074595380">
      <w:bodyDiv w:val="1"/>
      <w:marLeft w:val="0"/>
      <w:marRight w:val="0"/>
      <w:marTop w:val="0"/>
      <w:marBottom w:val="0"/>
      <w:divBdr>
        <w:top w:val="none" w:sz="0" w:space="0" w:color="auto"/>
        <w:left w:val="none" w:sz="0" w:space="0" w:color="auto"/>
        <w:bottom w:val="none" w:sz="0" w:space="0" w:color="auto"/>
        <w:right w:val="none" w:sz="0" w:space="0" w:color="auto"/>
      </w:divBdr>
    </w:div>
    <w:div w:id="1075008270">
      <w:bodyDiv w:val="1"/>
      <w:marLeft w:val="0"/>
      <w:marRight w:val="0"/>
      <w:marTop w:val="0"/>
      <w:marBottom w:val="0"/>
      <w:divBdr>
        <w:top w:val="none" w:sz="0" w:space="0" w:color="auto"/>
        <w:left w:val="none" w:sz="0" w:space="0" w:color="auto"/>
        <w:bottom w:val="none" w:sz="0" w:space="0" w:color="auto"/>
        <w:right w:val="none" w:sz="0" w:space="0" w:color="auto"/>
      </w:divBdr>
    </w:div>
    <w:div w:id="1075129212">
      <w:bodyDiv w:val="1"/>
      <w:marLeft w:val="0"/>
      <w:marRight w:val="0"/>
      <w:marTop w:val="0"/>
      <w:marBottom w:val="0"/>
      <w:divBdr>
        <w:top w:val="none" w:sz="0" w:space="0" w:color="auto"/>
        <w:left w:val="none" w:sz="0" w:space="0" w:color="auto"/>
        <w:bottom w:val="none" w:sz="0" w:space="0" w:color="auto"/>
        <w:right w:val="none" w:sz="0" w:space="0" w:color="auto"/>
      </w:divBdr>
    </w:div>
    <w:div w:id="1089231763">
      <w:bodyDiv w:val="1"/>
      <w:marLeft w:val="0"/>
      <w:marRight w:val="0"/>
      <w:marTop w:val="0"/>
      <w:marBottom w:val="0"/>
      <w:divBdr>
        <w:top w:val="none" w:sz="0" w:space="0" w:color="auto"/>
        <w:left w:val="none" w:sz="0" w:space="0" w:color="auto"/>
        <w:bottom w:val="none" w:sz="0" w:space="0" w:color="auto"/>
        <w:right w:val="none" w:sz="0" w:space="0" w:color="auto"/>
      </w:divBdr>
    </w:div>
    <w:div w:id="1094403414">
      <w:bodyDiv w:val="1"/>
      <w:marLeft w:val="0"/>
      <w:marRight w:val="0"/>
      <w:marTop w:val="0"/>
      <w:marBottom w:val="0"/>
      <w:divBdr>
        <w:top w:val="none" w:sz="0" w:space="0" w:color="auto"/>
        <w:left w:val="none" w:sz="0" w:space="0" w:color="auto"/>
        <w:bottom w:val="none" w:sz="0" w:space="0" w:color="auto"/>
        <w:right w:val="none" w:sz="0" w:space="0" w:color="auto"/>
      </w:divBdr>
    </w:div>
    <w:div w:id="1096094097">
      <w:bodyDiv w:val="1"/>
      <w:marLeft w:val="0"/>
      <w:marRight w:val="0"/>
      <w:marTop w:val="0"/>
      <w:marBottom w:val="0"/>
      <w:divBdr>
        <w:top w:val="none" w:sz="0" w:space="0" w:color="auto"/>
        <w:left w:val="none" w:sz="0" w:space="0" w:color="auto"/>
        <w:bottom w:val="none" w:sz="0" w:space="0" w:color="auto"/>
        <w:right w:val="none" w:sz="0" w:space="0" w:color="auto"/>
      </w:divBdr>
    </w:div>
    <w:div w:id="1098791554">
      <w:bodyDiv w:val="1"/>
      <w:marLeft w:val="0"/>
      <w:marRight w:val="0"/>
      <w:marTop w:val="0"/>
      <w:marBottom w:val="0"/>
      <w:divBdr>
        <w:top w:val="none" w:sz="0" w:space="0" w:color="auto"/>
        <w:left w:val="none" w:sz="0" w:space="0" w:color="auto"/>
        <w:bottom w:val="none" w:sz="0" w:space="0" w:color="auto"/>
        <w:right w:val="none" w:sz="0" w:space="0" w:color="auto"/>
      </w:divBdr>
    </w:div>
    <w:div w:id="1099565232">
      <w:bodyDiv w:val="1"/>
      <w:marLeft w:val="0"/>
      <w:marRight w:val="0"/>
      <w:marTop w:val="0"/>
      <w:marBottom w:val="0"/>
      <w:divBdr>
        <w:top w:val="none" w:sz="0" w:space="0" w:color="auto"/>
        <w:left w:val="none" w:sz="0" w:space="0" w:color="auto"/>
        <w:bottom w:val="none" w:sz="0" w:space="0" w:color="auto"/>
        <w:right w:val="none" w:sz="0" w:space="0" w:color="auto"/>
      </w:divBdr>
    </w:div>
    <w:div w:id="1100680523">
      <w:bodyDiv w:val="1"/>
      <w:marLeft w:val="0"/>
      <w:marRight w:val="0"/>
      <w:marTop w:val="0"/>
      <w:marBottom w:val="0"/>
      <w:divBdr>
        <w:top w:val="none" w:sz="0" w:space="0" w:color="auto"/>
        <w:left w:val="none" w:sz="0" w:space="0" w:color="auto"/>
        <w:bottom w:val="none" w:sz="0" w:space="0" w:color="auto"/>
        <w:right w:val="none" w:sz="0" w:space="0" w:color="auto"/>
      </w:divBdr>
    </w:div>
    <w:div w:id="1101610010">
      <w:bodyDiv w:val="1"/>
      <w:marLeft w:val="0"/>
      <w:marRight w:val="0"/>
      <w:marTop w:val="0"/>
      <w:marBottom w:val="0"/>
      <w:divBdr>
        <w:top w:val="none" w:sz="0" w:space="0" w:color="auto"/>
        <w:left w:val="none" w:sz="0" w:space="0" w:color="auto"/>
        <w:bottom w:val="none" w:sz="0" w:space="0" w:color="auto"/>
        <w:right w:val="none" w:sz="0" w:space="0" w:color="auto"/>
      </w:divBdr>
    </w:div>
    <w:div w:id="1102721298">
      <w:bodyDiv w:val="1"/>
      <w:marLeft w:val="0"/>
      <w:marRight w:val="0"/>
      <w:marTop w:val="0"/>
      <w:marBottom w:val="0"/>
      <w:divBdr>
        <w:top w:val="none" w:sz="0" w:space="0" w:color="auto"/>
        <w:left w:val="none" w:sz="0" w:space="0" w:color="auto"/>
        <w:bottom w:val="none" w:sz="0" w:space="0" w:color="auto"/>
        <w:right w:val="none" w:sz="0" w:space="0" w:color="auto"/>
      </w:divBdr>
    </w:div>
    <w:div w:id="1104300298">
      <w:bodyDiv w:val="1"/>
      <w:marLeft w:val="0"/>
      <w:marRight w:val="0"/>
      <w:marTop w:val="0"/>
      <w:marBottom w:val="0"/>
      <w:divBdr>
        <w:top w:val="none" w:sz="0" w:space="0" w:color="auto"/>
        <w:left w:val="none" w:sz="0" w:space="0" w:color="auto"/>
        <w:bottom w:val="none" w:sz="0" w:space="0" w:color="auto"/>
        <w:right w:val="none" w:sz="0" w:space="0" w:color="auto"/>
      </w:divBdr>
    </w:div>
    <w:div w:id="1116634838">
      <w:bodyDiv w:val="1"/>
      <w:marLeft w:val="0"/>
      <w:marRight w:val="0"/>
      <w:marTop w:val="0"/>
      <w:marBottom w:val="0"/>
      <w:divBdr>
        <w:top w:val="none" w:sz="0" w:space="0" w:color="auto"/>
        <w:left w:val="none" w:sz="0" w:space="0" w:color="auto"/>
        <w:bottom w:val="none" w:sz="0" w:space="0" w:color="auto"/>
        <w:right w:val="none" w:sz="0" w:space="0" w:color="auto"/>
      </w:divBdr>
      <w:divsChild>
        <w:div w:id="103312311">
          <w:marLeft w:val="1166"/>
          <w:marRight w:val="0"/>
          <w:marTop w:val="86"/>
          <w:marBottom w:val="0"/>
          <w:divBdr>
            <w:top w:val="none" w:sz="0" w:space="0" w:color="auto"/>
            <w:left w:val="none" w:sz="0" w:space="0" w:color="auto"/>
            <w:bottom w:val="none" w:sz="0" w:space="0" w:color="auto"/>
            <w:right w:val="none" w:sz="0" w:space="0" w:color="auto"/>
          </w:divBdr>
        </w:div>
        <w:div w:id="254679666">
          <w:marLeft w:val="547"/>
          <w:marRight w:val="0"/>
          <w:marTop w:val="96"/>
          <w:marBottom w:val="0"/>
          <w:divBdr>
            <w:top w:val="none" w:sz="0" w:space="0" w:color="auto"/>
            <w:left w:val="none" w:sz="0" w:space="0" w:color="auto"/>
            <w:bottom w:val="none" w:sz="0" w:space="0" w:color="auto"/>
            <w:right w:val="none" w:sz="0" w:space="0" w:color="auto"/>
          </w:divBdr>
        </w:div>
        <w:div w:id="324435108">
          <w:marLeft w:val="547"/>
          <w:marRight w:val="0"/>
          <w:marTop w:val="96"/>
          <w:marBottom w:val="0"/>
          <w:divBdr>
            <w:top w:val="none" w:sz="0" w:space="0" w:color="auto"/>
            <w:left w:val="none" w:sz="0" w:space="0" w:color="auto"/>
            <w:bottom w:val="none" w:sz="0" w:space="0" w:color="auto"/>
            <w:right w:val="none" w:sz="0" w:space="0" w:color="auto"/>
          </w:divBdr>
        </w:div>
        <w:div w:id="330065955">
          <w:marLeft w:val="1166"/>
          <w:marRight w:val="0"/>
          <w:marTop w:val="86"/>
          <w:marBottom w:val="0"/>
          <w:divBdr>
            <w:top w:val="none" w:sz="0" w:space="0" w:color="auto"/>
            <w:left w:val="none" w:sz="0" w:space="0" w:color="auto"/>
            <w:bottom w:val="none" w:sz="0" w:space="0" w:color="auto"/>
            <w:right w:val="none" w:sz="0" w:space="0" w:color="auto"/>
          </w:divBdr>
        </w:div>
        <w:div w:id="514853959">
          <w:marLeft w:val="1166"/>
          <w:marRight w:val="0"/>
          <w:marTop w:val="86"/>
          <w:marBottom w:val="0"/>
          <w:divBdr>
            <w:top w:val="none" w:sz="0" w:space="0" w:color="auto"/>
            <w:left w:val="none" w:sz="0" w:space="0" w:color="auto"/>
            <w:bottom w:val="none" w:sz="0" w:space="0" w:color="auto"/>
            <w:right w:val="none" w:sz="0" w:space="0" w:color="auto"/>
          </w:divBdr>
        </w:div>
        <w:div w:id="761338336">
          <w:marLeft w:val="547"/>
          <w:marRight w:val="0"/>
          <w:marTop w:val="96"/>
          <w:marBottom w:val="0"/>
          <w:divBdr>
            <w:top w:val="none" w:sz="0" w:space="0" w:color="auto"/>
            <w:left w:val="none" w:sz="0" w:space="0" w:color="auto"/>
            <w:bottom w:val="none" w:sz="0" w:space="0" w:color="auto"/>
            <w:right w:val="none" w:sz="0" w:space="0" w:color="auto"/>
          </w:divBdr>
        </w:div>
        <w:div w:id="823545675">
          <w:marLeft w:val="1166"/>
          <w:marRight w:val="0"/>
          <w:marTop w:val="86"/>
          <w:marBottom w:val="0"/>
          <w:divBdr>
            <w:top w:val="none" w:sz="0" w:space="0" w:color="auto"/>
            <w:left w:val="none" w:sz="0" w:space="0" w:color="auto"/>
            <w:bottom w:val="none" w:sz="0" w:space="0" w:color="auto"/>
            <w:right w:val="none" w:sz="0" w:space="0" w:color="auto"/>
          </w:divBdr>
        </w:div>
        <w:div w:id="841823119">
          <w:marLeft w:val="1800"/>
          <w:marRight w:val="0"/>
          <w:marTop w:val="77"/>
          <w:marBottom w:val="0"/>
          <w:divBdr>
            <w:top w:val="none" w:sz="0" w:space="0" w:color="auto"/>
            <w:left w:val="none" w:sz="0" w:space="0" w:color="auto"/>
            <w:bottom w:val="none" w:sz="0" w:space="0" w:color="auto"/>
            <w:right w:val="none" w:sz="0" w:space="0" w:color="auto"/>
          </w:divBdr>
        </w:div>
        <w:div w:id="904141407">
          <w:marLeft w:val="1166"/>
          <w:marRight w:val="0"/>
          <w:marTop w:val="86"/>
          <w:marBottom w:val="0"/>
          <w:divBdr>
            <w:top w:val="none" w:sz="0" w:space="0" w:color="auto"/>
            <w:left w:val="none" w:sz="0" w:space="0" w:color="auto"/>
            <w:bottom w:val="none" w:sz="0" w:space="0" w:color="auto"/>
            <w:right w:val="none" w:sz="0" w:space="0" w:color="auto"/>
          </w:divBdr>
        </w:div>
        <w:div w:id="1122265270">
          <w:marLeft w:val="1800"/>
          <w:marRight w:val="0"/>
          <w:marTop w:val="77"/>
          <w:marBottom w:val="0"/>
          <w:divBdr>
            <w:top w:val="none" w:sz="0" w:space="0" w:color="auto"/>
            <w:left w:val="none" w:sz="0" w:space="0" w:color="auto"/>
            <w:bottom w:val="none" w:sz="0" w:space="0" w:color="auto"/>
            <w:right w:val="none" w:sz="0" w:space="0" w:color="auto"/>
          </w:divBdr>
        </w:div>
        <w:div w:id="1238784315">
          <w:marLeft w:val="1166"/>
          <w:marRight w:val="0"/>
          <w:marTop w:val="86"/>
          <w:marBottom w:val="0"/>
          <w:divBdr>
            <w:top w:val="none" w:sz="0" w:space="0" w:color="auto"/>
            <w:left w:val="none" w:sz="0" w:space="0" w:color="auto"/>
            <w:bottom w:val="none" w:sz="0" w:space="0" w:color="auto"/>
            <w:right w:val="none" w:sz="0" w:space="0" w:color="auto"/>
          </w:divBdr>
        </w:div>
        <w:div w:id="1581939627">
          <w:marLeft w:val="1800"/>
          <w:marRight w:val="0"/>
          <w:marTop w:val="77"/>
          <w:marBottom w:val="0"/>
          <w:divBdr>
            <w:top w:val="none" w:sz="0" w:space="0" w:color="auto"/>
            <w:left w:val="none" w:sz="0" w:space="0" w:color="auto"/>
            <w:bottom w:val="none" w:sz="0" w:space="0" w:color="auto"/>
            <w:right w:val="none" w:sz="0" w:space="0" w:color="auto"/>
          </w:divBdr>
        </w:div>
        <w:div w:id="1614433299">
          <w:marLeft w:val="1166"/>
          <w:marRight w:val="0"/>
          <w:marTop w:val="86"/>
          <w:marBottom w:val="0"/>
          <w:divBdr>
            <w:top w:val="none" w:sz="0" w:space="0" w:color="auto"/>
            <w:left w:val="none" w:sz="0" w:space="0" w:color="auto"/>
            <w:bottom w:val="none" w:sz="0" w:space="0" w:color="auto"/>
            <w:right w:val="none" w:sz="0" w:space="0" w:color="auto"/>
          </w:divBdr>
        </w:div>
        <w:div w:id="1734231451">
          <w:marLeft w:val="547"/>
          <w:marRight w:val="0"/>
          <w:marTop w:val="96"/>
          <w:marBottom w:val="0"/>
          <w:divBdr>
            <w:top w:val="none" w:sz="0" w:space="0" w:color="auto"/>
            <w:left w:val="none" w:sz="0" w:space="0" w:color="auto"/>
            <w:bottom w:val="none" w:sz="0" w:space="0" w:color="auto"/>
            <w:right w:val="none" w:sz="0" w:space="0" w:color="auto"/>
          </w:divBdr>
        </w:div>
        <w:div w:id="2062246525">
          <w:marLeft w:val="1800"/>
          <w:marRight w:val="0"/>
          <w:marTop w:val="77"/>
          <w:marBottom w:val="0"/>
          <w:divBdr>
            <w:top w:val="none" w:sz="0" w:space="0" w:color="auto"/>
            <w:left w:val="none" w:sz="0" w:space="0" w:color="auto"/>
            <w:bottom w:val="none" w:sz="0" w:space="0" w:color="auto"/>
            <w:right w:val="none" w:sz="0" w:space="0" w:color="auto"/>
          </w:divBdr>
        </w:div>
      </w:divsChild>
    </w:div>
    <w:div w:id="1118992457">
      <w:bodyDiv w:val="1"/>
      <w:marLeft w:val="0"/>
      <w:marRight w:val="0"/>
      <w:marTop w:val="0"/>
      <w:marBottom w:val="0"/>
      <w:divBdr>
        <w:top w:val="none" w:sz="0" w:space="0" w:color="auto"/>
        <w:left w:val="none" w:sz="0" w:space="0" w:color="auto"/>
        <w:bottom w:val="none" w:sz="0" w:space="0" w:color="auto"/>
        <w:right w:val="none" w:sz="0" w:space="0" w:color="auto"/>
      </w:divBdr>
    </w:div>
    <w:div w:id="1119686878">
      <w:bodyDiv w:val="1"/>
      <w:marLeft w:val="0"/>
      <w:marRight w:val="0"/>
      <w:marTop w:val="0"/>
      <w:marBottom w:val="0"/>
      <w:divBdr>
        <w:top w:val="none" w:sz="0" w:space="0" w:color="auto"/>
        <w:left w:val="none" w:sz="0" w:space="0" w:color="auto"/>
        <w:bottom w:val="none" w:sz="0" w:space="0" w:color="auto"/>
        <w:right w:val="none" w:sz="0" w:space="0" w:color="auto"/>
      </w:divBdr>
    </w:div>
    <w:div w:id="1126582547">
      <w:bodyDiv w:val="1"/>
      <w:marLeft w:val="0"/>
      <w:marRight w:val="0"/>
      <w:marTop w:val="0"/>
      <w:marBottom w:val="0"/>
      <w:divBdr>
        <w:top w:val="none" w:sz="0" w:space="0" w:color="auto"/>
        <w:left w:val="none" w:sz="0" w:space="0" w:color="auto"/>
        <w:bottom w:val="none" w:sz="0" w:space="0" w:color="auto"/>
        <w:right w:val="none" w:sz="0" w:space="0" w:color="auto"/>
      </w:divBdr>
    </w:div>
    <w:div w:id="1129929973">
      <w:bodyDiv w:val="1"/>
      <w:marLeft w:val="0"/>
      <w:marRight w:val="0"/>
      <w:marTop w:val="0"/>
      <w:marBottom w:val="0"/>
      <w:divBdr>
        <w:top w:val="none" w:sz="0" w:space="0" w:color="auto"/>
        <w:left w:val="none" w:sz="0" w:space="0" w:color="auto"/>
        <w:bottom w:val="none" w:sz="0" w:space="0" w:color="auto"/>
        <w:right w:val="none" w:sz="0" w:space="0" w:color="auto"/>
      </w:divBdr>
    </w:div>
    <w:div w:id="1131480797">
      <w:bodyDiv w:val="1"/>
      <w:marLeft w:val="0"/>
      <w:marRight w:val="0"/>
      <w:marTop w:val="0"/>
      <w:marBottom w:val="0"/>
      <w:divBdr>
        <w:top w:val="none" w:sz="0" w:space="0" w:color="auto"/>
        <w:left w:val="none" w:sz="0" w:space="0" w:color="auto"/>
        <w:bottom w:val="none" w:sz="0" w:space="0" w:color="auto"/>
        <w:right w:val="none" w:sz="0" w:space="0" w:color="auto"/>
      </w:divBdr>
    </w:div>
    <w:div w:id="1137531494">
      <w:bodyDiv w:val="1"/>
      <w:marLeft w:val="0"/>
      <w:marRight w:val="0"/>
      <w:marTop w:val="0"/>
      <w:marBottom w:val="0"/>
      <w:divBdr>
        <w:top w:val="none" w:sz="0" w:space="0" w:color="auto"/>
        <w:left w:val="none" w:sz="0" w:space="0" w:color="auto"/>
        <w:bottom w:val="none" w:sz="0" w:space="0" w:color="auto"/>
        <w:right w:val="none" w:sz="0" w:space="0" w:color="auto"/>
      </w:divBdr>
    </w:div>
    <w:div w:id="1144351980">
      <w:bodyDiv w:val="1"/>
      <w:marLeft w:val="0"/>
      <w:marRight w:val="0"/>
      <w:marTop w:val="0"/>
      <w:marBottom w:val="0"/>
      <w:divBdr>
        <w:top w:val="none" w:sz="0" w:space="0" w:color="auto"/>
        <w:left w:val="none" w:sz="0" w:space="0" w:color="auto"/>
        <w:bottom w:val="none" w:sz="0" w:space="0" w:color="auto"/>
        <w:right w:val="none" w:sz="0" w:space="0" w:color="auto"/>
      </w:divBdr>
    </w:div>
    <w:div w:id="1153642543">
      <w:bodyDiv w:val="1"/>
      <w:marLeft w:val="0"/>
      <w:marRight w:val="0"/>
      <w:marTop w:val="0"/>
      <w:marBottom w:val="0"/>
      <w:divBdr>
        <w:top w:val="none" w:sz="0" w:space="0" w:color="auto"/>
        <w:left w:val="none" w:sz="0" w:space="0" w:color="auto"/>
        <w:bottom w:val="none" w:sz="0" w:space="0" w:color="auto"/>
        <w:right w:val="none" w:sz="0" w:space="0" w:color="auto"/>
      </w:divBdr>
    </w:div>
    <w:div w:id="1159618126">
      <w:bodyDiv w:val="1"/>
      <w:marLeft w:val="0"/>
      <w:marRight w:val="0"/>
      <w:marTop w:val="0"/>
      <w:marBottom w:val="0"/>
      <w:divBdr>
        <w:top w:val="none" w:sz="0" w:space="0" w:color="auto"/>
        <w:left w:val="none" w:sz="0" w:space="0" w:color="auto"/>
        <w:bottom w:val="none" w:sz="0" w:space="0" w:color="auto"/>
        <w:right w:val="none" w:sz="0" w:space="0" w:color="auto"/>
      </w:divBdr>
      <w:divsChild>
        <w:div w:id="349451233">
          <w:marLeft w:val="0"/>
          <w:marRight w:val="0"/>
          <w:marTop w:val="0"/>
          <w:marBottom w:val="0"/>
          <w:divBdr>
            <w:top w:val="none" w:sz="0" w:space="0" w:color="auto"/>
            <w:left w:val="none" w:sz="0" w:space="0" w:color="auto"/>
            <w:bottom w:val="none" w:sz="0" w:space="0" w:color="auto"/>
            <w:right w:val="none" w:sz="0" w:space="0" w:color="auto"/>
          </w:divBdr>
        </w:div>
        <w:div w:id="879901307">
          <w:marLeft w:val="0"/>
          <w:marRight w:val="0"/>
          <w:marTop w:val="0"/>
          <w:marBottom w:val="0"/>
          <w:divBdr>
            <w:top w:val="none" w:sz="0" w:space="0" w:color="auto"/>
            <w:left w:val="none" w:sz="0" w:space="0" w:color="auto"/>
            <w:bottom w:val="none" w:sz="0" w:space="0" w:color="auto"/>
            <w:right w:val="none" w:sz="0" w:space="0" w:color="auto"/>
          </w:divBdr>
        </w:div>
      </w:divsChild>
    </w:div>
    <w:div w:id="1163932840">
      <w:bodyDiv w:val="1"/>
      <w:marLeft w:val="0"/>
      <w:marRight w:val="0"/>
      <w:marTop w:val="0"/>
      <w:marBottom w:val="0"/>
      <w:divBdr>
        <w:top w:val="none" w:sz="0" w:space="0" w:color="auto"/>
        <w:left w:val="none" w:sz="0" w:space="0" w:color="auto"/>
        <w:bottom w:val="none" w:sz="0" w:space="0" w:color="auto"/>
        <w:right w:val="none" w:sz="0" w:space="0" w:color="auto"/>
      </w:divBdr>
    </w:div>
    <w:div w:id="1164007845">
      <w:bodyDiv w:val="1"/>
      <w:marLeft w:val="0"/>
      <w:marRight w:val="0"/>
      <w:marTop w:val="0"/>
      <w:marBottom w:val="0"/>
      <w:divBdr>
        <w:top w:val="none" w:sz="0" w:space="0" w:color="auto"/>
        <w:left w:val="none" w:sz="0" w:space="0" w:color="auto"/>
        <w:bottom w:val="none" w:sz="0" w:space="0" w:color="auto"/>
        <w:right w:val="none" w:sz="0" w:space="0" w:color="auto"/>
      </w:divBdr>
    </w:div>
    <w:div w:id="1168473295">
      <w:bodyDiv w:val="1"/>
      <w:marLeft w:val="0"/>
      <w:marRight w:val="0"/>
      <w:marTop w:val="0"/>
      <w:marBottom w:val="0"/>
      <w:divBdr>
        <w:top w:val="none" w:sz="0" w:space="0" w:color="auto"/>
        <w:left w:val="none" w:sz="0" w:space="0" w:color="auto"/>
        <w:bottom w:val="none" w:sz="0" w:space="0" w:color="auto"/>
        <w:right w:val="none" w:sz="0" w:space="0" w:color="auto"/>
      </w:divBdr>
    </w:div>
    <w:div w:id="1168713573">
      <w:bodyDiv w:val="1"/>
      <w:marLeft w:val="0"/>
      <w:marRight w:val="0"/>
      <w:marTop w:val="0"/>
      <w:marBottom w:val="0"/>
      <w:divBdr>
        <w:top w:val="none" w:sz="0" w:space="0" w:color="auto"/>
        <w:left w:val="none" w:sz="0" w:space="0" w:color="auto"/>
        <w:bottom w:val="none" w:sz="0" w:space="0" w:color="auto"/>
        <w:right w:val="none" w:sz="0" w:space="0" w:color="auto"/>
      </w:divBdr>
    </w:div>
    <w:div w:id="1177884652">
      <w:bodyDiv w:val="1"/>
      <w:marLeft w:val="0"/>
      <w:marRight w:val="0"/>
      <w:marTop w:val="0"/>
      <w:marBottom w:val="0"/>
      <w:divBdr>
        <w:top w:val="none" w:sz="0" w:space="0" w:color="auto"/>
        <w:left w:val="none" w:sz="0" w:space="0" w:color="auto"/>
        <w:bottom w:val="none" w:sz="0" w:space="0" w:color="auto"/>
        <w:right w:val="none" w:sz="0" w:space="0" w:color="auto"/>
      </w:divBdr>
    </w:div>
    <w:div w:id="1179150923">
      <w:bodyDiv w:val="1"/>
      <w:marLeft w:val="0"/>
      <w:marRight w:val="0"/>
      <w:marTop w:val="0"/>
      <w:marBottom w:val="0"/>
      <w:divBdr>
        <w:top w:val="none" w:sz="0" w:space="0" w:color="auto"/>
        <w:left w:val="none" w:sz="0" w:space="0" w:color="auto"/>
        <w:bottom w:val="none" w:sz="0" w:space="0" w:color="auto"/>
        <w:right w:val="none" w:sz="0" w:space="0" w:color="auto"/>
      </w:divBdr>
    </w:div>
    <w:div w:id="1179931472">
      <w:bodyDiv w:val="1"/>
      <w:marLeft w:val="0"/>
      <w:marRight w:val="0"/>
      <w:marTop w:val="0"/>
      <w:marBottom w:val="0"/>
      <w:divBdr>
        <w:top w:val="none" w:sz="0" w:space="0" w:color="auto"/>
        <w:left w:val="none" w:sz="0" w:space="0" w:color="auto"/>
        <w:bottom w:val="none" w:sz="0" w:space="0" w:color="auto"/>
        <w:right w:val="none" w:sz="0" w:space="0" w:color="auto"/>
      </w:divBdr>
    </w:div>
    <w:div w:id="1184703937">
      <w:bodyDiv w:val="1"/>
      <w:marLeft w:val="0"/>
      <w:marRight w:val="0"/>
      <w:marTop w:val="0"/>
      <w:marBottom w:val="0"/>
      <w:divBdr>
        <w:top w:val="none" w:sz="0" w:space="0" w:color="auto"/>
        <w:left w:val="none" w:sz="0" w:space="0" w:color="auto"/>
        <w:bottom w:val="none" w:sz="0" w:space="0" w:color="auto"/>
        <w:right w:val="none" w:sz="0" w:space="0" w:color="auto"/>
      </w:divBdr>
    </w:div>
    <w:div w:id="1189248157">
      <w:bodyDiv w:val="1"/>
      <w:marLeft w:val="0"/>
      <w:marRight w:val="0"/>
      <w:marTop w:val="0"/>
      <w:marBottom w:val="0"/>
      <w:divBdr>
        <w:top w:val="none" w:sz="0" w:space="0" w:color="auto"/>
        <w:left w:val="none" w:sz="0" w:space="0" w:color="auto"/>
        <w:bottom w:val="none" w:sz="0" w:space="0" w:color="auto"/>
        <w:right w:val="none" w:sz="0" w:space="0" w:color="auto"/>
      </w:divBdr>
    </w:div>
    <w:div w:id="1190028042">
      <w:bodyDiv w:val="1"/>
      <w:marLeft w:val="0"/>
      <w:marRight w:val="0"/>
      <w:marTop w:val="0"/>
      <w:marBottom w:val="0"/>
      <w:divBdr>
        <w:top w:val="none" w:sz="0" w:space="0" w:color="auto"/>
        <w:left w:val="none" w:sz="0" w:space="0" w:color="auto"/>
        <w:bottom w:val="none" w:sz="0" w:space="0" w:color="auto"/>
        <w:right w:val="none" w:sz="0" w:space="0" w:color="auto"/>
      </w:divBdr>
    </w:div>
    <w:div w:id="1192259938">
      <w:bodyDiv w:val="1"/>
      <w:marLeft w:val="0"/>
      <w:marRight w:val="0"/>
      <w:marTop w:val="0"/>
      <w:marBottom w:val="0"/>
      <w:divBdr>
        <w:top w:val="none" w:sz="0" w:space="0" w:color="auto"/>
        <w:left w:val="none" w:sz="0" w:space="0" w:color="auto"/>
        <w:bottom w:val="none" w:sz="0" w:space="0" w:color="auto"/>
        <w:right w:val="none" w:sz="0" w:space="0" w:color="auto"/>
      </w:divBdr>
    </w:div>
    <w:div w:id="1193542533">
      <w:bodyDiv w:val="1"/>
      <w:marLeft w:val="0"/>
      <w:marRight w:val="0"/>
      <w:marTop w:val="0"/>
      <w:marBottom w:val="0"/>
      <w:divBdr>
        <w:top w:val="none" w:sz="0" w:space="0" w:color="auto"/>
        <w:left w:val="none" w:sz="0" w:space="0" w:color="auto"/>
        <w:bottom w:val="none" w:sz="0" w:space="0" w:color="auto"/>
        <w:right w:val="none" w:sz="0" w:space="0" w:color="auto"/>
      </w:divBdr>
    </w:div>
    <w:div w:id="1199705963">
      <w:bodyDiv w:val="1"/>
      <w:marLeft w:val="0"/>
      <w:marRight w:val="0"/>
      <w:marTop w:val="0"/>
      <w:marBottom w:val="0"/>
      <w:divBdr>
        <w:top w:val="none" w:sz="0" w:space="0" w:color="auto"/>
        <w:left w:val="none" w:sz="0" w:space="0" w:color="auto"/>
        <w:bottom w:val="none" w:sz="0" w:space="0" w:color="auto"/>
        <w:right w:val="none" w:sz="0" w:space="0" w:color="auto"/>
      </w:divBdr>
    </w:div>
    <w:div w:id="1203055073">
      <w:bodyDiv w:val="1"/>
      <w:marLeft w:val="0"/>
      <w:marRight w:val="0"/>
      <w:marTop w:val="0"/>
      <w:marBottom w:val="0"/>
      <w:divBdr>
        <w:top w:val="none" w:sz="0" w:space="0" w:color="auto"/>
        <w:left w:val="none" w:sz="0" w:space="0" w:color="auto"/>
        <w:bottom w:val="none" w:sz="0" w:space="0" w:color="auto"/>
        <w:right w:val="none" w:sz="0" w:space="0" w:color="auto"/>
      </w:divBdr>
    </w:div>
    <w:div w:id="1204826281">
      <w:bodyDiv w:val="1"/>
      <w:marLeft w:val="0"/>
      <w:marRight w:val="0"/>
      <w:marTop w:val="0"/>
      <w:marBottom w:val="0"/>
      <w:divBdr>
        <w:top w:val="none" w:sz="0" w:space="0" w:color="auto"/>
        <w:left w:val="none" w:sz="0" w:space="0" w:color="auto"/>
        <w:bottom w:val="none" w:sz="0" w:space="0" w:color="auto"/>
        <w:right w:val="none" w:sz="0" w:space="0" w:color="auto"/>
      </w:divBdr>
    </w:div>
    <w:div w:id="1205828192">
      <w:bodyDiv w:val="1"/>
      <w:marLeft w:val="0"/>
      <w:marRight w:val="0"/>
      <w:marTop w:val="0"/>
      <w:marBottom w:val="0"/>
      <w:divBdr>
        <w:top w:val="none" w:sz="0" w:space="0" w:color="auto"/>
        <w:left w:val="none" w:sz="0" w:space="0" w:color="auto"/>
        <w:bottom w:val="none" w:sz="0" w:space="0" w:color="auto"/>
        <w:right w:val="none" w:sz="0" w:space="0" w:color="auto"/>
      </w:divBdr>
      <w:divsChild>
        <w:div w:id="5327944">
          <w:marLeft w:val="0"/>
          <w:marRight w:val="0"/>
          <w:marTop w:val="0"/>
          <w:marBottom w:val="0"/>
          <w:divBdr>
            <w:top w:val="none" w:sz="0" w:space="0" w:color="auto"/>
            <w:left w:val="none" w:sz="0" w:space="0" w:color="auto"/>
            <w:bottom w:val="none" w:sz="0" w:space="0" w:color="auto"/>
            <w:right w:val="none" w:sz="0" w:space="0" w:color="auto"/>
          </w:divBdr>
        </w:div>
        <w:div w:id="101804598">
          <w:marLeft w:val="0"/>
          <w:marRight w:val="0"/>
          <w:marTop w:val="0"/>
          <w:marBottom w:val="0"/>
          <w:divBdr>
            <w:top w:val="none" w:sz="0" w:space="0" w:color="auto"/>
            <w:left w:val="none" w:sz="0" w:space="0" w:color="auto"/>
            <w:bottom w:val="none" w:sz="0" w:space="0" w:color="auto"/>
            <w:right w:val="none" w:sz="0" w:space="0" w:color="auto"/>
          </w:divBdr>
        </w:div>
      </w:divsChild>
    </w:div>
    <w:div w:id="1207639703">
      <w:bodyDiv w:val="1"/>
      <w:marLeft w:val="0"/>
      <w:marRight w:val="0"/>
      <w:marTop w:val="0"/>
      <w:marBottom w:val="0"/>
      <w:divBdr>
        <w:top w:val="none" w:sz="0" w:space="0" w:color="auto"/>
        <w:left w:val="none" w:sz="0" w:space="0" w:color="auto"/>
        <w:bottom w:val="none" w:sz="0" w:space="0" w:color="auto"/>
        <w:right w:val="none" w:sz="0" w:space="0" w:color="auto"/>
      </w:divBdr>
    </w:div>
    <w:div w:id="1208758454">
      <w:bodyDiv w:val="1"/>
      <w:marLeft w:val="0"/>
      <w:marRight w:val="0"/>
      <w:marTop w:val="0"/>
      <w:marBottom w:val="0"/>
      <w:divBdr>
        <w:top w:val="none" w:sz="0" w:space="0" w:color="auto"/>
        <w:left w:val="none" w:sz="0" w:space="0" w:color="auto"/>
        <w:bottom w:val="none" w:sz="0" w:space="0" w:color="auto"/>
        <w:right w:val="none" w:sz="0" w:space="0" w:color="auto"/>
      </w:divBdr>
    </w:div>
    <w:div w:id="1211453986">
      <w:bodyDiv w:val="1"/>
      <w:marLeft w:val="0"/>
      <w:marRight w:val="0"/>
      <w:marTop w:val="0"/>
      <w:marBottom w:val="0"/>
      <w:divBdr>
        <w:top w:val="none" w:sz="0" w:space="0" w:color="auto"/>
        <w:left w:val="none" w:sz="0" w:space="0" w:color="auto"/>
        <w:bottom w:val="none" w:sz="0" w:space="0" w:color="auto"/>
        <w:right w:val="none" w:sz="0" w:space="0" w:color="auto"/>
      </w:divBdr>
    </w:div>
    <w:div w:id="1225264599">
      <w:bodyDiv w:val="1"/>
      <w:marLeft w:val="0"/>
      <w:marRight w:val="0"/>
      <w:marTop w:val="0"/>
      <w:marBottom w:val="0"/>
      <w:divBdr>
        <w:top w:val="none" w:sz="0" w:space="0" w:color="auto"/>
        <w:left w:val="none" w:sz="0" w:space="0" w:color="auto"/>
        <w:bottom w:val="none" w:sz="0" w:space="0" w:color="auto"/>
        <w:right w:val="none" w:sz="0" w:space="0" w:color="auto"/>
      </w:divBdr>
    </w:div>
    <w:div w:id="1225407207">
      <w:bodyDiv w:val="1"/>
      <w:marLeft w:val="0"/>
      <w:marRight w:val="0"/>
      <w:marTop w:val="0"/>
      <w:marBottom w:val="0"/>
      <w:divBdr>
        <w:top w:val="none" w:sz="0" w:space="0" w:color="auto"/>
        <w:left w:val="none" w:sz="0" w:space="0" w:color="auto"/>
        <w:bottom w:val="none" w:sz="0" w:space="0" w:color="auto"/>
        <w:right w:val="none" w:sz="0" w:space="0" w:color="auto"/>
      </w:divBdr>
    </w:div>
    <w:div w:id="1226449273">
      <w:bodyDiv w:val="1"/>
      <w:marLeft w:val="0"/>
      <w:marRight w:val="0"/>
      <w:marTop w:val="0"/>
      <w:marBottom w:val="0"/>
      <w:divBdr>
        <w:top w:val="none" w:sz="0" w:space="0" w:color="auto"/>
        <w:left w:val="none" w:sz="0" w:space="0" w:color="auto"/>
        <w:bottom w:val="none" w:sz="0" w:space="0" w:color="auto"/>
        <w:right w:val="none" w:sz="0" w:space="0" w:color="auto"/>
      </w:divBdr>
    </w:div>
    <w:div w:id="1229341022">
      <w:bodyDiv w:val="1"/>
      <w:marLeft w:val="0"/>
      <w:marRight w:val="0"/>
      <w:marTop w:val="0"/>
      <w:marBottom w:val="0"/>
      <w:divBdr>
        <w:top w:val="none" w:sz="0" w:space="0" w:color="auto"/>
        <w:left w:val="none" w:sz="0" w:space="0" w:color="auto"/>
        <w:bottom w:val="none" w:sz="0" w:space="0" w:color="auto"/>
        <w:right w:val="none" w:sz="0" w:space="0" w:color="auto"/>
      </w:divBdr>
    </w:div>
    <w:div w:id="1230457962">
      <w:bodyDiv w:val="1"/>
      <w:marLeft w:val="0"/>
      <w:marRight w:val="0"/>
      <w:marTop w:val="0"/>
      <w:marBottom w:val="0"/>
      <w:divBdr>
        <w:top w:val="none" w:sz="0" w:space="0" w:color="auto"/>
        <w:left w:val="none" w:sz="0" w:space="0" w:color="auto"/>
        <w:bottom w:val="none" w:sz="0" w:space="0" w:color="auto"/>
        <w:right w:val="none" w:sz="0" w:space="0" w:color="auto"/>
      </w:divBdr>
    </w:div>
    <w:div w:id="1238049775">
      <w:bodyDiv w:val="1"/>
      <w:marLeft w:val="0"/>
      <w:marRight w:val="0"/>
      <w:marTop w:val="0"/>
      <w:marBottom w:val="0"/>
      <w:divBdr>
        <w:top w:val="none" w:sz="0" w:space="0" w:color="auto"/>
        <w:left w:val="none" w:sz="0" w:space="0" w:color="auto"/>
        <w:bottom w:val="none" w:sz="0" w:space="0" w:color="auto"/>
        <w:right w:val="none" w:sz="0" w:space="0" w:color="auto"/>
      </w:divBdr>
    </w:div>
    <w:div w:id="1245721349">
      <w:bodyDiv w:val="1"/>
      <w:marLeft w:val="0"/>
      <w:marRight w:val="0"/>
      <w:marTop w:val="0"/>
      <w:marBottom w:val="0"/>
      <w:divBdr>
        <w:top w:val="none" w:sz="0" w:space="0" w:color="auto"/>
        <w:left w:val="none" w:sz="0" w:space="0" w:color="auto"/>
        <w:bottom w:val="none" w:sz="0" w:space="0" w:color="auto"/>
        <w:right w:val="none" w:sz="0" w:space="0" w:color="auto"/>
      </w:divBdr>
    </w:div>
    <w:div w:id="1249658388">
      <w:bodyDiv w:val="1"/>
      <w:marLeft w:val="0"/>
      <w:marRight w:val="0"/>
      <w:marTop w:val="0"/>
      <w:marBottom w:val="0"/>
      <w:divBdr>
        <w:top w:val="none" w:sz="0" w:space="0" w:color="auto"/>
        <w:left w:val="none" w:sz="0" w:space="0" w:color="auto"/>
        <w:bottom w:val="none" w:sz="0" w:space="0" w:color="auto"/>
        <w:right w:val="none" w:sz="0" w:space="0" w:color="auto"/>
      </w:divBdr>
    </w:div>
    <w:div w:id="1249802447">
      <w:bodyDiv w:val="1"/>
      <w:marLeft w:val="0"/>
      <w:marRight w:val="0"/>
      <w:marTop w:val="0"/>
      <w:marBottom w:val="0"/>
      <w:divBdr>
        <w:top w:val="none" w:sz="0" w:space="0" w:color="auto"/>
        <w:left w:val="none" w:sz="0" w:space="0" w:color="auto"/>
        <w:bottom w:val="none" w:sz="0" w:space="0" w:color="auto"/>
        <w:right w:val="none" w:sz="0" w:space="0" w:color="auto"/>
      </w:divBdr>
    </w:div>
    <w:div w:id="1250386729">
      <w:bodyDiv w:val="1"/>
      <w:marLeft w:val="0"/>
      <w:marRight w:val="0"/>
      <w:marTop w:val="0"/>
      <w:marBottom w:val="0"/>
      <w:divBdr>
        <w:top w:val="none" w:sz="0" w:space="0" w:color="auto"/>
        <w:left w:val="none" w:sz="0" w:space="0" w:color="auto"/>
        <w:bottom w:val="none" w:sz="0" w:space="0" w:color="auto"/>
        <w:right w:val="none" w:sz="0" w:space="0" w:color="auto"/>
      </w:divBdr>
      <w:divsChild>
        <w:div w:id="928463428">
          <w:marLeft w:val="0"/>
          <w:marRight w:val="0"/>
          <w:marTop w:val="0"/>
          <w:marBottom w:val="0"/>
          <w:divBdr>
            <w:top w:val="none" w:sz="0" w:space="0" w:color="auto"/>
            <w:left w:val="none" w:sz="0" w:space="0" w:color="auto"/>
            <w:bottom w:val="none" w:sz="0" w:space="0" w:color="auto"/>
            <w:right w:val="none" w:sz="0" w:space="0" w:color="auto"/>
          </w:divBdr>
          <w:divsChild>
            <w:div w:id="2017415268">
              <w:marLeft w:val="0"/>
              <w:marRight w:val="0"/>
              <w:marTop w:val="0"/>
              <w:marBottom w:val="0"/>
              <w:divBdr>
                <w:top w:val="none" w:sz="0" w:space="0" w:color="auto"/>
                <w:left w:val="none" w:sz="0" w:space="0" w:color="auto"/>
                <w:bottom w:val="none" w:sz="0" w:space="0" w:color="auto"/>
                <w:right w:val="none" w:sz="0" w:space="0" w:color="auto"/>
              </w:divBdr>
              <w:divsChild>
                <w:div w:id="1383358524">
                  <w:marLeft w:val="0"/>
                  <w:marRight w:val="0"/>
                  <w:marTop w:val="0"/>
                  <w:marBottom w:val="0"/>
                  <w:divBdr>
                    <w:top w:val="none" w:sz="0" w:space="0" w:color="auto"/>
                    <w:left w:val="none" w:sz="0" w:space="0" w:color="auto"/>
                    <w:bottom w:val="none" w:sz="0" w:space="0" w:color="auto"/>
                    <w:right w:val="none" w:sz="0" w:space="0" w:color="auto"/>
                  </w:divBdr>
                  <w:divsChild>
                    <w:div w:id="1348560368">
                      <w:marLeft w:val="0"/>
                      <w:marRight w:val="0"/>
                      <w:marTop w:val="0"/>
                      <w:marBottom w:val="0"/>
                      <w:divBdr>
                        <w:top w:val="none" w:sz="0" w:space="0" w:color="auto"/>
                        <w:left w:val="none" w:sz="0" w:space="0" w:color="auto"/>
                        <w:bottom w:val="none" w:sz="0" w:space="0" w:color="auto"/>
                        <w:right w:val="none" w:sz="0" w:space="0" w:color="auto"/>
                      </w:divBdr>
                      <w:divsChild>
                        <w:div w:id="160776215">
                          <w:marLeft w:val="0"/>
                          <w:marRight w:val="0"/>
                          <w:marTop w:val="0"/>
                          <w:marBottom w:val="0"/>
                          <w:divBdr>
                            <w:top w:val="none" w:sz="0" w:space="0" w:color="auto"/>
                            <w:left w:val="none" w:sz="0" w:space="0" w:color="auto"/>
                            <w:bottom w:val="none" w:sz="0" w:space="0" w:color="auto"/>
                            <w:right w:val="none" w:sz="0" w:space="0" w:color="auto"/>
                          </w:divBdr>
                          <w:divsChild>
                            <w:div w:id="61926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698921">
      <w:bodyDiv w:val="1"/>
      <w:marLeft w:val="0"/>
      <w:marRight w:val="0"/>
      <w:marTop w:val="0"/>
      <w:marBottom w:val="0"/>
      <w:divBdr>
        <w:top w:val="none" w:sz="0" w:space="0" w:color="auto"/>
        <w:left w:val="none" w:sz="0" w:space="0" w:color="auto"/>
        <w:bottom w:val="none" w:sz="0" w:space="0" w:color="auto"/>
        <w:right w:val="none" w:sz="0" w:space="0" w:color="auto"/>
      </w:divBdr>
    </w:div>
    <w:div w:id="1250701134">
      <w:bodyDiv w:val="1"/>
      <w:marLeft w:val="0"/>
      <w:marRight w:val="0"/>
      <w:marTop w:val="0"/>
      <w:marBottom w:val="0"/>
      <w:divBdr>
        <w:top w:val="none" w:sz="0" w:space="0" w:color="auto"/>
        <w:left w:val="none" w:sz="0" w:space="0" w:color="auto"/>
        <w:bottom w:val="none" w:sz="0" w:space="0" w:color="auto"/>
        <w:right w:val="none" w:sz="0" w:space="0" w:color="auto"/>
      </w:divBdr>
    </w:div>
    <w:div w:id="1253009000">
      <w:bodyDiv w:val="1"/>
      <w:marLeft w:val="0"/>
      <w:marRight w:val="0"/>
      <w:marTop w:val="0"/>
      <w:marBottom w:val="0"/>
      <w:divBdr>
        <w:top w:val="none" w:sz="0" w:space="0" w:color="auto"/>
        <w:left w:val="none" w:sz="0" w:space="0" w:color="auto"/>
        <w:bottom w:val="none" w:sz="0" w:space="0" w:color="auto"/>
        <w:right w:val="none" w:sz="0" w:space="0" w:color="auto"/>
      </w:divBdr>
    </w:div>
    <w:div w:id="1256018350">
      <w:bodyDiv w:val="1"/>
      <w:marLeft w:val="0"/>
      <w:marRight w:val="0"/>
      <w:marTop w:val="0"/>
      <w:marBottom w:val="0"/>
      <w:divBdr>
        <w:top w:val="none" w:sz="0" w:space="0" w:color="auto"/>
        <w:left w:val="none" w:sz="0" w:space="0" w:color="auto"/>
        <w:bottom w:val="none" w:sz="0" w:space="0" w:color="auto"/>
        <w:right w:val="none" w:sz="0" w:space="0" w:color="auto"/>
      </w:divBdr>
    </w:div>
    <w:div w:id="1258782289">
      <w:bodyDiv w:val="1"/>
      <w:marLeft w:val="0"/>
      <w:marRight w:val="0"/>
      <w:marTop w:val="0"/>
      <w:marBottom w:val="0"/>
      <w:divBdr>
        <w:top w:val="none" w:sz="0" w:space="0" w:color="auto"/>
        <w:left w:val="none" w:sz="0" w:space="0" w:color="auto"/>
        <w:bottom w:val="none" w:sz="0" w:space="0" w:color="auto"/>
        <w:right w:val="none" w:sz="0" w:space="0" w:color="auto"/>
      </w:divBdr>
    </w:div>
    <w:div w:id="1261836890">
      <w:bodyDiv w:val="1"/>
      <w:marLeft w:val="0"/>
      <w:marRight w:val="0"/>
      <w:marTop w:val="0"/>
      <w:marBottom w:val="0"/>
      <w:divBdr>
        <w:top w:val="none" w:sz="0" w:space="0" w:color="auto"/>
        <w:left w:val="none" w:sz="0" w:space="0" w:color="auto"/>
        <w:bottom w:val="none" w:sz="0" w:space="0" w:color="auto"/>
        <w:right w:val="none" w:sz="0" w:space="0" w:color="auto"/>
      </w:divBdr>
    </w:div>
    <w:div w:id="1271207498">
      <w:bodyDiv w:val="1"/>
      <w:marLeft w:val="0"/>
      <w:marRight w:val="0"/>
      <w:marTop w:val="0"/>
      <w:marBottom w:val="0"/>
      <w:divBdr>
        <w:top w:val="none" w:sz="0" w:space="0" w:color="auto"/>
        <w:left w:val="none" w:sz="0" w:space="0" w:color="auto"/>
        <w:bottom w:val="none" w:sz="0" w:space="0" w:color="auto"/>
        <w:right w:val="none" w:sz="0" w:space="0" w:color="auto"/>
      </w:divBdr>
    </w:div>
    <w:div w:id="1276593839">
      <w:bodyDiv w:val="1"/>
      <w:marLeft w:val="0"/>
      <w:marRight w:val="0"/>
      <w:marTop w:val="0"/>
      <w:marBottom w:val="0"/>
      <w:divBdr>
        <w:top w:val="none" w:sz="0" w:space="0" w:color="auto"/>
        <w:left w:val="none" w:sz="0" w:space="0" w:color="auto"/>
        <w:bottom w:val="none" w:sz="0" w:space="0" w:color="auto"/>
        <w:right w:val="none" w:sz="0" w:space="0" w:color="auto"/>
      </w:divBdr>
    </w:div>
    <w:div w:id="1282416031">
      <w:bodyDiv w:val="1"/>
      <w:marLeft w:val="0"/>
      <w:marRight w:val="0"/>
      <w:marTop w:val="0"/>
      <w:marBottom w:val="0"/>
      <w:divBdr>
        <w:top w:val="none" w:sz="0" w:space="0" w:color="auto"/>
        <w:left w:val="none" w:sz="0" w:space="0" w:color="auto"/>
        <w:bottom w:val="none" w:sz="0" w:space="0" w:color="auto"/>
        <w:right w:val="none" w:sz="0" w:space="0" w:color="auto"/>
      </w:divBdr>
    </w:div>
    <w:div w:id="1283801384">
      <w:bodyDiv w:val="1"/>
      <w:marLeft w:val="0"/>
      <w:marRight w:val="0"/>
      <w:marTop w:val="0"/>
      <w:marBottom w:val="0"/>
      <w:divBdr>
        <w:top w:val="none" w:sz="0" w:space="0" w:color="auto"/>
        <w:left w:val="none" w:sz="0" w:space="0" w:color="auto"/>
        <w:bottom w:val="none" w:sz="0" w:space="0" w:color="auto"/>
        <w:right w:val="none" w:sz="0" w:space="0" w:color="auto"/>
      </w:divBdr>
    </w:div>
    <w:div w:id="1287739600">
      <w:bodyDiv w:val="1"/>
      <w:marLeft w:val="0"/>
      <w:marRight w:val="0"/>
      <w:marTop w:val="0"/>
      <w:marBottom w:val="0"/>
      <w:divBdr>
        <w:top w:val="none" w:sz="0" w:space="0" w:color="auto"/>
        <w:left w:val="none" w:sz="0" w:space="0" w:color="auto"/>
        <w:bottom w:val="none" w:sz="0" w:space="0" w:color="auto"/>
        <w:right w:val="none" w:sz="0" w:space="0" w:color="auto"/>
      </w:divBdr>
    </w:div>
    <w:div w:id="1289236741">
      <w:bodyDiv w:val="1"/>
      <w:marLeft w:val="0"/>
      <w:marRight w:val="0"/>
      <w:marTop w:val="0"/>
      <w:marBottom w:val="0"/>
      <w:divBdr>
        <w:top w:val="none" w:sz="0" w:space="0" w:color="auto"/>
        <w:left w:val="none" w:sz="0" w:space="0" w:color="auto"/>
        <w:bottom w:val="none" w:sz="0" w:space="0" w:color="auto"/>
        <w:right w:val="none" w:sz="0" w:space="0" w:color="auto"/>
      </w:divBdr>
    </w:div>
    <w:div w:id="1290087768">
      <w:bodyDiv w:val="1"/>
      <w:marLeft w:val="0"/>
      <w:marRight w:val="0"/>
      <w:marTop w:val="0"/>
      <w:marBottom w:val="0"/>
      <w:divBdr>
        <w:top w:val="none" w:sz="0" w:space="0" w:color="auto"/>
        <w:left w:val="none" w:sz="0" w:space="0" w:color="auto"/>
        <w:bottom w:val="none" w:sz="0" w:space="0" w:color="auto"/>
        <w:right w:val="none" w:sz="0" w:space="0" w:color="auto"/>
      </w:divBdr>
    </w:div>
    <w:div w:id="1293050142">
      <w:bodyDiv w:val="1"/>
      <w:marLeft w:val="0"/>
      <w:marRight w:val="0"/>
      <w:marTop w:val="0"/>
      <w:marBottom w:val="0"/>
      <w:divBdr>
        <w:top w:val="none" w:sz="0" w:space="0" w:color="auto"/>
        <w:left w:val="none" w:sz="0" w:space="0" w:color="auto"/>
        <w:bottom w:val="none" w:sz="0" w:space="0" w:color="auto"/>
        <w:right w:val="none" w:sz="0" w:space="0" w:color="auto"/>
      </w:divBdr>
    </w:div>
    <w:div w:id="1295527163">
      <w:bodyDiv w:val="1"/>
      <w:marLeft w:val="0"/>
      <w:marRight w:val="0"/>
      <w:marTop w:val="0"/>
      <w:marBottom w:val="0"/>
      <w:divBdr>
        <w:top w:val="none" w:sz="0" w:space="0" w:color="auto"/>
        <w:left w:val="none" w:sz="0" w:space="0" w:color="auto"/>
        <w:bottom w:val="none" w:sz="0" w:space="0" w:color="auto"/>
        <w:right w:val="none" w:sz="0" w:space="0" w:color="auto"/>
      </w:divBdr>
    </w:div>
    <w:div w:id="1306353128">
      <w:bodyDiv w:val="1"/>
      <w:marLeft w:val="0"/>
      <w:marRight w:val="0"/>
      <w:marTop w:val="0"/>
      <w:marBottom w:val="0"/>
      <w:divBdr>
        <w:top w:val="none" w:sz="0" w:space="0" w:color="auto"/>
        <w:left w:val="none" w:sz="0" w:space="0" w:color="auto"/>
        <w:bottom w:val="none" w:sz="0" w:space="0" w:color="auto"/>
        <w:right w:val="none" w:sz="0" w:space="0" w:color="auto"/>
      </w:divBdr>
    </w:div>
    <w:div w:id="1307587754">
      <w:bodyDiv w:val="1"/>
      <w:marLeft w:val="0"/>
      <w:marRight w:val="0"/>
      <w:marTop w:val="0"/>
      <w:marBottom w:val="0"/>
      <w:divBdr>
        <w:top w:val="none" w:sz="0" w:space="0" w:color="auto"/>
        <w:left w:val="none" w:sz="0" w:space="0" w:color="auto"/>
        <w:bottom w:val="none" w:sz="0" w:space="0" w:color="auto"/>
        <w:right w:val="none" w:sz="0" w:space="0" w:color="auto"/>
      </w:divBdr>
    </w:div>
    <w:div w:id="1307858915">
      <w:bodyDiv w:val="1"/>
      <w:marLeft w:val="0"/>
      <w:marRight w:val="0"/>
      <w:marTop w:val="0"/>
      <w:marBottom w:val="0"/>
      <w:divBdr>
        <w:top w:val="none" w:sz="0" w:space="0" w:color="auto"/>
        <w:left w:val="none" w:sz="0" w:space="0" w:color="auto"/>
        <w:bottom w:val="none" w:sz="0" w:space="0" w:color="auto"/>
        <w:right w:val="none" w:sz="0" w:space="0" w:color="auto"/>
      </w:divBdr>
    </w:div>
    <w:div w:id="1310553117">
      <w:bodyDiv w:val="1"/>
      <w:marLeft w:val="0"/>
      <w:marRight w:val="0"/>
      <w:marTop w:val="0"/>
      <w:marBottom w:val="0"/>
      <w:divBdr>
        <w:top w:val="none" w:sz="0" w:space="0" w:color="auto"/>
        <w:left w:val="none" w:sz="0" w:space="0" w:color="auto"/>
        <w:bottom w:val="none" w:sz="0" w:space="0" w:color="auto"/>
        <w:right w:val="none" w:sz="0" w:space="0" w:color="auto"/>
      </w:divBdr>
    </w:div>
    <w:div w:id="1312254919">
      <w:bodyDiv w:val="1"/>
      <w:marLeft w:val="0"/>
      <w:marRight w:val="0"/>
      <w:marTop w:val="0"/>
      <w:marBottom w:val="0"/>
      <w:divBdr>
        <w:top w:val="none" w:sz="0" w:space="0" w:color="auto"/>
        <w:left w:val="none" w:sz="0" w:space="0" w:color="auto"/>
        <w:bottom w:val="none" w:sz="0" w:space="0" w:color="auto"/>
        <w:right w:val="none" w:sz="0" w:space="0" w:color="auto"/>
      </w:divBdr>
    </w:div>
    <w:div w:id="1313218688">
      <w:bodyDiv w:val="1"/>
      <w:marLeft w:val="0"/>
      <w:marRight w:val="0"/>
      <w:marTop w:val="0"/>
      <w:marBottom w:val="0"/>
      <w:divBdr>
        <w:top w:val="none" w:sz="0" w:space="0" w:color="auto"/>
        <w:left w:val="none" w:sz="0" w:space="0" w:color="auto"/>
        <w:bottom w:val="none" w:sz="0" w:space="0" w:color="auto"/>
        <w:right w:val="none" w:sz="0" w:space="0" w:color="auto"/>
      </w:divBdr>
    </w:div>
    <w:div w:id="1325355744">
      <w:bodyDiv w:val="1"/>
      <w:marLeft w:val="0"/>
      <w:marRight w:val="0"/>
      <w:marTop w:val="0"/>
      <w:marBottom w:val="0"/>
      <w:divBdr>
        <w:top w:val="none" w:sz="0" w:space="0" w:color="auto"/>
        <w:left w:val="none" w:sz="0" w:space="0" w:color="auto"/>
        <w:bottom w:val="none" w:sz="0" w:space="0" w:color="auto"/>
        <w:right w:val="none" w:sz="0" w:space="0" w:color="auto"/>
      </w:divBdr>
    </w:div>
    <w:div w:id="1326740855">
      <w:bodyDiv w:val="1"/>
      <w:marLeft w:val="0"/>
      <w:marRight w:val="0"/>
      <w:marTop w:val="0"/>
      <w:marBottom w:val="0"/>
      <w:divBdr>
        <w:top w:val="none" w:sz="0" w:space="0" w:color="auto"/>
        <w:left w:val="none" w:sz="0" w:space="0" w:color="auto"/>
        <w:bottom w:val="none" w:sz="0" w:space="0" w:color="auto"/>
        <w:right w:val="none" w:sz="0" w:space="0" w:color="auto"/>
      </w:divBdr>
    </w:div>
    <w:div w:id="1328169790">
      <w:bodyDiv w:val="1"/>
      <w:marLeft w:val="0"/>
      <w:marRight w:val="0"/>
      <w:marTop w:val="0"/>
      <w:marBottom w:val="0"/>
      <w:divBdr>
        <w:top w:val="none" w:sz="0" w:space="0" w:color="auto"/>
        <w:left w:val="none" w:sz="0" w:space="0" w:color="auto"/>
        <w:bottom w:val="none" w:sz="0" w:space="0" w:color="auto"/>
        <w:right w:val="none" w:sz="0" w:space="0" w:color="auto"/>
      </w:divBdr>
    </w:div>
    <w:div w:id="1330140174">
      <w:bodyDiv w:val="1"/>
      <w:marLeft w:val="0"/>
      <w:marRight w:val="0"/>
      <w:marTop w:val="0"/>
      <w:marBottom w:val="0"/>
      <w:divBdr>
        <w:top w:val="none" w:sz="0" w:space="0" w:color="auto"/>
        <w:left w:val="none" w:sz="0" w:space="0" w:color="auto"/>
        <w:bottom w:val="none" w:sz="0" w:space="0" w:color="auto"/>
        <w:right w:val="none" w:sz="0" w:space="0" w:color="auto"/>
      </w:divBdr>
    </w:div>
    <w:div w:id="1335767906">
      <w:bodyDiv w:val="1"/>
      <w:marLeft w:val="0"/>
      <w:marRight w:val="0"/>
      <w:marTop w:val="0"/>
      <w:marBottom w:val="0"/>
      <w:divBdr>
        <w:top w:val="none" w:sz="0" w:space="0" w:color="auto"/>
        <w:left w:val="none" w:sz="0" w:space="0" w:color="auto"/>
        <w:bottom w:val="none" w:sz="0" w:space="0" w:color="auto"/>
        <w:right w:val="none" w:sz="0" w:space="0" w:color="auto"/>
      </w:divBdr>
    </w:div>
    <w:div w:id="1339235930">
      <w:bodyDiv w:val="1"/>
      <w:marLeft w:val="0"/>
      <w:marRight w:val="0"/>
      <w:marTop w:val="0"/>
      <w:marBottom w:val="0"/>
      <w:divBdr>
        <w:top w:val="none" w:sz="0" w:space="0" w:color="auto"/>
        <w:left w:val="none" w:sz="0" w:space="0" w:color="auto"/>
        <w:bottom w:val="none" w:sz="0" w:space="0" w:color="auto"/>
        <w:right w:val="none" w:sz="0" w:space="0" w:color="auto"/>
      </w:divBdr>
    </w:div>
    <w:div w:id="1343240335">
      <w:bodyDiv w:val="1"/>
      <w:marLeft w:val="0"/>
      <w:marRight w:val="0"/>
      <w:marTop w:val="0"/>
      <w:marBottom w:val="0"/>
      <w:divBdr>
        <w:top w:val="none" w:sz="0" w:space="0" w:color="auto"/>
        <w:left w:val="none" w:sz="0" w:space="0" w:color="auto"/>
        <w:bottom w:val="none" w:sz="0" w:space="0" w:color="auto"/>
        <w:right w:val="none" w:sz="0" w:space="0" w:color="auto"/>
      </w:divBdr>
    </w:div>
    <w:div w:id="1345207976">
      <w:bodyDiv w:val="1"/>
      <w:marLeft w:val="0"/>
      <w:marRight w:val="0"/>
      <w:marTop w:val="0"/>
      <w:marBottom w:val="0"/>
      <w:divBdr>
        <w:top w:val="none" w:sz="0" w:space="0" w:color="auto"/>
        <w:left w:val="none" w:sz="0" w:space="0" w:color="auto"/>
        <w:bottom w:val="none" w:sz="0" w:space="0" w:color="auto"/>
        <w:right w:val="none" w:sz="0" w:space="0" w:color="auto"/>
      </w:divBdr>
    </w:div>
    <w:div w:id="1345547634">
      <w:bodyDiv w:val="1"/>
      <w:marLeft w:val="0"/>
      <w:marRight w:val="0"/>
      <w:marTop w:val="0"/>
      <w:marBottom w:val="0"/>
      <w:divBdr>
        <w:top w:val="none" w:sz="0" w:space="0" w:color="auto"/>
        <w:left w:val="none" w:sz="0" w:space="0" w:color="auto"/>
        <w:bottom w:val="none" w:sz="0" w:space="0" w:color="auto"/>
        <w:right w:val="none" w:sz="0" w:space="0" w:color="auto"/>
      </w:divBdr>
    </w:div>
    <w:div w:id="1346175711">
      <w:bodyDiv w:val="1"/>
      <w:marLeft w:val="0"/>
      <w:marRight w:val="0"/>
      <w:marTop w:val="0"/>
      <w:marBottom w:val="0"/>
      <w:divBdr>
        <w:top w:val="none" w:sz="0" w:space="0" w:color="auto"/>
        <w:left w:val="none" w:sz="0" w:space="0" w:color="auto"/>
        <w:bottom w:val="none" w:sz="0" w:space="0" w:color="auto"/>
        <w:right w:val="none" w:sz="0" w:space="0" w:color="auto"/>
      </w:divBdr>
    </w:div>
    <w:div w:id="1350444848">
      <w:bodyDiv w:val="1"/>
      <w:marLeft w:val="0"/>
      <w:marRight w:val="0"/>
      <w:marTop w:val="0"/>
      <w:marBottom w:val="0"/>
      <w:divBdr>
        <w:top w:val="none" w:sz="0" w:space="0" w:color="auto"/>
        <w:left w:val="none" w:sz="0" w:space="0" w:color="auto"/>
        <w:bottom w:val="none" w:sz="0" w:space="0" w:color="auto"/>
        <w:right w:val="none" w:sz="0" w:space="0" w:color="auto"/>
      </w:divBdr>
    </w:div>
    <w:div w:id="1350835950">
      <w:bodyDiv w:val="1"/>
      <w:marLeft w:val="0"/>
      <w:marRight w:val="0"/>
      <w:marTop w:val="0"/>
      <w:marBottom w:val="0"/>
      <w:divBdr>
        <w:top w:val="none" w:sz="0" w:space="0" w:color="auto"/>
        <w:left w:val="none" w:sz="0" w:space="0" w:color="auto"/>
        <w:bottom w:val="none" w:sz="0" w:space="0" w:color="auto"/>
        <w:right w:val="none" w:sz="0" w:space="0" w:color="auto"/>
      </w:divBdr>
    </w:div>
    <w:div w:id="1352608629">
      <w:bodyDiv w:val="1"/>
      <w:marLeft w:val="0"/>
      <w:marRight w:val="0"/>
      <w:marTop w:val="0"/>
      <w:marBottom w:val="0"/>
      <w:divBdr>
        <w:top w:val="none" w:sz="0" w:space="0" w:color="auto"/>
        <w:left w:val="none" w:sz="0" w:space="0" w:color="auto"/>
        <w:bottom w:val="none" w:sz="0" w:space="0" w:color="auto"/>
        <w:right w:val="none" w:sz="0" w:space="0" w:color="auto"/>
      </w:divBdr>
    </w:div>
    <w:div w:id="1359741605">
      <w:bodyDiv w:val="1"/>
      <w:marLeft w:val="0"/>
      <w:marRight w:val="0"/>
      <w:marTop w:val="0"/>
      <w:marBottom w:val="0"/>
      <w:divBdr>
        <w:top w:val="none" w:sz="0" w:space="0" w:color="auto"/>
        <w:left w:val="none" w:sz="0" w:space="0" w:color="auto"/>
        <w:bottom w:val="none" w:sz="0" w:space="0" w:color="auto"/>
        <w:right w:val="none" w:sz="0" w:space="0" w:color="auto"/>
      </w:divBdr>
      <w:divsChild>
        <w:div w:id="328757775">
          <w:marLeft w:val="0"/>
          <w:marRight w:val="0"/>
          <w:marTop w:val="0"/>
          <w:marBottom w:val="0"/>
          <w:divBdr>
            <w:top w:val="none" w:sz="0" w:space="0" w:color="auto"/>
            <w:left w:val="none" w:sz="0" w:space="0" w:color="auto"/>
            <w:bottom w:val="none" w:sz="0" w:space="0" w:color="auto"/>
            <w:right w:val="none" w:sz="0" w:space="0" w:color="auto"/>
          </w:divBdr>
        </w:div>
        <w:div w:id="1453744289">
          <w:marLeft w:val="0"/>
          <w:marRight w:val="0"/>
          <w:marTop w:val="0"/>
          <w:marBottom w:val="0"/>
          <w:divBdr>
            <w:top w:val="none" w:sz="0" w:space="0" w:color="auto"/>
            <w:left w:val="none" w:sz="0" w:space="0" w:color="auto"/>
            <w:bottom w:val="none" w:sz="0" w:space="0" w:color="auto"/>
            <w:right w:val="none" w:sz="0" w:space="0" w:color="auto"/>
          </w:divBdr>
        </w:div>
      </w:divsChild>
    </w:div>
    <w:div w:id="1364862042">
      <w:bodyDiv w:val="1"/>
      <w:marLeft w:val="0"/>
      <w:marRight w:val="0"/>
      <w:marTop w:val="0"/>
      <w:marBottom w:val="0"/>
      <w:divBdr>
        <w:top w:val="none" w:sz="0" w:space="0" w:color="auto"/>
        <w:left w:val="none" w:sz="0" w:space="0" w:color="auto"/>
        <w:bottom w:val="none" w:sz="0" w:space="0" w:color="auto"/>
        <w:right w:val="none" w:sz="0" w:space="0" w:color="auto"/>
      </w:divBdr>
    </w:div>
    <w:div w:id="1365206107">
      <w:bodyDiv w:val="1"/>
      <w:marLeft w:val="0"/>
      <w:marRight w:val="0"/>
      <w:marTop w:val="0"/>
      <w:marBottom w:val="0"/>
      <w:divBdr>
        <w:top w:val="none" w:sz="0" w:space="0" w:color="auto"/>
        <w:left w:val="none" w:sz="0" w:space="0" w:color="auto"/>
        <w:bottom w:val="none" w:sz="0" w:space="0" w:color="auto"/>
        <w:right w:val="none" w:sz="0" w:space="0" w:color="auto"/>
      </w:divBdr>
    </w:div>
    <w:div w:id="1367178344">
      <w:bodyDiv w:val="1"/>
      <w:marLeft w:val="0"/>
      <w:marRight w:val="0"/>
      <w:marTop w:val="0"/>
      <w:marBottom w:val="0"/>
      <w:divBdr>
        <w:top w:val="none" w:sz="0" w:space="0" w:color="auto"/>
        <w:left w:val="none" w:sz="0" w:space="0" w:color="auto"/>
        <w:bottom w:val="none" w:sz="0" w:space="0" w:color="auto"/>
        <w:right w:val="none" w:sz="0" w:space="0" w:color="auto"/>
      </w:divBdr>
    </w:div>
    <w:div w:id="1371881508">
      <w:bodyDiv w:val="1"/>
      <w:marLeft w:val="0"/>
      <w:marRight w:val="0"/>
      <w:marTop w:val="0"/>
      <w:marBottom w:val="0"/>
      <w:divBdr>
        <w:top w:val="none" w:sz="0" w:space="0" w:color="auto"/>
        <w:left w:val="none" w:sz="0" w:space="0" w:color="auto"/>
        <w:bottom w:val="none" w:sz="0" w:space="0" w:color="auto"/>
        <w:right w:val="none" w:sz="0" w:space="0" w:color="auto"/>
      </w:divBdr>
    </w:div>
    <w:div w:id="1372346529">
      <w:bodyDiv w:val="1"/>
      <w:marLeft w:val="0"/>
      <w:marRight w:val="0"/>
      <w:marTop w:val="0"/>
      <w:marBottom w:val="0"/>
      <w:divBdr>
        <w:top w:val="none" w:sz="0" w:space="0" w:color="auto"/>
        <w:left w:val="none" w:sz="0" w:space="0" w:color="auto"/>
        <w:bottom w:val="none" w:sz="0" w:space="0" w:color="auto"/>
        <w:right w:val="none" w:sz="0" w:space="0" w:color="auto"/>
      </w:divBdr>
    </w:div>
    <w:div w:id="1372414483">
      <w:bodyDiv w:val="1"/>
      <w:marLeft w:val="0"/>
      <w:marRight w:val="0"/>
      <w:marTop w:val="0"/>
      <w:marBottom w:val="0"/>
      <w:divBdr>
        <w:top w:val="none" w:sz="0" w:space="0" w:color="auto"/>
        <w:left w:val="none" w:sz="0" w:space="0" w:color="auto"/>
        <w:bottom w:val="none" w:sz="0" w:space="0" w:color="auto"/>
        <w:right w:val="none" w:sz="0" w:space="0" w:color="auto"/>
      </w:divBdr>
    </w:div>
    <w:div w:id="1373771618">
      <w:bodyDiv w:val="1"/>
      <w:marLeft w:val="0"/>
      <w:marRight w:val="0"/>
      <w:marTop w:val="0"/>
      <w:marBottom w:val="0"/>
      <w:divBdr>
        <w:top w:val="none" w:sz="0" w:space="0" w:color="auto"/>
        <w:left w:val="none" w:sz="0" w:space="0" w:color="auto"/>
        <w:bottom w:val="none" w:sz="0" w:space="0" w:color="auto"/>
        <w:right w:val="none" w:sz="0" w:space="0" w:color="auto"/>
      </w:divBdr>
    </w:div>
    <w:div w:id="1376077760">
      <w:bodyDiv w:val="1"/>
      <w:marLeft w:val="0"/>
      <w:marRight w:val="0"/>
      <w:marTop w:val="0"/>
      <w:marBottom w:val="0"/>
      <w:divBdr>
        <w:top w:val="none" w:sz="0" w:space="0" w:color="auto"/>
        <w:left w:val="none" w:sz="0" w:space="0" w:color="auto"/>
        <w:bottom w:val="none" w:sz="0" w:space="0" w:color="auto"/>
        <w:right w:val="none" w:sz="0" w:space="0" w:color="auto"/>
      </w:divBdr>
    </w:div>
    <w:div w:id="1382749636">
      <w:bodyDiv w:val="1"/>
      <w:marLeft w:val="0"/>
      <w:marRight w:val="0"/>
      <w:marTop w:val="0"/>
      <w:marBottom w:val="0"/>
      <w:divBdr>
        <w:top w:val="none" w:sz="0" w:space="0" w:color="auto"/>
        <w:left w:val="none" w:sz="0" w:space="0" w:color="auto"/>
        <w:bottom w:val="none" w:sz="0" w:space="0" w:color="auto"/>
        <w:right w:val="none" w:sz="0" w:space="0" w:color="auto"/>
      </w:divBdr>
    </w:div>
    <w:div w:id="1382898324">
      <w:bodyDiv w:val="1"/>
      <w:marLeft w:val="0"/>
      <w:marRight w:val="0"/>
      <w:marTop w:val="0"/>
      <w:marBottom w:val="0"/>
      <w:divBdr>
        <w:top w:val="none" w:sz="0" w:space="0" w:color="auto"/>
        <w:left w:val="none" w:sz="0" w:space="0" w:color="auto"/>
        <w:bottom w:val="none" w:sz="0" w:space="0" w:color="auto"/>
        <w:right w:val="none" w:sz="0" w:space="0" w:color="auto"/>
      </w:divBdr>
    </w:div>
    <w:div w:id="1389458835">
      <w:bodyDiv w:val="1"/>
      <w:marLeft w:val="0"/>
      <w:marRight w:val="0"/>
      <w:marTop w:val="0"/>
      <w:marBottom w:val="0"/>
      <w:divBdr>
        <w:top w:val="none" w:sz="0" w:space="0" w:color="auto"/>
        <w:left w:val="none" w:sz="0" w:space="0" w:color="auto"/>
        <w:bottom w:val="none" w:sz="0" w:space="0" w:color="auto"/>
        <w:right w:val="none" w:sz="0" w:space="0" w:color="auto"/>
      </w:divBdr>
    </w:div>
    <w:div w:id="1395817414">
      <w:bodyDiv w:val="1"/>
      <w:marLeft w:val="0"/>
      <w:marRight w:val="0"/>
      <w:marTop w:val="0"/>
      <w:marBottom w:val="0"/>
      <w:divBdr>
        <w:top w:val="none" w:sz="0" w:space="0" w:color="auto"/>
        <w:left w:val="none" w:sz="0" w:space="0" w:color="auto"/>
        <w:bottom w:val="none" w:sz="0" w:space="0" w:color="auto"/>
        <w:right w:val="none" w:sz="0" w:space="0" w:color="auto"/>
      </w:divBdr>
    </w:div>
    <w:div w:id="1399552338">
      <w:bodyDiv w:val="1"/>
      <w:marLeft w:val="0"/>
      <w:marRight w:val="0"/>
      <w:marTop w:val="0"/>
      <w:marBottom w:val="0"/>
      <w:divBdr>
        <w:top w:val="none" w:sz="0" w:space="0" w:color="auto"/>
        <w:left w:val="none" w:sz="0" w:space="0" w:color="auto"/>
        <w:bottom w:val="none" w:sz="0" w:space="0" w:color="auto"/>
        <w:right w:val="none" w:sz="0" w:space="0" w:color="auto"/>
      </w:divBdr>
    </w:div>
    <w:div w:id="1404453934">
      <w:bodyDiv w:val="1"/>
      <w:marLeft w:val="0"/>
      <w:marRight w:val="0"/>
      <w:marTop w:val="0"/>
      <w:marBottom w:val="0"/>
      <w:divBdr>
        <w:top w:val="none" w:sz="0" w:space="0" w:color="auto"/>
        <w:left w:val="none" w:sz="0" w:space="0" w:color="auto"/>
        <w:bottom w:val="none" w:sz="0" w:space="0" w:color="auto"/>
        <w:right w:val="none" w:sz="0" w:space="0" w:color="auto"/>
      </w:divBdr>
    </w:div>
    <w:div w:id="1414623105">
      <w:bodyDiv w:val="1"/>
      <w:marLeft w:val="0"/>
      <w:marRight w:val="0"/>
      <w:marTop w:val="0"/>
      <w:marBottom w:val="0"/>
      <w:divBdr>
        <w:top w:val="none" w:sz="0" w:space="0" w:color="auto"/>
        <w:left w:val="none" w:sz="0" w:space="0" w:color="auto"/>
        <w:bottom w:val="none" w:sz="0" w:space="0" w:color="auto"/>
        <w:right w:val="none" w:sz="0" w:space="0" w:color="auto"/>
      </w:divBdr>
    </w:div>
    <w:div w:id="1423650101">
      <w:bodyDiv w:val="1"/>
      <w:marLeft w:val="0"/>
      <w:marRight w:val="0"/>
      <w:marTop w:val="0"/>
      <w:marBottom w:val="0"/>
      <w:divBdr>
        <w:top w:val="none" w:sz="0" w:space="0" w:color="auto"/>
        <w:left w:val="none" w:sz="0" w:space="0" w:color="auto"/>
        <w:bottom w:val="none" w:sz="0" w:space="0" w:color="auto"/>
        <w:right w:val="none" w:sz="0" w:space="0" w:color="auto"/>
      </w:divBdr>
    </w:div>
    <w:div w:id="1424178583">
      <w:bodyDiv w:val="1"/>
      <w:marLeft w:val="0"/>
      <w:marRight w:val="0"/>
      <w:marTop w:val="0"/>
      <w:marBottom w:val="0"/>
      <w:divBdr>
        <w:top w:val="none" w:sz="0" w:space="0" w:color="auto"/>
        <w:left w:val="none" w:sz="0" w:space="0" w:color="auto"/>
        <w:bottom w:val="none" w:sz="0" w:space="0" w:color="auto"/>
        <w:right w:val="none" w:sz="0" w:space="0" w:color="auto"/>
      </w:divBdr>
      <w:divsChild>
        <w:div w:id="1207065141">
          <w:marLeft w:val="0"/>
          <w:marRight w:val="0"/>
          <w:marTop w:val="0"/>
          <w:marBottom w:val="0"/>
          <w:divBdr>
            <w:top w:val="none" w:sz="0" w:space="0" w:color="auto"/>
            <w:left w:val="none" w:sz="0" w:space="0" w:color="auto"/>
            <w:bottom w:val="none" w:sz="0" w:space="0" w:color="auto"/>
            <w:right w:val="none" w:sz="0" w:space="0" w:color="auto"/>
          </w:divBdr>
          <w:divsChild>
            <w:div w:id="76174139">
              <w:marLeft w:val="0"/>
              <w:marRight w:val="0"/>
              <w:marTop w:val="0"/>
              <w:marBottom w:val="0"/>
              <w:divBdr>
                <w:top w:val="none" w:sz="0" w:space="0" w:color="auto"/>
                <w:left w:val="none" w:sz="0" w:space="0" w:color="auto"/>
                <w:bottom w:val="none" w:sz="0" w:space="0" w:color="auto"/>
                <w:right w:val="none" w:sz="0" w:space="0" w:color="auto"/>
              </w:divBdr>
            </w:div>
            <w:div w:id="3101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85755">
      <w:bodyDiv w:val="1"/>
      <w:marLeft w:val="0"/>
      <w:marRight w:val="0"/>
      <w:marTop w:val="0"/>
      <w:marBottom w:val="0"/>
      <w:divBdr>
        <w:top w:val="none" w:sz="0" w:space="0" w:color="auto"/>
        <w:left w:val="none" w:sz="0" w:space="0" w:color="auto"/>
        <w:bottom w:val="none" w:sz="0" w:space="0" w:color="auto"/>
        <w:right w:val="none" w:sz="0" w:space="0" w:color="auto"/>
      </w:divBdr>
    </w:div>
    <w:div w:id="1428424329">
      <w:bodyDiv w:val="1"/>
      <w:marLeft w:val="0"/>
      <w:marRight w:val="0"/>
      <w:marTop w:val="0"/>
      <w:marBottom w:val="0"/>
      <w:divBdr>
        <w:top w:val="none" w:sz="0" w:space="0" w:color="auto"/>
        <w:left w:val="none" w:sz="0" w:space="0" w:color="auto"/>
        <w:bottom w:val="none" w:sz="0" w:space="0" w:color="auto"/>
        <w:right w:val="none" w:sz="0" w:space="0" w:color="auto"/>
      </w:divBdr>
    </w:div>
    <w:div w:id="1433158969">
      <w:bodyDiv w:val="1"/>
      <w:marLeft w:val="0"/>
      <w:marRight w:val="0"/>
      <w:marTop w:val="0"/>
      <w:marBottom w:val="0"/>
      <w:divBdr>
        <w:top w:val="none" w:sz="0" w:space="0" w:color="auto"/>
        <w:left w:val="none" w:sz="0" w:space="0" w:color="auto"/>
        <w:bottom w:val="none" w:sz="0" w:space="0" w:color="auto"/>
        <w:right w:val="none" w:sz="0" w:space="0" w:color="auto"/>
      </w:divBdr>
    </w:div>
    <w:div w:id="1435245028">
      <w:bodyDiv w:val="1"/>
      <w:marLeft w:val="0"/>
      <w:marRight w:val="0"/>
      <w:marTop w:val="0"/>
      <w:marBottom w:val="0"/>
      <w:divBdr>
        <w:top w:val="none" w:sz="0" w:space="0" w:color="auto"/>
        <w:left w:val="none" w:sz="0" w:space="0" w:color="auto"/>
        <w:bottom w:val="none" w:sz="0" w:space="0" w:color="auto"/>
        <w:right w:val="none" w:sz="0" w:space="0" w:color="auto"/>
      </w:divBdr>
    </w:div>
    <w:div w:id="1436169216">
      <w:bodyDiv w:val="1"/>
      <w:marLeft w:val="0"/>
      <w:marRight w:val="0"/>
      <w:marTop w:val="0"/>
      <w:marBottom w:val="0"/>
      <w:divBdr>
        <w:top w:val="none" w:sz="0" w:space="0" w:color="auto"/>
        <w:left w:val="none" w:sz="0" w:space="0" w:color="auto"/>
        <w:bottom w:val="none" w:sz="0" w:space="0" w:color="auto"/>
        <w:right w:val="none" w:sz="0" w:space="0" w:color="auto"/>
      </w:divBdr>
    </w:div>
    <w:div w:id="1437869881">
      <w:bodyDiv w:val="1"/>
      <w:marLeft w:val="0"/>
      <w:marRight w:val="0"/>
      <w:marTop w:val="0"/>
      <w:marBottom w:val="0"/>
      <w:divBdr>
        <w:top w:val="none" w:sz="0" w:space="0" w:color="auto"/>
        <w:left w:val="none" w:sz="0" w:space="0" w:color="auto"/>
        <w:bottom w:val="none" w:sz="0" w:space="0" w:color="auto"/>
        <w:right w:val="none" w:sz="0" w:space="0" w:color="auto"/>
      </w:divBdr>
    </w:div>
    <w:div w:id="1441414885">
      <w:bodyDiv w:val="1"/>
      <w:marLeft w:val="0"/>
      <w:marRight w:val="0"/>
      <w:marTop w:val="0"/>
      <w:marBottom w:val="0"/>
      <w:divBdr>
        <w:top w:val="none" w:sz="0" w:space="0" w:color="auto"/>
        <w:left w:val="none" w:sz="0" w:space="0" w:color="auto"/>
        <w:bottom w:val="none" w:sz="0" w:space="0" w:color="auto"/>
        <w:right w:val="none" w:sz="0" w:space="0" w:color="auto"/>
      </w:divBdr>
    </w:div>
    <w:div w:id="1442260915">
      <w:bodyDiv w:val="1"/>
      <w:marLeft w:val="0"/>
      <w:marRight w:val="0"/>
      <w:marTop w:val="0"/>
      <w:marBottom w:val="0"/>
      <w:divBdr>
        <w:top w:val="none" w:sz="0" w:space="0" w:color="auto"/>
        <w:left w:val="none" w:sz="0" w:space="0" w:color="auto"/>
        <w:bottom w:val="none" w:sz="0" w:space="0" w:color="auto"/>
        <w:right w:val="none" w:sz="0" w:space="0" w:color="auto"/>
      </w:divBdr>
    </w:div>
    <w:div w:id="1443381919">
      <w:bodyDiv w:val="1"/>
      <w:marLeft w:val="0"/>
      <w:marRight w:val="0"/>
      <w:marTop w:val="0"/>
      <w:marBottom w:val="0"/>
      <w:divBdr>
        <w:top w:val="none" w:sz="0" w:space="0" w:color="auto"/>
        <w:left w:val="none" w:sz="0" w:space="0" w:color="auto"/>
        <w:bottom w:val="none" w:sz="0" w:space="0" w:color="auto"/>
        <w:right w:val="none" w:sz="0" w:space="0" w:color="auto"/>
      </w:divBdr>
    </w:div>
    <w:div w:id="1449160789">
      <w:bodyDiv w:val="1"/>
      <w:marLeft w:val="0"/>
      <w:marRight w:val="0"/>
      <w:marTop w:val="0"/>
      <w:marBottom w:val="0"/>
      <w:divBdr>
        <w:top w:val="none" w:sz="0" w:space="0" w:color="auto"/>
        <w:left w:val="none" w:sz="0" w:space="0" w:color="auto"/>
        <w:bottom w:val="none" w:sz="0" w:space="0" w:color="auto"/>
        <w:right w:val="none" w:sz="0" w:space="0" w:color="auto"/>
      </w:divBdr>
    </w:div>
    <w:div w:id="1452240379">
      <w:bodyDiv w:val="1"/>
      <w:marLeft w:val="0"/>
      <w:marRight w:val="0"/>
      <w:marTop w:val="0"/>
      <w:marBottom w:val="0"/>
      <w:divBdr>
        <w:top w:val="none" w:sz="0" w:space="0" w:color="auto"/>
        <w:left w:val="none" w:sz="0" w:space="0" w:color="auto"/>
        <w:bottom w:val="none" w:sz="0" w:space="0" w:color="auto"/>
        <w:right w:val="none" w:sz="0" w:space="0" w:color="auto"/>
      </w:divBdr>
    </w:div>
    <w:div w:id="1454325104">
      <w:bodyDiv w:val="1"/>
      <w:marLeft w:val="0"/>
      <w:marRight w:val="0"/>
      <w:marTop w:val="0"/>
      <w:marBottom w:val="0"/>
      <w:divBdr>
        <w:top w:val="none" w:sz="0" w:space="0" w:color="auto"/>
        <w:left w:val="none" w:sz="0" w:space="0" w:color="auto"/>
        <w:bottom w:val="none" w:sz="0" w:space="0" w:color="auto"/>
        <w:right w:val="none" w:sz="0" w:space="0" w:color="auto"/>
      </w:divBdr>
    </w:div>
    <w:div w:id="1455296815">
      <w:bodyDiv w:val="1"/>
      <w:marLeft w:val="0"/>
      <w:marRight w:val="0"/>
      <w:marTop w:val="0"/>
      <w:marBottom w:val="0"/>
      <w:divBdr>
        <w:top w:val="none" w:sz="0" w:space="0" w:color="auto"/>
        <w:left w:val="none" w:sz="0" w:space="0" w:color="auto"/>
        <w:bottom w:val="none" w:sz="0" w:space="0" w:color="auto"/>
        <w:right w:val="none" w:sz="0" w:space="0" w:color="auto"/>
      </w:divBdr>
    </w:div>
    <w:div w:id="1455365447">
      <w:bodyDiv w:val="1"/>
      <w:marLeft w:val="0"/>
      <w:marRight w:val="0"/>
      <w:marTop w:val="0"/>
      <w:marBottom w:val="0"/>
      <w:divBdr>
        <w:top w:val="none" w:sz="0" w:space="0" w:color="auto"/>
        <w:left w:val="none" w:sz="0" w:space="0" w:color="auto"/>
        <w:bottom w:val="none" w:sz="0" w:space="0" w:color="auto"/>
        <w:right w:val="none" w:sz="0" w:space="0" w:color="auto"/>
      </w:divBdr>
    </w:div>
    <w:div w:id="1456295307">
      <w:bodyDiv w:val="1"/>
      <w:marLeft w:val="0"/>
      <w:marRight w:val="0"/>
      <w:marTop w:val="0"/>
      <w:marBottom w:val="0"/>
      <w:divBdr>
        <w:top w:val="none" w:sz="0" w:space="0" w:color="auto"/>
        <w:left w:val="none" w:sz="0" w:space="0" w:color="auto"/>
        <w:bottom w:val="none" w:sz="0" w:space="0" w:color="auto"/>
        <w:right w:val="none" w:sz="0" w:space="0" w:color="auto"/>
      </w:divBdr>
    </w:div>
    <w:div w:id="1458139839">
      <w:bodyDiv w:val="1"/>
      <w:marLeft w:val="0"/>
      <w:marRight w:val="0"/>
      <w:marTop w:val="0"/>
      <w:marBottom w:val="0"/>
      <w:divBdr>
        <w:top w:val="none" w:sz="0" w:space="0" w:color="auto"/>
        <w:left w:val="none" w:sz="0" w:space="0" w:color="auto"/>
        <w:bottom w:val="none" w:sz="0" w:space="0" w:color="auto"/>
        <w:right w:val="none" w:sz="0" w:space="0" w:color="auto"/>
      </w:divBdr>
    </w:div>
    <w:div w:id="1464731871">
      <w:bodyDiv w:val="1"/>
      <w:marLeft w:val="0"/>
      <w:marRight w:val="0"/>
      <w:marTop w:val="0"/>
      <w:marBottom w:val="0"/>
      <w:divBdr>
        <w:top w:val="none" w:sz="0" w:space="0" w:color="auto"/>
        <w:left w:val="none" w:sz="0" w:space="0" w:color="auto"/>
        <w:bottom w:val="none" w:sz="0" w:space="0" w:color="auto"/>
        <w:right w:val="none" w:sz="0" w:space="0" w:color="auto"/>
      </w:divBdr>
    </w:div>
    <w:div w:id="1469201021">
      <w:bodyDiv w:val="1"/>
      <w:marLeft w:val="0"/>
      <w:marRight w:val="0"/>
      <w:marTop w:val="0"/>
      <w:marBottom w:val="0"/>
      <w:divBdr>
        <w:top w:val="none" w:sz="0" w:space="0" w:color="auto"/>
        <w:left w:val="none" w:sz="0" w:space="0" w:color="auto"/>
        <w:bottom w:val="none" w:sz="0" w:space="0" w:color="auto"/>
        <w:right w:val="none" w:sz="0" w:space="0" w:color="auto"/>
      </w:divBdr>
    </w:div>
    <w:div w:id="1469274698">
      <w:bodyDiv w:val="1"/>
      <w:marLeft w:val="0"/>
      <w:marRight w:val="0"/>
      <w:marTop w:val="0"/>
      <w:marBottom w:val="0"/>
      <w:divBdr>
        <w:top w:val="none" w:sz="0" w:space="0" w:color="auto"/>
        <w:left w:val="none" w:sz="0" w:space="0" w:color="auto"/>
        <w:bottom w:val="none" w:sz="0" w:space="0" w:color="auto"/>
        <w:right w:val="none" w:sz="0" w:space="0" w:color="auto"/>
      </w:divBdr>
    </w:div>
    <w:div w:id="1479112635">
      <w:bodyDiv w:val="1"/>
      <w:marLeft w:val="0"/>
      <w:marRight w:val="0"/>
      <w:marTop w:val="0"/>
      <w:marBottom w:val="0"/>
      <w:divBdr>
        <w:top w:val="none" w:sz="0" w:space="0" w:color="auto"/>
        <w:left w:val="none" w:sz="0" w:space="0" w:color="auto"/>
        <w:bottom w:val="none" w:sz="0" w:space="0" w:color="auto"/>
        <w:right w:val="none" w:sz="0" w:space="0" w:color="auto"/>
      </w:divBdr>
    </w:div>
    <w:div w:id="1480926145">
      <w:bodyDiv w:val="1"/>
      <w:marLeft w:val="0"/>
      <w:marRight w:val="0"/>
      <w:marTop w:val="0"/>
      <w:marBottom w:val="0"/>
      <w:divBdr>
        <w:top w:val="none" w:sz="0" w:space="0" w:color="auto"/>
        <w:left w:val="none" w:sz="0" w:space="0" w:color="auto"/>
        <w:bottom w:val="none" w:sz="0" w:space="0" w:color="auto"/>
        <w:right w:val="none" w:sz="0" w:space="0" w:color="auto"/>
      </w:divBdr>
    </w:div>
    <w:div w:id="1481774213">
      <w:bodyDiv w:val="1"/>
      <w:marLeft w:val="0"/>
      <w:marRight w:val="0"/>
      <w:marTop w:val="0"/>
      <w:marBottom w:val="0"/>
      <w:divBdr>
        <w:top w:val="none" w:sz="0" w:space="0" w:color="auto"/>
        <w:left w:val="none" w:sz="0" w:space="0" w:color="auto"/>
        <w:bottom w:val="none" w:sz="0" w:space="0" w:color="auto"/>
        <w:right w:val="none" w:sz="0" w:space="0" w:color="auto"/>
      </w:divBdr>
    </w:div>
    <w:div w:id="1482235650">
      <w:bodyDiv w:val="1"/>
      <w:marLeft w:val="0"/>
      <w:marRight w:val="0"/>
      <w:marTop w:val="0"/>
      <w:marBottom w:val="0"/>
      <w:divBdr>
        <w:top w:val="none" w:sz="0" w:space="0" w:color="auto"/>
        <w:left w:val="none" w:sz="0" w:space="0" w:color="auto"/>
        <w:bottom w:val="none" w:sz="0" w:space="0" w:color="auto"/>
        <w:right w:val="none" w:sz="0" w:space="0" w:color="auto"/>
      </w:divBdr>
    </w:div>
    <w:div w:id="1484665247">
      <w:bodyDiv w:val="1"/>
      <w:marLeft w:val="0"/>
      <w:marRight w:val="0"/>
      <w:marTop w:val="0"/>
      <w:marBottom w:val="0"/>
      <w:divBdr>
        <w:top w:val="none" w:sz="0" w:space="0" w:color="auto"/>
        <w:left w:val="none" w:sz="0" w:space="0" w:color="auto"/>
        <w:bottom w:val="none" w:sz="0" w:space="0" w:color="auto"/>
        <w:right w:val="none" w:sz="0" w:space="0" w:color="auto"/>
      </w:divBdr>
    </w:div>
    <w:div w:id="1485705371">
      <w:bodyDiv w:val="1"/>
      <w:marLeft w:val="0"/>
      <w:marRight w:val="0"/>
      <w:marTop w:val="0"/>
      <w:marBottom w:val="0"/>
      <w:divBdr>
        <w:top w:val="none" w:sz="0" w:space="0" w:color="auto"/>
        <w:left w:val="none" w:sz="0" w:space="0" w:color="auto"/>
        <w:bottom w:val="none" w:sz="0" w:space="0" w:color="auto"/>
        <w:right w:val="none" w:sz="0" w:space="0" w:color="auto"/>
      </w:divBdr>
    </w:div>
    <w:div w:id="1487628874">
      <w:bodyDiv w:val="1"/>
      <w:marLeft w:val="0"/>
      <w:marRight w:val="0"/>
      <w:marTop w:val="0"/>
      <w:marBottom w:val="0"/>
      <w:divBdr>
        <w:top w:val="none" w:sz="0" w:space="0" w:color="auto"/>
        <w:left w:val="none" w:sz="0" w:space="0" w:color="auto"/>
        <w:bottom w:val="none" w:sz="0" w:space="0" w:color="auto"/>
        <w:right w:val="none" w:sz="0" w:space="0" w:color="auto"/>
      </w:divBdr>
    </w:div>
    <w:div w:id="1488324128">
      <w:bodyDiv w:val="1"/>
      <w:marLeft w:val="0"/>
      <w:marRight w:val="0"/>
      <w:marTop w:val="0"/>
      <w:marBottom w:val="0"/>
      <w:divBdr>
        <w:top w:val="none" w:sz="0" w:space="0" w:color="auto"/>
        <w:left w:val="none" w:sz="0" w:space="0" w:color="auto"/>
        <w:bottom w:val="none" w:sz="0" w:space="0" w:color="auto"/>
        <w:right w:val="none" w:sz="0" w:space="0" w:color="auto"/>
      </w:divBdr>
    </w:div>
    <w:div w:id="1489446259">
      <w:bodyDiv w:val="1"/>
      <w:marLeft w:val="0"/>
      <w:marRight w:val="0"/>
      <w:marTop w:val="0"/>
      <w:marBottom w:val="0"/>
      <w:divBdr>
        <w:top w:val="none" w:sz="0" w:space="0" w:color="auto"/>
        <w:left w:val="none" w:sz="0" w:space="0" w:color="auto"/>
        <w:bottom w:val="none" w:sz="0" w:space="0" w:color="auto"/>
        <w:right w:val="none" w:sz="0" w:space="0" w:color="auto"/>
      </w:divBdr>
    </w:div>
    <w:div w:id="1492287195">
      <w:bodyDiv w:val="1"/>
      <w:marLeft w:val="0"/>
      <w:marRight w:val="0"/>
      <w:marTop w:val="0"/>
      <w:marBottom w:val="0"/>
      <w:divBdr>
        <w:top w:val="none" w:sz="0" w:space="0" w:color="auto"/>
        <w:left w:val="none" w:sz="0" w:space="0" w:color="auto"/>
        <w:bottom w:val="none" w:sz="0" w:space="0" w:color="auto"/>
        <w:right w:val="none" w:sz="0" w:space="0" w:color="auto"/>
      </w:divBdr>
    </w:div>
    <w:div w:id="1495029384">
      <w:bodyDiv w:val="1"/>
      <w:marLeft w:val="0"/>
      <w:marRight w:val="0"/>
      <w:marTop w:val="0"/>
      <w:marBottom w:val="0"/>
      <w:divBdr>
        <w:top w:val="none" w:sz="0" w:space="0" w:color="auto"/>
        <w:left w:val="none" w:sz="0" w:space="0" w:color="auto"/>
        <w:bottom w:val="none" w:sz="0" w:space="0" w:color="auto"/>
        <w:right w:val="none" w:sz="0" w:space="0" w:color="auto"/>
      </w:divBdr>
    </w:div>
    <w:div w:id="1503354955">
      <w:bodyDiv w:val="1"/>
      <w:marLeft w:val="0"/>
      <w:marRight w:val="0"/>
      <w:marTop w:val="0"/>
      <w:marBottom w:val="0"/>
      <w:divBdr>
        <w:top w:val="none" w:sz="0" w:space="0" w:color="auto"/>
        <w:left w:val="none" w:sz="0" w:space="0" w:color="auto"/>
        <w:bottom w:val="none" w:sz="0" w:space="0" w:color="auto"/>
        <w:right w:val="none" w:sz="0" w:space="0" w:color="auto"/>
      </w:divBdr>
    </w:div>
    <w:div w:id="1505583414">
      <w:bodyDiv w:val="1"/>
      <w:marLeft w:val="0"/>
      <w:marRight w:val="0"/>
      <w:marTop w:val="0"/>
      <w:marBottom w:val="0"/>
      <w:divBdr>
        <w:top w:val="none" w:sz="0" w:space="0" w:color="auto"/>
        <w:left w:val="none" w:sz="0" w:space="0" w:color="auto"/>
        <w:bottom w:val="none" w:sz="0" w:space="0" w:color="auto"/>
        <w:right w:val="none" w:sz="0" w:space="0" w:color="auto"/>
      </w:divBdr>
    </w:div>
    <w:div w:id="1506436991">
      <w:bodyDiv w:val="1"/>
      <w:marLeft w:val="0"/>
      <w:marRight w:val="0"/>
      <w:marTop w:val="0"/>
      <w:marBottom w:val="0"/>
      <w:divBdr>
        <w:top w:val="none" w:sz="0" w:space="0" w:color="auto"/>
        <w:left w:val="none" w:sz="0" w:space="0" w:color="auto"/>
        <w:bottom w:val="none" w:sz="0" w:space="0" w:color="auto"/>
        <w:right w:val="none" w:sz="0" w:space="0" w:color="auto"/>
      </w:divBdr>
    </w:div>
    <w:div w:id="1511989342">
      <w:bodyDiv w:val="1"/>
      <w:marLeft w:val="0"/>
      <w:marRight w:val="0"/>
      <w:marTop w:val="0"/>
      <w:marBottom w:val="0"/>
      <w:divBdr>
        <w:top w:val="none" w:sz="0" w:space="0" w:color="auto"/>
        <w:left w:val="none" w:sz="0" w:space="0" w:color="auto"/>
        <w:bottom w:val="none" w:sz="0" w:space="0" w:color="auto"/>
        <w:right w:val="none" w:sz="0" w:space="0" w:color="auto"/>
      </w:divBdr>
    </w:div>
    <w:div w:id="1517428108">
      <w:bodyDiv w:val="1"/>
      <w:marLeft w:val="0"/>
      <w:marRight w:val="0"/>
      <w:marTop w:val="0"/>
      <w:marBottom w:val="0"/>
      <w:divBdr>
        <w:top w:val="none" w:sz="0" w:space="0" w:color="auto"/>
        <w:left w:val="none" w:sz="0" w:space="0" w:color="auto"/>
        <w:bottom w:val="none" w:sz="0" w:space="0" w:color="auto"/>
        <w:right w:val="none" w:sz="0" w:space="0" w:color="auto"/>
      </w:divBdr>
    </w:div>
    <w:div w:id="1519542948">
      <w:bodyDiv w:val="1"/>
      <w:marLeft w:val="0"/>
      <w:marRight w:val="0"/>
      <w:marTop w:val="0"/>
      <w:marBottom w:val="0"/>
      <w:divBdr>
        <w:top w:val="none" w:sz="0" w:space="0" w:color="auto"/>
        <w:left w:val="none" w:sz="0" w:space="0" w:color="auto"/>
        <w:bottom w:val="none" w:sz="0" w:space="0" w:color="auto"/>
        <w:right w:val="none" w:sz="0" w:space="0" w:color="auto"/>
      </w:divBdr>
    </w:div>
    <w:div w:id="1520001388">
      <w:bodyDiv w:val="1"/>
      <w:marLeft w:val="0"/>
      <w:marRight w:val="0"/>
      <w:marTop w:val="0"/>
      <w:marBottom w:val="0"/>
      <w:divBdr>
        <w:top w:val="none" w:sz="0" w:space="0" w:color="auto"/>
        <w:left w:val="none" w:sz="0" w:space="0" w:color="auto"/>
        <w:bottom w:val="none" w:sz="0" w:space="0" w:color="auto"/>
        <w:right w:val="none" w:sz="0" w:space="0" w:color="auto"/>
      </w:divBdr>
    </w:div>
    <w:div w:id="1524247271">
      <w:bodyDiv w:val="1"/>
      <w:marLeft w:val="0"/>
      <w:marRight w:val="0"/>
      <w:marTop w:val="0"/>
      <w:marBottom w:val="0"/>
      <w:divBdr>
        <w:top w:val="none" w:sz="0" w:space="0" w:color="auto"/>
        <w:left w:val="none" w:sz="0" w:space="0" w:color="auto"/>
        <w:bottom w:val="none" w:sz="0" w:space="0" w:color="auto"/>
        <w:right w:val="none" w:sz="0" w:space="0" w:color="auto"/>
      </w:divBdr>
    </w:div>
    <w:div w:id="1526793785">
      <w:bodyDiv w:val="1"/>
      <w:marLeft w:val="0"/>
      <w:marRight w:val="0"/>
      <w:marTop w:val="0"/>
      <w:marBottom w:val="0"/>
      <w:divBdr>
        <w:top w:val="none" w:sz="0" w:space="0" w:color="auto"/>
        <w:left w:val="none" w:sz="0" w:space="0" w:color="auto"/>
        <w:bottom w:val="none" w:sz="0" w:space="0" w:color="auto"/>
        <w:right w:val="none" w:sz="0" w:space="0" w:color="auto"/>
      </w:divBdr>
    </w:div>
    <w:div w:id="1527868011">
      <w:bodyDiv w:val="1"/>
      <w:marLeft w:val="0"/>
      <w:marRight w:val="0"/>
      <w:marTop w:val="0"/>
      <w:marBottom w:val="0"/>
      <w:divBdr>
        <w:top w:val="none" w:sz="0" w:space="0" w:color="auto"/>
        <w:left w:val="none" w:sz="0" w:space="0" w:color="auto"/>
        <w:bottom w:val="none" w:sz="0" w:space="0" w:color="auto"/>
        <w:right w:val="none" w:sz="0" w:space="0" w:color="auto"/>
      </w:divBdr>
      <w:divsChild>
        <w:div w:id="1999768839">
          <w:marLeft w:val="0"/>
          <w:marRight w:val="0"/>
          <w:marTop w:val="0"/>
          <w:marBottom w:val="0"/>
          <w:divBdr>
            <w:top w:val="none" w:sz="0" w:space="0" w:color="auto"/>
            <w:left w:val="none" w:sz="0" w:space="0" w:color="auto"/>
            <w:bottom w:val="none" w:sz="0" w:space="0" w:color="auto"/>
            <w:right w:val="none" w:sz="0" w:space="0" w:color="auto"/>
          </w:divBdr>
          <w:divsChild>
            <w:div w:id="1118833915">
              <w:marLeft w:val="0"/>
              <w:marRight w:val="0"/>
              <w:marTop w:val="0"/>
              <w:marBottom w:val="0"/>
              <w:divBdr>
                <w:top w:val="none" w:sz="0" w:space="0" w:color="auto"/>
                <w:left w:val="none" w:sz="0" w:space="0" w:color="auto"/>
                <w:bottom w:val="none" w:sz="0" w:space="0" w:color="auto"/>
                <w:right w:val="none" w:sz="0" w:space="0" w:color="auto"/>
              </w:divBdr>
              <w:divsChild>
                <w:div w:id="1748309392">
                  <w:marLeft w:val="0"/>
                  <w:marRight w:val="0"/>
                  <w:marTop w:val="0"/>
                  <w:marBottom w:val="0"/>
                  <w:divBdr>
                    <w:top w:val="none" w:sz="0" w:space="0" w:color="auto"/>
                    <w:left w:val="none" w:sz="0" w:space="0" w:color="auto"/>
                    <w:bottom w:val="none" w:sz="0" w:space="0" w:color="auto"/>
                    <w:right w:val="none" w:sz="0" w:space="0" w:color="auto"/>
                  </w:divBdr>
                  <w:divsChild>
                    <w:div w:id="985554319">
                      <w:marLeft w:val="0"/>
                      <w:marRight w:val="0"/>
                      <w:marTop w:val="0"/>
                      <w:marBottom w:val="0"/>
                      <w:divBdr>
                        <w:top w:val="none" w:sz="0" w:space="0" w:color="auto"/>
                        <w:left w:val="none" w:sz="0" w:space="0" w:color="auto"/>
                        <w:bottom w:val="none" w:sz="0" w:space="0" w:color="auto"/>
                        <w:right w:val="none" w:sz="0" w:space="0" w:color="auto"/>
                      </w:divBdr>
                      <w:divsChild>
                        <w:div w:id="1466656119">
                          <w:marLeft w:val="0"/>
                          <w:marRight w:val="0"/>
                          <w:marTop w:val="0"/>
                          <w:marBottom w:val="0"/>
                          <w:divBdr>
                            <w:top w:val="none" w:sz="0" w:space="0" w:color="auto"/>
                            <w:left w:val="none" w:sz="0" w:space="0" w:color="auto"/>
                            <w:bottom w:val="none" w:sz="0" w:space="0" w:color="auto"/>
                            <w:right w:val="none" w:sz="0" w:space="0" w:color="auto"/>
                          </w:divBdr>
                          <w:divsChild>
                            <w:div w:id="56472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685336">
      <w:bodyDiv w:val="1"/>
      <w:marLeft w:val="0"/>
      <w:marRight w:val="0"/>
      <w:marTop w:val="0"/>
      <w:marBottom w:val="0"/>
      <w:divBdr>
        <w:top w:val="none" w:sz="0" w:space="0" w:color="auto"/>
        <w:left w:val="none" w:sz="0" w:space="0" w:color="auto"/>
        <w:bottom w:val="none" w:sz="0" w:space="0" w:color="auto"/>
        <w:right w:val="none" w:sz="0" w:space="0" w:color="auto"/>
      </w:divBdr>
    </w:div>
    <w:div w:id="1542477552">
      <w:bodyDiv w:val="1"/>
      <w:marLeft w:val="0"/>
      <w:marRight w:val="0"/>
      <w:marTop w:val="0"/>
      <w:marBottom w:val="0"/>
      <w:divBdr>
        <w:top w:val="none" w:sz="0" w:space="0" w:color="auto"/>
        <w:left w:val="none" w:sz="0" w:space="0" w:color="auto"/>
        <w:bottom w:val="none" w:sz="0" w:space="0" w:color="auto"/>
        <w:right w:val="none" w:sz="0" w:space="0" w:color="auto"/>
      </w:divBdr>
    </w:div>
    <w:div w:id="1543862353">
      <w:bodyDiv w:val="1"/>
      <w:marLeft w:val="0"/>
      <w:marRight w:val="0"/>
      <w:marTop w:val="0"/>
      <w:marBottom w:val="0"/>
      <w:divBdr>
        <w:top w:val="none" w:sz="0" w:space="0" w:color="auto"/>
        <w:left w:val="none" w:sz="0" w:space="0" w:color="auto"/>
        <w:bottom w:val="none" w:sz="0" w:space="0" w:color="auto"/>
        <w:right w:val="none" w:sz="0" w:space="0" w:color="auto"/>
      </w:divBdr>
    </w:div>
    <w:div w:id="1545405986">
      <w:bodyDiv w:val="1"/>
      <w:marLeft w:val="0"/>
      <w:marRight w:val="0"/>
      <w:marTop w:val="0"/>
      <w:marBottom w:val="0"/>
      <w:divBdr>
        <w:top w:val="none" w:sz="0" w:space="0" w:color="auto"/>
        <w:left w:val="none" w:sz="0" w:space="0" w:color="auto"/>
        <w:bottom w:val="none" w:sz="0" w:space="0" w:color="auto"/>
        <w:right w:val="none" w:sz="0" w:space="0" w:color="auto"/>
      </w:divBdr>
    </w:div>
    <w:div w:id="1550218665">
      <w:bodyDiv w:val="1"/>
      <w:marLeft w:val="0"/>
      <w:marRight w:val="0"/>
      <w:marTop w:val="0"/>
      <w:marBottom w:val="0"/>
      <w:divBdr>
        <w:top w:val="none" w:sz="0" w:space="0" w:color="auto"/>
        <w:left w:val="none" w:sz="0" w:space="0" w:color="auto"/>
        <w:bottom w:val="none" w:sz="0" w:space="0" w:color="auto"/>
        <w:right w:val="none" w:sz="0" w:space="0" w:color="auto"/>
      </w:divBdr>
    </w:div>
    <w:div w:id="1559168174">
      <w:bodyDiv w:val="1"/>
      <w:marLeft w:val="0"/>
      <w:marRight w:val="0"/>
      <w:marTop w:val="0"/>
      <w:marBottom w:val="0"/>
      <w:divBdr>
        <w:top w:val="none" w:sz="0" w:space="0" w:color="auto"/>
        <w:left w:val="none" w:sz="0" w:space="0" w:color="auto"/>
        <w:bottom w:val="none" w:sz="0" w:space="0" w:color="auto"/>
        <w:right w:val="none" w:sz="0" w:space="0" w:color="auto"/>
      </w:divBdr>
    </w:div>
    <w:div w:id="1560552442">
      <w:bodyDiv w:val="1"/>
      <w:marLeft w:val="0"/>
      <w:marRight w:val="0"/>
      <w:marTop w:val="0"/>
      <w:marBottom w:val="0"/>
      <w:divBdr>
        <w:top w:val="none" w:sz="0" w:space="0" w:color="auto"/>
        <w:left w:val="none" w:sz="0" w:space="0" w:color="auto"/>
        <w:bottom w:val="none" w:sz="0" w:space="0" w:color="auto"/>
        <w:right w:val="none" w:sz="0" w:space="0" w:color="auto"/>
      </w:divBdr>
    </w:div>
    <w:div w:id="1560898472">
      <w:bodyDiv w:val="1"/>
      <w:marLeft w:val="0"/>
      <w:marRight w:val="0"/>
      <w:marTop w:val="0"/>
      <w:marBottom w:val="0"/>
      <w:divBdr>
        <w:top w:val="none" w:sz="0" w:space="0" w:color="auto"/>
        <w:left w:val="none" w:sz="0" w:space="0" w:color="auto"/>
        <w:bottom w:val="none" w:sz="0" w:space="0" w:color="auto"/>
        <w:right w:val="none" w:sz="0" w:space="0" w:color="auto"/>
      </w:divBdr>
    </w:div>
    <w:div w:id="1562671994">
      <w:bodyDiv w:val="1"/>
      <w:marLeft w:val="0"/>
      <w:marRight w:val="0"/>
      <w:marTop w:val="0"/>
      <w:marBottom w:val="0"/>
      <w:divBdr>
        <w:top w:val="none" w:sz="0" w:space="0" w:color="auto"/>
        <w:left w:val="none" w:sz="0" w:space="0" w:color="auto"/>
        <w:bottom w:val="none" w:sz="0" w:space="0" w:color="auto"/>
        <w:right w:val="none" w:sz="0" w:space="0" w:color="auto"/>
      </w:divBdr>
    </w:div>
    <w:div w:id="1562908378">
      <w:bodyDiv w:val="1"/>
      <w:marLeft w:val="0"/>
      <w:marRight w:val="0"/>
      <w:marTop w:val="0"/>
      <w:marBottom w:val="0"/>
      <w:divBdr>
        <w:top w:val="none" w:sz="0" w:space="0" w:color="auto"/>
        <w:left w:val="none" w:sz="0" w:space="0" w:color="auto"/>
        <w:bottom w:val="none" w:sz="0" w:space="0" w:color="auto"/>
        <w:right w:val="none" w:sz="0" w:space="0" w:color="auto"/>
      </w:divBdr>
      <w:divsChild>
        <w:div w:id="1273321554">
          <w:marLeft w:val="0"/>
          <w:marRight w:val="0"/>
          <w:marTop w:val="0"/>
          <w:marBottom w:val="0"/>
          <w:divBdr>
            <w:top w:val="none" w:sz="0" w:space="0" w:color="auto"/>
            <w:left w:val="none" w:sz="0" w:space="0" w:color="auto"/>
            <w:bottom w:val="none" w:sz="0" w:space="0" w:color="auto"/>
            <w:right w:val="none" w:sz="0" w:space="0" w:color="auto"/>
          </w:divBdr>
          <w:divsChild>
            <w:div w:id="340745461">
              <w:marLeft w:val="0"/>
              <w:marRight w:val="0"/>
              <w:marTop w:val="0"/>
              <w:marBottom w:val="0"/>
              <w:divBdr>
                <w:top w:val="none" w:sz="0" w:space="0" w:color="auto"/>
                <w:left w:val="none" w:sz="0" w:space="0" w:color="auto"/>
                <w:bottom w:val="none" w:sz="0" w:space="0" w:color="auto"/>
                <w:right w:val="none" w:sz="0" w:space="0" w:color="auto"/>
              </w:divBdr>
              <w:divsChild>
                <w:div w:id="1533766314">
                  <w:marLeft w:val="0"/>
                  <w:marRight w:val="0"/>
                  <w:marTop w:val="0"/>
                  <w:marBottom w:val="0"/>
                  <w:divBdr>
                    <w:top w:val="none" w:sz="0" w:space="0" w:color="auto"/>
                    <w:left w:val="none" w:sz="0" w:space="0" w:color="auto"/>
                    <w:bottom w:val="none" w:sz="0" w:space="0" w:color="auto"/>
                    <w:right w:val="none" w:sz="0" w:space="0" w:color="auto"/>
                  </w:divBdr>
                  <w:divsChild>
                    <w:div w:id="1602881545">
                      <w:marLeft w:val="0"/>
                      <w:marRight w:val="0"/>
                      <w:marTop w:val="0"/>
                      <w:marBottom w:val="0"/>
                      <w:divBdr>
                        <w:top w:val="none" w:sz="0" w:space="0" w:color="auto"/>
                        <w:left w:val="none" w:sz="0" w:space="0" w:color="auto"/>
                        <w:bottom w:val="none" w:sz="0" w:space="0" w:color="auto"/>
                        <w:right w:val="none" w:sz="0" w:space="0" w:color="auto"/>
                      </w:divBdr>
                      <w:divsChild>
                        <w:div w:id="218906521">
                          <w:marLeft w:val="0"/>
                          <w:marRight w:val="0"/>
                          <w:marTop w:val="0"/>
                          <w:marBottom w:val="0"/>
                          <w:divBdr>
                            <w:top w:val="none" w:sz="0" w:space="0" w:color="auto"/>
                            <w:left w:val="none" w:sz="0" w:space="0" w:color="auto"/>
                            <w:bottom w:val="none" w:sz="0" w:space="0" w:color="auto"/>
                            <w:right w:val="none" w:sz="0" w:space="0" w:color="auto"/>
                          </w:divBdr>
                          <w:divsChild>
                            <w:div w:id="121250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217916">
      <w:bodyDiv w:val="1"/>
      <w:marLeft w:val="0"/>
      <w:marRight w:val="0"/>
      <w:marTop w:val="0"/>
      <w:marBottom w:val="0"/>
      <w:divBdr>
        <w:top w:val="none" w:sz="0" w:space="0" w:color="auto"/>
        <w:left w:val="none" w:sz="0" w:space="0" w:color="auto"/>
        <w:bottom w:val="none" w:sz="0" w:space="0" w:color="auto"/>
        <w:right w:val="none" w:sz="0" w:space="0" w:color="auto"/>
      </w:divBdr>
    </w:div>
    <w:div w:id="1565989371">
      <w:bodyDiv w:val="1"/>
      <w:marLeft w:val="0"/>
      <w:marRight w:val="0"/>
      <w:marTop w:val="0"/>
      <w:marBottom w:val="0"/>
      <w:divBdr>
        <w:top w:val="none" w:sz="0" w:space="0" w:color="auto"/>
        <w:left w:val="none" w:sz="0" w:space="0" w:color="auto"/>
        <w:bottom w:val="none" w:sz="0" w:space="0" w:color="auto"/>
        <w:right w:val="none" w:sz="0" w:space="0" w:color="auto"/>
      </w:divBdr>
    </w:div>
    <w:div w:id="1574468016">
      <w:bodyDiv w:val="1"/>
      <w:marLeft w:val="0"/>
      <w:marRight w:val="0"/>
      <w:marTop w:val="0"/>
      <w:marBottom w:val="0"/>
      <w:divBdr>
        <w:top w:val="none" w:sz="0" w:space="0" w:color="auto"/>
        <w:left w:val="none" w:sz="0" w:space="0" w:color="auto"/>
        <w:bottom w:val="none" w:sz="0" w:space="0" w:color="auto"/>
        <w:right w:val="none" w:sz="0" w:space="0" w:color="auto"/>
      </w:divBdr>
    </w:div>
    <w:div w:id="1577591278">
      <w:bodyDiv w:val="1"/>
      <w:marLeft w:val="0"/>
      <w:marRight w:val="0"/>
      <w:marTop w:val="0"/>
      <w:marBottom w:val="0"/>
      <w:divBdr>
        <w:top w:val="none" w:sz="0" w:space="0" w:color="auto"/>
        <w:left w:val="none" w:sz="0" w:space="0" w:color="auto"/>
        <w:bottom w:val="none" w:sz="0" w:space="0" w:color="auto"/>
        <w:right w:val="none" w:sz="0" w:space="0" w:color="auto"/>
      </w:divBdr>
    </w:div>
    <w:div w:id="1580097598">
      <w:bodyDiv w:val="1"/>
      <w:marLeft w:val="0"/>
      <w:marRight w:val="0"/>
      <w:marTop w:val="0"/>
      <w:marBottom w:val="0"/>
      <w:divBdr>
        <w:top w:val="none" w:sz="0" w:space="0" w:color="auto"/>
        <w:left w:val="none" w:sz="0" w:space="0" w:color="auto"/>
        <w:bottom w:val="none" w:sz="0" w:space="0" w:color="auto"/>
        <w:right w:val="none" w:sz="0" w:space="0" w:color="auto"/>
      </w:divBdr>
    </w:div>
    <w:div w:id="1580291551">
      <w:bodyDiv w:val="1"/>
      <w:marLeft w:val="0"/>
      <w:marRight w:val="0"/>
      <w:marTop w:val="0"/>
      <w:marBottom w:val="0"/>
      <w:divBdr>
        <w:top w:val="none" w:sz="0" w:space="0" w:color="auto"/>
        <w:left w:val="none" w:sz="0" w:space="0" w:color="auto"/>
        <w:bottom w:val="none" w:sz="0" w:space="0" w:color="auto"/>
        <w:right w:val="none" w:sz="0" w:space="0" w:color="auto"/>
      </w:divBdr>
    </w:div>
    <w:div w:id="1582174101">
      <w:bodyDiv w:val="1"/>
      <w:marLeft w:val="0"/>
      <w:marRight w:val="0"/>
      <w:marTop w:val="0"/>
      <w:marBottom w:val="0"/>
      <w:divBdr>
        <w:top w:val="none" w:sz="0" w:space="0" w:color="auto"/>
        <w:left w:val="none" w:sz="0" w:space="0" w:color="auto"/>
        <w:bottom w:val="none" w:sz="0" w:space="0" w:color="auto"/>
        <w:right w:val="none" w:sz="0" w:space="0" w:color="auto"/>
      </w:divBdr>
    </w:div>
    <w:div w:id="1584485648">
      <w:bodyDiv w:val="1"/>
      <w:marLeft w:val="0"/>
      <w:marRight w:val="0"/>
      <w:marTop w:val="0"/>
      <w:marBottom w:val="0"/>
      <w:divBdr>
        <w:top w:val="none" w:sz="0" w:space="0" w:color="auto"/>
        <w:left w:val="none" w:sz="0" w:space="0" w:color="auto"/>
        <w:bottom w:val="none" w:sz="0" w:space="0" w:color="auto"/>
        <w:right w:val="none" w:sz="0" w:space="0" w:color="auto"/>
      </w:divBdr>
    </w:div>
    <w:div w:id="1593472934">
      <w:bodyDiv w:val="1"/>
      <w:marLeft w:val="0"/>
      <w:marRight w:val="0"/>
      <w:marTop w:val="0"/>
      <w:marBottom w:val="0"/>
      <w:divBdr>
        <w:top w:val="none" w:sz="0" w:space="0" w:color="auto"/>
        <w:left w:val="none" w:sz="0" w:space="0" w:color="auto"/>
        <w:bottom w:val="none" w:sz="0" w:space="0" w:color="auto"/>
        <w:right w:val="none" w:sz="0" w:space="0" w:color="auto"/>
      </w:divBdr>
    </w:div>
    <w:div w:id="1597857711">
      <w:bodyDiv w:val="1"/>
      <w:marLeft w:val="0"/>
      <w:marRight w:val="0"/>
      <w:marTop w:val="0"/>
      <w:marBottom w:val="0"/>
      <w:divBdr>
        <w:top w:val="none" w:sz="0" w:space="0" w:color="auto"/>
        <w:left w:val="none" w:sz="0" w:space="0" w:color="auto"/>
        <w:bottom w:val="none" w:sz="0" w:space="0" w:color="auto"/>
        <w:right w:val="none" w:sz="0" w:space="0" w:color="auto"/>
      </w:divBdr>
    </w:div>
    <w:div w:id="1599824164">
      <w:bodyDiv w:val="1"/>
      <w:marLeft w:val="0"/>
      <w:marRight w:val="0"/>
      <w:marTop w:val="0"/>
      <w:marBottom w:val="0"/>
      <w:divBdr>
        <w:top w:val="none" w:sz="0" w:space="0" w:color="auto"/>
        <w:left w:val="none" w:sz="0" w:space="0" w:color="auto"/>
        <w:bottom w:val="none" w:sz="0" w:space="0" w:color="auto"/>
        <w:right w:val="none" w:sz="0" w:space="0" w:color="auto"/>
      </w:divBdr>
    </w:div>
    <w:div w:id="1602177625">
      <w:bodyDiv w:val="1"/>
      <w:marLeft w:val="0"/>
      <w:marRight w:val="0"/>
      <w:marTop w:val="0"/>
      <w:marBottom w:val="0"/>
      <w:divBdr>
        <w:top w:val="none" w:sz="0" w:space="0" w:color="auto"/>
        <w:left w:val="none" w:sz="0" w:space="0" w:color="auto"/>
        <w:bottom w:val="none" w:sz="0" w:space="0" w:color="auto"/>
        <w:right w:val="none" w:sz="0" w:space="0" w:color="auto"/>
      </w:divBdr>
    </w:div>
    <w:div w:id="1608076346">
      <w:bodyDiv w:val="1"/>
      <w:marLeft w:val="0"/>
      <w:marRight w:val="0"/>
      <w:marTop w:val="0"/>
      <w:marBottom w:val="0"/>
      <w:divBdr>
        <w:top w:val="none" w:sz="0" w:space="0" w:color="auto"/>
        <w:left w:val="none" w:sz="0" w:space="0" w:color="auto"/>
        <w:bottom w:val="none" w:sz="0" w:space="0" w:color="auto"/>
        <w:right w:val="none" w:sz="0" w:space="0" w:color="auto"/>
      </w:divBdr>
    </w:div>
    <w:div w:id="1610042087">
      <w:bodyDiv w:val="1"/>
      <w:marLeft w:val="0"/>
      <w:marRight w:val="0"/>
      <w:marTop w:val="0"/>
      <w:marBottom w:val="0"/>
      <w:divBdr>
        <w:top w:val="none" w:sz="0" w:space="0" w:color="auto"/>
        <w:left w:val="none" w:sz="0" w:space="0" w:color="auto"/>
        <w:bottom w:val="none" w:sz="0" w:space="0" w:color="auto"/>
        <w:right w:val="none" w:sz="0" w:space="0" w:color="auto"/>
      </w:divBdr>
    </w:div>
    <w:div w:id="1624657301">
      <w:bodyDiv w:val="1"/>
      <w:marLeft w:val="0"/>
      <w:marRight w:val="0"/>
      <w:marTop w:val="0"/>
      <w:marBottom w:val="0"/>
      <w:divBdr>
        <w:top w:val="none" w:sz="0" w:space="0" w:color="auto"/>
        <w:left w:val="none" w:sz="0" w:space="0" w:color="auto"/>
        <w:bottom w:val="none" w:sz="0" w:space="0" w:color="auto"/>
        <w:right w:val="none" w:sz="0" w:space="0" w:color="auto"/>
      </w:divBdr>
      <w:divsChild>
        <w:div w:id="19203035">
          <w:marLeft w:val="0"/>
          <w:marRight w:val="0"/>
          <w:marTop w:val="0"/>
          <w:marBottom w:val="0"/>
          <w:divBdr>
            <w:top w:val="none" w:sz="0" w:space="0" w:color="auto"/>
            <w:left w:val="none" w:sz="0" w:space="0" w:color="auto"/>
            <w:bottom w:val="none" w:sz="0" w:space="0" w:color="auto"/>
            <w:right w:val="none" w:sz="0" w:space="0" w:color="auto"/>
          </w:divBdr>
        </w:div>
        <w:div w:id="1994485957">
          <w:marLeft w:val="0"/>
          <w:marRight w:val="0"/>
          <w:marTop w:val="0"/>
          <w:marBottom w:val="0"/>
          <w:divBdr>
            <w:top w:val="none" w:sz="0" w:space="0" w:color="auto"/>
            <w:left w:val="none" w:sz="0" w:space="0" w:color="auto"/>
            <w:bottom w:val="none" w:sz="0" w:space="0" w:color="auto"/>
            <w:right w:val="none" w:sz="0" w:space="0" w:color="auto"/>
          </w:divBdr>
        </w:div>
      </w:divsChild>
    </w:div>
    <w:div w:id="1627587458">
      <w:bodyDiv w:val="1"/>
      <w:marLeft w:val="0"/>
      <w:marRight w:val="0"/>
      <w:marTop w:val="0"/>
      <w:marBottom w:val="0"/>
      <w:divBdr>
        <w:top w:val="none" w:sz="0" w:space="0" w:color="auto"/>
        <w:left w:val="none" w:sz="0" w:space="0" w:color="auto"/>
        <w:bottom w:val="none" w:sz="0" w:space="0" w:color="auto"/>
        <w:right w:val="none" w:sz="0" w:space="0" w:color="auto"/>
      </w:divBdr>
    </w:div>
    <w:div w:id="1639452562">
      <w:bodyDiv w:val="1"/>
      <w:marLeft w:val="0"/>
      <w:marRight w:val="0"/>
      <w:marTop w:val="0"/>
      <w:marBottom w:val="0"/>
      <w:divBdr>
        <w:top w:val="none" w:sz="0" w:space="0" w:color="auto"/>
        <w:left w:val="none" w:sz="0" w:space="0" w:color="auto"/>
        <w:bottom w:val="none" w:sz="0" w:space="0" w:color="auto"/>
        <w:right w:val="none" w:sz="0" w:space="0" w:color="auto"/>
      </w:divBdr>
    </w:div>
    <w:div w:id="1640651354">
      <w:bodyDiv w:val="1"/>
      <w:marLeft w:val="0"/>
      <w:marRight w:val="0"/>
      <w:marTop w:val="0"/>
      <w:marBottom w:val="0"/>
      <w:divBdr>
        <w:top w:val="none" w:sz="0" w:space="0" w:color="auto"/>
        <w:left w:val="none" w:sz="0" w:space="0" w:color="auto"/>
        <w:bottom w:val="none" w:sz="0" w:space="0" w:color="auto"/>
        <w:right w:val="none" w:sz="0" w:space="0" w:color="auto"/>
      </w:divBdr>
    </w:div>
    <w:div w:id="1644964116">
      <w:bodyDiv w:val="1"/>
      <w:marLeft w:val="0"/>
      <w:marRight w:val="0"/>
      <w:marTop w:val="0"/>
      <w:marBottom w:val="0"/>
      <w:divBdr>
        <w:top w:val="none" w:sz="0" w:space="0" w:color="auto"/>
        <w:left w:val="none" w:sz="0" w:space="0" w:color="auto"/>
        <w:bottom w:val="none" w:sz="0" w:space="0" w:color="auto"/>
        <w:right w:val="none" w:sz="0" w:space="0" w:color="auto"/>
      </w:divBdr>
    </w:div>
    <w:div w:id="1650669172">
      <w:bodyDiv w:val="1"/>
      <w:marLeft w:val="0"/>
      <w:marRight w:val="0"/>
      <w:marTop w:val="0"/>
      <w:marBottom w:val="0"/>
      <w:divBdr>
        <w:top w:val="none" w:sz="0" w:space="0" w:color="auto"/>
        <w:left w:val="none" w:sz="0" w:space="0" w:color="auto"/>
        <w:bottom w:val="none" w:sz="0" w:space="0" w:color="auto"/>
        <w:right w:val="none" w:sz="0" w:space="0" w:color="auto"/>
      </w:divBdr>
    </w:div>
    <w:div w:id="1654603060">
      <w:bodyDiv w:val="1"/>
      <w:marLeft w:val="0"/>
      <w:marRight w:val="0"/>
      <w:marTop w:val="0"/>
      <w:marBottom w:val="0"/>
      <w:divBdr>
        <w:top w:val="none" w:sz="0" w:space="0" w:color="auto"/>
        <w:left w:val="none" w:sz="0" w:space="0" w:color="auto"/>
        <w:bottom w:val="none" w:sz="0" w:space="0" w:color="auto"/>
        <w:right w:val="none" w:sz="0" w:space="0" w:color="auto"/>
      </w:divBdr>
    </w:div>
    <w:div w:id="1655524845">
      <w:bodyDiv w:val="1"/>
      <w:marLeft w:val="0"/>
      <w:marRight w:val="0"/>
      <w:marTop w:val="0"/>
      <w:marBottom w:val="0"/>
      <w:divBdr>
        <w:top w:val="none" w:sz="0" w:space="0" w:color="auto"/>
        <w:left w:val="none" w:sz="0" w:space="0" w:color="auto"/>
        <w:bottom w:val="none" w:sz="0" w:space="0" w:color="auto"/>
        <w:right w:val="none" w:sz="0" w:space="0" w:color="auto"/>
      </w:divBdr>
    </w:div>
    <w:div w:id="1658924437">
      <w:bodyDiv w:val="1"/>
      <w:marLeft w:val="0"/>
      <w:marRight w:val="0"/>
      <w:marTop w:val="0"/>
      <w:marBottom w:val="0"/>
      <w:divBdr>
        <w:top w:val="none" w:sz="0" w:space="0" w:color="auto"/>
        <w:left w:val="none" w:sz="0" w:space="0" w:color="auto"/>
        <w:bottom w:val="none" w:sz="0" w:space="0" w:color="auto"/>
        <w:right w:val="none" w:sz="0" w:space="0" w:color="auto"/>
      </w:divBdr>
    </w:div>
    <w:div w:id="1665695145">
      <w:bodyDiv w:val="1"/>
      <w:marLeft w:val="0"/>
      <w:marRight w:val="0"/>
      <w:marTop w:val="0"/>
      <w:marBottom w:val="0"/>
      <w:divBdr>
        <w:top w:val="none" w:sz="0" w:space="0" w:color="auto"/>
        <w:left w:val="none" w:sz="0" w:space="0" w:color="auto"/>
        <w:bottom w:val="none" w:sz="0" w:space="0" w:color="auto"/>
        <w:right w:val="none" w:sz="0" w:space="0" w:color="auto"/>
      </w:divBdr>
    </w:div>
    <w:div w:id="1666125027">
      <w:bodyDiv w:val="1"/>
      <w:marLeft w:val="0"/>
      <w:marRight w:val="0"/>
      <w:marTop w:val="0"/>
      <w:marBottom w:val="0"/>
      <w:divBdr>
        <w:top w:val="none" w:sz="0" w:space="0" w:color="auto"/>
        <w:left w:val="none" w:sz="0" w:space="0" w:color="auto"/>
        <w:bottom w:val="none" w:sz="0" w:space="0" w:color="auto"/>
        <w:right w:val="none" w:sz="0" w:space="0" w:color="auto"/>
      </w:divBdr>
    </w:div>
    <w:div w:id="1668052044">
      <w:bodyDiv w:val="1"/>
      <w:marLeft w:val="0"/>
      <w:marRight w:val="0"/>
      <w:marTop w:val="0"/>
      <w:marBottom w:val="0"/>
      <w:divBdr>
        <w:top w:val="none" w:sz="0" w:space="0" w:color="auto"/>
        <w:left w:val="none" w:sz="0" w:space="0" w:color="auto"/>
        <w:bottom w:val="none" w:sz="0" w:space="0" w:color="auto"/>
        <w:right w:val="none" w:sz="0" w:space="0" w:color="auto"/>
      </w:divBdr>
    </w:div>
    <w:div w:id="1679843265">
      <w:bodyDiv w:val="1"/>
      <w:marLeft w:val="0"/>
      <w:marRight w:val="0"/>
      <w:marTop w:val="0"/>
      <w:marBottom w:val="0"/>
      <w:divBdr>
        <w:top w:val="none" w:sz="0" w:space="0" w:color="auto"/>
        <w:left w:val="none" w:sz="0" w:space="0" w:color="auto"/>
        <w:bottom w:val="none" w:sz="0" w:space="0" w:color="auto"/>
        <w:right w:val="none" w:sz="0" w:space="0" w:color="auto"/>
      </w:divBdr>
    </w:div>
    <w:div w:id="1681154636">
      <w:bodyDiv w:val="1"/>
      <w:marLeft w:val="0"/>
      <w:marRight w:val="0"/>
      <w:marTop w:val="0"/>
      <w:marBottom w:val="0"/>
      <w:divBdr>
        <w:top w:val="none" w:sz="0" w:space="0" w:color="auto"/>
        <w:left w:val="none" w:sz="0" w:space="0" w:color="auto"/>
        <w:bottom w:val="none" w:sz="0" w:space="0" w:color="auto"/>
        <w:right w:val="none" w:sz="0" w:space="0" w:color="auto"/>
      </w:divBdr>
    </w:div>
    <w:div w:id="1682657682">
      <w:bodyDiv w:val="1"/>
      <w:marLeft w:val="0"/>
      <w:marRight w:val="0"/>
      <w:marTop w:val="0"/>
      <w:marBottom w:val="0"/>
      <w:divBdr>
        <w:top w:val="none" w:sz="0" w:space="0" w:color="auto"/>
        <w:left w:val="none" w:sz="0" w:space="0" w:color="auto"/>
        <w:bottom w:val="none" w:sz="0" w:space="0" w:color="auto"/>
        <w:right w:val="none" w:sz="0" w:space="0" w:color="auto"/>
      </w:divBdr>
      <w:divsChild>
        <w:div w:id="1241065981">
          <w:marLeft w:val="0"/>
          <w:marRight w:val="0"/>
          <w:marTop w:val="0"/>
          <w:marBottom w:val="0"/>
          <w:divBdr>
            <w:top w:val="none" w:sz="0" w:space="0" w:color="auto"/>
            <w:left w:val="none" w:sz="0" w:space="0" w:color="auto"/>
            <w:bottom w:val="none" w:sz="0" w:space="0" w:color="auto"/>
            <w:right w:val="none" w:sz="0" w:space="0" w:color="auto"/>
          </w:divBdr>
          <w:divsChild>
            <w:div w:id="2130123186">
              <w:marLeft w:val="0"/>
              <w:marRight w:val="0"/>
              <w:marTop w:val="0"/>
              <w:marBottom w:val="0"/>
              <w:divBdr>
                <w:top w:val="none" w:sz="0" w:space="0" w:color="auto"/>
                <w:left w:val="none" w:sz="0" w:space="0" w:color="auto"/>
                <w:bottom w:val="none" w:sz="0" w:space="0" w:color="auto"/>
                <w:right w:val="none" w:sz="0" w:space="0" w:color="auto"/>
              </w:divBdr>
              <w:divsChild>
                <w:div w:id="606545325">
                  <w:marLeft w:val="0"/>
                  <w:marRight w:val="0"/>
                  <w:marTop w:val="0"/>
                  <w:marBottom w:val="0"/>
                  <w:divBdr>
                    <w:top w:val="none" w:sz="0" w:space="0" w:color="auto"/>
                    <w:left w:val="none" w:sz="0" w:space="0" w:color="auto"/>
                    <w:bottom w:val="none" w:sz="0" w:space="0" w:color="auto"/>
                    <w:right w:val="none" w:sz="0" w:space="0" w:color="auto"/>
                  </w:divBdr>
                  <w:divsChild>
                    <w:div w:id="1570261705">
                      <w:marLeft w:val="0"/>
                      <w:marRight w:val="0"/>
                      <w:marTop w:val="0"/>
                      <w:marBottom w:val="0"/>
                      <w:divBdr>
                        <w:top w:val="none" w:sz="0" w:space="0" w:color="auto"/>
                        <w:left w:val="none" w:sz="0" w:space="0" w:color="auto"/>
                        <w:bottom w:val="none" w:sz="0" w:space="0" w:color="auto"/>
                        <w:right w:val="none" w:sz="0" w:space="0" w:color="auto"/>
                      </w:divBdr>
                      <w:divsChild>
                        <w:div w:id="1119106227">
                          <w:marLeft w:val="0"/>
                          <w:marRight w:val="0"/>
                          <w:marTop w:val="0"/>
                          <w:marBottom w:val="0"/>
                          <w:divBdr>
                            <w:top w:val="none" w:sz="0" w:space="0" w:color="auto"/>
                            <w:left w:val="none" w:sz="0" w:space="0" w:color="auto"/>
                            <w:bottom w:val="none" w:sz="0" w:space="0" w:color="auto"/>
                            <w:right w:val="none" w:sz="0" w:space="0" w:color="auto"/>
                          </w:divBdr>
                          <w:divsChild>
                            <w:div w:id="185140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401986">
      <w:bodyDiv w:val="1"/>
      <w:marLeft w:val="0"/>
      <w:marRight w:val="0"/>
      <w:marTop w:val="0"/>
      <w:marBottom w:val="0"/>
      <w:divBdr>
        <w:top w:val="none" w:sz="0" w:space="0" w:color="auto"/>
        <w:left w:val="none" w:sz="0" w:space="0" w:color="auto"/>
        <w:bottom w:val="none" w:sz="0" w:space="0" w:color="auto"/>
        <w:right w:val="none" w:sz="0" w:space="0" w:color="auto"/>
      </w:divBdr>
    </w:div>
    <w:div w:id="1686056599">
      <w:bodyDiv w:val="1"/>
      <w:marLeft w:val="0"/>
      <w:marRight w:val="0"/>
      <w:marTop w:val="0"/>
      <w:marBottom w:val="0"/>
      <w:divBdr>
        <w:top w:val="none" w:sz="0" w:space="0" w:color="auto"/>
        <w:left w:val="none" w:sz="0" w:space="0" w:color="auto"/>
        <w:bottom w:val="none" w:sz="0" w:space="0" w:color="auto"/>
        <w:right w:val="none" w:sz="0" w:space="0" w:color="auto"/>
      </w:divBdr>
    </w:div>
    <w:div w:id="1689331751">
      <w:bodyDiv w:val="1"/>
      <w:marLeft w:val="0"/>
      <w:marRight w:val="0"/>
      <w:marTop w:val="0"/>
      <w:marBottom w:val="0"/>
      <w:divBdr>
        <w:top w:val="none" w:sz="0" w:space="0" w:color="auto"/>
        <w:left w:val="none" w:sz="0" w:space="0" w:color="auto"/>
        <w:bottom w:val="none" w:sz="0" w:space="0" w:color="auto"/>
        <w:right w:val="none" w:sz="0" w:space="0" w:color="auto"/>
      </w:divBdr>
    </w:div>
    <w:div w:id="1699501885">
      <w:bodyDiv w:val="1"/>
      <w:marLeft w:val="0"/>
      <w:marRight w:val="0"/>
      <w:marTop w:val="0"/>
      <w:marBottom w:val="0"/>
      <w:divBdr>
        <w:top w:val="none" w:sz="0" w:space="0" w:color="auto"/>
        <w:left w:val="none" w:sz="0" w:space="0" w:color="auto"/>
        <w:bottom w:val="none" w:sz="0" w:space="0" w:color="auto"/>
        <w:right w:val="none" w:sz="0" w:space="0" w:color="auto"/>
      </w:divBdr>
    </w:div>
    <w:div w:id="1699626585">
      <w:bodyDiv w:val="1"/>
      <w:marLeft w:val="0"/>
      <w:marRight w:val="0"/>
      <w:marTop w:val="0"/>
      <w:marBottom w:val="0"/>
      <w:divBdr>
        <w:top w:val="none" w:sz="0" w:space="0" w:color="auto"/>
        <w:left w:val="none" w:sz="0" w:space="0" w:color="auto"/>
        <w:bottom w:val="none" w:sz="0" w:space="0" w:color="auto"/>
        <w:right w:val="none" w:sz="0" w:space="0" w:color="auto"/>
      </w:divBdr>
    </w:div>
    <w:div w:id="1701710275">
      <w:bodyDiv w:val="1"/>
      <w:marLeft w:val="0"/>
      <w:marRight w:val="0"/>
      <w:marTop w:val="0"/>
      <w:marBottom w:val="0"/>
      <w:divBdr>
        <w:top w:val="none" w:sz="0" w:space="0" w:color="auto"/>
        <w:left w:val="none" w:sz="0" w:space="0" w:color="auto"/>
        <w:bottom w:val="none" w:sz="0" w:space="0" w:color="auto"/>
        <w:right w:val="none" w:sz="0" w:space="0" w:color="auto"/>
      </w:divBdr>
    </w:div>
    <w:div w:id="1701930159">
      <w:bodyDiv w:val="1"/>
      <w:marLeft w:val="0"/>
      <w:marRight w:val="0"/>
      <w:marTop w:val="0"/>
      <w:marBottom w:val="0"/>
      <w:divBdr>
        <w:top w:val="none" w:sz="0" w:space="0" w:color="auto"/>
        <w:left w:val="none" w:sz="0" w:space="0" w:color="auto"/>
        <w:bottom w:val="none" w:sz="0" w:space="0" w:color="auto"/>
        <w:right w:val="none" w:sz="0" w:space="0" w:color="auto"/>
      </w:divBdr>
    </w:div>
    <w:div w:id="1724674705">
      <w:bodyDiv w:val="1"/>
      <w:marLeft w:val="0"/>
      <w:marRight w:val="0"/>
      <w:marTop w:val="0"/>
      <w:marBottom w:val="0"/>
      <w:divBdr>
        <w:top w:val="none" w:sz="0" w:space="0" w:color="auto"/>
        <w:left w:val="none" w:sz="0" w:space="0" w:color="auto"/>
        <w:bottom w:val="none" w:sz="0" w:space="0" w:color="auto"/>
        <w:right w:val="none" w:sz="0" w:space="0" w:color="auto"/>
      </w:divBdr>
    </w:div>
    <w:div w:id="1725987420">
      <w:bodyDiv w:val="1"/>
      <w:marLeft w:val="0"/>
      <w:marRight w:val="0"/>
      <w:marTop w:val="0"/>
      <w:marBottom w:val="0"/>
      <w:divBdr>
        <w:top w:val="none" w:sz="0" w:space="0" w:color="auto"/>
        <w:left w:val="none" w:sz="0" w:space="0" w:color="auto"/>
        <w:bottom w:val="none" w:sz="0" w:space="0" w:color="auto"/>
        <w:right w:val="none" w:sz="0" w:space="0" w:color="auto"/>
      </w:divBdr>
    </w:div>
    <w:div w:id="1737239141">
      <w:bodyDiv w:val="1"/>
      <w:marLeft w:val="0"/>
      <w:marRight w:val="0"/>
      <w:marTop w:val="0"/>
      <w:marBottom w:val="0"/>
      <w:divBdr>
        <w:top w:val="none" w:sz="0" w:space="0" w:color="auto"/>
        <w:left w:val="none" w:sz="0" w:space="0" w:color="auto"/>
        <w:bottom w:val="none" w:sz="0" w:space="0" w:color="auto"/>
        <w:right w:val="none" w:sz="0" w:space="0" w:color="auto"/>
      </w:divBdr>
    </w:div>
    <w:div w:id="1742175200">
      <w:bodyDiv w:val="1"/>
      <w:marLeft w:val="0"/>
      <w:marRight w:val="0"/>
      <w:marTop w:val="0"/>
      <w:marBottom w:val="0"/>
      <w:divBdr>
        <w:top w:val="none" w:sz="0" w:space="0" w:color="auto"/>
        <w:left w:val="none" w:sz="0" w:space="0" w:color="auto"/>
        <w:bottom w:val="none" w:sz="0" w:space="0" w:color="auto"/>
        <w:right w:val="none" w:sz="0" w:space="0" w:color="auto"/>
      </w:divBdr>
    </w:div>
    <w:div w:id="1743991982">
      <w:bodyDiv w:val="1"/>
      <w:marLeft w:val="0"/>
      <w:marRight w:val="0"/>
      <w:marTop w:val="0"/>
      <w:marBottom w:val="0"/>
      <w:divBdr>
        <w:top w:val="none" w:sz="0" w:space="0" w:color="auto"/>
        <w:left w:val="none" w:sz="0" w:space="0" w:color="auto"/>
        <w:bottom w:val="none" w:sz="0" w:space="0" w:color="auto"/>
        <w:right w:val="none" w:sz="0" w:space="0" w:color="auto"/>
      </w:divBdr>
      <w:divsChild>
        <w:div w:id="54283648">
          <w:marLeft w:val="0"/>
          <w:marRight w:val="0"/>
          <w:marTop w:val="0"/>
          <w:marBottom w:val="0"/>
          <w:divBdr>
            <w:top w:val="none" w:sz="0" w:space="0" w:color="auto"/>
            <w:left w:val="none" w:sz="0" w:space="0" w:color="auto"/>
            <w:bottom w:val="none" w:sz="0" w:space="0" w:color="auto"/>
            <w:right w:val="none" w:sz="0" w:space="0" w:color="auto"/>
          </w:divBdr>
        </w:div>
        <w:div w:id="1239943872">
          <w:marLeft w:val="0"/>
          <w:marRight w:val="0"/>
          <w:marTop w:val="0"/>
          <w:marBottom w:val="0"/>
          <w:divBdr>
            <w:top w:val="none" w:sz="0" w:space="0" w:color="auto"/>
            <w:left w:val="none" w:sz="0" w:space="0" w:color="auto"/>
            <w:bottom w:val="none" w:sz="0" w:space="0" w:color="auto"/>
            <w:right w:val="none" w:sz="0" w:space="0" w:color="auto"/>
          </w:divBdr>
        </w:div>
      </w:divsChild>
    </w:div>
    <w:div w:id="1747417098">
      <w:bodyDiv w:val="1"/>
      <w:marLeft w:val="0"/>
      <w:marRight w:val="0"/>
      <w:marTop w:val="0"/>
      <w:marBottom w:val="0"/>
      <w:divBdr>
        <w:top w:val="none" w:sz="0" w:space="0" w:color="auto"/>
        <w:left w:val="none" w:sz="0" w:space="0" w:color="auto"/>
        <w:bottom w:val="none" w:sz="0" w:space="0" w:color="auto"/>
        <w:right w:val="none" w:sz="0" w:space="0" w:color="auto"/>
      </w:divBdr>
    </w:div>
    <w:div w:id="1750037639">
      <w:bodyDiv w:val="1"/>
      <w:marLeft w:val="0"/>
      <w:marRight w:val="0"/>
      <w:marTop w:val="0"/>
      <w:marBottom w:val="0"/>
      <w:divBdr>
        <w:top w:val="none" w:sz="0" w:space="0" w:color="auto"/>
        <w:left w:val="none" w:sz="0" w:space="0" w:color="auto"/>
        <w:bottom w:val="none" w:sz="0" w:space="0" w:color="auto"/>
        <w:right w:val="none" w:sz="0" w:space="0" w:color="auto"/>
      </w:divBdr>
    </w:div>
    <w:div w:id="1755854848">
      <w:bodyDiv w:val="1"/>
      <w:marLeft w:val="0"/>
      <w:marRight w:val="0"/>
      <w:marTop w:val="0"/>
      <w:marBottom w:val="0"/>
      <w:divBdr>
        <w:top w:val="none" w:sz="0" w:space="0" w:color="auto"/>
        <w:left w:val="none" w:sz="0" w:space="0" w:color="auto"/>
        <w:bottom w:val="none" w:sz="0" w:space="0" w:color="auto"/>
        <w:right w:val="none" w:sz="0" w:space="0" w:color="auto"/>
      </w:divBdr>
    </w:div>
    <w:div w:id="1759668063">
      <w:bodyDiv w:val="1"/>
      <w:marLeft w:val="0"/>
      <w:marRight w:val="0"/>
      <w:marTop w:val="0"/>
      <w:marBottom w:val="0"/>
      <w:divBdr>
        <w:top w:val="none" w:sz="0" w:space="0" w:color="auto"/>
        <w:left w:val="none" w:sz="0" w:space="0" w:color="auto"/>
        <w:bottom w:val="none" w:sz="0" w:space="0" w:color="auto"/>
        <w:right w:val="none" w:sz="0" w:space="0" w:color="auto"/>
      </w:divBdr>
    </w:div>
    <w:div w:id="1760639693">
      <w:bodyDiv w:val="1"/>
      <w:marLeft w:val="0"/>
      <w:marRight w:val="0"/>
      <w:marTop w:val="0"/>
      <w:marBottom w:val="0"/>
      <w:divBdr>
        <w:top w:val="none" w:sz="0" w:space="0" w:color="auto"/>
        <w:left w:val="none" w:sz="0" w:space="0" w:color="auto"/>
        <w:bottom w:val="none" w:sz="0" w:space="0" w:color="auto"/>
        <w:right w:val="none" w:sz="0" w:space="0" w:color="auto"/>
      </w:divBdr>
    </w:div>
    <w:div w:id="1765344471">
      <w:bodyDiv w:val="1"/>
      <w:marLeft w:val="0"/>
      <w:marRight w:val="0"/>
      <w:marTop w:val="0"/>
      <w:marBottom w:val="0"/>
      <w:divBdr>
        <w:top w:val="none" w:sz="0" w:space="0" w:color="auto"/>
        <w:left w:val="none" w:sz="0" w:space="0" w:color="auto"/>
        <w:bottom w:val="none" w:sz="0" w:space="0" w:color="auto"/>
        <w:right w:val="none" w:sz="0" w:space="0" w:color="auto"/>
      </w:divBdr>
      <w:divsChild>
        <w:div w:id="402024882">
          <w:marLeft w:val="547"/>
          <w:marRight w:val="0"/>
          <w:marTop w:val="96"/>
          <w:marBottom w:val="0"/>
          <w:divBdr>
            <w:top w:val="none" w:sz="0" w:space="0" w:color="auto"/>
            <w:left w:val="none" w:sz="0" w:space="0" w:color="auto"/>
            <w:bottom w:val="none" w:sz="0" w:space="0" w:color="auto"/>
            <w:right w:val="none" w:sz="0" w:space="0" w:color="auto"/>
          </w:divBdr>
        </w:div>
        <w:div w:id="472211185">
          <w:marLeft w:val="547"/>
          <w:marRight w:val="0"/>
          <w:marTop w:val="96"/>
          <w:marBottom w:val="0"/>
          <w:divBdr>
            <w:top w:val="none" w:sz="0" w:space="0" w:color="auto"/>
            <w:left w:val="none" w:sz="0" w:space="0" w:color="auto"/>
            <w:bottom w:val="none" w:sz="0" w:space="0" w:color="auto"/>
            <w:right w:val="none" w:sz="0" w:space="0" w:color="auto"/>
          </w:divBdr>
        </w:div>
        <w:div w:id="633633901">
          <w:marLeft w:val="547"/>
          <w:marRight w:val="0"/>
          <w:marTop w:val="96"/>
          <w:marBottom w:val="0"/>
          <w:divBdr>
            <w:top w:val="none" w:sz="0" w:space="0" w:color="auto"/>
            <w:left w:val="none" w:sz="0" w:space="0" w:color="auto"/>
            <w:bottom w:val="none" w:sz="0" w:space="0" w:color="auto"/>
            <w:right w:val="none" w:sz="0" w:space="0" w:color="auto"/>
          </w:divBdr>
        </w:div>
        <w:div w:id="741635226">
          <w:marLeft w:val="1166"/>
          <w:marRight w:val="0"/>
          <w:marTop w:val="96"/>
          <w:marBottom w:val="0"/>
          <w:divBdr>
            <w:top w:val="none" w:sz="0" w:space="0" w:color="auto"/>
            <w:left w:val="none" w:sz="0" w:space="0" w:color="auto"/>
            <w:bottom w:val="none" w:sz="0" w:space="0" w:color="auto"/>
            <w:right w:val="none" w:sz="0" w:space="0" w:color="auto"/>
          </w:divBdr>
        </w:div>
        <w:div w:id="990255906">
          <w:marLeft w:val="1166"/>
          <w:marRight w:val="0"/>
          <w:marTop w:val="96"/>
          <w:marBottom w:val="0"/>
          <w:divBdr>
            <w:top w:val="none" w:sz="0" w:space="0" w:color="auto"/>
            <w:left w:val="none" w:sz="0" w:space="0" w:color="auto"/>
            <w:bottom w:val="none" w:sz="0" w:space="0" w:color="auto"/>
            <w:right w:val="none" w:sz="0" w:space="0" w:color="auto"/>
          </w:divBdr>
        </w:div>
        <w:div w:id="1114204472">
          <w:marLeft w:val="1166"/>
          <w:marRight w:val="0"/>
          <w:marTop w:val="96"/>
          <w:marBottom w:val="0"/>
          <w:divBdr>
            <w:top w:val="none" w:sz="0" w:space="0" w:color="auto"/>
            <w:left w:val="none" w:sz="0" w:space="0" w:color="auto"/>
            <w:bottom w:val="none" w:sz="0" w:space="0" w:color="auto"/>
            <w:right w:val="none" w:sz="0" w:space="0" w:color="auto"/>
          </w:divBdr>
        </w:div>
      </w:divsChild>
    </w:div>
    <w:div w:id="1777825118">
      <w:bodyDiv w:val="1"/>
      <w:marLeft w:val="0"/>
      <w:marRight w:val="0"/>
      <w:marTop w:val="0"/>
      <w:marBottom w:val="0"/>
      <w:divBdr>
        <w:top w:val="none" w:sz="0" w:space="0" w:color="auto"/>
        <w:left w:val="none" w:sz="0" w:space="0" w:color="auto"/>
        <w:bottom w:val="none" w:sz="0" w:space="0" w:color="auto"/>
        <w:right w:val="none" w:sz="0" w:space="0" w:color="auto"/>
      </w:divBdr>
      <w:divsChild>
        <w:div w:id="173232951">
          <w:marLeft w:val="0"/>
          <w:marRight w:val="0"/>
          <w:marTop w:val="0"/>
          <w:marBottom w:val="0"/>
          <w:divBdr>
            <w:top w:val="none" w:sz="0" w:space="0" w:color="auto"/>
            <w:left w:val="none" w:sz="0" w:space="0" w:color="auto"/>
            <w:bottom w:val="none" w:sz="0" w:space="0" w:color="auto"/>
            <w:right w:val="none" w:sz="0" w:space="0" w:color="auto"/>
          </w:divBdr>
        </w:div>
        <w:div w:id="199972826">
          <w:marLeft w:val="0"/>
          <w:marRight w:val="0"/>
          <w:marTop w:val="0"/>
          <w:marBottom w:val="0"/>
          <w:divBdr>
            <w:top w:val="none" w:sz="0" w:space="0" w:color="auto"/>
            <w:left w:val="none" w:sz="0" w:space="0" w:color="auto"/>
            <w:bottom w:val="none" w:sz="0" w:space="0" w:color="auto"/>
            <w:right w:val="none" w:sz="0" w:space="0" w:color="auto"/>
          </w:divBdr>
        </w:div>
        <w:div w:id="886720312">
          <w:marLeft w:val="0"/>
          <w:marRight w:val="0"/>
          <w:marTop w:val="0"/>
          <w:marBottom w:val="0"/>
          <w:divBdr>
            <w:top w:val="none" w:sz="0" w:space="0" w:color="auto"/>
            <w:left w:val="none" w:sz="0" w:space="0" w:color="auto"/>
            <w:bottom w:val="none" w:sz="0" w:space="0" w:color="auto"/>
            <w:right w:val="none" w:sz="0" w:space="0" w:color="auto"/>
          </w:divBdr>
        </w:div>
        <w:div w:id="946354870">
          <w:marLeft w:val="0"/>
          <w:marRight w:val="0"/>
          <w:marTop w:val="0"/>
          <w:marBottom w:val="0"/>
          <w:divBdr>
            <w:top w:val="none" w:sz="0" w:space="0" w:color="auto"/>
            <w:left w:val="none" w:sz="0" w:space="0" w:color="auto"/>
            <w:bottom w:val="none" w:sz="0" w:space="0" w:color="auto"/>
            <w:right w:val="none" w:sz="0" w:space="0" w:color="auto"/>
          </w:divBdr>
        </w:div>
        <w:div w:id="1111700325">
          <w:marLeft w:val="0"/>
          <w:marRight w:val="0"/>
          <w:marTop w:val="0"/>
          <w:marBottom w:val="0"/>
          <w:divBdr>
            <w:top w:val="none" w:sz="0" w:space="0" w:color="auto"/>
            <w:left w:val="none" w:sz="0" w:space="0" w:color="auto"/>
            <w:bottom w:val="none" w:sz="0" w:space="0" w:color="auto"/>
            <w:right w:val="none" w:sz="0" w:space="0" w:color="auto"/>
          </w:divBdr>
        </w:div>
        <w:div w:id="1224170964">
          <w:marLeft w:val="0"/>
          <w:marRight w:val="0"/>
          <w:marTop w:val="0"/>
          <w:marBottom w:val="0"/>
          <w:divBdr>
            <w:top w:val="none" w:sz="0" w:space="0" w:color="auto"/>
            <w:left w:val="none" w:sz="0" w:space="0" w:color="auto"/>
            <w:bottom w:val="none" w:sz="0" w:space="0" w:color="auto"/>
            <w:right w:val="none" w:sz="0" w:space="0" w:color="auto"/>
          </w:divBdr>
        </w:div>
        <w:div w:id="1949923968">
          <w:marLeft w:val="0"/>
          <w:marRight w:val="0"/>
          <w:marTop w:val="0"/>
          <w:marBottom w:val="0"/>
          <w:divBdr>
            <w:top w:val="none" w:sz="0" w:space="0" w:color="auto"/>
            <w:left w:val="none" w:sz="0" w:space="0" w:color="auto"/>
            <w:bottom w:val="none" w:sz="0" w:space="0" w:color="auto"/>
            <w:right w:val="none" w:sz="0" w:space="0" w:color="auto"/>
          </w:divBdr>
        </w:div>
      </w:divsChild>
    </w:div>
    <w:div w:id="1783724568">
      <w:bodyDiv w:val="1"/>
      <w:marLeft w:val="0"/>
      <w:marRight w:val="0"/>
      <w:marTop w:val="0"/>
      <w:marBottom w:val="0"/>
      <w:divBdr>
        <w:top w:val="none" w:sz="0" w:space="0" w:color="auto"/>
        <w:left w:val="none" w:sz="0" w:space="0" w:color="auto"/>
        <w:bottom w:val="none" w:sz="0" w:space="0" w:color="auto"/>
        <w:right w:val="none" w:sz="0" w:space="0" w:color="auto"/>
      </w:divBdr>
    </w:div>
    <w:div w:id="1785466709">
      <w:bodyDiv w:val="1"/>
      <w:marLeft w:val="0"/>
      <w:marRight w:val="0"/>
      <w:marTop w:val="0"/>
      <w:marBottom w:val="0"/>
      <w:divBdr>
        <w:top w:val="none" w:sz="0" w:space="0" w:color="auto"/>
        <w:left w:val="none" w:sz="0" w:space="0" w:color="auto"/>
        <w:bottom w:val="none" w:sz="0" w:space="0" w:color="auto"/>
        <w:right w:val="none" w:sz="0" w:space="0" w:color="auto"/>
      </w:divBdr>
    </w:div>
    <w:div w:id="1801261948">
      <w:bodyDiv w:val="1"/>
      <w:marLeft w:val="0"/>
      <w:marRight w:val="0"/>
      <w:marTop w:val="0"/>
      <w:marBottom w:val="0"/>
      <w:divBdr>
        <w:top w:val="none" w:sz="0" w:space="0" w:color="auto"/>
        <w:left w:val="none" w:sz="0" w:space="0" w:color="auto"/>
        <w:bottom w:val="none" w:sz="0" w:space="0" w:color="auto"/>
        <w:right w:val="none" w:sz="0" w:space="0" w:color="auto"/>
      </w:divBdr>
    </w:div>
    <w:div w:id="1801999126">
      <w:bodyDiv w:val="1"/>
      <w:marLeft w:val="0"/>
      <w:marRight w:val="0"/>
      <w:marTop w:val="0"/>
      <w:marBottom w:val="0"/>
      <w:divBdr>
        <w:top w:val="none" w:sz="0" w:space="0" w:color="auto"/>
        <w:left w:val="none" w:sz="0" w:space="0" w:color="auto"/>
        <w:bottom w:val="none" w:sz="0" w:space="0" w:color="auto"/>
        <w:right w:val="none" w:sz="0" w:space="0" w:color="auto"/>
      </w:divBdr>
    </w:div>
    <w:div w:id="1806773831">
      <w:bodyDiv w:val="1"/>
      <w:marLeft w:val="0"/>
      <w:marRight w:val="0"/>
      <w:marTop w:val="0"/>
      <w:marBottom w:val="0"/>
      <w:divBdr>
        <w:top w:val="none" w:sz="0" w:space="0" w:color="auto"/>
        <w:left w:val="none" w:sz="0" w:space="0" w:color="auto"/>
        <w:bottom w:val="none" w:sz="0" w:space="0" w:color="auto"/>
        <w:right w:val="none" w:sz="0" w:space="0" w:color="auto"/>
      </w:divBdr>
    </w:div>
    <w:div w:id="1807234018">
      <w:bodyDiv w:val="1"/>
      <w:marLeft w:val="0"/>
      <w:marRight w:val="0"/>
      <w:marTop w:val="0"/>
      <w:marBottom w:val="0"/>
      <w:divBdr>
        <w:top w:val="none" w:sz="0" w:space="0" w:color="auto"/>
        <w:left w:val="none" w:sz="0" w:space="0" w:color="auto"/>
        <w:bottom w:val="none" w:sz="0" w:space="0" w:color="auto"/>
        <w:right w:val="none" w:sz="0" w:space="0" w:color="auto"/>
      </w:divBdr>
    </w:div>
    <w:div w:id="1810904542">
      <w:bodyDiv w:val="1"/>
      <w:marLeft w:val="0"/>
      <w:marRight w:val="0"/>
      <w:marTop w:val="0"/>
      <w:marBottom w:val="0"/>
      <w:divBdr>
        <w:top w:val="none" w:sz="0" w:space="0" w:color="auto"/>
        <w:left w:val="none" w:sz="0" w:space="0" w:color="auto"/>
        <w:bottom w:val="none" w:sz="0" w:space="0" w:color="auto"/>
        <w:right w:val="none" w:sz="0" w:space="0" w:color="auto"/>
      </w:divBdr>
    </w:div>
    <w:div w:id="1811096802">
      <w:bodyDiv w:val="1"/>
      <w:marLeft w:val="0"/>
      <w:marRight w:val="0"/>
      <w:marTop w:val="0"/>
      <w:marBottom w:val="0"/>
      <w:divBdr>
        <w:top w:val="none" w:sz="0" w:space="0" w:color="auto"/>
        <w:left w:val="none" w:sz="0" w:space="0" w:color="auto"/>
        <w:bottom w:val="none" w:sz="0" w:space="0" w:color="auto"/>
        <w:right w:val="none" w:sz="0" w:space="0" w:color="auto"/>
      </w:divBdr>
    </w:div>
    <w:div w:id="1811821384">
      <w:bodyDiv w:val="1"/>
      <w:marLeft w:val="0"/>
      <w:marRight w:val="0"/>
      <w:marTop w:val="0"/>
      <w:marBottom w:val="0"/>
      <w:divBdr>
        <w:top w:val="none" w:sz="0" w:space="0" w:color="auto"/>
        <w:left w:val="none" w:sz="0" w:space="0" w:color="auto"/>
        <w:bottom w:val="none" w:sz="0" w:space="0" w:color="auto"/>
        <w:right w:val="none" w:sz="0" w:space="0" w:color="auto"/>
      </w:divBdr>
      <w:divsChild>
        <w:div w:id="849223875">
          <w:marLeft w:val="0"/>
          <w:marRight w:val="0"/>
          <w:marTop w:val="0"/>
          <w:marBottom w:val="0"/>
          <w:divBdr>
            <w:top w:val="none" w:sz="0" w:space="0" w:color="auto"/>
            <w:left w:val="none" w:sz="0" w:space="0" w:color="auto"/>
            <w:bottom w:val="none" w:sz="0" w:space="0" w:color="auto"/>
            <w:right w:val="none" w:sz="0" w:space="0" w:color="auto"/>
          </w:divBdr>
          <w:divsChild>
            <w:div w:id="847478050">
              <w:marLeft w:val="0"/>
              <w:marRight w:val="0"/>
              <w:marTop w:val="0"/>
              <w:marBottom w:val="0"/>
              <w:divBdr>
                <w:top w:val="none" w:sz="0" w:space="0" w:color="auto"/>
                <w:left w:val="none" w:sz="0" w:space="0" w:color="auto"/>
                <w:bottom w:val="none" w:sz="0" w:space="0" w:color="auto"/>
                <w:right w:val="none" w:sz="0" w:space="0" w:color="auto"/>
              </w:divBdr>
              <w:divsChild>
                <w:div w:id="283318045">
                  <w:marLeft w:val="0"/>
                  <w:marRight w:val="0"/>
                  <w:marTop w:val="0"/>
                  <w:marBottom w:val="0"/>
                  <w:divBdr>
                    <w:top w:val="none" w:sz="0" w:space="0" w:color="auto"/>
                    <w:left w:val="none" w:sz="0" w:space="0" w:color="auto"/>
                    <w:bottom w:val="none" w:sz="0" w:space="0" w:color="auto"/>
                    <w:right w:val="none" w:sz="0" w:space="0" w:color="auto"/>
                  </w:divBdr>
                  <w:divsChild>
                    <w:div w:id="696393924">
                      <w:marLeft w:val="0"/>
                      <w:marRight w:val="0"/>
                      <w:marTop w:val="0"/>
                      <w:marBottom w:val="0"/>
                      <w:divBdr>
                        <w:top w:val="none" w:sz="0" w:space="0" w:color="auto"/>
                        <w:left w:val="none" w:sz="0" w:space="0" w:color="auto"/>
                        <w:bottom w:val="none" w:sz="0" w:space="0" w:color="auto"/>
                        <w:right w:val="none" w:sz="0" w:space="0" w:color="auto"/>
                      </w:divBdr>
                      <w:divsChild>
                        <w:div w:id="2093311391">
                          <w:marLeft w:val="0"/>
                          <w:marRight w:val="0"/>
                          <w:marTop w:val="0"/>
                          <w:marBottom w:val="0"/>
                          <w:divBdr>
                            <w:top w:val="none" w:sz="0" w:space="0" w:color="auto"/>
                            <w:left w:val="none" w:sz="0" w:space="0" w:color="auto"/>
                            <w:bottom w:val="none" w:sz="0" w:space="0" w:color="auto"/>
                            <w:right w:val="none" w:sz="0" w:space="0" w:color="auto"/>
                          </w:divBdr>
                          <w:divsChild>
                            <w:div w:id="160387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792374">
      <w:bodyDiv w:val="1"/>
      <w:marLeft w:val="0"/>
      <w:marRight w:val="0"/>
      <w:marTop w:val="0"/>
      <w:marBottom w:val="0"/>
      <w:divBdr>
        <w:top w:val="none" w:sz="0" w:space="0" w:color="auto"/>
        <w:left w:val="none" w:sz="0" w:space="0" w:color="auto"/>
        <w:bottom w:val="none" w:sz="0" w:space="0" w:color="auto"/>
        <w:right w:val="none" w:sz="0" w:space="0" w:color="auto"/>
      </w:divBdr>
    </w:div>
    <w:div w:id="1815098835">
      <w:bodyDiv w:val="1"/>
      <w:marLeft w:val="0"/>
      <w:marRight w:val="0"/>
      <w:marTop w:val="0"/>
      <w:marBottom w:val="0"/>
      <w:divBdr>
        <w:top w:val="none" w:sz="0" w:space="0" w:color="auto"/>
        <w:left w:val="none" w:sz="0" w:space="0" w:color="auto"/>
        <w:bottom w:val="none" w:sz="0" w:space="0" w:color="auto"/>
        <w:right w:val="none" w:sz="0" w:space="0" w:color="auto"/>
      </w:divBdr>
    </w:div>
    <w:div w:id="1815176261">
      <w:bodyDiv w:val="1"/>
      <w:marLeft w:val="0"/>
      <w:marRight w:val="0"/>
      <w:marTop w:val="0"/>
      <w:marBottom w:val="0"/>
      <w:divBdr>
        <w:top w:val="none" w:sz="0" w:space="0" w:color="auto"/>
        <w:left w:val="none" w:sz="0" w:space="0" w:color="auto"/>
        <w:bottom w:val="none" w:sz="0" w:space="0" w:color="auto"/>
        <w:right w:val="none" w:sz="0" w:space="0" w:color="auto"/>
      </w:divBdr>
    </w:div>
    <w:div w:id="1818691533">
      <w:bodyDiv w:val="1"/>
      <w:marLeft w:val="0"/>
      <w:marRight w:val="0"/>
      <w:marTop w:val="0"/>
      <w:marBottom w:val="0"/>
      <w:divBdr>
        <w:top w:val="none" w:sz="0" w:space="0" w:color="auto"/>
        <w:left w:val="none" w:sz="0" w:space="0" w:color="auto"/>
        <w:bottom w:val="none" w:sz="0" w:space="0" w:color="auto"/>
        <w:right w:val="none" w:sz="0" w:space="0" w:color="auto"/>
      </w:divBdr>
    </w:div>
    <w:div w:id="1822455972">
      <w:bodyDiv w:val="1"/>
      <w:marLeft w:val="0"/>
      <w:marRight w:val="0"/>
      <w:marTop w:val="0"/>
      <w:marBottom w:val="0"/>
      <w:divBdr>
        <w:top w:val="none" w:sz="0" w:space="0" w:color="auto"/>
        <w:left w:val="none" w:sz="0" w:space="0" w:color="auto"/>
        <w:bottom w:val="none" w:sz="0" w:space="0" w:color="auto"/>
        <w:right w:val="none" w:sz="0" w:space="0" w:color="auto"/>
      </w:divBdr>
    </w:div>
    <w:div w:id="1823883253">
      <w:bodyDiv w:val="1"/>
      <w:marLeft w:val="0"/>
      <w:marRight w:val="0"/>
      <w:marTop w:val="0"/>
      <w:marBottom w:val="0"/>
      <w:divBdr>
        <w:top w:val="none" w:sz="0" w:space="0" w:color="auto"/>
        <w:left w:val="none" w:sz="0" w:space="0" w:color="auto"/>
        <w:bottom w:val="none" w:sz="0" w:space="0" w:color="auto"/>
        <w:right w:val="none" w:sz="0" w:space="0" w:color="auto"/>
      </w:divBdr>
    </w:div>
    <w:div w:id="1836216049">
      <w:bodyDiv w:val="1"/>
      <w:marLeft w:val="0"/>
      <w:marRight w:val="0"/>
      <w:marTop w:val="0"/>
      <w:marBottom w:val="0"/>
      <w:divBdr>
        <w:top w:val="none" w:sz="0" w:space="0" w:color="auto"/>
        <w:left w:val="none" w:sz="0" w:space="0" w:color="auto"/>
        <w:bottom w:val="none" w:sz="0" w:space="0" w:color="auto"/>
        <w:right w:val="none" w:sz="0" w:space="0" w:color="auto"/>
      </w:divBdr>
    </w:div>
    <w:div w:id="1846750858">
      <w:bodyDiv w:val="1"/>
      <w:marLeft w:val="0"/>
      <w:marRight w:val="0"/>
      <w:marTop w:val="0"/>
      <w:marBottom w:val="0"/>
      <w:divBdr>
        <w:top w:val="none" w:sz="0" w:space="0" w:color="auto"/>
        <w:left w:val="none" w:sz="0" w:space="0" w:color="auto"/>
        <w:bottom w:val="none" w:sz="0" w:space="0" w:color="auto"/>
        <w:right w:val="none" w:sz="0" w:space="0" w:color="auto"/>
      </w:divBdr>
    </w:div>
    <w:div w:id="1848861246">
      <w:bodyDiv w:val="1"/>
      <w:marLeft w:val="0"/>
      <w:marRight w:val="0"/>
      <w:marTop w:val="0"/>
      <w:marBottom w:val="0"/>
      <w:divBdr>
        <w:top w:val="none" w:sz="0" w:space="0" w:color="auto"/>
        <w:left w:val="none" w:sz="0" w:space="0" w:color="auto"/>
        <w:bottom w:val="none" w:sz="0" w:space="0" w:color="auto"/>
        <w:right w:val="none" w:sz="0" w:space="0" w:color="auto"/>
      </w:divBdr>
    </w:div>
    <w:div w:id="1850094130">
      <w:bodyDiv w:val="1"/>
      <w:marLeft w:val="0"/>
      <w:marRight w:val="0"/>
      <w:marTop w:val="0"/>
      <w:marBottom w:val="0"/>
      <w:divBdr>
        <w:top w:val="none" w:sz="0" w:space="0" w:color="auto"/>
        <w:left w:val="none" w:sz="0" w:space="0" w:color="auto"/>
        <w:bottom w:val="none" w:sz="0" w:space="0" w:color="auto"/>
        <w:right w:val="none" w:sz="0" w:space="0" w:color="auto"/>
      </w:divBdr>
    </w:div>
    <w:div w:id="1851261172">
      <w:bodyDiv w:val="1"/>
      <w:marLeft w:val="0"/>
      <w:marRight w:val="0"/>
      <w:marTop w:val="0"/>
      <w:marBottom w:val="0"/>
      <w:divBdr>
        <w:top w:val="none" w:sz="0" w:space="0" w:color="auto"/>
        <w:left w:val="none" w:sz="0" w:space="0" w:color="auto"/>
        <w:bottom w:val="none" w:sz="0" w:space="0" w:color="auto"/>
        <w:right w:val="none" w:sz="0" w:space="0" w:color="auto"/>
      </w:divBdr>
      <w:divsChild>
        <w:div w:id="1939554885">
          <w:marLeft w:val="0"/>
          <w:marRight w:val="0"/>
          <w:marTop w:val="0"/>
          <w:marBottom w:val="0"/>
          <w:divBdr>
            <w:top w:val="none" w:sz="0" w:space="0" w:color="auto"/>
            <w:left w:val="none" w:sz="0" w:space="0" w:color="auto"/>
            <w:bottom w:val="none" w:sz="0" w:space="0" w:color="auto"/>
            <w:right w:val="none" w:sz="0" w:space="0" w:color="auto"/>
          </w:divBdr>
        </w:div>
        <w:div w:id="2094549904">
          <w:marLeft w:val="0"/>
          <w:marRight w:val="0"/>
          <w:marTop w:val="0"/>
          <w:marBottom w:val="0"/>
          <w:divBdr>
            <w:top w:val="none" w:sz="0" w:space="0" w:color="auto"/>
            <w:left w:val="none" w:sz="0" w:space="0" w:color="auto"/>
            <w:bottom w:val="none" w:sz="0" w:space="0" w:color="auto"/>
            <w:right w:val="none" w:sz="0" w:space="0" w:color="auto"/>
          </w:divBdr>
        </w:div>
      </w:divsChild>
    </w:div>
    <w:div w:id="1852328979">
      <w:bodyDiv w:val="1"/>
      <w:marLeft w:val="0"/>
      <w:marRight w:val="0"/>
      <w:marTop w:val="0"/>
      <w:marBottom w:val="0"/>
      <w:divBdr>
        <w:top w:val="none" w:sz="0" w:space="0" w:color="auto"/>
        <w:left w:val="none" w:sz="0" w:space="0" w:color="auto"/>
        <w:bottom w:val="none" w:sz="0" w:space="0" w:color="auto"/>
        <w:right w:val="none" w:sz="0" w:space="0" w:color="auto"/>
      </w:divBdr>
    </w:div>
    <w:div w:id="1859811545">
      <w:bodyDiv w:val="1"/>
      <w:marLeft w:val="0"/>
      <w:marRight w:val="0"/>
      <w:marTop w:val="0"/>
      <w:marBottom w:val="0"/>
      <w:divBdr>
        <w:top w:val="none" w:sz="0" w:space="0" w:color="auto"/>
        <w:left w:val="none" w:sz="0" w:space="0" w:color="auto"/>
        <w:bottom w:val="none" w:sz="0" w:space="0" w:color="auto"/>
        <w:right w:val="none" w:sz="0" w:space="0" w:color="auto"/>
      </w:divBdr>
    </w:div>
    <w:div w:id="1875191151">
      <w:bodyDiv w:val="1"/>
      <w:marLeft w:val="0"/>
      <w:marRight w:val="0"/>
      <w:marTop w:val="0"/>
      <w:marBottom w:val="0"/>
      <w:divBdr>
        <w:top w:val="none" w:sz="0" w:space="0" w:color="auto"/>
        <w:left w:val="none" w:sz="0" w:space="0" w:color="auto"/>
        <w:bottom w:val="none" w:sz="0" w:space="0" w:color="auto"/>
        <w:right w:val="none" w:sz="0" w:space="0" w:color="auto"/>
      </w:divBdr>
    </w:div>
    <w:div w:id="1876036513">
      <w:bodyDiv w:val="1"/>
      <w:marLeft w:val="0"/>
      <w:marRight w:val="0"/>
      <w:marTop w:val="0"/>
      <w:marBottom w:val="0"/>
      <w:divBdr>
        <w:top w:val="none" w:sz="0" w:space="0" w:color="auto"/>
        <w:left w:val="none" w:sz="0" w:space="0" w:color="auto"/>
        <w:bottom w:val="none" w:sz="0" w:space="0" w:color="auto"/>
        <w:right w:val="none" w:sz="0" w:space="0" w:color="auto"/>
      </w:divBdr>
    </w:div>
    <w:div w:id="1876383917">
      <w:bodyDiv w:val="1"/>
      <w:marLeft w:val="0"/>
      <w:marRight w:val="0"/>
      <w:marTop w:val="0"/>
      <w:marBottom w:val="0"/>
      <w:divBdr>
        <w:top w:val="none" w:sz="0" w:space="0" w:color="auto"/>
        <w:left w:val="none" w:sz="0" w:space="0" w:color="auto"/>
        <w:bottom w:val="none" w:sz="0" w:space="0" w:color="auto"/>
        <w:right w:val="none" w:sz="0" w:space="0" w:color="auto"/>
      </w:divBdr>
    </w:div>
    <w:div w:id="1880042836">
      <w:bodyDiv w:val="1"/>
      <w:marLeft w:val="0"/>
      <w:marRight w:val="0"/>
      <w:marTop w:val="0"/>
      <w:marBottom w:val="0"/>
      <w:divBdr>
        <w:top w:val="none" w:sz="0" w:space="0" w:color="auto"/>
        <w:left w:val="none" w:sz="0" w:space="0" w:color="auto"/>
        <w:bottom w:val="none" w:sz="0" w:space="0" w:color="auto"/>
        <w:right w:val="none" w:sz="0" w:space="0" w:color="auto"/>
      </w:divBdr>
    </w:div>
    <w:div w:id="1884369067">
      <w:bodyDiv w:val="1"/>
      <w:marLeft w:val="0"/>
      <w:marRight w:val="0"/>
      <w:marTop w:val="0"/>
      <w:marBottom w:val="0"/>
      <w:divBdr>
        <w:top w:val="none" w:sz="0" w:space="0" w:color="auto"/>
        <w:left w:val="none" w:sz="0" w:space="0" w:color="auto"/>
        <w:bottom w:val="none" w:sz="0" w:space="0" w:color="auto"/>
        <w:right w:val="none" w:sz="0" w:space="0" w:color="auto"/>
      </w:divBdr>
    </w:div>
    <w:div w:id="1889487927">
      <w:bodyDiv w:val="1"/>
      <w:marLeft w:val="0"/>
      <w:marRight w:val="0"/>
      <w:marTop w:val="0"/>
      <w:marBottom w:val="0"/>
      <w:divBdr>
        <w:top w:val="none" w:sz="0" w:space="0" w:color="auto"/>
        <w:left w:val="none" w:sz="0" w:space="0" w:color="auto"/>
        <w:bottom w:val="none" w:sz="0" w:space="0" w:color="auto"/>
        <w:right w:val="none" w:sz="0" w:space="0" w:color="auto"/>
      </w:divBdr>
    </w:div>
    <w:div w:id="1890527546">
      <w:bodyDiv w:val="1"/>
      <w:marLeft w:val="0"/>
      <w:marRight w:val="0"/>
      <w:marTop w:val="0"/>
      <w:marBottom w:val="0"/>
      <w:divBdr>
        <w:top w:val="none" w:sz="0" w:space="0" w:color="auto"/>
        <w:left w:val="none" w:sz="0" w:space="0" w:color="auto"/>
        <w:bottom w:val="none" w:sz="0" w:space="0" w:color="auto"/>
        <w:right w:val="none" w:sz="0" w:space="0" w:color="auto"/>
      </w:divBdr>
    </w:div>
    <w:div w:id="1904172867">
      <w:bodyDiv w:val="1"/>
      <w:marLeft w:val="0"/>
      <w:marRight w:val="0"/>
      <w:marTop w:val="0"/>
      <w:marBottom w:val="0"/>
      <w:divBdr>
        <w:top w:val="none" w:sz="0" w:space="0" w:color="auto"/>
        <w:left w:val="none" w:sz="0" w:space="0" w:color="auto"/>
        <w:bottom w:val="none" w:sz="0" w:space="0" w:color="auto"/>
        <w:right w:val="none" w:sz="0" w:space="0" w:color="auto"/>
      </w:divBdr>
    </w:div>
    <w:div w:id="1904293125">
      <w:bodyDiv w:val="1"/>
      <w:marLeft w:val="0"/>
      <w:marRight w:val="0"/>
      <w:marTop w:val="0"/>
      <w:marBottom w:val="0"/>
      <w:divBdr>
        <w:top w:val="none" w:sz="0" w:space="0" w:color="auto"/>
        <w:left w:val="none" w:sz="0" w:space="0" w:color="auto"/>
        <w:bottom w:val="none" w:sz="0" w:space="0" w:color="auto"/>
        <w:right w:val="none" w:sz="0" w:space="0" w:color="auto"/>
      </w:divBdr>
    </w:div>
    <w:div w:id="1904637353">
      <w:bodyDiv w:val="1"/>
      <w:marLeft w:val="0"/>
      <w:marRight w:val="0"/>
      <w:marTop w:val="0"/>
      <w:marBottom w:val="0"/>
      <w:divBdr>
        <w:top w:val="none" w:sz="0" w:space="0" w:color="auto"/>
        <w:left w:val="none" w:sz="0" w:space="0" w:color="auto"/>
        <w:bottom w:val="none" w:sz="0" w:space="0" w:color="auto"/>
        <w:right w:val="none" w:sz="0" w:space="0" w:color="auto"/>
      </w:divBdr>
    </w:div>
    <w:div w:id="1904683470">
      <w:bodyDiv w:val="1"/>
      <w:marLeft w:val="0"/>
      <w:marRight w:val="0"/>
      <w:marTop w:val="0"/>
      <w:marBottom w:val="0"/>
      <w:divBdr>
        <w:top w:val="none" w:sz="0" w:space="0" w:color="auto"/>
        <w:left w:val="none" w:sz="0" w:space="0" w:color="auto"/>
        <w:bottom w:val="none" w:sz="0" w:space="0" w:color="auto"/>
        <w:right w:val="none" w:sz="0" w:space="0" w:color="auto"/>
      </w:divBdr>
    </w:div>
    <w:div w:id="1907884614">
      <w:bodyDiv w:val="1"/>
      <w:marLeft w:val="0"/>
      <w:marRight w:val="0"/>
      <w:marTop w:val="0"/>
      <w:marBottom w:val="0"/>
      <w:divBdr>
        <w:top w:val="none" w:sz="0" w:space="0" w:color="auto"/>
        <w:left w:val="none" w:sz="0" w:space="0" w:color="auto"/>
        <w:bottom w:val="none" w:sz="0" w:space="0" w:color="auto"/>
        <w:right w:val="none" w:sz="0" w:space="0" w:color="auto"/>
      </w:divBdr>
    </w:div>
    <w:div w:id="1909998844">
      <w:bodyDiv w:val="1"/>
      <w:marLeft w:val="0"/>
      <w:marRight w:val="0"/>
      <w:marTop w:val="0"/>
      <w:marBottom w:val="0"/>
      <w:divBdr>
        <w:top w:val="none" w:sz="0" w:space="0" w:color="auto"/>
        <w:left w:val="none" w:sz="0" w:space="0" w:color="auto"/>
        <w:bottom w:val="none" w:sz="0" w:space="0" w:color="auto"/>
        <w:right w:val="none" w:sz="0" w:space="0" w:color="auto"/>
      </w:divBdr>
    </w:div>
    <w:div w:id="1912739982">
      <w:bodyDiv w:val="1"/>
      <w:marLeft w:val="0"/>
      <w:marRight w:val="0"/>
      <w:marTop w:val="0"/>
      <w:marBottom w:val="0"/>
      <w:divBdr>
        <w:top w:val="none" w:sz="0" w:space="0" w:color="auto"/>
        <w:left w:val="none" w:sz="0" w:space="0" w:color="auto"/>
        <w:bottom w:val="none" w:sz="0" w:space="0" w:color="auto"/>
        <w:right w:val="none" w:sz="0" w:space="0" w:color="auto"/>
      </w:divBdr>
    </w:div>
    <w:div w:id="1917283570">
      <w:bodyDiv w:val="1"/>
      <w:marLeft w:val="0"/>
      <w:marRight w:val="0"/>
      <w:marTop w:val="0"/>
      <w:marBottom w:val="0"/>
      <w:divBdr>
        <w:top w:val="none" w:sz="0" w:space="0" w:color="auto"/>
        <w:left w:val="none" w:sz="0" w:space="0" w:color="auto"/>
        <w:bottom w:val="none" w:sz="0" w:space="0" w:color="auto"/>
        <w:right w:val="none" w:sz="0" w:space="0" w:color="auto"/>
      </w:divBdr>
    </w:div>
    <w:div w:id="1921057386">
      <w:bodyDiv w:val="1"/>
      <w:marLeft w:val="0"/>
      <w:marRight w:val="0"/>
      <w:marTop w:val="0"/>
      <w:marBottom w:val="0"/>
      <w:divBdr>
        <w:top w:val="none" w:sz="0" w:space="0" w:color="auto"/>
        <w:left w:val="none" w:sz="0" w:space="0" w:color="auto"/>
        <w:bottom w:val="none" w:sz="0" w:space="0" w:color="auto"/>
        <w:right w:val="none" w:sz="0" w:space="0" w:color="auto"/>
      </w:divBdr>
    </w:div>
    <w:div w:id="1921331858">
      <w:bodyDiv w:val="1"/>
      <w:marLeft w:val="0"/>
      <w:marRight w:val="0"/>
      <w:marTop w:val="0"/>
      <w:marBottom w:val="0"/>
      <w:divBdr>
        <w:top w:val="none" w:sz="0" w:space="0" w:color="auto"/>
        <w:left w:val="none" w:sz="0" w:space="0" w:color="auto"/>
        <w:bottom w:val="none" w:sz="0" w:space="0" w:color="auto"/>
        <w:right w:val="none" w:sz="0" w:space="0" w:color="auto"/>
      </w:divBdr>
    </w:div>
    <w:div w:id="1929845586">
      <w:bodyDiv w:val="1"/>
      <w:marLeft w:val="0"/>
      <w:marRight w:val="0"/>
      <w:marTop w:val="0"/>
      <w:marBottom w:val="0"/>
      <w:divBdr>
        <w:top w:val="none" w:sz="0" w:space="0" w:color="auto"/>
        <w:left w:val="none" w:sz="0" w:space="0" w:color="auto"/>
        <w:bottom w:val="none" w:sz="0" w:space="0" w:color="auto"/>
        <w:right w:val="none" w:sz="0" w:space="0" w:color="auto"/>
      </w:divBdr>
      <w:divsChild>
        <w:div w:id="1796945616">
          <w:marLeft w:val="0"/>
          <w:marRight w:val="0"/>
          <w:marTop w:val="0"/>
          <w:marBottom w:val="0"/>
          <w:divBdr>
            <w:top w:val="none" w:sz="0" w:space="0" w:color="auto"/>
            <w:left w:val="none" w:sz="0" w:space="0" w:color="auto"/>
            <w:bottom w:val="none" w:sz="0" w:space="0" w:color="auto"/>
            <w:right w:val="none" w:sz="0" w:space="0" w:color="auto"/>
          </w:divBdr>
          <w:divsChild>
            <w:div w:id="104349913">
              <w:marLeft w:val="0"/>
              <w:marRight w:val="0"/>
              <w:marTop w:val="0"/>
              <w:marBottom w:val="0"/>
              <w:divBdr>
                <w:top w:val="none" w:sz="0" w:space="0" w:color="auto"/>
                <w:left w:val="none" w:sz="0" w:space="0" w:color="auto"/>
                <w:bottom w:val="none" w:sz="0" w:space="0" w:color="auto"/>
                <w:right w:val="none" w:sz="0" w:space="0" w:color="auto"/>
              </w:divBdr>
              <w:divsChild>
                <w:div w:id="539898890">
                  <w:marLeft w:val="0"/>
                  <w:marRight w:val="0"/>
                  <w:marTop w:val="0"/>
                  <w:marBottom w:val="0"/>
                  <w:divBdr>
                    <w:top w:val="none" w:sz="0" w:space="0" w:color="auto"/>
                    <w:left w:val="none" w:sz="0" w:space="0" w:color="auto"/>
                    <w:bottom w:val="none" w:sz="0" w:space="0" w:color="auto"/>
                    <w:right w:val="none" w:sz="0" w:space="0" w:color="auto"/>
                  </w:divBdr>
                  <w:divsChild>
                    <w:div w:id="340855292">
                      <w:marLeft w:val="0"/>
                      <w:marRight w:val="0"/>
                      <w:marTop w:val="0"/>
                      <w:marBottom w:val="0"/>
                      <w:divBdr>
                        <w:top w:val="none" w:sz="0" w:space="0" w:color="auto"/>
                        <w:left w:val="none" w:sz="0" w:space="0" w:color="auto"/>
                        <w:bottom w:val="none" w:sz="0" w:space="0" w:color="auto"/>
                        <w:right w:val="none" w:sz="0" w:space="0" w:color="auto"/>
                      </w:divBdr>
                      <w:divsChild>
                        <w:div w:id="2063675439">
                          <w:marLeft w:val="0"/>
                          <w:marRight w:val="0"/>
                          <w:marTop w:val="0"/>
                          <w:marBottom w:val="0"/>
                          <w:divBdr>
                            <w:top w:val="none" w:sz="0" w:space="0" w:color="auto"/>
                            <w:left w:val="none" w:sz="0" w:space="0" w:color="auto"/>
                            <w:bottom w:val="none" w:sz="0" w:space="0" w:color="auto"/>
                            <w:right w:val="none" w:sz="0" w:space="0" w:color="auto"/>
                          </w:divBdr>
                          <w:divsChild>
                            <w:div w:id="115634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1231420">
      <w:bodyDiv w:val="1"/>
      <w:marLeft w:val="0"/>
      <w:marRight w:val="0"/>
      <w:marTop w:val="0"/>
      <w:marBottom w:val="0"/>
      <w:divBdr>
        <w:top w:val="none" w:sz="0" w:space="0" w:color="auto"/>
        <w:left w:val="none" w:sz="0" w:space="0" w:color="auto"/>
        <w:bottom w:val="none" w:sz="0" w:space="0" w:color="auto"/>
        <w:right w:val="none" w:sz="0" w:space="0" w:color="auto"/>
      </w:divBdr>
    </w:div>
    <w:div w:id="1933509744">
      <w:bodyDiv w:val="1"/>
      <w:marLeft w:val="0"/>
      <w:marRight w:val="0"/>
      <w:marTop w:val="0"/>
      <w:marBottom w:val="0"/>
      <w:divBdr>
        <w:top w:val="none" w:sz="0" w:space="0" w:color="auto"/>
        <w:left w:val="none" w:sz="0" w:space="0" w:color="auto"/>
        <w:bottom w:val="none" w:sz="0" w:space="0" w:color="auto"/>
        <w:right w:val="none" w:sz="0" w:space="0" w:color="auto"/>
      </w:divBdr>
      <w:divsChild>
        <w:div w:id="1102257984">
          <w:marLeft w:val="0"/>
          <w:marRight w:val="0"/>
          <w:marTop w:val="0"/>
          <w:marBottom w:val="0"/>
          <w:divBdr>
            <w:top w:val="none" w:sz="0" w:space="0" w:color="auto"/>
            <w:left w:val="none" w:sz="0" w:space="0" w:color="auto"/>
            <w:bottom w:val="none" w:sz="0" w:space="0" w:color="auto"/>
            <w:right w:val="none" w:sz="0" w:space="0" w:color="auto"/>
          </w:divBdr>
        </w:div>
      </w:divsChild>
    </w:div>
    <w:div w:id="1937790940">
      <w:bodyDiv w:val="1"/>
      <w:marLeft w:val="0"/>
      <w:marRight w:val="0"/>
      <w:marTop w:val="0"/>
      <w:marBottom w:val="0"/>
      <w:divBdr>
        <w:top w:val="none" w:sz="0" w:space="0" w:color="auto"/>
        <w:left w:val="none" w:sz="0" w:space="0" w:color="auto"/>
        <w:bottom w:val="none" w:sz="0" w:space="0" w:color="auto"/>
        <w:right w:val="none" w:sz="0" w:space="0" w:color="auto"/>
      </w:divBdr>
    </w:div>
    <w:div w:id="1938518832">
      <w:bodyDiv w:val="1"/>
      <w:marLeft w:val="0"/>
      <w:marRight w:val="0"/>
      <w:marTop w:val="0"/>
      <w:marBottom w:val="0"/>
      <w:divBdr>
        <w:top w:val="none" w:sz="0" w:space="0" w:color="auto"/>
        <w:left w:val="none" w:sz="0" w:space="0" w:color="auto"/>
        <w:bottom w:val="none" w:sz="0" w:space="0" w:color="auto"/>
        <w:right w:val="none" w:sz="0" w:space="0" w:color="auto"/>
      </w:divBdr>
    </w:div>
    <w:div w:id="1939096055">
      <w:bodyDiv w:val="1"/>
      <w:marLeft w:val="0"/>
      <w:marRight w:val="0"/>
      <w:marTop w:val="0"/>
      <w:marBottom w:val="0"/>
      <w:divBdr>
        <w:top w:val="none" w:sz="0" w:space="0" w:color="auto"/>
        <w:left w:val="none" w:sz="0" w:space="0" w:color="auto"/>
        <w:bottom w:val="none" w:sz="0" w:space="0" w:color="auto"/>
        <w:right w:val="none" w:sz="0" w:space="0" w:color="auto"/>
      </w:divBdr>
    </w:div>
    <w:div w:id="1939407400">
      <w:bodyDiv w:val="1"/>
      <w:marLeft w:val="0"/>
      <w:marRight w:val="0"/>
      <w:marTop w:val="0"/>
      <w:marBottom w:val="0"/>
      <w:divBdr>
        <w:top w:val="none" w:sz="0" w:space="0" w:color="auto"/>
        <w:left w:val="none" w:sz="0" w:space="0" w:color="auto"/>
        <w:bottom w:val="none" w:sz="0" w:space="0" w:color="auto"/>
        <w:right w:val="none" w:sz="0" w:space="0" w:color="auto"/>
      </w:divBdr>
    </w:div>
    <w:div w:id="1945192202">
      <w:bodyDiv w:val="1"/>
      <w:marLeft w:val="0"/>
      <w:marRight w:val="0"/>
      <w:marTop w:val="0"/>
      <w:marBottom w:val="0"/>
      <w:divBdr>
        <w:top w:val="none" w:sz="0" w:space="0" w:color="auto"/>
        <w:left w:val="none" w:sz="0" w:space="0" w:color="auto"/>
        <w:bottom w:val="none" w:sz="0" w:space="0" w:color="auto"/>
        <w:right w:val="none" w:sz="0" w:space="0" w:color="auto"/>
      </w:divBdr>
    </w:div>
    <w:div w:id="1945262294">
      <w:bodyDiv w:val="1"/>
      <w:marLeft w:val="0"/>
      <w:marRight w:val="0"/>
      <w:marTop w:val="0"/>
      <w:marBottom w:val="0"/>
      <w:divBdr>
        <w:top w:val="none" w:sz="0" w:space="0" w:color="auto"/>
        <w:left w:val="none" w:sz="0" w:space="0" w:color="auto"/>
        <w:bottom w:val="none" w:sz="0" w:space="0" w:color="auto"/>
        <w:right w:val="none" w:sz="0" w:space="0" w:color="auto"/>
      </w:divBdr>
    </w:div>
    <w:div w:id="1948155660">
      <w:bodyDiv w:val="1"/>
      <w:marLeft w:val="0"/>
      <w:marRight w:val="0"/>
      <w:marTop w:val="0"/>
      <w:marBottom w:val="0"/>
      <w:divBdr>
        <w:top w:val="none" w:sz="0" w:space="0" w:color="auto"/>
        <w:left w:val="none" w:sz="0" w:space="0" w:color="auto"/>
        <w:bottom w:val="none" w:sz="0" w:space="0" w:color="auto"/>
        <w:right w:val="none" w:sz="0" w:space="0" w:color="auto"/>
      </w:divBdr>
    </w:div>
    <w:div w:id="1961912597">
      <w:bodyDiv w:val="1"/>
      <w:marLeft w:val="0"/>
      <w:marRight w:val="0"/>
      <w:marTop w:val="0"/>
      <w:marBottom w:val="0"/>
      <w:divBdr>
        <w:top w:val="none" w:sz="0" w:space="0" w:color="auto"/>
        <w:left w:val="none" w:sz="0" w:space="0" w:color="auto"/>
        <w:bottom w:val="none" w:sz="0" w:space="0" w:color="auto"/>
        <w:right w:val="none" w:sz="0" w:space="0" w:color="auto"/>
      </w:divBdr>
    </w:div>
    <w:div w:id="1970355861">
      <w:bodyDiv w:val="1"/>
      <w:marLeft w:val="0"/>
      <w:marRight w:val="0"/>
      <w:marTop w:val="0"/>
      <w:marBottom w:val="0"/>
      <w:divBdr>
        <w:top w:val="none" w:sz="0" w:space="0" w:color="auto"/>
        <w:left w:val="none" w:sz="0" w:space="0" w:color="auto"/>
        <w:bottom w:val="none" w:sz="0" w:space="0" w:color="auto"/>
        <w:right w:val="none" w:sz="0" w:space="0" w:color="auto"/>
      </w:divBdr>
    </w:div>
    <w:div w:id="1974631976">
      <w:bodyDiv w:val="1"/>
      <w:marLeft w:val="0"/>
      <w:marRight w:val="0"/>
      <w:marTop w:val="0"/>
      <w:marBottom w:val="0"/>
      <w:divBdr>
        <w:top w:val="none" w:sz="0" w:space="0" w:color="auto"/>
        <w:left w:val="none" w:sz="0" w:space="0" w:color="auto"/>
        <w:bottom w:val="none" w:sz="0" w:space="0" w:color="auto"/>
        <w:right w:val="none" w:sz="0" w:space="0" w:color="auto"/>
      </w:divBdr>
    </w:div>
    <w:div w:id="1977636395">
      <w:bodyDiv w:val="1"/>
      <w:marLeft w:val="0"/>
      <w:marRight w:val="0"/>
      <w:marTop w:val="0"/>
      <w:marBottom w:val="0"/>
      <w:divBdr>
        <w:top w:val="none" w:sz="0" w:space="0" w:color="auto"/>
        <w:left w:val="none" w:sz="0" w:space="0" w:color="auto"/>
        <w:bottom w:val="none" w:sz="0" w:space="0" w:color="auto"/>
        <w:right w:val="none" w:sz="0" w:space="0" w:color="auto"/>
      </w:divBdr>
    </w:div>
    <w:div w:id="1978030709">
      <w:bodyDiv w:val="1"/>
      <w:marLeft w:val="0"/>
      <w:marRight w:val="0"/>
      <w:marTop w:val="0"/>
      <w:marBottom w:val="0"/>
      <w:divBdr>
        <w:top w:val="none" w:sz="0" w:space="0" w:color="auto"/>
        <w:left w:val="none" w:sz="0" w:space="0" w:color="auto"/>
        <w:bottom w:val="none" w:sz="0" w:space="0" w:color="auto"/>
        <w:right w:val="none" w:sz="0" w:space="0" w:color="auto"/>
      </w:divBdr>
    </w:div>
    <w:div w:id="1982879658">
      <w:bodyDiv w:val="1"/>
      <w:marLeft w:val="0"/>
      <w:marRight w:val="0"/>
      <w:marTop w:val="0"/>
      <w:marBottom w:val="0"/>
      <w:divBdr>
        <w:top w:val="none" w:sz="0" w:space="0" w:color="auto"/>
        <w:left w:val="none" w:sz="0" w:space="0" w:color="auto"/>
        <w:bottom w:val="none" w:sz="0" w:space="0" w:color="auto"/>
        <w:right w:val="none" w:sz="0" w:space="0" w:color="auto"/>
      </w:divBdr>
    </w:div>
    <w:div w:id="1987199096">
      <w:bodyDiv w:val="1"/>
      <w:marLeft w:val="0"/>
      <w:marRight w:val="0"/>
      <w:marTop w:val="0"/>
      <w:marBottom w:val="0"/>
      <w:divBdr>
        <w:top w:val="none" w:sz="0" w:space="0" w:color="auto"/>
        <w:left w:val="none" w:sz="0" w:space="0" w:color="auto"/>
        <w:bottom w:val="none" w:sz="0" w:space="0" w:color="auto"/>
        <w:right w:val="none" w:sz="0" w:space="0" w:color="auto"/>
      </w:divBdr>
    </w:div>
    <w:div w:id="1988507020">
      <w:bodyDiv w:val="1"/>
      <w:marLeft w:val="0"/>
      <w:marRight w:val="0"/>
      <w:marTop w:val="0"/>
      <w:marBottom w:val="0"/>
      <w:divBdr>
        <w:top w:val="none" w:sz="0" w:space="0" w:color="auto"/>
        <w:left w:val="none" w:sz="0" w:space="0" w:color="auto"/>
        <w:bottom w:val="none" w:sz="0" w:space="0" w:color="auto"/>
        <w:right w:val="none" w:sz="0" w:space="0" w:color="auto"/>
      </w:divBdr>
    </w:div>
    <w:div w:id="1988777795">
      <w:bodyDiv w:val="1"/>
      <w:marLeft w:val="0"/>
      <w:marRight w:val="0"/>
      <w:marTop w:val="0"/>
      <w:marBottom w:val="0"/>
      <w:divBdr>
        <w:top w:val="none" w:sz="0" w:space="0" w:color="auto"/>
        <w:left w:val="none" w:sz="0" w:space="0" w:color="auto"/>
        <w:bottom w:val="none" w:sz="0" w:space="0" w:color="auto"/>
        <w:right w:val="none" w:sz="0" w:space="0" w:color="auto"/>
      </w:divBdr>
    </w:div>
    <w:div w:id="1989364062">
      <w:bodyDiv w:val="1"/>
      <w:marLeft w:val="0"/>
      <w:marRight w:val="0"/>
      <w:marTop w:val="0"/>
      <w:marBottom w:val="0"/>
      <w:divBdr>
        <w:top w:val="none" w:sz="0" w:space="0" w:color="auto"/>
        <w:left w:val="none" w:sz="0" w:space="0" w:color="auto"/>
        <w:bottom w:val="none" w:sz="0" w:space="0" w:color="auto"/>
        <w:right w:val="none" w:sz="0" w:space="0" w:color="auto"/>
      </w:divBdr>
    </w:div>
    <w:div w:id="1991013355">
      <w:bodyDiv w:val="1"/>
      <w:marLeft w:val="0"/>
      <w:marRight w:val="0"/>
      <w:marTop w:val="0"/>
      <w:marBottom w:val="0"/>
      <w:divBdr>
        <w:top w:val="none" w:sz="0" w:space="0" w:color="auto"/>
        <w:left w:val="none" w:sz="0" w:space="0" w:color="auto"/>
        <w:bottom w:val="none" w:sz="0" w:space="0" w:color="auto"/>
        <w:right w:val="none" w:sz="0" w:space="0" w:color="auto"/>
      </w:divBdr>
    </w:div>
    <w:div w:id="2006128979">
      <w:bodyDiv w:val="1"/>
      <w:marLeft w:val="0"/>
      <w:marRight w:val="0"/>
      <w:marTop w:val="0"/>
      <w:marBottom w:val="0"/>
      <w:divBdr>
        <w:top w:val="none" w:sz="0" w:space="0" w:color="auto"/>
        <w:left w:val="none" w:sz="0" w:space="0" w:color="auto"/>
        <w:bottom w:val="none" w:sz="0" w:space="0" w:color="auto"/>
        <w:right w:val="none" w:sz="0" w:space="0" w:color="auto"/>
      </w:divBdr>
    </w:div>
    <w:div w:id="2014990394">
      <w:bodyDiv w:val="1"/>
      <w:marLeft w:val="0"/>
      <w:marRight w:val="0"/>
      <w:marTop w:val="0"/>
      <w:marBottom w:val="0"/>
      <w:divBdr>
        <w:top w:val="none" w:sz="0" w:space="0" w:color="auto"/>
        <w:left w:val="none" w:sz="0" w:space="0" w:color="auto"/>
        <w:bottom w:val="none" w:sz="0" w:space="0" w:color="auto"/>
        <w:right w:val="none" w:sz="0" w:space="0" w:color="auto"/>
      </w:divBdr>
    </w:div>
    <w:div w:id="2019574209">
      <w:bodyDiv w:val="1"/>
      <w:marLeft w:val="0"/>
      <w:marRight w:val="0"/>
      <w:marTop w:val="0"/>
      <w:marBottom w:val="0"/>
      <w:divBdr>
        <w:top w:val="none" w:sz="0" w:space="0" w:color="auto"/>
        <w:left w:val="none" w:sz="0" w:space="0" w:color="auto"/>
        <w:bottom w:val="none" w:sz="0" w:space="0" w:color="auto"/>
        <w:right w:val="none" w:sz="0" w:space="0" w:color="auto"/>
      </w:divBdr>
    </w:div>
    <w:div w:id="2023168207">
      <w:bodyDiv w:val="1"/>
      <w:marLeft w:val="0"/>
      <w:marRight w:val="0"/>
      <w:marTop w:val="0"/>
      <w:marBottom w:val="0"/>
      <w:divBdr>
        <w:top w:val="none" w:sz="0" w:space="0" w:color="auto"/>
        <w:left w:val="none" w:sz="0" w:space="0" w:color="auto"/>
        <w:bottom w:val="none" w:sz="0" w:space="0" w:color="auto"/>
        <w:right w:val="none" w:sz="0" w:space="0" w:color="auto"/>
      </w:divBdr>
    </w:div>
    <w:div w:id="2025277992">
      <w:bodyDiv w:val="1"/>
      <w:marLeft w:val="0"/>
      <w:marRight w:val="0"/>
      <w:marTop w:val="0"/>
      <w:marBottom w:val="0"/>
      <w:divBdr>
        <w:top w:val="none" w:sz="0" w:space="0" w:color="auto"/>
        <w:left w:val="none" w:sz="0" w:space="0" w:color="auto"/>
        <w:bottom w:val="none" w:sz="0" w:space="0" w:color="auto"/>
        <w:right w:val="none" w:sz="0" w:space="0" w:color="auto"/>
      </w:divBdr>
    </w:div>
    <w:div w:id="2026057288">
      <w:bodyDiv w:val="1"/>
      <w:marLeft w:val="0"/>
      <w:marRight w:val="0"/>
      <w:marTop w:val="0"/>
      <w:marBottom w:val="0"/>
      <w:divBdr>
        <w:top w:val="none" w:sz="0" w:space="0" w:color="auto"/>
        <w:left w:val="none" w:sz="0" w:space="0" w:color="auto"/>
        <w:bottom w:val="none" w:sz="0" w:space="0" w:color="auto"/>
        <w:right w:val="none" w:sz="0" w:space="0" w:color="auto"/>
      </w:divBdr>
    </w:div>
    <w:div w:id="2027976691">
      <w:bodyDiv w:val="1"/>
      <w:marLeft w:val="0"/>
      <w:marRight w:val="0"/>
      <w:marTop w:val="0"/>
      <w:marBottom w:val="0"/>
      <w:divBdr>
        <w:top w:val="none" w:sz="0" w:space="0" w:color="auto"/>
        <w:left w:val="none" w:sz="0" w:space="0" w:color="auto"/>
        <w:bottom w:val="none" w:sz="0" w:space="0" w:color="auto"/>
        <w:right w:val="none" w:sz="0" w:space="0" w:color="auto"/>
      </w:divBdr>
    </w:div>
    <w:div w:id="2028291027">
      <w:bodyDiv w:val="1"/>
      <w:marLeft w:val="0"/>
      <w:marRight w:val="0"/>
      <w:marTop w:val="0"/>
      <w:marBottom w:val="0"/>
      <w:divBdr>
        <w:top w:val="none" w:sz="0" w:space="0" w:color="auto"/>
        <w:left w:val="none" w:sz="0" w:space="0" w:color="auto"/>
        <w:bottom w:val="none" w:sz="0" w:space="0" w:color="auto"/>
        <w:right w:val="none" w:sz="0" w:space="0" w:color="auto"/>
      </w:divBdr>
    </w:div>
    <w:div w:id="2030258200">
      <w:bodyDiv w:val="1"/>
      <w:marLeft w:val="0"/>
      <w:marRight w:val="0"/>
      <w:marTop w:val="0"/>
      <w:marBottom w:val="0"/>
      <w:divBdr>
        <w:top w:val="none" w:sz="0" w:space="0" w:color="auto"/>
        <w:left w:val="none" w:sz="0" w:space="0" w:color="auto"/>
        <w:bottom w:val="none" w:sz="0" w:space="0" w:color="auto"/>
        <w:right w:val="none" w:sz="0" w:space="0" w:color="auto"/>
      </w:divBdr>
    </w:div>
    <w:div w:id="2035420779">
      <w:bodyDiv w:val="1"/>
      <w:marLeft w:val="0"/>
      <w:marRight w:val="0"/>
      <w:marTop w:val="0"/>
      <w:marBottom w:val="0"/>
      <w:divBdr>
        <w:top w:val="none" w:sz="0" w:space="0" w:color="auto"/>
        <w:left w:val="none" w:sz="0" w:space="0" w:color="auto"/>
        <w:bottom w:val="none" w:sz="0" w:space="0" w:color="auto"/>
        <w:right w:val="none" w:sz="0" w:space="0" w:color="auto"/>
      </w:divBdr>
    </w:div>
    <w:div w:id="2035492258">
      <w:bodyDiv w:val="1"/>
      <w:marLeft w:val="0"/>
      <w:marRight w:val="0"/>
      <w:marTop w:val="0"/>
      <w:marBottom w:val="0"/>
      <w:divBdr>
        <w:top w:val="none" w:sz="0" w:space="0" w:color="auto"/>
        <w:left w:val="none" w:sz="0" w:space="0" w:color="auto"/>
        <w:bottom w:val="none" w:sz="0" w:space="0" w:color="auto"/>
        <w:right w:val="none" w:sz="0" w:space="0" w:color="auto"/>
      </w:divBdr>
      <w:divsChild>
        <w:div w:id="1064910328">
          <w:marLeft w:val="0"/>
          <w:marRight w:val="0"/>
          <w:marTop w:val="0"/>
          <w:marBottom w:val="0"/>
          <w:divBdr>
            <w:top w:val="none" w:sz="0" w:space="0" w:color="auto"/>
            <w:left w:val="none" w:sz="0" w:space="0" w:color="auto"/>
            <w:bottom w:val="none" w:sz="0" w:space="0" w:color="auto"/>
            <w:right w:val="none" w:sz="0" w:space="0" w:color="auto"/>
          </w:divBdr>
        </w:div>
      </w:divsChild>
    </w:div>
    <w:div w:id="2037270290">
      <w:bodyDiv w:val="1"/>
      <w:marLeft w:val="0"/>
      <w:marRight w:val="0"/>
      <w:marTop w:val="0"/>
      <w:marBottom w:val="0"/>
      <w:divBdr>
        <w:top w:val="none" w:sz="0" w:space="0" w:color="auto"/>
        <w:left w:val="none" w:sz="0" w:space="0" w:color="auto"/>
        <w:bottom w:val="none" w:sz="0" w:space="0" w:color="auto"/>
        <w:right w:val="none" w:sz="0" w:space="0" w:color="auto"/>
      </w:divBdr>
    </w:div>
    <w:div w:id="2042046767">
      <w:bodyDiv w:val="1"/>
      <w:marLeft w:val="0"/>
      <w:marRight w:val="0"/>
      <w:marTop w:val="0"/>
      <w:marBottom w:val="0"/>
      <w:divBdr>
        <w:top w:val="none" w:sz="0" w:space="0" w:color="auto"/>
        <w:left w:val="none" w:sz="0" w:space="0" w:color="auto"/>
        <w:bottom w:val="none" w:sz="0" w:space="0" w:color="auto"/>
        <w:right w:val="none" w:sz="0" w:space="0" w:color="auto"/>
      </w:divBdr>
    </w:div>
    <w:div w:id="2043900805">
      <w:bodyDiv w:val="1"/>
      <w:marLeft w:val="0"/>
      <w:marRight w:val="0"/>
      <w:marTop w:val="0"/>
      <w:marBottom w:val="0"/>
      <w:divBdr>
        <w:top w:val="none" w:sz="0" w:space="0" w:color="auto"/>
        <w:left w:val="none" w:sz="0" w:space="0" w:color="auto"/>
        <w:bottom w:val="none" w:sz="0" w:space="0" w:color="auto"/>
        <w:right w:val="none" w:sz="0" w:space="0" w:color="auto"/>
      </w:divBdr>
    </w:div>
    <w:div w:id="2045904731">
      <w:bodyDiv w:val="1"/>
      <w:marLeft w:val="0"/>
      <w:marRight w:val="0"/>
      <w:marTop w:val="0"/>
      <w:marBottom w:val="0"/>
      <w:divBdr>
        <w:top w:val="none" w:sz="0" w:space="0" w:color="auto"/>
        <w:left w:val="none" w:sz="0" w:space="0" w:color="auto"/>
        <w:bottom w:val="none" w:sz="0" w:space="0" w:color="auto"/>
        <w:right w:val="none" w:sz="0" w:space="0" w:color="auto"/>
      </w:divBdr>
    </w:div>
    <w:div w:id="2046251989">
      <w:bodyDiv w:val="1"/>
      <w:marLeft w:val="0"/>
      <w:marRight w:val="0"/>
      <w:marTop w:val="0"/>
      <w:marBottom w:val="0"/>
      <w:divBdr>
        <w:top w:val="none" w:sz="0" w:space="0" w:color="auto"/>
        <w:left w:val="none" w:sz="0" w:space="0" w:color="auto"/>
        <w:bottom w:val="none" w:sz="0" w:space="0" w:color="auto"/>
        <w:right w:val="none" w:sz="0" w:space="0" w:color="auto"/>
      </w:divBdr>
    </w:div>
    <w:div w:id="2049335914">
      <w:bodyDiv w:val="1"/>
      <w:marLeft w:val="0"/>
      <w:marRight w:val="0"/>
      <w:marTop w:val="0"/>
      <w:marBottom w:val="0"/>
      <w:divBdr>
        <w:top w:val="none" w:sz="0" w:space="0" w:color="auto"/>
        <w:left w:val="none" w:sz="0" w:space="0" w:color="auto"/>
        <w:bottom w:val="none" w:sz="0" w:space="0" w:color="auto"/>
        <w:right w:val="none" w:sz="0" w:space="0" w:color="auto"/>
      </w:divBdr>
      <w:divsChild>
        <w:div w:id="1181121231">
          <w:marLeft w:val="0"/>
          <w:marRight w:val="0"/>
          <w:marTop w:val="0"/>
          <w:marBottom w:val="0"/>
          <w:divBdr>
            <w:top w:val="none" w:sz="0" w:space="0" w:color="auto"/>
            <w:left w:val="none" w:sz="0" w:space="0" w:color="auto"/>
            <w:bottom w:val="none" w:sz="0" w:space="0" w:color="auto"/>
            <w:right w:val="none" w:sz="0" w:space="0" w:color="auto"/>
          </w:divBdr>
        </w:div>
      </w:divsChild>
    </w:div>
    <w:div w:id="2051412042">
      <w:bodyDiv w:val="1"/>
      <w:marLeft w:val="0"/>
      <w:marRight w:val="0"/>
      <w:marTop w:val="0"/>
      <w:marBottom w:val="0"/>
      <w:divBdr>
        <w:top w:val="none" w:sz="0" w:space="0" w:color="auto"/>
        <w:left w:val="none" w:sz="0" w:space="0" w:color="auto"/>
        <w:bottom w:val="none" w:sz="0" w:space="0" w:color="auto"/>
        <w:right w:val="none" w:sz="0" w:space="0" w:color="auto"/>
      </w:divBdr>
    </w:div>
    <w:div w:id="2054839238">
      <w:bodyDiv w:val="1"/>
      <w:marLeft w:val="0"/>
      <w:marRight w:val="0"/>
      <w:marTop w:val="0"/>
      <w:marBottom w:val="0"/>
      <w:divBdr>
        <w:top w:val="none" w:sz="0" w:space="0" w:color="auto"/>
        <w:left w:val="none" w:sz="0" w:space="0" w:color="auto"/>
        <w:bottom w:val="none" w:sz="0" w:space="0" w:color="auto"/>
        <w:right w:val="none" w:sz="0" w:space="0" w:color="auto"/>
      </w:divBdr>
    </w:div>
    <w:div w:id="2066181118">
      <w:bodyDiv w:val="1"/>
      <w:marLeft w:val="0"/>
      <w:marRight w:val="0"/>
      <w:marTop w:val="0"/>
      <w:marBottom w:val="0"/>
      <w:divBdr>
        <w:top w:val="none" w:sz="0" w:space="0" w:color="auto"/>
        <w:left w:val="none" w:sz="0" w:space="0" w:color="auto"/>
        <w:bottom w:val="none" w:sz="0" w:space="0" w:color="auto"/>
        <w:right w:val="none" w:sz="0" w:space="0" w:color="auto"/>
      </w:divBdr>
    </w:div>
    <w:div w:id="2068872775">
      <w:bodyDiv w:val="1"/>
      <w:marLeft w:val="0"/>
      <w:marRight w:val="0"/>
      <w:marTop w:val="0"/>
      <w:marBottom w:val="0"/>
      <w:divBdr>
        <w:top w:val="none" w:sz="0" w:space="0" w:color="auto"/>
        <w:left w:val="none" w:sz="0" w:space="0" w:color="auto"/>
        <w:bottom w:val="none" w:sz="0" w:space="0" w:color="auto"/>
        <w:right w:val="none" w:sz="0" w:space="0" w:color="auto"/>
      </w:divBdr>
    </w:div>
    <w:div w:id="2071801284">
      <w:bodyDiv w:val="1"/>
      <w:marLeft w:val="0"/>
      <w:marRight w:val="0"/>
      <w:marTop w:val="0"/>
      <w:marBottom w:val="0"/>
      <w:divBdr>
        <w:top w:val="none" w:sz="0" w:space="0" w:color="auto"/>
        <w:left w:val="none" w:sz="0" w:space="0" w:color="auto"/>
        <w:bottom w:val="none" w:sz="0" w:space="0" w:color="auto"/>
        <w:right w:val="none" w:sz="0" w:space="0" w:color="auto"/>
      </w:divBdr>
    </w:div>
    <w:div w:id="2075542558">
      <w:bodyDiv w:val="1"/>
      <w:marLeft w:val="0"/>
      <w:marRight w:val="0"/>
      <w:marTop w:val="0"/>
      <w:marBottom w:val="0"/>
      <w:divBdr>
        <w:top w:val="none" w:sz="0" w:space="0" w:color="auto"/>
        <w:left w:val="none" w:sz="0" w:space="0" w:color="auto"/>
        <w:bottom w:val="none" w:sz="0" w:space="0" w:color="auto"/>
        <w:right w:val="none" w:sz="0" w:space="0" w:color="auto"/>
      </w:divBdr>
    </w:div>
    <w:div w:id="2076735714">
      <w:bodyDiv w:val="1"/>
      <w:marLeft w:val="0"/>
      <w:marRight w:val="0"/>
      <w:marTop w:val="0"/>
      <w:marBottom w:val="0"/>
      <w:divBdr>
        <w:top w:val="none" w:sz="0" w:space="0" w:color="auto"/>
        <w:left w:val="none" w:sz="0" w:space="0" w:color="auto"/>
        <w:bottom w:val="none" w:sz="0" w:space="0" w:color="auto"/>
        <w:right w:val="none" w:sz="0" w:space="0" w:color="auto"/>
      </w:divBdr>
    </w:div>
    <w:div w:id="2085295547">
      <w:bodyDiv w:val="1"/>
      <w:marLeft w:val="0"/>
      <w:marRight w:val="0"/>
      <w:marTop w:val="0"/>
      <w:marBottom w:val="0"/>
      <w:divBdr>
        <w:top w:val="none" w:sz="0" w:space="0" w:color="auto"/>
        <w:left w:val="none" w:sz="0" w:space="0" w:color="auto"/>
        <w:bottom w:val="none" w:sz="0" w:space="0" w:color="auto"/>
        <w:right w:val="none" w:sz="0" w:space="0" w:color="auto"/>
      </w:divBdr>
    </w:div>
    <w:div w:id="2085834240">
      <w:bodyDiv w:val="1"/>
      <w:marLeft w:val="0"/>
      <w:marRight w:val="0"/>
      <w:marTop w:val="0"/>
      <w:marBottom w:val="0"/>
      <w:divBdr>
        <w:top w:val="none" w:sz="0" w:space="0" w:color="auto"/>
        <w:left w:val="none" w:sz="0" w:space="0" w:color="auto"/>
        <w:bottom w:val="none" w:sz="0" w:space="0" w:color="auto"/>
        <w:right w:val="none" w:sz="0" w:space="0" w:color="auto"/>
      </w:divBdr>
    </w:div>
    <w:div w:id="2092048159">
      <w:bodyDiv w:val="1"/>
      <w:marLeft w:val="0"/>
      <w:marRight w:val="0"/>
      <w:marTop w:val="0"/>
      <w:marBottom w:val="0"/>
      <w:divBdr>
        <w:top w:val="none" w:sz="0" w:space="0" w:color="auto"/>
        <w:left w:val="none" w:sz="0" w:space="0" w:color="auto"/>
        <w:bottom w:val="none" w:sz="0" w:space="0" w:color="auto"/>
        <w:right w:val="none" w:sz="0" w:space="0" w:color="auto"/>
      </w:divBdr>
    </w:div>
    <w:div w:id="2093162132">
      <w:bodyDiv w:val="1"/>
      <w:marLeft w:val="0"/>
      <w:marRight w:val="0"/>
      <w:marTop w:val="0"/>
      <w:marBottom w:val="0"/>
      <w:divBdr>
        <w:top w:val="none" w:sz="0" w:space="0" w:color="auto"/>
        <w:left w:val="none" w:sz="0" w:space="0" w:color="auto"/>
        <w:bottom w:val="none" w:sz="0" w:space="0" w:color="auto"/>
        <w:right w:val="none" w:sz="0" w:space="0" w:color="auto"/>
      </w:divBdr>
    </w:div>
    <w:div w:id="2099863657">
      <w:bodyDiv w:val="1"/>
      <w:marLeft w:val="0"/>
      <w:marRight w:val="0"/>
      <w:marTop w:val="0"/>
      <w:marBottom w:val="0"/>
      <w:divBdr>
        <w:top w:val="none" w:sz="0" w:space="0" w:color="auto"/>
        <w:left w:val="none" w:sz="0" w:space="0" w:color="auto"/>
        <w:bottom w:val="none" w:sz="0" w:space="0" w:color="auto"/>
        <w:right w:val="none" w:sz="0" w:space="0" w:color="auto"/>
      </w:divBdr>
    </w:div>
    <w:div w:id="2103991936">
      <w:bodyDiv w:val="1"/>
      <w:marLeft w:val="0"/>
      <w:marRight w:val="0"/>
      <w:marTop w:val="0"/>
      <w:marBottom w:val="0"/>
      <w:divBdr>
        <w:top w:val="none" w:sz="0" w:space="0" w:color="auto"/>
        <w:left w:val="none" w:sz="0" w:space="0" w:color="auto"/>
        <w:bottom w:val="none" w:sz="0" w:space="0" w:color="auto"/>
        <w:right w:val="none" w:sz="0" w:space="0" w:color="auto"/>
      </w:divBdr>
    </w:div>
    <w:div w:id="2106873729">
      <w:bodyDiv w:val="1"/>
      <w:marLeft w:val="0"/>
      <w:marRight w:val="0"/>
      <w:marTop w:val="0"/>
      <w:marBottom w:val="0"/>
      <w:divBdr>
        <w:top w:val="none" w:sz="0" w:space="0" w:color="auto"/>
        <w:left w:val="none" w:sz="0" w:space="0" w:color="auto"/>
        <w:bottom w:val="none" w:sz="0" w:space="0" w:color="auto"/>
        <w:right w:val="none" w:sz="0" w:space="0" w:color="auto"/>
      </w:divBdr>
    </w:div>
    <w:div w:id="2108961925">
      <w:bodyDiv w:val="1"/>
      <w:marLeft w:val="0"/>
      <w:marRight w:val="0"/>
      <w:marTop w:val="0"/>
      <w:marBottom w:val="0"/>
      <w:divBdr>
        <w:top w:val="none" w:sz="0" w:space="0" w:color="auto"/>
        <w:left w:val="none" w:sz="0" w:space="0" w:color="auto"/>
        <w:bottom w:val="none" w:sz="0" w:space="0" w:color="auto"/>
        <w:right w:val="none" w:sz="0" w:space="0" w:color="auto"/>
      </w:divBdr>
    </w:div>
    <w:div w:id="2109499021">
      <w:bodyDiv w:val="1"/>
      <w:marLeft w:val="0"/>
      <w:marRight w:val="0"/>
      <w:marTop w:val="0"/>
      <w:marBottom w:val="0"/>
      <w:divBdr>
        <w:top w:val="none" w:sz="0" w:space="0" w:color="auto"/>
        <w:left w:val="none" w:sz="0" w:space="0" w:color="auto"/>
        <w:bottom w:val="none" w:sz="0" w:space="0" w:color="auto"/>
        <w:right w:val="none" w:sz="0" w:space="0" w:color="auto"/>
      </w:divBdr>
    </w:div>
    <w:div w:id="2114016078">
      <w:bodyDiv w:val="1"/>
      <w:marLeft w:val="0"/>
      <w:marRight w:val="0"/>
      <w:marTop w:val="0"/>
      <w:marBottom w:val="0"/>
      <w:divBdr>
        <w:top w:val="none" w:sz="0" w:space="0" w:color="auto"/>
        <w:left w:val="none" w:sz="0" w:space="0" w:color="auto"/>
        <w:bottom w:val="none" w:sz="0" w:space="0" w:color="auto"/>
        <w:right w:val="none" w:sz="0" w:space="0" w:color="auto"/>
      </w:divBdr>
    </w:div>
    <w:div w:id="2115010500">
      <w:bodyDiv w:val="1"/>
      <w:marLeft w:val="0"/>
      <w:marRight w:val="0"/>
      <w:marTop w:val="0"/>
      <w:marBottom w:val="0"/>
      <w:divBdr>
        <w:top w:val="none" w:sz="0" w:space="0" w:color="auto"/>
        <w:left w:val="none" w:sz="0" w:space="0" w:color="auto"/>
        <w:bottom w:val="none" w:sz="0" w:space="0" w:color="auto"/>
        <w:right w:val="none" w:sz="0" w:space="0" w:color="auto"/>
      </w:divBdr>
    </w:div>
    <w:div w:id="2115055065">
      <w:bodyDiv w:val="1"/>
      <w:marLeft w:val="0"/>
      <w:marRight w:val="0"/>
      <w:marTop w:val="0"/>
      <w:marBottom w:val="0"/>
      <w:divBdr>
        <w:top w:val="none" w:sz="0" w:space="0" w:color="auto"/>
        <w:left w:val="none" w:sz="0" w:space="0" w:color="auto"/>
        <w:bottom w:val="none" w:sz="0" w:space="0" w:color="auto"/>
        <w:right w:val="none" w:sz="0" w:space="0" w:color="auto"/>
      </w:divBdr>
    </w:div>
    <w:div w:id="2116095123">
      <w:bodyDiv w:val="1"/>
      <w:marLeft w:val="0"/>
      <w:marRight w:val="0"/>
      <w:marTop w:val="0"/>
      <w:marBottom w:val="0"/>
      <w:divBdr>
        <w:top w:val="none" w:sz="0" w:space="0" w:color="auto"/>
        <w:left w:val="none" w:sz="0" w:space="0" w:color="auto"/>
        <w:bottom w:val="none" w:sz="0" w:space="0" w:color="auto"/>
        <w:right w:val="none" w:sz="0" w:space="0" w:color="auto"/>
      </w:divBdr>
    </w:div>
    <w:div w:id="2122147016">
      <w:bodyDiv w:val="1"/>
      <w:marLeft w:val="0"/>
      <w:marRight w:val="0"/>
      <w:marTop w:val="0"/>
      <w:marBottom w:val="0"/>
      <w:divBdr>
        <w:top w:val="none" w:sz="0" w:space="0" w:color="auto"/>
        <w:left w:val="none" w:sz="0" w:space="0" w:color="auto"/>
        <w:bottom w:val="none" w:sz="0" w:space="0" w:color="auto"/>
        <w:right w:val="none" w:sz="0" w:space="0" w:color="auto"/>
      </w:divBdr>
    </w:div>
    <w:div w:id="2127579320">
      <w:bodyDiv w:val="1"/>
      <w:marLeft w:val="0"/>
      <w:marRight w:val="0"/>
      <w:marTop w:val="0"/>
      <w:marBottom w:val="0"/>
      <w:divBdr>
        <w:top w:val="none" w:sz="0" w:space="0" w:color="auto"/>
        <w:left w:val="none" w:sz="0" w:space="0" w:color="auto"/>
        <w:bottom w:val="none" w:sz="0" w:space="0" w:color="auto"/>
        <w:right w:val="none" w:sz="0" w:space="0" w:color="auto"/>
      </w:divBdr>
    </w:div>
    <w:div w:id="2128037327">
      <w:bodyDiv w:val="1"/>
      <w:marLeft w:val="0"/>
      <w:marRight w:val="0"/>
      <w:marTop w:val="0"/>
      <w:marBottom w:val="0"/>
      <w:divBdr>
        <w:top w:val="none" w:sz="0" w:space="0" w:color="auto"/>
        <w:left w:val="none" w:sz="0" w:space="0" w:color="auto"/>
        <w:bottom w:val="none" w:sz="0" w:space="0" w:color="auto"/>
        <w:right w:val="none" w:sz="0" w:space="0" w:color="auto"/>
      </w:divBdr>
    </w:div>
    <w:div w:id="2130127718">
      <w:bodyDiv w:val="1"/>
      <w:marLeft w:val="0"/>
      <w:marRight w:val="0"/>
      <w:marTop w:val="0"/>
      <w:marBottom w:val="0"/>
      <w:divBdr>
        <w:top w:val="none" w:sz="0" w:space="0" w:color="auto"/>
        <w:left w:val="none" w:sz="0" w:space="0" w:color="auto"/>
        <w:bottom w:val="none" w:sz="0" w:space="0" w:color="auto"/>
        <w:right w:val="none" w:sz="0" w:space="0" w:color="auto"/>
      </w:divBdr>
    </w:div>
    <w:div w:id="2133355299">
      <w:bodyDiv w:val="1"/>
      <w:marLeft w:val="0"/>
      <w:marRight w:val="0"/>
      <w:marTop w:val="0"/>
      <w:marBottom w:val="0"/>
      <w:divBdr>
        <w:top w:val="none" w:sz="0" w:space="0" w:color="auto"/>
        <w:left w:val="none" w:sz="0" w:space="0" w:color="auto"/>
        <w:bottom w:val="none" w:sz="0" w:space="0" w:color="auto"/>
        <w:right w:val="none" w:sz="0" w:space="0" w:color="auto"/>
      </w:divBdr>
    </w:div>
    <w:div w:id="2137016126">
      <w:bodyDiv w:val="1"/>
      <w:marLeft w:val="0"/>
      <w:marRight w:val="0"/>
      <w:marTop w:val="0"/>
      <w:marBottom w:val="0"/>
      <w:divBdr>
        <w:top w:val="none" w:sz="0" w:space="0" w:color="auto"/>
        <w:left w:val="none" w:sz="0" w:space="0" w:color="auto"/>
        <w:bottom w:val="none" w:sz="0" w:space="0" w:color="auto"/>
        <w:right w:val="none" w:sz="0" w:space="0" w:color="auto"/>
      </w:divBdr>
    </w:div>
    <w:div w:id="2139836814">
      <w:bodyDiv w:val="1"/>
      <w:marLeft w:val="0"/>
      <w:marRight w:val="0"/>
      <w:marTop w:val="0"/>
      <w:marBottom w:val="0"/>
      <w:divBdr>
        <w:top w:val="none" w:sz="0" w:space="0" w:color="auto"/>
        <w:left w:val="none" w:sz="0" w:space="0" w:color="auto"/>
        <w:bottom w:val="none" w:sz="0" w:space="0" w:color="auto"/>
        <w:right w:val="none" w:sz="0" w:space="0" w:color="auto"/>
      </w:divBdr>
    </w:div>
    <w:div w:id="2140683056">
      <w:bodyDiv w:val="1"/>
      <w:marLeft w:val="0"/>
      <w:marRight w:val="0"/>
      <w:marTop w:val="0"/>
      <w:marBottom w:val="0"/>
      <w:divBdr>
        <w:top w:val="none" w:sz="0" w:space="0" w:color="auto"/>
        <w:left w:val="none" w:sz="0" w:space="0" w:color="auto"/>
        <w:bottom w:val="none" w:sz="0" w:space="0" w:color="auto"/>
        <w:right w:val="none" w:sz="0" w:space="0" w:color="auto"/>
      </w:divBdr>
    </w:div>
    <w:div w:id="2143644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studylib.net/doc/27028550/ipc-a-610f-acceptability-of-electronic-assemblies"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microsoft.com/office/2011/relationships/commentsExtended" Target="commentsExtended.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comments" Target="comments.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glossaryDocument" Target="glossary/document.xml"/><Relationship Id="rId10" Type="http://schemas.openxmlformats.org/officeDocument/2006/relationships/footnotes" Target="foot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5.png"/><Relationship Id="rId27" Type="http://schemas.microsoft.com/office/2011/relationships/people" Target="peop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ederikHendrickx\Magics%20Technologies\Bistro%20-%20Documenten\General\Magics-template_F4E-OPE-118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FFE4CE56BA44A6A79425F2F0C33543"/>
        <w:category>
          <w:name w:val="Algemeen"/>
          <w:gallery w:val="placeholder"/>
        </w:category>
        <w:types>
          <w:type w:val="bbPlcHdr"/>
        </w:types>
        <w:behaviors>
          <w:behavior w:val="content"/>
        </w:behaviors>
        <w:guid w:val="{75B7FDB3-EE46-4C83-B6DA-3331AB4FBEC8}"/>
      </w:docPartPr>
      <w:docPartBody>
        <w:p w:rsidR="00514BA9" w:rsidRDefault="00AF6924">
          <w:pPr>
            <w:pStyle w:val="1FFFE4CE56BA44A6A79425F2F0C33543"/>
          </w:pPr>
          <w:r w:rsidRPr="00712EDD">
            <w:rPr>
              <w:rStyle w:val="TitleChar"/>
            </w:rPr>
            <w:t>Project &amp; (Type of document)</w:t>
          </w:r>
        </w:p>
      </w:docPartBody>
    </w:docPart>
    <w:docPart>
      <w:docPartPr>
        <w:name w:val="3F95C595CA2548C3845EA4391344376F"/>
        <w:category>
          <w:name w:val="Algemeen"/>
          <w:gallery w:val="placeholder"/>
        </w:category>
        <w:types>
          <w:type w:val="bbPlcHdr"/>
        </w:types>
        <w:behaviors>
          <w:behavior w:val="content"/>
        </w:behaviors>
        <w:guid w:val="{B00286E9-8FB1-42D3-A932-2B9509540032}"/>
      </w:docPartPr>
      <w:docPartBody>
        <w:p w:rsidR="00514BA9" w:rsidRDefault="00AF6924">
          <w:pPr>
            <w:pStyle w:val="3F95C595CA2548C3845EA4391344376F"/>
          </w:pPr>
          <w:r w:rsidRPr="00807727">
            <w:rPr>
              <w:rStyle w:val="PlaceholderText"/>
            </w:rPr>
            <w:t>[Subject]</w:t>
          </w:r>
        </w:p>
      </w:docPartBody>
    </w:docPart>
    <w:docPart>
      <w:docPartPr>
        <w:name w:val="A30CC4DBE8DC406D8114CEC1958EED2C"/>
        <w:category>
          <w:name w:val="Algemeen"/>
          <w:gallery w:val="placeholder"/>
        </w:category>
        <w:types>
          <w:type w:val="bbPlcHdr"/>
        </w:types>
        <w:behaviors>
          <w:behavior w:val="content"/>
        </w:behaviors>
        <w:guid w:val="{B15C7BE5-5F95-4A28-8AD4-9FE36EDDE726}"/>
      </w:docPartPr>
      <w:docPartBody>
        <w:p w:rsidR="00514BA9" w:rsidRDefault="00AF6924">
          <w:pPr>
            <w:pStyle w:val="A30CC4DBE8DC406D8114CEC1958EED2C"/>
          </w:pPr>
          <w:r>
            <w:rPr>
              <w:rStyle w:val="PlaceholderText"/>
            </w:rPr>
            <w:t>..</w:t>
          </w:r>
          <w:r w:rsidRPr="0066003B">
            <w:rPr>
              <w:rStyle w:val="PlaceholderText"/>
            </w:rPr>
            <w:t>.</w:t>
          </w:r>
        </w:p>
      </w:docPartBody>
    </w:docPart>
    <w:docPart>
      <w:docPartPr>
        <w:name w:val="ABA20D67D5994784A1573C3463D8F9D7"/>
        <w:category>
          <w:name w:val="Algemeen"/>
          <w:gallery w:val="placeholder"/>
        </w:category>
        <w:types>
          <w:type w:val="bbPlcHdr"/>
        </w:types>
        <w:behaviors>
          <w:behavior w:val="content"/>
        </w:behaviors>
        <w:guid w:val="{7DCEC663-08CE-47DF-87A0-3AD1B1FE0D7B}"/>
      </w:docPartPr>
      <w:docPartBody>
        <w:p w:rsidR="00175E6D" w:rsidRDefault="00AF6924">
          <w:pPr>
            <w:pStyle w:val="ABA20D67D5994784A1573C3463D8F9D7"/>
          </w:pPr>
          <w:r w:rsidRPr="00116590">
            <w:rPr>
              <w:rStyle w:val="PlaceholderText"/>
            </w:rPr>
            <w:t>[Author]</w:t>
          </w:r>
        </w:p>
      </w:docPartBody>
    </w:docPart>
    <w:docPart>
      <w:docPartPr>
        <w:name w:val="FE463DFF6FBA41A5B1064838A627518F"/>
        <w:category>
          <w:name w:val="General"/>
          <w:gallery w:val="placeholder"/>
        </w:category>
        <w:types>
          <w:type w:val="bbPlcHdr"/>
        </w:types>
        <w:behaviors>
          <w:behavior w:val="content"/>
        </w:behaviors>
        <w:guid w:val="{E0E9CAB7-9FC4-423B-BCBE-20273ADB3678}"/>
      </w:docPartPr>
      <w:docPartBody>
        <w:p w:rsidR="0053712D" w:rsidRDefault="00AF6924">
          <w:pPr>
            <w:pStyle w:val="FE463DFF6FBA41A5B1064838A627518F"/>
          </w:pPr>
          <w:r w:rsidRPr="0066003B">
            <w:rPr>
              <w:rStyle w:val="PlaceholderText"/>
            </w:rPr>
            <w:t>Click or tap here to enter text.</w:t>
          </w:r>
        </w:p>
      </w:docPartBody>
    </w:docPart>
    <w:docPart>
      <w:docPartPr>
        <w:name w:val="E450733E42AC4683BDAB8575D7F2C34F"/>
        <w:category>
          <w:name w:val="General"/>
          <w:gallery w:val="placeholder"/>
        </w:category>
        <w:types>
          <w:type w:val="bbPlcHdr"/>
        </w:types>
        <w:behaviors>
          <w:behavior w:val="content"/>
        </w:behaviors>
        <w:guid w:val="{DAA5A426-3925-4AC6-9CAA-0EEFD0D5B97B}"/>
      </w:docPartPr>
      <w:docPartBody>
        <w:p w:rsidR="0053712D" w:rsidRDefault="00AF6924">
          <w:pPr>
            <w:pStyle w:val="E450733E42AC4683BDAB8575D7F2C34F"/>
          </w:pPr>
          <w:r>
            <w:t>…</w:t>
          </w:r>
        </w:p>
      </w:docPartBody>
    </w:docPart>
    <w:docPart>
      <w:docPartPr>
        <w:name w:val="691E777C9D8D44B19070D05D94DED2F4"/>
        <w:category>
          <w:name w:val="General"/>
          <w:gallery w:val="placeholder"/>
        </w:category>
        <w:types>
          <w:type w:val="bbPlcHdr"/>
        </w:types>
        <w:behaviors>
          <w:behavior w:val="content"/>
        </w:behaviors>
        <w:guid w:val="{4D89D0F4-8A99-4AE4-A597-A70D3F16427B}"/>
      </w:docPartPr>
      <w:docPartBody>
        <w:p w:rsidR="0076180B" w:rsidRDefault="00AF6924">
          <w:pPr>
            <w:pStyle w:val="691E777C9D8D44B19070D05D94DED2F4"/>
          </w:pPr>
          <w:r w:rsidRPr="0066003B">
            <w:rPr>
              <w:rStyle w:val="PlaceholderText"/>
            </w:rPr>
            <w:t>[Publish Date]</w:t>
          </w:r>
        </w:p>
      </w:docPartBody>
    </w:docPart>
    <w:docPart>
      <w:docPartPr>
        <w:name w:val="8FB2CD08258B4A44A4522E55DAEC5D40"/>
        <w:category>
          <w:name w:val="General"/>
          <w:gallery w:val="placeholder"/>
        </w:category>
        <w:types>
          <w:type w:val="bbPlcHdr"/>
        </w:types>
        <w:behaviors>
          <w:behavior w:val="content"/>
        </w:behaviors>
        <w:guid w:val="{1C06A6EE-B862-49E8-8A4A-8F1117C7FB6E}"/>
      </w:docPartPr>
      <w:docPartBody>
        <w:p w:rsidR="0076180B" w:rsidRDefault="00AF6924">
          <w:pPr>
            <w:pStyle w:val="8FB2CD08258B4A44A4522E55DAEC5D40"/>
          </w:pPr>
          <w:r w:rsidRPr="0066003B">
            <w:rPr>
              <w:rStyle w:val="PlaceholderText"/>
            </w:rPr>
            <w:t>[Publish Date]</w:t>
          </w:r>
        </w:p>
      </w:docPartBody>
    </w:docPart>
    <w:docPart>
      <w:docPartPr>
        <w:name w:val="085ABD4DC3714A378CC6488371EA1AE9"/>
        <w:category>
          <w:name w:val="General"/>
          <w:gallery w:val="placeholder"/>
        </w:category>
        <w:types>
          <w:type w:val="bbPlcHdr"/>
        </w:types>
        <w:behaviors>
          <w:behavior w:val="content"/>
        </w:behaviors>
        <w:guid w:val="{C7F3DC3D-25F4-40CB-8B9D-0D0E201C23E8}"/>
      </w:docPartPr>
      <w:docPartBody>
        <w:p w:rsidR="00386BC9" w:rsidRDefault="00386BC9">
          <w:r w:rsidRPr="0057226B">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fficina Sans Book">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vantGarde">
    <w:altName w:val="Century Gothic"/>
    <w:panose1 w:val="00000000000000000000"/>
    <w:charset w:val="00"/>
    <w:family w:val="swiss"/>
    <w:notTrueType/>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BA9"/>
    <w:rsid w:val="00007954"/>
    <w:rsid w:val="0007482E"/>
    <w:rsid w:val="00080063"/>
    <w:rsid w:val="000A511C"/>
    <w:rsid w:val="000A7EAF"/>
    <w:rsid w:val="001258FD"/>
    <w:rsid w:val="001343DB"/>
    <w:rsid w:val="00134AFC"/>
    <w:rsid w:val="00153674"/>
    <w:rsid w:val="00153F62"/>
    <w:rsid w:val="00154B4C"/>
    <w:rsid w:val="00175E6D"/>
    <w:rsid w:val="00177664"/>
    <w:rsid w:val="00177822"/>
    <w:rsid w:val="001A0969"/>
    <w:rsid w:val="001B6228"/>
    <w:rsid w:val="001B6586"/>
    <w:rsid w:val="001B720F"/>
    <w:rsid w:val="001C2273"/>
    <w:rsid w:val="001C3DA4"/>
    <w:rsid w:val="001E139F"/>
    <w:rsid w:val="001F0DC9"/>
    <w:rsid w:val="00204C41"/>
    <w:rsid w:val="002074F9"/>
    <w:rsid w:val="00212BED"/>
    <w:rsid w:val="00233FB2"/>
    <w:rsid w:val="00236457"/>
    <w:rsid w:val="0023700E"/>
    <w:rsid w:val="00245EBD"/>
    <w:rsid w:val="00251776"/>
    <w:rsid w:val="00254B1E"/>
    <w:rsid w:val="00261991"/>
    <w:rsid w:val="002720EA"/>
    <w:rsid w:val="002B2A2D"/>
    <w:rsid w:val="002B666A"/>
    <w:rsid w:val="002D6C6A"/>
    <w:rsid w:val="002D7118"/>
    <w:rsid w:val="00301AB8"/>
    <w:rsid w:val="0030234B"/>
    <w:rsid w:val="00302EC2"/>
    <w:rsid w:val="0031486B"/>
    <w:rsid w:val="003542E7"/>
    <w:rsid w:val="00354981"/>
    <w:rsid w:val="0035674F"/>
    <w:rsid w:val="00381D0E"/>
    <w:rsid w:val="00386BC9"/>
    <w:rsid w:val="00392814"/>
    <w:rsid w:val="003F650E"/>
    <w:rsid w:val="00413FD7"/>
    <w:rsid w:val="00423593"/>
    <w:rsid w:val="00481545"/>
    <w:rsid w:val="00486344"/>
    <w:rsid w:val="00486487"/>
    <w:rsid w:val="004A5E9E"/>
    <w:rsid w:val="004C444D"/>
    <w:rsid w:val="004C4B33"/>
    <w:rsid w:val="004E1B6B"/>
    <w:rsid w:val="00514BA9"/>
    <w:rsid w:val="00514BF4"/>
    <w:rsid w:val="00530346"/>
    <w:rsid w:val="00531B26"/>
    <w:rsid w:val="0053712D"/>
    <w:rsid w:val="00537EB2"/>
    <w:rsid w:val="00557CA1"/>
    <w:rsid w:val="005721CE"/>
    <w:rsid w:val="005833D3"/>
    <w:rsid w:val="00587EAE"/>
    <w:rsid w:val="00587F30"/>
    <w:rsid w:val="00593F87"/>
    <w:rsid w:val="005D41A3"/>
    <w:rsid w:val="005E07C8"/>
    <w:rsid w:val="005F0E09"/>
    <w:rsid w:val="00612143"/>
    <w:rsid w:val="0061364E"/>
    <w:rsid w:val="006148E5"/>
    <w:rsid w:val="00621640"/>
    <w:rsid w:val="00631B8D"/>
    <w:rsid w:val="00640B33"/>
    <w:rsid w:val="00642162"/>
    <w:rsid w:val="00671FAD"/>
    <w:rsid w:val="00693F5A"/>
    <w:rsid w:val="006B6952"/>
    <w:rsid w:val="006E3B71"/>
    <w:rsid w:val="006F0869"/>
    <w:rsid w:val="0070157D"/>
    <w:rsid w:val="00711A3E"/>
    <w:rsid w:val="00722FD2"/>
    <w:rsid w:val="00737BB0"/>
    <w:rsid w:val="00745194"/>
    <w:rsid w:val="0076180B"/>
    <w:rsid w:val="00766621"/>
    <w:rsid w:val="00773DF9"/>
    <w:rsid w:val="00783525"/>
    <w:rsid w:val="007F4275"/>
    <w:rsid w:val="007F6DAB"/>
    <w:rsid w:val="00830904"/>
    <w:rsid w:val="00835786"/>
    <w:rsid w:val="00840FF6"/>
    <w:rsid w:val="008701A9"/>
    <w:rsid w:val="008841CC"/>
    <w:rsid w:val="00885340"/>
    <w:rsid w:val="008A0ED5"/>
    <w:rsid w:val="008A2133"/>
    <w:rsid w:val="008E6D56"/>
    <w:rsid w:val="0091571F"/>
    <w:rsid w:val="009236DA"/>
    <w:rsid w:val="00925BC3"/>
    <w:rsid w:val="00926ABA"/>
    <w:rsid w:val="00945283"/>
    <w:rsid w:val="00954F87"/>
    <w:rsid w:val="009620E9"/>
    <w:rsid w:val="00963FD2"/>
    <w:rsid w:val="00971354"/>
    <w:rsid w:val="00990817"/>
    <w:rsid w:val="009964D4"/>
    <w:rsid w:val="009B3F27"/>
    <w:rsid w:val="009B6BA4"/>
    <w:rsid w:val="009C62CA"/>
    <w:rsid w:val="009E4035"/>
    <w:rsid w:val="00A01DE7"/>
    <w:rsid w:val="00A3038C"/>
    <w:rsid w:val="00A42AE5"/>
    <w:rsid w:val="00A72187"/>
    <w:rsid w:val="00A85CCE"/>
    <w:rsid w:val="00A85F1E"/>
    <w:rsid w:val="00AD73D9"/>
    <w:rsid w:val="00AF6924"/>
    <w:rsid w:val="00B053F6"/>
    <w:rsid w:val="00B245FB"/>
    <w:rsid w:val="00B45443"/>
    <w:rsid w:val="00B50F92"/>
    <w:rsid w:val="00B6197F"/>
    <w:rsid w:val="00B90414"/>
    <w:rsid w:val="00B90AA5"/>
    <w:rsid w:val="00B93D2E"/>
    <w:rsid w:val="00BA652D"/>
    <w:rsid w:val="00BE5258"/>
    <w:rsid w:val="00BE63E5"/>
    <w:rsid w:val="00C05A95"/>
    <w:rsid w:val="00C42C31"/>
    <w:rsid w:val="00C707F9"/>
    <w:rsid w:val="00C81DBC"/>
    <w:rsid w:val="00C929E2"/>
    <w:rsid w:val="00CA1260"/>
    <w:rsid w:val="00CB2E20"/>
    <w:rsid w:val="00CB5A18"/>
    <w:rsid w:val="00CF6477"/>
    <w:rsid w:val="00D174CD"/>
    <w:rsid w:val="00D247C4"/>
    <w:rsid w:val="00D4481D"/>
    <w:rsid w:val="00D536B1"/>
    <w:rsid w:val="00D661D7"/>
    <w:rsid w:val="00D73192"/>
    <w:rsid w:val="00D919C8"/>
    <w:rsid w:val="00DB7E7A"/>
    <w:rsid w:val="00DC1ED4"/>
    <w:rsid w:val="00DE462E"/>
    <w:rsid w:val="00E17BBD"/>
    <w:rsid w:val="00E71496"/>
    <w:rsid w:val="00E732AC"/>
    <w:rsid w:val="00E81837"/>
    <w:rsid w:val="00E94AA2"/>
    <w:rsid w:val="00ED67F6"/>
    <w:rsid w:val="00EF2D68"/>
    <w:rsid w:val="00F20086"/>
    <w:rsid w:val="00F34523"/>
    <w:rsid w:val="00F52BFA"/>
    <w:rsid w:val="00F547E6"/>
    <w:rsid w:val="00F639D6"/>
    <w:rsid w:val="00F81BC9"/>
    <w:rsid w:val="00F83153"/>
    <w:rsid w:val="00FA50FB"/>
    <w:rsid w:val="00FD03F5"/>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F83318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pPr>
      <w:keepLines/>
      <w:spacing w:before="200" w:after="300" w:line="276" w:lineRule="auto"/>
      <w:contextualSpacing/>
      <w:jc w:val="center"/>
    </w:pPr>
    <w:rPr>
      <w:rFonts w:asciiTheme="majorHAnsi" w:eastAsiaTheme="majorEastAsia" w:hAnsiTheme="majorHAnsi" w:cstheme="majorBidi"/>
      <w:b/>
      <w:color w:val="000000" w:themeColor="text1"/>
      <w:spacing w:val="5"/>
      <w:kern w:val="28"/>
      <w:sz w:val="40"/>
      <w:szCs w:val="52"/>
      <w:lang w:val="en-GB" w:eastAsia="en-US"/>
    </w:rPr>
  </w:style>
  <w:style w:type="character" w:customStyle="1" w:styleId="TitleChar">
    <w:name w:val="Title Char"/>
    <w:basedOn w:val="DefaultParagraphFont"/>
    <w:link w:val="Title"/>
    <w:uiPriority w:val="10"/>
    <w:rPr>
      <w:rFonts w:asciiTheme="majorHAnsi" w:eastAsiaTheme="majorEastAsia" w:hAnsiTheme="majorHAnsi" w:cstheme="majorBidi"/>
      <w:b/>
      <w:color w:val="000000" w:themeColor="text1"/>
      <w:spacing w:val="5"/>
      <w:kern w:val="28"/>
      <w:sz w:val="40"/>
      <w:szCs w:val="52"/>
      <w:lang w:val="en-GB" w:eastAsia="en-US"/>
    </w:rPr>
  </w:style>
  <w:style w:type="paragraph" w:customStyle="1" w:styleId="1FFFE4CE56BA44A6A79425F2F0C33543">
    <w:name w:val="1FFFE4CE56BA44A6A79425F2F0C33543"/>
  </w:style>
  <w:style w:type="character" w:styleId="PlaceholderText">
    <w:name w:val="Placeholder Text"/>
    <w:basedOn w:val="DefaultParagraphFont"/>
    <w:uiPriority w:val="99"/>
    <w:semiHidden/>
    <w:rsid w:val="00386BC9"/>
    <w:rPr>
      <w:color w:val="808080"/>
    </w:rPr>
  </w:style>
  <w:style w:type="paragraph" w:customStyle="1" w:styleId="3F95C595CA2548C3845EA4391344376F">
    <w:name w:val="3F95C595CA2548C3845EA4391344376F"/>
  </w:style>
  <w:style w:type="paragraph" w:customStyle="1" w:styleId="A30CC4DBE8DC406D8114CEC1958EED2C">
    <w:name w:val="A30CC4DBE8DC406D8114CEC1958EED2C"/>
  </w:style>
  <w:style w:type="paragraph" w:customStyle="1" w:styleId="ABA20D67D5994784A1573C3463D8F9D7">
    <w:name w:val="ABA20D67D5994784A1573C3463D8F9D7"/>
    <w:rPr>
      <w:lang w:val="nl-BE" w:eastAsia="nl-BE"/>
    </w:rPr>
  </w:style>
  <w:style w:type="paragraph" w:customStyle="1" w:styleId="FE463DFF6FBA41A5B1064838A627518F">
    <w:name w:val="FE463DFF6FBA41A5B1064838A627518F"/>
  </w:style>
  <w:style w:type="paragraph" w:customStyle="1" w:styleId="E450733E42AC4683BDAB8575D7F2C34F">
    <w:name w:val="E450733E42AC4683BDAB8575D7F2C34F"/>
  </w:style>
  <w:style w:type="paragraph" w:customStyle="1" w:styleId="691E777C9D8D44B19070D05D94DED2F4">
    <w:name w:val="691E777C9D8D44B19070D05D94DED2F4"/>
  </w:style>
  <w:style w:type="paragraph" w:customStyle="1" w:styleId="8FB2CD08258B4A44A4522E55DAEC5D40">
    <w:name w:val="8FB2CD08258B4A44A4522E55DAEC5D4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agics">
      <a:dk1>
        <a:srgbClr val="6D6968"/>
      </a:dk1>
      <a:lt1>
        <a:sysClr val="window" lastClr="FFFFFF"/>
      </a:lt1>
      <a:dk2>
        <a:srgbClr val="EF4123"/>
      </a:dk2>
      <a:lt2>
        <a:srgbClr val="F1F1F1"/>
      </a:lt2>
      <a:accent1>
        <a:srgbClr val="000000"/>
      </a:accent1>
      <a:accent2>
        <a:srgbClr val="AC2600"/>
      </a:accent2>
      <a:accent3>
        <a:srgbClr val="6D6968"/>
      </a:accent3>
      <a:accent4>
        <a:srgbClr val="F1F1F1"/>
      </a:accent4>
      <a:accent5>
        <a:srgbClr val="EF4123"/>
      </a:accent5>
      <a:accent6>
        <a:srgbClr val="70AD47"/>
      </a:accent6>
      <a:hlink>
        <a:srgbClr val="002060"/>
      </a:hlink>
      <a:folHlink>
        <a:srgbClr val="AC2600"/>
      </a:folHlink>
    </a:clrScheme>
    <a:fontScheme name="Magics">
      <a:majorFont>
        <a:latin typeface="Helvetica"/>
        <a:ea typeface=""/>
        <a:cs typeface=""/>
      </a:majorFont>
      <a:minorFont>
        <a:latin typeface="Helvetic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0AE9A5-342A-4CF9-AB29-6DA914C2A377}">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2025-04-23T00:00:00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ad485ff-3710-4d3a-9af8-c5dabd5b824b">
      <Terms xmlns="http://schemas.microsoft.com/office/infopath/2007/PartnerControls"/>
    </lcf76f155ced4ddcb4097134ff3c332f>
    <TaxCatchAll xmlns="3e2ff60f-3d78-4ab2-a972-27fa999a560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Ime25</b:Tag>
    <b:SourceType>Misc</b:SourceType>
    <b:Guid>{A1638EF4-4693-4032-865B-6E5DBC6FA823}</b:Guid>
    <b:Author>
      <b:Author>
        <b:NameList>
          <b:Person>
            <b:Last>Imec</b:Last>
          </b:Person>
        </b:NameList>
      </b:Author>
      <b:Writer>
        <b:NameList>
          <b:Person>
            <b:Last>Imec</b:Last>
          </b:Person>
        </b:NameList>
      </b:Writer>
    </b:Author>
    <b:Title>INFINIT RETVA Datasheet Version 1.0 Revision D</b:Title>
    <b:Year>2025</b:Year>
    <b:RefOrder>2</b:RefOrder>
  </b:Source>
  <b:Source>
    <b:Tag>ESC16</b:Tag>
    <b:SourceType>Book</b:SourceType>
    <b:Guid>{5D81FA34-EB08-4803-9B6A-003FE0B6AC20}</b:Guid>
    <b:Author>
      <b:Author>
        <b:Corporate>ESCC</b:Corporate>
      </b:Author>
    </b:Author>
    <b:Title>ECSS22900 Total Dose Steady-State Irradiation Test Method</b:Title>
    <b:Year>2016</b:Year>
    <b:RefOrder>1</b:RefOrder>
  </b:Source>
</b:Sources>
</file>

<file path=customXml/item5.xml><?xml version="1.0" encoding="utf-8"?>
<ct:contentTypeSchema xmlns:ct="http://schemas.microsoft.com/office/2006/metadata/contentType" xmlns:ma="http://schemas.microsoft.com/office/2006/metadata/properties/metaAttributes" ct:_="" ma:_="" ma:contentTypeName="Document" ma:contentTypeID="0x0101005EC5DFCE5ED669458078B2E4E068A782" ma:contentTypeVersion="11" ma:contentTypeDescription="Create a new document." ma:contentTypeScope="" ma:versionID="44feb7da03986a07f46562c7fba77f50">
  <xsd:schema xmlns:xsd="http://www.w3.org/2001/XMLSchema" xmlns:xs="http://www.w3.org/2001/XMLSchema" xmlns:p="http://schemas.microsoft.com/office/2006/metadata/properties" xmlns:ns2="0ad485ff-3710-4d3a-9af8-c5dabd5b824b" xmlns:ns3="3e2ff60f-3d78-4ab2-a972-27fa999a5603" targetNamespace="http://schemas.microsoft.com/office/2006/metadata/properties" ma:root="true" ma:fieldsID="e87426e50c5d8233d8a78b4e1f28f4c6" ns2:_="" ns3:_="">
    <xsd:import namespace="0ad485ff-3710-4d3a-9af8-c5dabd5b824b"/>
    <xsd:import namespace="3e2ff60f-3d78-4ab2-a972-27fa999a56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d485ff-3710-4d3a-9af8-c5dabd5b82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27eae40-1670-4693-a3fa-0adf1354c74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2ff60f-3d78-4ab2-a972-27fa999a56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a21498c-4725-44ae-8502-edeb6d438d68}" ma:internalName="TaxCatchAll" ma:showField="CatchAllData" ma:web="3e2ff60f-3d78-4ab2-a972-27fa999a56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6DA746-7932-4E55-B9AF-43E18A23CAA9}">
  <ds:schemaRefs>
    <ds:schemaRef ds:uri="http://schemas.microsoft.com/office/2006/metadata/properties"/>
    <ds:schemaRef ds:uri="http://schemas.microsoft.com/office/infopath/2007/PartnerControls"/>
    <ds:schemaRef ds:uri="0ad485ff-3710-4d3a-9af8-c5dabd5b824b"/>
    <ds:schemaRef ds:uri="3e2ff60f-3d78-4ab2-a972-27fa999a5603"/>
  </ds:schemaRefs>
</ds:datastoreItem>
</file>

<file path=customXml/itemProps3.xml><?xml version="1.0" encoding="utf-8"?>
<ds:datastoreItem xmlns:ds="http://schemas.openxmlformats.org/officeDocument/2006/customXml" ds:itemID="{2F258DB5-F4AE-4037-BF6C-3708E56CF3CE}">
  <ds:schemaRefs>
    <ds:schemaRef ds:uri="http://schemas.microsoft.com/sharepoint/v3/contenttype/forms"/>
  </ds:schemaRefs>
</ds:datastoreItem>
</file>

<file path=customXml/itemProps4.xml><?xml version="1.0" encoding="utf-8"?>
<ds:datastoreItem xmlns:ds="http://schemas.openxmlformats.org/officeDocument/2006/customXml" ds:itemID="{2B58722A-683B-454C-9821-A717519C77F6}">
  <ds:schemaRefs>
    <ds:schemaRef ds:uri="http://schemas.openxmlformats.org/officeDocument/2006/bibliography"/>
  </ds:schemaRefs>
</ds:datastoreItem>
</file>

<file path=customXml/itemProps5.xml><?xml version="1.0" encoding="utf-8"?>
<ds:datastoreItem xmlns:ds="http://schemas.openxmlformats.org/officeDocument/2006/customXml" ds:itemID="{D6B9C34E-31EF-4B1A-B662-D39B87E3F1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d485ff-3710-4d3a-9af8-c5dabd5b824b"/>
    <ds:schemaRef ds:uri="3e2ff60f-3d78-4ab2-a972-27fa999a56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Magics-template_F4E-OPE-1187.dotx</Template>
  <TotalTime>0</TotalTime>
  <Pages>31</Pages>
  <Words>6193</Words>
  <Characters>35306</Characters>
  <Application>Microsoft Office Word</Application>
  <DocSecurity>0</DocSecurity>
  <Lines>294</Lines>
  <Paragraphs>82</Paragraphs>
  <ScaleCrop>false</ScaleCrop>
  <Company>MAGICS Technologies</Company>
  <LinksUpToDate>false</LinksUpToDate>
  <CharactersWithSpaces>41417</CharactersWithSpaces>
  <SharedDoc>false</SharedDoc>
  <HLinks>
    <vt:vector size="342" baseType="variant">
      <vt:variant>
        <vt:i4>1376309</vt:i4>
      </vt:variant>
      <vt:variant>
        <vt:i4>338</vt:i4>
      </vt:variant>
      <vt:variant>
        <vt:i4>0</vt:i4>
      </vt:variant>
      <vt:variant>
        <vt:i4>5</vt:i4>
      </vt:variant>
      <vt:variant>
        <vt:lpwstr/>
      </vt:variant>
      <vt:variant>
        <vt:lpwstr>_Toc211000630</vt:lpwstr>
      </vt:variant>
      <vt:variant>
        <vt:i4>1310773</vt:i4>
      </vt:variant>
      <vt:variant>
        <vt:i4>332</vt:i4>
      </vt:variant>
      <vt:variant>
        <vt:i4>0</vt:i4>
      </vt:variant>
      <vt:variant>
        <vt:i4>5</vt:i4>
      </vt:variant>
      <vt:variant>
        <vt:lpwstr/>
      </vt:variant>
      <vt:variant>
        <vt:lpwstr>_Toc211000629</vt:lpwstr>
      </vt:variant>
      <vt:variant>
        <vt:i4>1310773</vt:i4>
      </vt:variant>
      <vt:variant>
        <vt:i4>326</vt:i4>
      </vt:variant>
      <vt:variant>
        <vt:i4>0</vt:i4>
      </vt:variant>
      <vt:variant>
        <vt:i4>5</vt:i4>
      </vt:variant>
      <vt:variant>
        <vt:lpwstr/>
      </vt:variant>
      <vt:variant>
        <vt:lpwstr>_Toc211000628</vt:lpwstr>
      </vt:variant>
      <vt:variant>
        <vt:i4>1310773</vt:i4>
      </vt:variant>
      <vt:variant>
        <vt:i4>320</vt:i4>
      </vt:variant>
      <vt:variant>
        <vt:i4>0</vt:i4>
      </vt:variant>
      <vt:variant>
        <vt:i4>5</vt:i4>
      </vt:variant>
      <vt:variant>
        <vt:lpwstr/>
      </vt:variant>
      <vt:variant>
        <vt:lpwstr>_Toc211000627</vt:lpwstr>
      </vt:variant>
      <vt:variant>
        <vt:i4>1310773</vt:i4>
      </vt:variant>
      <vt:variant>
        <vt:i4>314</vt:i4>
      </vt:variant>
      <vt:variant>
        <vt:i4>0</vt:i4>
      </vt:variant>
      <vt:variant>
        <vt:i4>5</vt:i4>
      </vt:variant>
      <vt:variant>
        <vt:lpwstr/>
      </vt:variant>
      <vt:variant>
        <vt:lpwstr>_Toc211000626</vt:lpwstr>
      </vt:variant>
      <vt:variant>
        <vt:i4>1310773</vt:i4>
      </vt:variant>
      <vt:variant>
        <vt:i4>308</vt:i4>
      </vt:variant>
      <vt:variant>
        <vt:i4>0</vt:i4>
      </vt:variant>
      <vt:variant>
        <vt:i4>5</vt:i4>
      </vt:variant>
      <vt:variant>
        <vt:lpwstr/>
      </vt:variant>
      <vt:variant>
        <vt:lpwstr>_Toc211000625</vt:lpwstr>
      </vt:variant>
      <vt:variant>
        <vt:i4>1310773</vt:i4>
      </vt:variant>
      <vt:variant>
        <vt:i4>302</vt:i4>
      </vt:variant>
      <vt:variant>
        <vt:i4>0</vt:i4>
      </vt:variant>
      <vt:variant>
        <vt:i4>5</vt:i4>
      </vt:variant>
      <vt:variant>
        <vt:lpwstr/>
      </vt:variant>
      <vt:variant>
        <vt:lpwstr>_Toc211000624</vt:lpwstr>
      </vt:variant>
      <vt:variant>
        <vt:i4>1310773</vt:i4>
      </vt:variant>
      <vt:variant>
        <vt:i4>296</vt:i4>
      </vt:variant>
      <vt:variant>
        <vt:i4>0</vt:i4>
      </vt:variant>
      <vt:variant>
        <vt:i4>5</vt:i4>
      </vt:variant>
      <vt:variant>
        <vt:lpwstr/>
      </vt:variant>
      <vt:variant>
        <vt:lpwstr>_Toc211000623</vt:lpwstr>
      </vt:variant>
      <vt:variant>
        <vt:i4>1310773</vt:i4>
      </vt:variant>
      <vt:variant>
        <vt:i4>290</vt:i4>
      </vt:variant>
      <vt:variant>
        <vt:i4>0</vt:i4>
      </vt:variant>
      <vt:variant>
        <vt:i4>5</vt:i4>
      </vt:variant>
      <vt:variant>
        <vt:lpwstr/>
      </vt:variant>
      <vt:variant>
        <vt:lpwstr>_Toc211000622</vt:lpwstr>
      </vt:variant>
      <vt:variant>
        <vt:i4>1310773</vt:i4>
      </vt:variant>
      <vt:variant>
        <vt:i4>284</vt:i4>
      </vt:variant>
      <vt:variant>
        <vt:i4>0</vt:i4>
      </vt:variant>
      <vt:variant>
        <vt:i4>5</vt:i4>
      </vt:variant>
      <vt:variant>
        <vt:lpwstr/>
      </vt:variant>
      <vt:variant>
        <vt:lpwstr>_Toc211000621</vt:lpwstr>
      </vt:variant>
      <vt:variant>
        <vt:i4>1310773</vt:i4>
      </vt:variant>
      <vt:variant>
        <vt:i4>278</vt:i4>
      </vt:variant>
      <vt:variant>
        <vt:i4>0</vt:i4>
      </vt:variant>
      <vt:variant>
        <vt:i4>5</vt:i4>
      </vt:variant>
      <vt:variant>
        <vt:lpwstr/>
      </vt:variant>
      <vt:variant>
        <vt:lpwstr>_Toc211000620</vt:lpwstr>
      </vt:variant>
      <vt:variant>
        <vt:i4>1507381</vt:i4>
      </vt:variant>
      <vt:variant>
        <vt:i4>272</vt:i4>
      </vt:variant>
      <vt:variant>
        <vt:i4>0</vt:i4>
      </vt:variant>
      <vt:variant>
        <vt:i4>5</vt:i4>
      </vt:variant>
      <vt:variant>
        <vt:lpwstr/>
      </vt:variant>
      <vt:variant>
        <vt:lpwstr>_Toc211000619</vt:lpwstr>
      </vt:variant>
      <vt:variant>
        <vt:i4>1507381</vt:i4>
      </vt:variant>
      <vt:variant>
        <vt:i4>266</vt:i4>
      </vt:variant>
      <vt:variant>
        <vt:i4>0</vt:i4>
      </vt:variant>
      <vt:variant>
        <vt:i4>5</vt:i4>
      </vt:variant>
      <vt:variant>
        <vt:lpwstr/>
      </vt:variant>
      <vt:variant>
        <vt:lpwstr>_Toc211000618</vt:lpwstr>
      </vt:variant>
      <vt:variant>
        <vt:i4>1507381</vt:i4>
      </vt:variant>
      <vt:variant>
        <vt:i4>260</vt:i4>
      </vt:variant>
      <vt:variant>
        <vt:i4>0</vt:i4>
      </vt:variant>
      <vt:variant>
        <vt:i4>5</vt:i4>
      </vt:variant>
      <vt:variant>
        <vt:lpwstr/>
      </vt:variant>
      <vt:variant>
        <vt:lpwstr>_Toc211000617</vt:lpwstr>
      </vt:variant>
      <vt:variant>
        <vt:i4>1507381</vt:i4>
      </vt:variant>
      <vt:variant>
        <vt:i4>254</vt:i4>
      </vt:variant>
      <vt:variant>
        <vt:i4>0</vt:i4>
      </vt:variant>
      <vt:variant>
        <vt:i4>5</vt:i4>
      </vt:variant>
      <vt:variant>
        <vt:lpwstr/>
      </vt:variant>
      <vt:variant>
        <vt:lpwstr>_Toc211000616</vt:lpwstr>
      </vt:variant>
      <vt:variant>
        <vt:i4>1507381</vt:i4>
      </vt:variant>
      <vt:variant>
        <vt:i4>248</vt:i4>
      </vt:variant>
      <vt:variant>
        <vt:i4>0</vt:i4>
      </vt:variant>
      <vt:variant>
        <vt:i4>5</vt:i4>
      </vt:variant>
      <vt:variant>
        <vt:lpwstr/>
      </vt:variant>
      <vt:variant>
        <vt:lpwstr>_Toc211000615</vt:lpwstr>
      </vt:variant>
      <vt:variant>
        <vt:i4>1507381</vt:i4>
      </vt:variant>
      <vt:variant>
        <vt:i4>239</vt:i4>
      </vt:variant>
      <vt:variant>
        <vt:i4>0</vt:i4>
      </vt:variant>
      <vt:variant>
        <vt:i4>5</vt:i4>
      </vt:variant>
      <vt:variant>
        <vt:lpwstr/>
      </vt:variant>
      <vt:variant>
        <vt:lpwstr>_Toc211000614</vt:lpwstr>
      </vt:variant>
      <vt:variant>
        <vt:i4>1507381</vt:i4>
      </vt:variant>
      <vt:variant>
        <vt:i4>233</vt:i4>
      </vt:variant>
      <vt:variant>
        <vt:i4>0</vt:i4>
      </vt:variant>
      <vt:variant>
        <vt:i4>5</vt:i4>
      </vt:variant>
      <vt:variant>
        <vt:lpwstr/>
      </vt:variant>
      <vt:variant>
        <vt:lpwstr>_Toc211000613</vt:lpwstr>
      </vt:variant>
      <vt:variant>
        <vt:i4>1507381</vt:i4>
      </vt:variant>
      <vt:variant>
        <vt:i4>227</vt:i4>
      </vt:variant>
      <vt:variant>
        <vt:i4>0</vt:i4>
      </vt:variant>
      <vt:variant>
        <vt:i4>5</vt:i4>
      </vt:variant>
      <vt:variant>
        <vt:lpwstr/>
      </vt:variant>
      <vt:variant>
        <vt:lpwstr>_Toc211000612</vt:lpwstr>
      </vt:variant>
      <vt:variant>
        <vt:i4>1507381</vt:i4>
      </vt:variant>
      <vt:variant>
        <vt:i4>221</vt:i4>
      </vt:variant>
      <vt:variant>
        <vt:i4>0</vt:i4>
      </vt:variant>
      <vt:variant>
        <vt:i4>5</vt:i4>
      </vt:variant>
      <vt:variant>
        <vt:lpwstr/>
      </vt:variant>
      <vt:variant>
        <vt:lpwstr>_Toc211000611</vt:lpwstr>
      </vt:variant>
      <vt:variant>
        <vt:i4>1507381</vt:i4>
      </vt:variant>
      <vt:variant>
        <vt:i4>212</vt:i4>
      </vt:variant>
      <vt:variant>
        <vt:i4>0</vt:i4>
      </vt:variant>
      <vt:variant>
        <vt:i4>5</vt:i4>
      </vt:variant>
      <vt:variant>
        <vt:lpwstr/>
      </vt:variant>
      <vt:variant>
        <vt:lpwstr>_Toc211000610</vt:lpwstr>
      </vt:variant>
      <vt:variant>
        <vt:i4>1441845</vt:i4>
      </vt:variant>
      <vt:variant>
        <vt:i4>206</vt:i4>
      </vt:variant>
      <vt:variant>
        <vt:i4>0</vt:i4>
      </vt:variant>
      <vt:variant>
        <vt:i4>5</vt:i4>
      </vt:variant>
      <vt:variant>
        <vt:lpwstr/>
      </vt:variant>
      <vt:variant>
        <vt:lpwstr>_Toc211000609</vt:lpwstr>
      </vt:variant>
      <vt:variant>
        <vt:i4>1441845</vt:i4>
      </vt:variant>
      <vt:variant>
        <vt:i4>200</vt:i4>
      </vt:variant>
      <vt:variant>
        <vt:i4>0</vt:i4>
      </vt:variant>
      <vt:variant>
        <vt:i4>5</vt:i4>
      </vt:variant>
      <vt:variant>
        <vt:lpwstr/>
      </vt:variant>
      <vt:variant>
        <vt:lpwstr>_Toc211000608</vt:lpwstr>
      </vt:variant>
      <vt:variant>
        <vt:i4>1441845</vt:i4>
      </vt:variant>
      <vt:variant>
        <vt:i4>194</vt:i4>
      </vt:variant>
      <vt:variant>
        <vt:i4>0</vt:i4>
      </vt:variant>
      <vt:variant>
        <vt:i4>5</vt:i4>
      </vt:variant>
      <vt:variant>
        <vt:lpwstr/>
      </vt:variant>
      <vt:variant>
        <vt:lpwstr>_Toc211000607</vt:lpwstr>
      </vt:variant>
      <vt:variant>
        <vt:i4>1441845</vt:i4>
      </vt:variant>
      <vt:variant>
        <vt:i4>188</vt:i4>
      </vt:variant>
      <vt:variant>
        <vt:i4>0</vt:i4>
      </vt:variant>
      <vt:variant>
        <vt:i4>5</vt:i4>
      </vt:variant>
      <vt:variant>
        <vt:lpwstr/>
      </vt:variant>
      <vt:variant>
        <vt:lpwstr>_Toc211000606</vt:lpwstr>
      </vt:variant>
      <vt:variant>
        <vt:i4>1441845</vt:i4>
      </vt:variant>
      <vt:variant>
        <vt:i4>182</vt:i4>
      </vt:variant>
      <vt:variant>
        <vt:i4>0</vt:i4>
      </vt:variant>
      <vt:variant>
        <vt:i4>5</vt:i4>
      </vt:variant>
      <vt:variant>
        <vt:lpwstr/>
      </vt:variant>
      <vt:variant>
        <vt:lpwstr>_Toc211000605</vt:lpwstr>
      </vt:variant>
      <vt:variant>
        <vt:i4>1441845</vt:i4>
      </vt:variant>
      <vt:variant>
        <vt:i4>176</vt:i4>
      </vt:variant>
      <vt:variant>
        <vt:i4>0</vt:i4>
      </vt:variant>
      <vt:variant>
        <vt:i4>5</vt:i4>
      </vt:variant>
      <vt:variant>
        <vt:lpwstr/>
      </vt:variant>
      <vt:variant>
        <vt:lpwstr>_Toc211000604</vt:lpwstr>
      </vt:variant>
      <vt:variant>
        <vt:i4>1441845</vt:i4>
      </vt:variant>
      <vt:variant>
        <vt:i4>170</vt:i4>
      </vt:variant>
      <vt:variant>
        <vt:i4>0</vt:i4>
      </vt:variant>
      <vt:variant>
        <vt:i4>5</vt:i4>
      </vt:variant>
      <vt:variant>
        <vt:lpwstr/>
      </vt:variant>
      <vt:variant>
        <vt:lpwstr>_Toc211000603</vt:lpwstr>
      </vt:variant>
      <vt:variant>
        <vt:i4>1441845</vt:i4>
      </vt:variant>
      <vt:variant>
        <vt:i4>164</vt:i4>
      </vt:variant>
      <vt:variant>
        <vt:i4>0</vt:i4>
      </vt:variant>
      <vt:variant>
        <vt:i4>5</vt:i4>
      </vt:variant>
      <vt:variant>
        <vt:lpwstr/>
      </vt:variant>
      <vt:variant>
        <vt:lpwstr>_Toc211000602</vt:lpwstr>
      </vt:variant>
      <vt:variant>
        <vt:i4>1441845</vt:i4>
      </vt:variant>
      <vt:variant>
        <vt:i4>158</vt:i4>
      </vt:variant>
      <vt:variant>
        <vt:i4>0</vt:i4>
      </vt:variant>
      <vt:variant>
        <vt:i4>5</vt:i4>
      </vt:variant>
      <vt:variant>
        <vt:lpwstr/>
      </vt:variant>
      <vt:variant>
        <vt:lpwstr>_Toc211000601</vt:lpwstr>
      </vt:variant>
      <vt:variant>
        <vt:i4>1441845</vt:i4>
      </vt:variant>
      <vt:variant>
        <vt:i4>152</vt:i4>
      </vt:variant>
      <vt:variant>
        <vt:i4>0</vt:i4>
      </vt:variant>
      <vt:variant>
        <vt:i4>5</vt:i4>
      </vt:variant>
      <vt:variant>
        <vt:lpwstr/>
      </vt:variant>
      <vt:variant>
        <vt:lpwstr>_Toc211000600</vt:lpwstr>
      </vt:variant>
      <vt:variant>
        <vt:i4>2031670</vt:i4>
      </vt:variant>
      <vt:variant>
        <vt:i4>146</vt:i4>
      </vt:variant>
      <vt:variant>
        <vt:i4>0</vt:i4>
      </vt:variant>
      <vt:variant>
        <vt:i4>5</vt:i4>
      </vt:variant>
      <vt:variant>
        <vt:lpwstr/>
      </vt:variant>
      <vt:variant>
        <vt:lpwstr>_Toc211000599</vt:lpwstr>
      </vt:variant>
      <vt:variant>
        <vt:i4>2031670</vt:i4>
      </vt:variant>
      <vt:variant>
        <vt:i4>140</vt:i4>
      </vt:variant>
      <vt:variant>
        <vt:i4>0</vt:i4>
      </vt:variant>
      <vt:variant>
        <vt:i4>5</vt:i4>
      </vt:variant>
      <vt:variant>
        <vt:lpwstr/>
      </vt:variant>
      <vt:variant>
        <vt:lpwstr>_Toc211000598</vt:lpwstr>
      </vt:variant>
      <vt:variant>
        <vt:i4>2031670</vt:i4>
      </vt:variant>
      <vt:variant>
        <vt:i4>134</vt:i4>
      </vt:variant>
      <vt:variant>
        <vt:i4>0</vt:i4>
      </vt:variant>
      <vt:variant>
        <vt:i4>5</vt:i4>
      </vt:variant>
      <vt:variant>
        <vt:lpwstr/>
      </vt:variant>
      <vt:variant>
        <vt:lpwstr>_Toc211000597</vt:lpwstr>
      </vt:variant>
      <vt:variant>
        <vt:i4>2031670</vt:i4>
      </vt:variant>
      <vt:variant>
        <vt:i4>128</vt:i4>
      </vt:variant>
      <vt:variant>
        <vt:i4>0</vt:i4>
      </vt:variant>
      <vt:variant>
        <vt:i4>5</vt:i4>
      </vt:variant>
      <vt:variant>
        <vt:lpwstr/>
      </vt:variant>
      <vt:variant>
        <vt:lpwstr>_Toc211000596</vt:lpwstr>
      </vt:variant>
      <vt:variant>
        <vt:i4>2031670</vt:i4>
      </vt:variant>
      <vt:variant>
        <vt:i4>122</vt:i4>
      </vt:variant>
      <vt:variant>
        <vt:i4>0</vt:i4>
      </vt:variant>
      <vt:variant>
        <vt:i4>5</vt:i4>
      </vt:variant>
      <vt:variant>
        <vt:lpwstr/>
      </vt:variant>
      <vt:variant>
        <vt:lpwstr>_Toc211000595</vt:lpwstr>
      </vt:variant>
      <vt:variant>
        <vt:i4>2031670</vt:i4>
      </vt:variant>
      <vt:variant>
        <vt:i4>116</vt:i4>
      </vt:variant>
      <vt:variant>
        <vt:i4>0</vt:i4>
      </vt:variant>
      <vt:variant>
        <vt:i4>5</vt:i4>
      </vt:variant>
      <vt:variant>
        <vt:lpwstr/>
      </vt:variant>
      <vt:variant>
        <vt:lpwstr>_Toc211000594</vt:lpwstr>
      </vt:variant>
      <vt:variant>
        <vt:i4>2031670</vt:i4>
      </vt:variant>
      <vt:variant>
        <vt:i4>110</vt:i4>
      </vt:variant>
      <vt:variant>
        <vt:i4>0</vt:i4>
      </vt:variant>
      <vt:variant>
        <vt:i4>5</vt:i4>
      </vt:variant>
      <vt:variant>
        <vt:lpwstr/>
      </vt:variant>
      <vt:variant>
        <vt:lpwstr>_Toc211000593</vt:lpwstr>
      </vt:variant>
      <vt:variant>
        <vt:i4>2031670</vt:i4>
      </vt:variant>
      <vt:variant>
        <vt:i4>104</vt:i4>
      </vt:variant>
      <vt:variant>
        <vt:i4>0</vt:i4>
      </vt:variant>
      <vt:variant>
        <vt:i4>5</vt:i4>
      </vt:variant>
      <vt:variant>
        <vt:lpwstr/>
      </vt:variant>
      <vt:variant>
        <vt:lpwstr>_Toc211000592</vt:lpwstr>
      </vt:variant>
      <vt:variant>
        <vt:i4>2031670</vt:i4>
      </vt:variant>
      <vt:variant>
        <vt:i4>98</vt:i4>
      </vt:variant>
      <vt:variant>
        <vt:i4>0</vt:i4>
      </vt:variant>
      <vt:variant>
        <vt:i4>5</vt:i4>
      </vt:variant>
      <vt:variant>
        <vt:lpwstr/>
      </vt:variant>
      <vt:variant>
        <vt:lpwstr>_Toc211000591</vt:lpwstr>
      </vt:variant>
      <vt:variant>
        <vt:i4>2031670</vt:i4>
      </vt:variant>
      <vt:variant>
        <vt:i4>92</vt:i4>
      </vt:variant>
      <vt:variant>
        <vt:i4>0</vt:i4>
      </vt:variant>
      <vt:variant>
        <vt:i4>5</vt:i4>
      </vt:variant>
      <vt:variant>
        <vt:lpwstr/>
      </vt:variant>
      <vt:variant>
        <vt:lpwstr>_Toc211000590</vt:lpwstr>
      </vt:variant>
      <vt:variant>
        <vt:i4>1966134</vt:i4>
      </vt:variant>
      <vt:variant>
        <vt:i4>86</vt:i4>
      </vt:variant>
      <vt:variant>
        <vt:i4>0</vt:i4>
      </vt:variant>
      <vt:variant>
        <vt:i4>5</vt:i4>
      </vt:variant>
      <vt:variant>
        <vt:lpwstr/>
      </vt:variant>
      <vt:variant>
        <vt:lpwstr>_Toc211000589</vt:lpwstr>
      </vt:variant>
      <vt:variant>
        <vt:i4>1966134</vt:i4>
      </vt:variant>
      <vt:variant>
        <vt:i4>80</vt:i4>
      </vt:variant>
      <vt:variant>
        <vt:i4>0</vt:i4>
      </vt:variant>
      <vt:variant>
        <vt:i4>5</vt:i4>
      </vt:variant>
      <vt:variant>
        <vt:lpwstr/>
      </vt:variant>
      <vt:variant>
        <vt:lpwstr>_Toc211000588</vt:lpwstr>
      </vt:variant>
      <vt:variant>
        <vt:i4>1966134</vt:i4>
      </vt:variant>
      <vt:variant>
        <vt:i4>74</vt:i4>
      </vt:variant>
      <vt:variant>
        <vt:i4>0</vt:i4>
      </vt:variant>
      <vt:variant>
        <vt:i4>5</vt:i4>
      </vt:variant>
      <vt:variant>
        <vt:lpwstr/>
      </vt:variant>
      <vt:variant>
        <vt:lpwstr>_Toc211000587</vt:lpwstr>
      </vt:variant>
      <vt:variant>
        <vt:i4>1966134</vt:i4>
      </vt:variant>
      <vt:variant>
        <vt:i4>68</vt:i4>
      </vt:variant>
      <vt:variant>
        <vt:i4>0</vt:i4>
      </vt:variant>
      <vt:variant>
        <vt:i4>5</vt:i4>
      </vt:variant>
      <vt:variant>
        <vt:lpwstr/>
      </vt:variant>
      <vt:variant>
        <vt:lpwstr>_Toc211000586</vt:lpwstr>
      </vt:variant>
      <vt:variant>
        <vt:i4>1966134</vt:i4>
      </vt:variant>
      <vt:variant>
        <vt:i4>62</vt:i4>
      </vt:variant>
      <vt:variant>
        <vt:i4>0</vt:i4>
      </vt:variant>
      <vt:variant>
        <vt:i4>5</vt:i4>
      </vt:variant>
      <vt:variant>
        <vt:lpwstr/>
      </vt:variant>
      <vt:variant>
        <vt:lpwstr>_Toc211000585</vt:lpwstr>
      </vt:variant>
      <vt:variant>
        <vt:i4>1966134</vt:i4>
      </vt:variant>
      <vt:variant>
        <vt:i4>56</vt:i4>
      </vt:variant>
      <vt:variant>
        <vt:i4>0</vt:i4>
      </vt:variant>
      <vt:variant>
        <vt:i4>5</vt:i4>
      </vt:variant>
      <vt:variant>
        <vt:lpwstr/>
      </vt:variant>
      <vt:variant>
        <vt:lpwstr>_Toc211000584</vt:lpwstr>
      </vt:variant>
      <vt:variant>
        <vt:i4>1966134</vt:i4>
      </vt:variant>
      <vt:variant>
        <vt:i4>50</vt:i4>
      </vt:variant>
      <vt:variant>
        <vt:i4>0</vt:i4>
      </vt:variant>
      <vt:variant>
        <vt:i4>5</vt:i4>
      </vt:variant>
      <vt:variant>
        <vt:lpwstr/>
      </vt:variant>
      <vt:variant>
        <vt:lpwstr>_Toc211000583</vt:lpwstr>
      </vt:variant>
      <vt:variant>
        <vt:i4>1966134</vt:i4>
      </vt:variant>
      <vt:variant>
        <vt:i4>44</vt:i4>
      </vt:variant>
      <vt:variant>
        <vt:i4>0</vt:i4>
      </vt:variant>
      <vt:variant>
        <vt:i4>5</vt:i4>
      </vt:variant>
      <vt:variant>
        <vt:lpwstr/>
      </vt:variant>
      <vt:variant>
        <vt:lpwstr>_Toc211000582</vt:lpwstr>
      </vt:variant>
      <vt:variant>
        <vt:i4>1966134</vt:i4>
      </vt:variant>
      <vt:variant>
        <vt:i4>38</vt:i4>
      </vt:variant>
      <vt:variant>
        <vt:i4>0</vt:i4>
      </vt:variant>
      <vt:variant>
        <vt:i4>5</vt:i4>
      </vt:variant>
      <vt:variant>
        <vt:lpwstr/>
      </vt:variant>
      <vt:variant>
        <vt:lpwstr>_Toc211000581</vt:lpwstr>
      </vt:variant>
      <vt:variant>
        <vt:i4>1966134</vt:i4>
      </vt:variant>
      <vt:variant>
        <vt:i4>32</vt:i4>
      </vt:variant>
      <vt:variant>
        <vt:i4>0</vt:i4>
      </vt:variant>
      <vt:variant>
        <vt:i4>5</vt:i4>
      </vt:variant>
      <vt:variant>
        <vt:lpwstr/>
      </vt:variant>
      <vt:variant>
        <vt:lpwstr>_Toc211000580</vt:lpwstr>
      </vt:variant>
      <vt:variant>
        <vt:i4>1114166</vt:i4>
      </vt:variant>
      <vt:variant>
        <vt:i4>26</vt:i4>
      </vt:variant>
      <vt:variant>
        <vt:i4>0</vt:i4>
      </vt:variant>
      <vt:variant>
        <vt:i4>5</vt:i4>
      </vt:variant>
      <vt:variant>
        <vt:lpwstr/>
      </vt:variant>
      <vt:variant>
        <vt:lpwstr>_Toc211000579</vt:lpwstr>
      </vt:variant>
      <vt:variant>
        <vt:i4>1114166</vt:i4>
      </vt:variant>
      <vt:variant>
        <vt:i4>20</vt:i4>
      </vt:variant>
      <vt:variant>
        <vt:i4>0</vt:i4>
      </vt:variant>
      <vt:variant>
        <vt:i4>5</vt:i4>
      </vt:variant>
      <vt:variant>
        <vt:lpwstr/>
      </vt:variant>
      <vt:variant>
        <vt:lpwstr>_Toc211000578</vt:lpwstr>
      </vt:variant>
      <vt:variant>
        <vt:i4>1114166</vt:i4>
      </vt:variant>
      <vt:variant>
        <vt:i4>14</vt:i4>
      </vt:variant>
      <vt:variant>
        <vt:i4>0</vt:i4>
      </vt:variant>
      <vt:variant>
        <vt:i4>5</vt:i4>
      </vt:variant>
      <vt:variant>
        <vt:lpwstr/>
      </vt:variant>
      <vt:variant>
        <vt:lpwstr>_Toc211000577</vt:lpwstr>
      </vt:variant>
      <vt:variant>
        <vt:i4>1114166</vt:i4>
      </vt:variant>
      <vt:variant>
        <vt:i4>8</vt:i4>
      </vt:variant>
      <vt:variant>
        <vt:i4>0</vt:i4>
      </vt:variant>
      <vt:variant>
        <vt:i4>5</vt:i4>
      </vt:variant>
      <vt:variant>
        <vt:lpwstr/>
      </vt:variant>
      <vt:variant>
        <vt:lpwstr>_Toc211000576</vt:lpwstr>
      </vt:variant>
      <vt:variant>
        <vt:i4>1114166</vt:i4>
      </vt:variant>
      <vt:variant>
        <vt:i4>2</vt:i4>
      </vt:variant>
      <vt:variant>
        <vt:i4>0</vt:i4>
      </vt:variant>
      <vt:variant>
        <vt:i4>5</vt:i4>
      </vt:variant>
      <vt:variant>
        <vt:lpwstr/>
      </vt:variant>
      <vt:variant>
        <vt:lpwstr>_Toc211000575</vt:lpwstr>
      </vt:variant>
      <vt:variant>
        <vt:i4>3866675</vt:i4>
      </vt:variant>
      <vt:variant>
        <vt:i4>0</vt:i4>
      </vt:variant>
      <vt:variant>
        <vt:i4>0</vt:i4>
      </vt:variant>
      <vt:variant>
        <vt:i4>5</vt:i4>
      </vt:variant>
      <vt:variant>
        <vt:lpwstr>https://studylib.net/doc/27028550/ipc-a-610f-acceptability-of-electronic-assemblies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MAG VIS EVK Modules</dc:title>
  <dc:subject>Test Plan: MAG VIS EVK Modules - Electrical and Functional Verification</dc:subject>
  <dc:creator>Seppe Servotte</dc:creator>
  <cp:keywords/>
  <cp:lastModifiedBy>Jonathan Vanden Berk</cp:lastModifiedBy>
  <cp:revision>702</cp:revision>
  <cp:lastPrinted>2023-01-07T23:41:00Z</cp:lastPrinted>
  <dcterms:created xsi:type="dcterms:W3CDTF">2025-10-07T09:46:00Z</dcterms:created>
  <dcterms:modified xsi:type="dcterms:W3CDTF">2026-04-15T13:03:00Z</dcterms:modified>
  <cp:category>Project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ContentTypeId">
    <vt:lpwstr>0x0101005EC5DFCE5ED669458078B2E4E068A782</vt:lpwstr>
  </property>
  <property fmtid="{D5CDD505-2E9C-101B-9397-08002B2CF9AE}" pid="6" name="DocumentCode">
    <vt:lpwstr>DocCode</vt:lpwstr>
  </property>
  <property fmtid="{D5CDD505-2E9C-101B-9397-08002B2CF9AE}" pid="7" name="MediaServiceImageTags">
    <vt:lpwstr/>
  </property>
  <property fmtid="{D5CDD505-2E9C-101B-9397-08002B2CF9AE}" pid="8" name="ClassificationContentMarkingFooterShapeIds">
    <vt:lpwstr>64b473f0,7f19e4ab,227a9111</vt:lpwstr>
  </property>
  <property fmtid="{D5CDD505-2E9C-101B-9397-08002B2CF9AE}" pid="9" name="ClassificationContentMarkingFooterFontProps">
    <vt:lpwstr>#000000,8,Calibri</vt:lpwstr>
  </property>
  <property fmtid="{D5CDD505-2E9C-101B-9397-08002B2CF9AE}" pid="10" name="ClassificationContentMarkingFooterText">
    <vt:lpwstr>confidential</vt:lpwstr>
  </property>
  <property fmtid="{D5CDD505-2E9C-101B-9397-08002B2CF9AE}" pid="11" name="MSIP_Label_4fe79f05-e94b-49c9-8165-7ef349894441_Enabled">
    <vt:lpwstr>true</vt:lpwstr>
  </property>
  <property fmtid="{D5CDD505-2E9C-101B-9397-08002B2CF9AE}" pid="12" name="MSIP_Label_4fe79f05-e94b-49c9-8165-7ef349894441_SetDate">
    <vt:lpwstr>2025-02-05T13:56:14Z</vt:lpwstr>
  </property>
  <property fmtid="{D5CDD505-2E9C-101B-9397-08002B2CF9AE}" pid="13" name="MSIP_Label_4fe79f05-e94b-49c9-8165-7ef349894441_Method">
    <vt:lpwstr>Privileged</vt:lpwstr>
  </property>
  <property fmtid="{D5CDD505-2E9C-101B-9397-08002B2CF9AE}" pid="14" name="MSIP_Label_4fe79f05-e94b-49c9-8165-7ef349894441_Name">
    <vt:lpwstr>Confidential - General Use</vt:lpwstr>
  </property>
  <property fmtid="{D5CDD505-2E9C-101B-9397-08002B2CF9AE}" pid="15" name="MSIP_Label_4fe79f05-e94b-49c9-8165-7ef349894441_SiteId">
    <vt:lpwstr>a72d5a72-25ee-40f0-9bd1-067cb5b770d4</vt:lpwstr>
  </property>
  <property fmtid="{D5CDD505-2E9C-101B-9397-08002B2CF9AE}" pid="16" name="MSIP_Label_4fe79f05-e94b-49c9-8165-7ef349894441_ActionId">
    <vt:lpwstr>be0839c0-2aa9-4b7d-aa2d-5073ce4ee8a0</vt:lpwstr>
  </property>
  <property fmtid="{D5CDD505-2E9C-101B-9397-08002B2CF9AE}" pid="17" name="MSIP_Label_4fe79f05-e94b-49c9-8165-7ef349894441_ContentBits">
    <vt:lpwstr>2</vt:lpwstr>
  </property>
</Properties>
</file>